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A96D" w14:textId="77777777" w:rsidR="005F3FA4" w:rsidRDefault="005F3FA4" w:rsidP="005F3FA4">
      <w:pPr>
        <w:pStyle w:val="afff2"/>
        <w:framePr w:wrap="around"/>
        <w:rPr>
          <w:del w:id="41080" w:author="Claude" w:date="2026-10-07T09:24:31Z"/>
          <w:rtl/>
        </w:rPr>
      </w:pPr>
      <w:del w:id="41079" w:author="Claude" w:date="2026-10-07T09:24:31Z">
        <w:r>
          <w:rPr>
            <w:rFonts w:hint="cs"/>
            <w:rtl/>
          </w:rPr>
          <w:delText xml:space="preserve">פרק ראשון </w:delText>
        </w:r>
      </w:del>
    </w:p>
    <w:p w14:paraId="6E4996C3" w14:textId="790FAD6A" w:rsidR="005F3FA4" w:rsidRDefault="005F3FA4" w:rsidP="005F3FA4">
      <w:pPr>
        <w:pStyle w:val="afff3"/>
        <w:framePr w:wrap="around"/>
        <w:rPr>
          <w:del w:id="41082" w:author="Claude" w:date="2026-10-07T09:24:31Z"/>
          <w:rtl/>
        </w:rPr>
      </w:pPr>
      <w:del w:id="41081" w:author="Claude" w:date="2026-10-07T09:24:31Z">
        <w:r>
          <w:rPr>
            <w:rFonts w:hint="cs"/>
            <w:rtl/>
          </w:rPr>
          <w:delText xml:space="preserve">כל כינויי </w:delText>
        </w:r>
      </w:del>
    </w:p>
    <w:p>
      <w:pPr>
        <w:pStyle w:val="PetichatPerek"/>
        <w:rPr>
          <w:ins w:id="41078" w:author="Claude" w:date="2026-10-07T09:24:31Z"/>
        </w:rPr>
      </w:pPr>
      <w:ins w:id="41077" w:author="Claude" w:date="2026-10-07T09:24:31Z">
        <w:r>
          <w:rPr>
            <w:rFonts w:hint="cs"/>
            <w:rtl/>
          </w:rPr>
          <w:t xml:space="preserve">פרק ראשון</w:t>
        </w:r>
        <w:r>
          <w:rPr>
            <w:rFonts w:hint="cs"/>
            <w:rtl/>
          </w:rPr>
          <w:t xml:space="preserve"> - </w:t>
        </w:r>
        <w:r>
          <w:rPr>
            <w:rFonts w:hint="cs"/>
            <w:rtl/>
          </w:rPr>
          <w:t xml:space="preserve">כל כינויי</w:t>
        </w:r>
      </w:ins>
    </w:p>
    <w:p w14:paraId="6F1D79DA" w14:textId="77777777" w:rsidR="003E44F8" w:rsidRDefault="003E2DCC" w:rsidP="003E2DCC">
      <w:pPr>
        <w:pStyle w:val="afff5"/>
        <w:rPr>
          <w:rtl/>
        </w:rPr>
      </w:pPr>
      <w:r>
        <w:rPr>
          <w:rtl/>
        </w:rPr>
        <w:t xml:space="preserve">כל כינויי נדרים כנדרים, וחרמים </w:t>
      </w:r>
      <w:r w:rsidRPr="006F178A">
        <w:rPr>
          <w:rtl/>
        </w:rPr>
        <w:t xml:space="preserve">כחרמים, </w:t>
      </w:r>
    </w:p>
    <w:p w14:paraId="5D6BCE36" w14:textId="17994CA1" w:rsidR="003E2DCC" w:rsidRPr="006F178A" w:rsidRDefault="003E2DCC" w:rsidP="003E2DCC">
      <w:pPr>
        <w:pStyle w:val="afff5"/>
        <w:rPr>
          <w:rtl/>
        </w:rPr>
      </w:pPr>
      <w:r w:rsidRPr="006F178A">
        <w:rPr>
          <w:rtl/>
        </w:rPr>
        <w:t>ושבועות - כשבועות, ונזירות - כנזירות.</w:t>
      </w:r>
    </w:p>
    <w:p w14:paraId="6DE37622" w14:textId="77777777" w:rsidR="00482CEE" w:rsidRDefault="003E2DCC" w:rsidP="003E2DCC">
      <w:pPr>
        <w:pStyle w:val="afff5"/>
        <w:rPr>
          <w:rtl/>
        </w:rPr>
      </w:pPr>
      <w:r w:rsidRPr="006F178A">
        <w:rPr>
          <w:rtl/>
        </w:rPr>
        <w:t xml:space="preserve">האומר לחברו מודרני ממך, מופרשני ממך, מרוחקני ממך, </w:t>
      </w:r>
    </w:p>
    <w:p w14:paraId="60539366" w14:textId="46A939A0" w:rsidR="00482CEE" w:rsidRDefault="003E2DCC" w:rsidP="003E2DCC">
      <w:pPr>
        <w:pStyle w:val="afff5"/>
        <w:rPr>
          <w:rtl/>
        </w:rPr>
      </w:pPr>
      <w:r>
        <w:rPr>
          <w:rFonts w:hint="cs"/>
          <w:rtl/>
        </w:rPr>
        <w:tab/>
      </w:r>
      <w:r>
        <w:rPr>
          <w:rtl/>
        </w:rPr>
        <w:tab/>
      </w:r>
      <w:r w:rsidR="0075729B">
        <w:rPr>
          <w:rFonts w:hint="cs"/>
          <w:rtl/>
        </w:rPr>
        <w:t xml:space="preserve">  </w:t>
      </w:r>
      <w:r>
        <w:rPr>
          <w:rFonts w:hint="cs"/>
          <w:rtl/>
        </w:rPr>
        <w:t xml:space="preserve"> </w:t>
      </w:r>
      <w:r w:rsidRPr="006F178A">
        <w:rPr>
          <w:rtl/>
        </w:rPr>
        <w:t>שאני אוכל לך, שאני טועם לך</w:t>
      </w:r>
      <w:r w:rsidR="0075729B">
        <w:rPr>
          <w:rFonts w:hint="cs"/>
          <w:rtl/>
        </w:rPr>
        <w:t xml:space="preserve"> </w:t>
      </w:r>
      <w:r w:rsidRPr="006F178A">
        <w:rPr>
          <w:rtl/>
        </w:rPr>
        <w:t>אסור.</w:t>
      </w:r>
    </w:p>
    <w:p w14:paraId="5037F4DC" w14:textId="66BF3236" w:rsidR="003E2DCC" w:rsidRPr="006F178A" w:rsidRDefault="003E2DCC" w:rsidP="003E2DCC">
      <w:pPr>
        <w:pStyle w:val="afff5"/>
        <w:rPr>
          <w:rtl/>
        </w:rPr>
      </w:pPr>
      <w:r w:rsidRPr="006F178A">
        <w:rPr>
          <w:rtl/>
        </w:rPr>
        <w:tab/>
      </w:r>
      <w:r w:rsidRPr="006F178A">
        <w:rPr>
          <w:rtl/>
        </w:rPr>
        <w:tab/>
      </w:r>
      <w:r w:rsidR="0075729B">
        <w:rPr>
          <w:rFonts w:hint="cs"/>
          <w:rtl/>
        </w:rPr>
        <w:t xml:space="preserve">  </w:t>
      </w:r>
      <w:r>
        <w:rPr>
          <w:rFonts w:hint="cs"/>
          <w:rtl/>
        </w:rPr>
        <w:t xml:space="preserve"> </w:t>
      </w:r>
      <w:r>
        <w:rPr>
          <w:rtl/>
        </w:rPr>
        <w:t xml:space="preserve">מנודה אני לך - </w:t>
      </w:r>
      <w:r>
        <w:rPr>
          <w:rStyle w:val="TanaimMishna"/>
          <w:rtl/>
          <w:rPrChange w:id="42153" w:author="Claude" w:date="2026-10-07T09:47:50Z">
            <w:rPr>
              <w:rtl/>
            </w:rPr>
          </w:rPrChange>
        </w:rPr>
        <w:t xml:space="preserve">ר"ע</w:t>
      </w:r>
      <w:r>
        <w:rPr>
          <w:rtl/>
        </w:rPr>
        <w:t xml:space="preserve"> היה חוכך בזה להחמיר.</w:t>
      </w:r>
    </w:p>
    <w:p w14:paraId="216B6E8B" w14:textId="77777777" w:rsidR="003E2DCC" w:rsidRPr="00793163" w:rsidRDefault="003E2DCC" w:rsidP="00A522DC">
      <w:pPr>
        <w:pStyle w:val="a3"/>
        <w:framePr w:wrap="around"/>
        <w:rPr>
          <w:rtl/>
        </w:rPr>
      </w:pPr>
      <w:r w:rsidRPr="00793163">
        <w:rPr>
          <w:rtl/>
        </w:rPr>
        <w:t xml:space="preserve">ב: </w:t>
      </w:r>
    </w:p>
    <w:p>
      <w:pPr>
        <w:pStyle w:val="afffffb"/>
        <w:rPr>
          <w:ins w:id="20301" w:author="קלוד" w:date="2026-10-06T10:09:38Z"/>
        </w:rPr>
      </w:pPr>
      <w:ins w:id="20300" w:author="קלוד" w:date="2026-10-06T10:09:38Z">
        <w:r>
          <w:t xml:space="preserve">משנה ג</w:t>
        </w:r>
      </w:ins>
    </w:p>
    <w:p w14:paraId="375FB358" w14:textId="77777777" w:rsidR="003E44F8" w:rsidRDefault="003E44F8" w:rsidP="003E44F8">
      <w:pPr>
        <w:pStyle w:val="afff5"/>
        <w:rPr>
          <w:rtl/>
        </w:rPr>
      </w:pPr>
      <w:r w:rsidRPr="00BE0186">
        <w:rPr>
          <w:rStyle w:val="TanaimMishna"/>
          <w:rtl/>
          <w:rPrChange w:id="20001" w:author="קלוד" w:date="2026-10-06T10:09:38Z">
            <w:rPr>
              <w:rStyle w:val="affffe"/>
              <w:rtl/>
            </w:rPr>
          </w:rPrChange>
        </w:rPr>
        <w:t>הודה אומר:</w:t>
      </w:r>
      <w:r w:rsidRPr="00C35A2C">
        <w:rPr>
          <w:rtl/>
        </w:rPr>
        <w:t xml:space="preserve"> נפרעין מהן, מפני שמיצר הוא לו;</w:t>
      </w:r>
    </w:p>
    <w:p w14:paraId="69B4E630" w14:textId="28023694" w:rsidR="003E44F8" w:rsidRDefault="003E44F8" w:rsidP="00482CEE">
      <w:pPr>
        <w:pStyle w:val="afff5"/>
        <w:rPr>
          <w:rtl/>
        </w:rPr>
      </w:pPr>
      <w:r w:rsidRPr="00BE0186">
        <w:rPr>
          <w:rStyle w:val="TanaimMishna"/>
          <w:rtl/>
          <w:rPrChange w:id="20002" w:author="קלוד" w:date="2026-10-06T10:09:38Z">
            <w:rPr>
              <w:rStyle w:val="affffe"/>
              <w:rtl/>
            </w:rPr>
          </w:rPrChange>
        </w:rPr>
        <w:t>אמרו לו:</w:t>
      </w:r>
      <w:r w:rsidRPr="00C35A2C">
        <w:rPr>
          <w:rtl/>
        </w:rPr>
        <w:t xml:space="preserve"> אף על פי שמיצר הוא עכשיו, שמח הוא לאחר זמן.</w:t>
      </w:r>
    </w:p>
    <w:p w14:paraId="317CA17D" w14:textId="5F02DB76" w:rsidR="003E2DCC" w:rsidRPr="003E44F8" w:rsidRDefault="003E2DCC" w:rsidP="000F1DD4">
      <w:pPr>
        <w:pStyle w:val="afffd"/>
        <w:rPr>
          <w:rtl/>
        </w:rPr>
      </w:pPr>
      <w:ins w:id="9801" w:author="מספור קטעי משנה" w:date="2026-10-06T06:45:39Z">
        <w:r>
          <w:rPr>
            <w:rStyle w:val="MisparKeta"/>
          </w:rPr>
          <w:t xml:space="preserve">א. </w:t>
        </w:r>
      </w:ins>
      <w:r w:rsidRPr="003E44F8">
        <w:rPr>
          <w:rtl/>
        </w:rPr>
        <w:t>כל כינויי נדרים כנדרים.</w:t>
      </w:r>
    </w:p>
    <w:p w14:paraId="73A21C5F" w14:textId="77777777" w:rsidR="00482CEE" w:rsidRPr="00C14A40" w:rsidRDefault="003E2DCC" w:rsidP="003E44F8">
      <w:pPr>
        <w:pStyle w:val="38"/>
        <w:framePr w:wrap="notBeside"/>
        <w:rPr>
          <w:rtl/>
        </w:rPr>
      </w:pPr>
      <w:r w:rsidRPr="00C14A40">
        <w:rPr>
          <w:rtl/>
        </w:rPr>
        <w:t>•</w:t>
      </w:r>
    </w:p>
    <w:p w14:paraId="3D300E4D" w14:textId="77777777" w:rsidR="00482CEE" w:rsidRDefault="003E2DCC" w:rsidP="003E2DCC">
      <w:pPr>
        <w:rPr>
          <w:rtl/>
        </w:rPr>
      </w:pPr>
      <w:r w:rsidRPr="006F178A">
        <w:rPr>
          <w:rFonts w:ascii="Fb Fontext" w:hAnsi="Fb Fontext" w:hint="cs"/>
          <w:rtl/>
        </w:rPr>
        <w:t>נדר ושבועה כתיבי גבי הדדי תני תרתין ואגב הכי תני לכולהו משא</w:t>
      </w:r>
      <w:r w:rsidRPr="006F178A">
        <w:rPr>
          <w:rFonts w:ascii="Fb Fontext" w:hAnsi="Fb Fontext"/>
          <w:rtl/>
        </w:rPr>
        <w:t>"</w:t>
      </w:r>
      <w:r w:rsidRPr="006F178A">
        <w:rPr>
          <w:rFonts w:ascii="Fb Fontext" w:hAnsi="Fb Fontext" w:hint="cs"/>
          <w:rtl/>
        </w:rPr>
        <w:t xml:space="preserve">כ גבי נזיר </w:t>
      </w:r>
    </w:p>
    <w:p w14:paraId="0AA64B83" w14:textId="24A731D9" w:rsidR="003E44F8" w:rsidRPr="00C14A40" w:rsidRDefault="003E2DCC" w:rsidP="003E44F8">
      <w:pPr>
        <w:pStyle w:val="38"/>
        <w:framePr w:wrap="notBeside"/>
        <w:rPr>
          <w:rFonts w:hint="cs"/>
          <w:rtl/>
        </w:rPr>
      </w:pPr>
      <w:r w:rsidRPr="00C14A40">
        <w:rPr>
          <w:rFonts w:hint="cs"/>
          <w:rtl/>
        </w:rPr>
        <w:t xml:space="preserve">ולא תני </w:t>
      </w:r>
    </w:p>
    <w:p w14:paraId="21BB5A8E" w14:textId="6381EE78" w:rsidR="003E2DCC" w:rsidRPr="006F178A" w:rsidRDefault="003E2DCC" w:rsidP="003E2DCC">
      <w:pPr>
        <w:rPr>
          <w:rtl/>
        </w:rPr>
      </w:pPr>
      <w:r w:rsidRPr="006F178A">
        <w:rPr>
          <w:rFonts w:hint="cs"/>
          <w:rtl/>
        </w:rPr>
        <w:t xml:space="preserve">שבועות </w:t>
      </w:r>
      <w:r>
        <w:rPr>
          <w:rFonts w:hint="cs"/>
          <w:rtl/>
        </w:rPr>
        <w:t xml:space="preserve">אחר </w:t>
      </w:r>
      <w:r w:rsidRPr="006F178A">
        <w:rPr>
          <w:rFonts w:hint="cs"/>
          <w:rtl/>
        </w:rPr>
        <w:t xml:space="preserve">נדרים דאיידי דתנא </w:t>
      </w:r>
      <w:r w:rsidRPr="006F178A">
        <w:rPr>
          <w:rtl/>
        </w:rPr>
        <w:t xml:space="preserve">נדרים דמיתסר חפצא עליה, תנא </w:t>
      </w:r>
      <w:r w:rsidR="005B6B6D">
        <w:rPr>
          <w:rFonts w:hint="cs"/>
          <w:rtl/>
        </w:rPr>
        <w:t>גם</w:t>
      </w:r>
      <w:r w:rsidRPr="006F178A">
        <w:rPr>
          <w:rtl/>
        </w:rPr>
        <w:t xml:space="preserve"> חרמים </w:t>
      </w:r>
      <w:r w:rsidR="005B6B6D">
        <w:rPr>
          <w:rFonts w:hint="cs"/>
          <w:rtl/>
        </w:rPr>
        <w:t>שנאסר החפץ עליו</w:t>
      </w:r>
      <w:r w:rsidRPr="006F178A">
        <w:rPr>
          <w:rtl/>
        </w:rPr>
        <w:t xml:space="preserve">, </w:t>
      </w:r>
    </w:p>
    <w:p w14:paraId="2B8DB994" w14:textId="128FB5AF" w:rsidR="003E2DCC" w:rsidRPr="006F178A" w:rsidRDefault="003E2DCC" w:rsidP="003E44F8">
      <w:pPr>
        <w:rPr>
          <w:rtl/>
        </w:rPr>
      </w:pPr>
      <w:r w:rsidRPr="006F178A">
        <w:rPr>
          <w:rtl/>
        </w:rPr>
        <w:t xml:space="preserve">לאפוקי שבועה </w:t>
      </w:r>
      <w:r w:rsidR="003E44F8">
        <w:rPr>
          <w:rFonts w:hint="cs"/>
          <w:rtl/>
        </w:rPr>
        <w:t>שאוסר עצמו מן החפץ</w:t>
      </w:r>
    </w:p>
    <w:p w14:paraId="1CF57346" w14:textId="77777777" w:rsidR="003E44F8" w:rsidRDefault="003E2DCC" w:rsidP="003E2DCC">
      <w:pPr>
        <w:rPr>
          <w:rStyle w:val="affffe"/>
          <w:rtl/>
        </w:rPr>
      </w:pPr>
      <w:r w:rsidRPr="003E44F8">
        <w:rPr>
          <w:rStyle w:val="afffa"/>
          <w:rtl/>
        </w:rPr>
        <w:t>פתח בכינויין:</w:t>
      </w:r>
      <w:r w:rsidRPr="006F178A">
        <w:rPr>
          <w:rtl/>
        </w:rPr>
        <w:t xml:space="preserve"> </w:t>
      </w:r>
      <w:r w:rsidRPr="006F178A">
        <w:rPr>
          <w:rFonts w:hint="cs"/>
          <w:rtl/>
        </w:rPr>
        <w:t xml:space="preserve">ומפרש ידות </w:t>
      </w:r>
    </w:p>
    <w:p w14:paraId="009DDF2E" w14:textId="77777777" w:rsidR="00482CEE" w:rsidRPr="00C14A40" w:rsidRDefault="003E2DCC" w:rsidP="003E44F8">
      <w:pPr>
        <w:pStyle w:val="38"/>
        <w:framePr w:wrap="notBeside"/>
        <w:rPr>
          <w:rFonts w:hint="cs"/>
          <w:rtl/>
        </w:rPr>
      </w:pPr>
      <w:r w:rsidRPr="00C14A40">
        <w:rPr>
          <w:rFonts w:hint="cs"/>
          <w:rtl/>
        </w:rPr>
        <w:t>דה</w:t>
      </w:r>
      <w:r w:rsidRPr="00C14A40">
        <w:rPr>
          <w:rtl/>
        </w:rPr>
        <w:t>"</w:t>
      </w:r>
      <w:r w:rsidRPr="00C14A40">
        <w:rPr>
          <w:rFonts w:hint="cs"/>
          <w:rtl/>
        </w:rPr>
        <w:t>ק</w:t>
      </w:r>
    </w:p>
    <w:p w14:paraId="77151AE2" w14:textId="1104CFA0" w:rsidR="003E2DCC" w:rsidRPr="006F178A" w:rsidRDefault="003E2DCC" w:rsidP="003E2DCC">
      <w:pPr>
        <w:rPr>
          <w:rtl/>
        </w:rPr>
      </w:pPr>
      <w:r w:rsidRPr="006F178A">
        <w:rPr>
          <w:rFonts w:hint="cs"/>
          <w:rtl/>
        </w:rPr>
        <w:t>כל כינו</w:t>
      </w:r>
      <w:r w:rsidRPr="006F178A">
        <w:rPr>
          <w:rtl/>
        </w:rPr>
        <w:t>יי נדרים כנדרים, וידות נדרים כנדרים</w:t>
      </w:r>
    </w:p>
    <w:p w14:paraId="7FB5522C" w14:textId="484BC5CC" w:rsidR="003E2DCC" w:rsidRPr="006F178A" w:rsidRDefault="003E2DCC" w:rsidP="003E2DCC">
      <w:pPr>
        <w:rPr>
          <w:rtl/>
        </w:rPr>
      </w:pPr>
      <w:r w:rsidRPr="00295E41">
        <w:rPr>
          <w:rStyle w:val="afffa"/>
          <w:rFonts w:hint="cs"/>
          <w:rtl/>
        </w:rPr>
        <w:t>ו</w:t>
      </w:r>
      <w:r w:rsidRPr="00295E41">
        <w:rPr>
          <w:rStyle w:val="afffa"/>
          <w:rtl/>
        </w:rPr>
        <w:t>ה</w:t>
      </w:r>
      <w:r w:rsidRPr="00295E41">
        <w:rPr>
          <w:rStyle w:val="afffa"/>
          <w:rFonts w:hint="cs"/>
          <w:rtl/>
        </w:rPr>
        <w:t>אחרון דתני מפרשו ראשון</w:t>
      </w:r>
      <w:r w:rsidRPr="006F178A">
        <w:rPr>
          <w:rFonts w:hint="cs"/>
          <w:rtl/>
        </w:rPr>
        <w:t xml:space="preserve"> </w:t>
      </w:r>
      <w:r w:rsidRPr="003E44F8">
        <w:rPr>
          <w:rStyle w:val="affffe"/>
          <w:rtl/>
        </w:rPr>
        <w:t>כדתנן:</w:t>
      </w:r>
      <w:r w:rsidRPr="006F178A">
        <w:rPr>
          <w:rtl/>
        </w:rPr>
        <w:t xml:space="preserve"> </w:t>
      </w:r>
      <w:r w:rsidRPr="006F178A">
        <w:rPr>
          <w:rFonts w:hint="cs"/>
          <w:rtl/>
        </w:rPr>
        <w:t xml:space="preserve">גבי </w:t>
      </w:r>
      <w:r w:rsidRPr="006F178A">
        <w:rPr>
          <w:rtl/>
        </w:rPr>
        <w:t>במה מדליקין</w:t>
      </w:r>
      <w:r w:rsidRPr="006F178A">
        <w:rPr>
          <w:rFonts w:hint="cs"/>
          <w:rtl/>
        </w:rPr>
        <w:t>,</w:t>
      </w:r>
      <w:r w:rsidRPr="006F178A">
        <w:rPr>
          <w:rtl/>
        </w:rPr>
        <w:t xml:space="preserve"> </w:t>
      </w:r>
      <w:r w:rsidRPr="006F178A">
        <w:rPr>
          <w:rFonts w:hint="cs"/>
          <w:rtl/>
        </w:rPr>
        <w:t>ו</w:t>
      </w:r>
      <w:r w:rsidRPr="006F178A">
        <w:rPr>
          <w:rtl/>
        </w:rPr>
        <w:t>במה טומנין</w:t>
      </w:r>
      <w:r w:rsidRPr="006F178A">
        <w:rPr>
          <w:rFonts w:hint="cs"/>
          <w:rtl/>
        </w:rPr>
        <w:t>,</w:t>
      </w:r>
      <w:r w:rsidR="003C4861">
        <w:rPr>
          <w:rFonts w:hint="cs"/>
          <w:rtl/>
        </w:rPr>
        <w:t xml:space="preserve"> </w:t>
      </w:r>
      <w:r w:rsidRPr="006F178A">
        <w:rPr>
          <w:rFonts w:hint="cs"/>
          <w:rtl/>
        </w:rPr>
        <w:t>וב</w:t>
      </w:r>
      <w:r w:rsidRPr="006F178A">
        <w:rPr>
          <w:rtl/>
        </w:rPr>
        <w:t>מה אשה יוצאה ובמה אינה יוצאה? לא תצא אשה.</w:t>
      </w:r>
    </w:p>
    <w:p w14:paraId="6A1E6EC6" w14:textId="5543FD20" w:rsidR="003E2DCC" w:rsidRPr="00A522DC" w:rsidRDefault="003E2DCC" w:rsidP="003E44F8">
      <w:pPr>
        <w:rPr>
          <w:rStyle w:val="afffff0"/>
          <w:rtl/>
        </w:rPr>
      </w:pPr>
      <w:r w:rsidRPr="00295E41">
        <w:rPr>
          <w:rStyle w:val="afffa"/>
          <w:rFonts w:hint="cs"/>
          <w:rtl/>
        </w:rPr>
        <w:t xml:space="preserve">ופעמים </w:t>
      </w:r>
      <w:r w:rsidR="003E44F8" w:rsidRPr="00295E41">
        <w:rPr>
          <w:rStyle w:val="afffa"/>
          <w:rFonts w:hint="cs"/>
          <w:rtl/>
        </w:rPr>
        <w:t xml:space="preserve">להיפך </w:t>
      </w:r>
      <w:r w:rsidRPr="006F178A">
        <w:rPr>
          <w:rtl/>
        </w:rPr>
        <w:tab/>
      </w:r>
      <w:r w:rsidRPr="006F178A">
        <w:rPr>
          <w:rFonts w:hint="cs"/>
          <w:rtl/>
        </w:rPr>
        <w:t>גבי יש נוחלין. ויש מותרות לבעליהן ואסרות ליבמהן, ויש טעונות שמן ולבונה,</w:t>
      </w:r>
      <w:r w:rsidR="0075729B">
        <w:rPr>
          <w:rFonts w:hint="cs"/>
          <w:rtl/>
        </w:rPr>
        <w:t xml:space="preserve"> </w:t>
      </w:r>
      <w:r w:rsidRPr="006F178A">
        <w:rPr>
          <w:rFonts w:hint="cs"/>
          <w:rtl/>
        </w:rPr>
        <w:t>ויש טעונות הגשה ויש בכור לנחלה ולא לכהן</w:t>
      </w:r>
      <w:r w:rsidR="0075729B">
        <w:rPr>
          <w:rFonts w:hint="cs"/>
          <w:rtl/>
        </w:rPr>
        <w:t xml:space="preserve"> </w:t>
      </w:r>
      <w:r w:rsidRPr="00A522DC">
        <w:rPr>
          <w:rStyle w:val="afffff0"/>
          <w:rFonts w:hint="cs"/>
          <w:rtl/>
        </w:rPr>
        <w:tab/>
        <w:t xml:space="preserve">[ולהיפך בבמה בהמה יוצאה ובמה אינה יוצאה ותני יוצא גמל </w:t>
      </w:r>
      <w:r w:rsidR="00784C92" w:rsidRPr="00A522DC">
        <w:rPr>
          <w:rStyle w:val="afffff0"/>
          <w:rFonts w:hint="cs"/>
          <w:rtl/>
        </w:rPr>
        <w:t>אף</w:t>
      </w:r>
      <w:r w:rsidRPr="00A522DC">
        <w:rPr>
          <w:rStyle w:val="afffff0"/>
          <w:rFonts w:hint="cs"/>
          <w:rtl/>
        </w:rPr>
        <w:t xml:space="preserve"> דלא אוושא] </w:t>
      </w:r>
    </w:p>
    <w:p w14:paraId="2C8C8776" w14:textId="77777777" w:rsidR="003E2DCC" w:rsidRPr="006F178A" w:rsidRDefault="003E2DCC" w:rsidP="00A522DC">
      <w:pPr>
        <w:pStyle w:val="a3"/>
        <w:framePr w:wrap="around"/>
        <w:rPr>
          <w:rtl/>
        </w:rPr>
      </w:pPr>
      <w:r w:rsidRPr="006F178A">
        <w:rPr>
          <w:rtl/>
        </w:rPr>
        <w:t>ג.</w:t>
      </w:r>
    </w:p>
    <w:p w14:paraId="3E3CB2D7" w14:textId="77777777" w:rsidR="003E44F8" w:rsidRPr="00C14A40" w:rsidRDefault="003E2DCC" w:rsidP="003E44F8">
      <w:pPr>
        <w:pStyle w:val="38"/>
        <w:framePr w:wrap="notBeside"/>
        <w:rPr>
          <w:rtl/>
        </w:rPr>
      </w:pPr>
      <w:r w:rsidRPr="00C14A40">
        <w:rPr>
          <w:rtl/>
        </w:rPr>
        <w:t>אלא לאו דווקא</w:t>
      </w:r>
    </w:p>
    <w:p w14:paraId="26357211" w14:textId="14F658AC" w:rsidR="003E2DCC" w:rsidRPr="006F178A" w:rsidRDefault="003E2DCC" w:rsidP="003E2DCC">
      <w:pPr>
        <w:rPr>
          <w:rtl/>
        </w:rPr>
      </w:pPr>
      <w:r>
        <w:rPr>
          <w:rFonts w:ascii="Fb Fontext" w:hAnsi="Fb Fontext"/>
          <w:rtl/>
        </w:rPr>
        <w:t>פעמים</w:t>
      </w:r>
      <w:r w:rsidRPr="006F178A">
        <w:rPr>
          <w:rFonts w:ascii="Fb Fontext" w:hAnsi="Fb Fontext"/>
          <w:rtl/>
        </w:rPr>
        <w:t xml:space="preserve"> מפרש ההוא דפתח ברישא, </w:t>
      </w:r>
      <w:r w:rsidRPr="006F178A">
        <w:rPr>
          <w:rFonts w:ascii="Fb Fontext" w:hAnsi="Fb Fontext" w:hint="cs"/>
          <w:rtl/>
        </w:rPr>
        <w:t>ו</w:t>
      </w:r>
      <w:r>
        <w:rPr>
          <w:rFonts w:ascii="Fb Fontext" w:hAnsi="Fb Fontext"/>
          <w:rtl/>
        </w:rPr>
        <w:t>פעמים</w:t>
      </w:r>
      <w:r w:rsidRPr="006F178A">
        <w:rPr>
          <w:rFonts w:ascii="Fb Fontext" w:hAnsi="Fb Fontext"/>
          <w:rtl/>
        </w:rPr>
        <w:t xml:space="preserve"> ההוא דסליק.</w:t>
      </w:r>
    </w:p>
    <w:p w14:paraId="3F103F8E" w14:textId="77777777" w:rsidR="003E44F8" w:rsidRPr="00C14A40" w:rsidRDefault="00793163" w:rsidP="003E44F8">
      <w:pPr>
        <w:pStyle w:val="38"/>
        <w:framePr w:wrap="notBeside"/>
        <w:rPr>
          <w:rtl/>
        </w:rPr>
      </w:pPr>
      <w:r w:rsidRPr="00C14A40">
        <w:rPr>
          <w:rFonts w:hint="cs"/>
          <w:rtl/>
        </w:rPr>
        <w:t>ב.</w:t>
      </w:r>
    </w:p>
    <w:p w14:paraId="6B65B27E" w14:textId="7D70BDBD" w:rsidR="003E2DCC" w:rsidRPr="006F178A" w:rsidRDefault="003E2DCC" w:rsidP="003E2DCC">
      <w:pPr>
        <w:rPr>
          <w:rtl/>
        </w:rPr>
      </w:pPr>
      <w:r w:rsidRPr="006F178A">
        <w:rPr>
          <w:rtl/>
        </w:rPr>
        <w:t xml:space="preserve">מיפתח בכינויין דאורייתא ברישא, והדר מפרש ידות </w:t>
      </w:r>
      <w:r w:rsidR="0031645B">
        <w:rPr>
          <w:rFonts w:hint="cs"/>
          <w:rtl/>
        </w:rPr>
        <w:t>שבאו מדרש</w:t>
      </w:r>
      <w:r w:rsidRPr="006F178A">
        <w:rPr>
          <w:rtl/>
        </w:rPr>
        <w:t>.</w:t>
      </w:r>
    </w:p>
    <w:p w14:paraId="4D058F2E" w14:textId="77777777" w:rsidR="00482CEE" w:rsidRDefault="003E2DCC" w:rsidP="003E2DCC">
      <w:pPr>
        <w:rPr>
          <w:rtl/>
        </w:rPr>
      </w:pPr>
      <w:r w:rsidRPr="006F178A">
        <w:rPr>
          <w:rtl/>
        </w:rPr>
        <w:t>הניחא למ"</w:t>
      </w:r>
      <w:r w:rsidRPr="006F178A">
        <w:rPr>
          <w:rFonts w:hint="cs"/>
          <w:rtl/>
        </w:rPr>
        <w:t>ד</w:t>
      </w:r>
      <w:r w:rsidRPr="006F178A">
        <w:rPr>
          <w:rtl/>
        </w:rPr>
        <w:t xml:space="preserve"> כינויין לשון נכרים הן, </w:t>
      </w:r>
    </w:p>
    <w:p w14:paraId="105CC9B1" w14:textId="5E931E7D" w:rsidR="003E44F8" w:rsidRPr="00C14A40" w:rsidRDefault="00DC0BA2" w:rsidP="003E44F8">
      <w:pPr>
        <w:pStyle w:val="38"/>
        <w:framePr w:wrap="notBeside"/>
        <w:rPr>
          <w:rtl/>
        </w:rPr>
      </w:pPr>
      <w:r w:rsidRPr="00C14A40">
        <w:rPr>
          <w:rFonts w:hint="cs"/>
          <w:rtl/>
        </w:rPr>
        <w:t xml:space="preserve">ואף </w:t>
      </w:r>
      <w:r w:rsidR="003E2DCC" w:rsidRPr="00C14A40">
        <w:rPr>
          <w:rtl/>
        </w:rPr>
        <w:t xml:space="preserve">למ"ד </w:t>
      </w:r>
    </w:p>
    <w:p w14:paraId="696635C2" w14:textId="56F85835" w:rsidR="0031645B" w:rsidRDefault="003E2DCC" w:rsidP="003E2DCC">
      <w:pPr>
        <w:rPr>
          <w:rtl/>
        </w:rPr>
      </w:pPr>
      <w:r w:rsidRPr="00295E41">
        <w:rPr>
          <w:rStyle w:val="afffa"/>
          <w:rtl/>
        </w:rPr>
        <w:t xml:space="preserve">לשון שבדו להן חכמים </w:t>
      </w:r>
      <w:r w:rsidRPr="006F178A">
        <w:rPr>
          <w:rtl/>
        </w:rPr>
        <w:t xml:space="preserve">להיות נודר בו, </w:t>
      </w:r>
    </w:p>
    <w:p w14:paraId="1D9E5CF1" w14:textId="77777777" w:rsidR="005544FB" w:rsidRDefault="005747C0" w:rsidP="003E2DCC">
      <w:pPr>
        <w:rPr>
          <w:rtl/>
        </w:rPr>
      </w:pPr>
      <w:r>
        <w:rPr>
          <w:rFonts w:hint="cs"/>
          <w:rtl/>
        </w:rPr>
        <w:t>הקדים התנא '</w:t>
      </w:r>
      <w:r w:rsidR="003E2DCC" w:rsidRPr="006F178A">
        <w:rPr>
          <w:rFonts w:hint="cs"/>
          <w:rtl/>
        </w:rPr>
        <w:t>ידות</w:t>
      </w:r>
      <w:r>
        <w:rPr>
          <w:rFonts w:hint="cs"/>
          <w:rtl/>
        </w:rPr>
        <w:t>'</w:t>
      </w:r>
      <w:r w:rsidR="003E2DCC" w:rsidRPr="006F178A">
        <w:rPr>
          <w:rFonts w:hint="cs"/>
          <w:rtl/>
        </w:rPr>
        <w:t xml:space="preserve"> דכל ידות </w:t>
      </w:r>
      <w:r w:rsidR="003E2DCC" w:rsidRPr="006F178A">
        <w:rPr>
          <w:rtl/>
        </w:rPr>
        <w:t xml:space="preserve">נדרים כנדרים, וכל כינויי נדרים כנדרים, </w:t>
      </w:r>
    </w:p>
    <w:p w14:paraId="61F4DB17" w14:textId="0E8BA0A4" w:rsidR="003E2DCC" w:rsidRPr="006F178A" w:rsidRDefault="003E2DCC" w:rsidP="003E2DCC">
      <w:pPr>
        <w:rPr>
          <w:rtl/>
        </w:rPr>
      </w:pPr>
      <w:r w:rsidRPr="003E44F8">
        <w:rPr>
          <w:rStyle w:val="affffe"/>
          <w:rtl/>
        </w:rPr>
        <w:t>ואלו הן ידות:</w:t>
      </w:r>
      <w:r w:rsidRPr="006F178A">
        <w:rPr>
          <w:rtl/>
        </w:rPr>
        <w:t xml:space="preserve"> האומר לחבירו, ואלו הן כינויין: קונם, קונח, קונס.</w:t>
      </w:r>
    </w:p>
    <w:p w14:paraId="233B230F" w14:textId="77777777" w:rsidR="003E44F8" w:rsidRPr="00C14A40" w:rsidRDefault="003E2DCC" w:rsidP="003E44F8">
      <w:pPr>
        <w:pStyle w:val="38"/>
        <w:framePr w:wrap="notBeside"/>
        <w:rPr>
          <w:rFonts w:hint="cs"/>
          <w:rtl/>
        </w:rPr>
      </w:pPr>
      <w:r w:rsidRPr="00C14A40">
        <w:rPr>
          <w:rtl/>
        </w:rPr>
        <w:t xml:space="preserve">• </w:t>
      </w:r>
    </w:p>
    <w:p w14:paraId="0985FBCB" w14:textId="0421E42C" w:rsidR="003E2DCC" w:rsidRPr="006F178A" w:rsidRDefault="003E2DCC" w:rsidP="003E2DCC">
      <w:pPr>
        <w:rPr>
          <w:rtl/>
        </w:rPr>
      </w:pPr>
      <w:r w:rsidRPr="00A824E4">
        <w:rPr>
          <w:rStyle w:val="affffa"/>
          <w:rFonts w:hint="cs"/>
          <w:rtl/>
        </w:rPr>
        <w:t>'</w:t>
      </w:r>
      <w:r w:rsidRPr="00A824E4">
        <w:rPr>
          <w:rStyle w:val="affffa"/>
          <w:rtl/>
        </w:rPr>
        <w:t>נזיר להזיר</w:t>
      </w:r>
      <w:r w:rsidRPr="00A824E4">
        <w:rPr>
          <w:rStyle w:val="affffa"/>
          <w:rFonts w:hint="cs"/>
          <w:rtl/>
        </w:rPr>
        <w:t>'</w:t>
      </w:r>
      <w:r w:rsidRPr="00A824E4">
        <w:rPr>
          <w:rStyle w:val="affffa"/>
          <w:rtl/>
        </w:rPr>
        <w:t xml:space="preserve"> </w:t>
      </w:r>
      <w:r w:rsidRPr="006F178A">
        <w:rPr>
          <w:rtl/>
        </w:rPr>
        <w:t>- לעשות כינויי נזירות כנזירות, וידות נזירות כנזירות;</w:t>
      </w:r>
    </w:p>
    <w:p w14:paraId="05431B1C" w14:textId="77777777" w:rsidR="00482CEE" w:rsidRPr="00C14A40" w:rsidRDefault="003E2DCC" w:rsidP="003E44F8">
      <w:pPr>
        <w:pStyle w:val="38"/>
        <w:framePr w:wrap="notBeside"/>
        <w:rPr>
          <w:rtl/>
        </w:rPr>
      </w:pPr>
      <w:r w:rsidRPr="00C14A40">
        <w:rPr>
          <w:rtl/>
        </w:rPr>
        <w:t>•</w:t>
      </w:r>
    </w:p>
    <w:p w14:paraId="74194694" w14:textId="5DFB1AE1" w:rsidR="003E2DCC" w:rsidRPr="006F178A" w:rsidRDefault="003E2DCC" w:rsidP="003E2DCC">
      <w:pPr>
        <w:rPr>
          <w:rtl/>
        </w:rPr>
      </w:pPr>
      <w:r w:rsidRPr="00295E41">
        <w:rPr>
          <w:rStyle w:val="afffa"/>
          <w:rtl/>
        </w:rPr>
        <w:t>נדרים:</w:t>
      </w:r>
      <w:r w:rsidRPr="00A824E4">
        <w:rPr>
          <w:rStyle w:val="affffa"/>
          <w:rtl/>
        </w:rPr>
        <w:t xml:space="preserve"> </w:t>
      </w:r>
      <w:r w:rsidRPr="00A824E4">
        <w:rPr>
          <w:rStyle w:val="affffa"/>
          <w:rFonts w:hint="cs"/>
          <w:rtl/>
        </w:rPr>
        <w:t>'</w:t>
      </w:r>
      <w:r w:rsidRPr="00A824E4">
        <w:rPr>
          <w:rStyle w:val="affffa"/>
          <w:rtl/>
        </w:rPr>
        <w:t>איש</w:t>
      </w:r>
      <w:r w:rsidRPr="00A824E4">
        <w:rPr>
          <w:rStyle w:val="affffa"/>
          <w:rFonts w:hint="cs"/>
          <w:rtl/>
        </w:rPr>
        <w:t xml:space="preserve"> </w:t>
      </w:r>
      <w:r w:rsidRPr="00A824E4">
        <w:rPr>
          <w:rStyle w:val="affffa"/>
          <w:rtl/>
        </w:rPr>
        <w:t>כי יפליא לנדור נדר נזיר להזיר לה',</w:t>
      </w:r>
      <w:r w:rsidRPr="006F178A">
        <w:rPr>
          <w:rtl/>
        </w:rPr>
        <w:t xml:space="preserve"> מקיש נזירות לנדרים ונדרים לנזירות, </w:t>
      </w:r>
    </w:p>
    <w:p w14:paraId="08B57F93" w14:textId="7666DA71" w:rsidR="003E2DCC" w:rsidRPr="003E44F8" w:rsidRDefault="003E2DCC" w:rsidP="00DC0BA2">
      <w:pPr>
        <w:rPr>
          <w:rtl/>
        </w:rPr>
      </w:pPr>
      <w:r w:rsidRPr="003E44F8">
        <w:rPr>
          <w:rtl/>
        </w:rPr>
        <w:t>מה נזירות</w:t>
      </w:r>
      <w:r w:rsidR="0075729B">
        <w:rPr>
          <w:rtl/>
        </w:rPr>
        <w:t xml:space="preserve"> </w:t>
      </w:r>
      <w:r w:rsidRPr="003E44F8">
        <w:rPr>
          <w:rtl/>
        </w:rPr>
        <w:t xml:space="preserve">עשה בו ידות נזירות כנזירות, אף </w:t>
      </w:r>
      <w:r w:rsidR="00DC0BA2" w:rsidRPr="003E44F8">
        <w:rPr>
          <w:rFonts w:hint="cs"/>
          <w:rtl/>
        </w:rPr>
        <w:t>נדרים</w:t>
      </w:r>
    </w:p>
    <w:p w14:paraId="35EBDBC8" w14:textId="3D8EE662" w:rsidR="003E2DCC" w:rsidRPr="006F178A" w:rsidRDefault="003E2DCC" w:rsidP="00DC0BA2">
      <w:pPr>
        <w:rPr>
          <w:rtl/>
        </w:rPr>
      </w:pPr>
      <w:r w:rsidRPr="006F178A">
        <w:rPr>
          <w:rtl/>
        </w:rPr>
        <w:t xml:space="preserve">ומה נדרים עובר בבל יחל ובבל תאחר, אף נזירות </w:t>
      </w:r>
    </w:p>
    <w:p w14:paraId="345B5608" w14:textId="574E04FF" w:rsidR="003E2DCC" w:rsidRPr="006F178A" w:rsidRDefault="003E2DCC" w:rsidP="003E2DCC">
      <w:pPr>
        <w:rPr>
          <w:rtl/>
        </w:rPr>
      </w:pPr>
      <w:r w:rsidRPr="006F178A">
        <w:rPr>
          <w:rtl/>
        </w:rPr>
        <w:t xml:space="preserve">ומה נדרים - האב מיפר נדרי בתו ובעל מיפר נדרי אשתו, אף נזירות </w:t>
      </w:r>
    </w:p>
    <w:p w14:paraId="4F1CDE88" w14:textId="77777777" w:rsidR="003E44F8" w:rsidRPr="00C14A40" w:rsidRDefault="003E2DCC" w:rsidP="003E44F8">
      <w:pPr>
        <w:pStyle w:val="38"/>
        <w:framePr w:wrap="notBeside"/>
        <w:rPr>
          <w:rFonts w:hint="cs"/>
          <w:rtl/>
        </w:rPr>
      </w:pPr>
      <w:r w:rsidRPr="00C14A40">
        <w:rPr>
          <w:rtl/>
        </w:rPr>
        <w:t xml:space="preserve">• </w:t>
      </w:r>
      <w:r w:rsidRPr="00C14A40">
        <w:rPr>
          <w:rFonts w:hint="cs"/>
          <w:rtl/>
        </w:rPr>
        <w:t xml:space="preserve">ובעי </w:t>
      </w:r>
    </w:p>
    <w:p w14:paraId="2F004A99" w14:textId="59A9CEE9" w:rsidR="003E2DCC" w:rsidRPr="006F178A" w:rsidRDefault="003E2DCC" w:rsidP="003E2DCC">
      <w:pPr>
        <w:rPr>
          <w:rtl/>
        </w:rPr>
      </w:pPr>
      <w:r w:rsidRPr="006F178A">
        <w:rPr>
          <w:rFonts w:hint="cs"/>
          <w:rtl/>
        </w:rPr>
        <w:t xml:space="preserve">היקש גבי נדרים </w:t>
      </w:r>
      <w:r w:rsidR="00784C92">
        <w:rPr>
          <w:rFonts w:hint="cs"/>
          <w:rtl/>
        </w:rPr>
        <w:t>אף</w:t>
      </w:r>
      <w:r w:rsidRPr="006F178A">
        <w:rPr>
          <w:rFonts w:hint="cs"/>
          <w:rtl/>
        </w:rPr>
        <w:t xml:space="preserve"> ד</w:t>
      </w:r>
      <w:r w:rsidRPr="00784C92">
        <w:rPr>
          <w:rStyle w:val="affffa"/>
          <w:rFonts w:hint="cs"/>
          <w:rtl/>
        </w:rPr>
        <w:t>לנדור נדר</w:t>
      </w:r>
      <w:r w:rsidRPr="006F178A">
        <w:rPr>
          <w:rFonts w:hint="cs"/>
          <w:rtl/>
        </w:rPr>
        <w:t xml:space="preserve"> ד</w:t>
      </w:r>
      <w:r w:rsidR="00784C92">
        <w:rPr>
          <w:rFonts w:hint="cs"/>
          <w:rtl/>
        </w:rPr>
        <w:t>ס</w:t>
      </w:r>
      <w:r w:rsidR="0075729B">
        <w:rPr>
          <w:rtl/>
        </w:rPr>
        <w:t>"</w:t>
      </w:r>
      <w:r w:rsidR="00784C92">
        <w:rPr>
          <w:rFonts w:hint="cs"/>
          <w:rtl/>
        </w:rPr>
        <w:t>ד</w:t>
      </w:r>
      <w:r w:rsidRPr="006F178A">
        <w:rPr>
          <w:rFonts w:hint="cs"/>
          <w:rtl/>
        </w:rPr>
        <w:t xml:space="preserve"> דברה תורה כלשון בנ</w:t>
      </w:r>
      <w:r w:rsidRPr="006F178A">
        <w:rPr>
          <w:rtl/>
        </w:rPr>
        <w:t>"</w:t>
      </w:r>
      <w:r w:rsidRPr="006F178A">
        <w:rPr>
          <w:rFonts w:hint="cs"/>
          <w:rtl/>
        </w:rPr>
        <w:t xml:space="preserve">א </w:t>
      </w:r>
    </w:p>
    <w:p w14:paraId="327BEEC9" w14:textId="77777777" w:rsidR="009F3C5B" w:rsidRDefault="00DC0BA2" w:rsidP="003E2DCC">
      <w:pPr>
        <w:rPr>
          <w:rtl/>
        </w:rPr>
      </w:pPr>
      <w:r w:rsidRPr="009F3C5B">
        <w:rPr>
          <w:rStyle w:val="affffe"/>
          <w:rFonts w:hint="cs"/>
          <w:rtl/>
        </w:rPr>
        <w:t xml:space="preserve">ואף </w:t>
      </w:r>
      <w:r w:rsidR="003E2DCC" w:rsidRPr="009F3C5B">
        <w:rPr>
          <w:rStyle w:val="affffe"/>
          <w:rtl/>
        </w:rPr>
        <w:t>למאן דלית ליה דברה תורה כלשון בנ"</w:t>
      </w:r>
      <w:r w:rsidR="003E2DCC" w:rsidRPr="009F3C5B">
        <w:rPr>
          <w:rStyle w:val="affffe"/>
          <w:rFonts w:hint="cs"/>
          <w:rtl/>
        </w:rPr>
        <w:t>א,</w:t>
      </w:r>
      <w:r w:rsidR="003E2DCC" w:rsidRPr="006F178A">
        <w:rPr>
          <w:rtl/>
        </w:rPr>
        <w:t xml:space="preserve"> </w:t>
      </w:r>
    </w:p>
    <w:p w14:paraId="75629854" w14:textId="77777777" w:rsidR="00A522DC" w:rsidRDefault="00A522DC" w:rsidP="00A522DC">
      <w:pPr>
        <w:pStyle w:val="38"/>
        <w:framePr w:wrap="notBeside"/>
        <w:rPr>
          <w:rStyle w:val="afffff0"/>
          <w:rtl/>
        </w:rPr>
      </w:pPr>
      <w:r w:rsidRPr="009F3C5B">
        <w:rPr>
          <w:rStyle w:val="afffff0"/>
          <w:rFonts w:hint="cs"/>
          <w:rtl/>
        </w:rPr>
        <w:t>דרש</w:t>
      </w:r>
      <w:r w:rsidRPr="009F3C5B">
        <w:rPr>
          <w:rStyle w:val="afffff0"/>
          <w:rtl/>
        </w:rPr>
        <w:t>:</w:t>
      </w:r>
    </w:p>
    <w:p w14:paraId="393A9351" w14:textId="2451E8F4" w:rsidR="003E2DCC" w:rsidRPr="006F178A" w:rsidRDefault="003E2DCC" w:rsidP="003E2DCC">
      <w:pPr>
        <w:rPr>
          <w:rtl/>
        </w:rPr>
      </w:pPr>
      <w:r w:rsidRPr="00A824E4">
        <w:rPr>
          <w:rStyle w:val="affffa"/>
          <w:rFonts w:hint="cs"/>
          <w:rtl/>
        </w:rPr>
        <w:t>'</w:t>
      </w:r>
      <w:r w:rsidRPr="00A824E4">
        <w:rPr>
          <w:rStyle w:val="affffa"/>
          <w:rtl/>
        </w:rPr>
        <w:t>לנדור נדר</w:t>
      </w:r>
      <w:r w:rsidRPr="00A824E4">
        <w:rPr>
          <w:rStyle w:val="affffa"/>
          <w:rFonts w:hint="cs"/>
          <w:rtl/>
        </w:rPr>
        <w:t xml:space="preserve">' </w:t>
      </w:r>
      <w:r w:rsidRPr="006F178A">
        <w:rPr>
          <w:rtl/>
        </w:rPr>
        <w:t>לעשות ידות נדרים כנדרים, ומקיש נזירות לנדרים;</w:t>
      </w:r>
    </w:p>
    <w:p w14:paraId="17326C0F" w14:textId="77777777" w:rsidR="003E2DCC" w:rsidRPr="006F178A" w:rsidRDefault="003E2DCC" w:rsidP="00A522DC">
      <w:pPr>
        <w:pStyle w:val="a3"/>
        <w:framePr w:wrap="around"/>
        <w:rPr>
          <w:rtl/>
        </w:rPr>
      </w:pPr>
      <w:r w:rsidRPr="006F178A">
        <w:rPr>
          <w:rtl/>
        </w:rPr>
        <w:t xml:space="preserve">ג: </w:t>
      </w:r>
    </w:p>
    <w:p w14:paraId="046848EE" w14:textId="77777777" w:rsidR="003E2DCC" w:rsidRPr="006F178A" w:rsidRDefault="003E2DCC" w:rsidP="003E2DCC">
      <w:pPr>
        <w:rPr>
          <w:rtl/>
        </w:rPr>
      </w:pPr>
      <w:r w:rsidRPr="006F178A">
        <w:rPr>
          <w:rFonts w:ascii="Fb Fontext" w:hAnsi="Fb Fontext"/>
          <w:rtl/>
        </w:rPr>
        <w:tab/>
      </w:r>
      <w:r w:rsidRPr="005E280D">
        <w:rPr>
          <w:rStyle w:val="affffa"/>
          <w:rFonts w:hint="cs"/>
          <w:rtl/>
        </w:rPr>
        <w:t>'</w:t>
      </w:r>
      <w:r w:rsidRPr="005E280D">
        <w:rPr>
          <w:rStyle w:val="affffa"/>
          <w:rtl/>
        </w:rPr>
        <w:t>נזיר להזיר</w:t>
      </w:r>
      <w:r w:rsidRPr="005E280D">
        <w:rPr>
          <w:rStyle w:val="affffa"/>
          <w:rFonts w:hint="cs"/>
          <w:rtl/>
        </w:rPr>
        <w:t>'</w:t>
      </w:r>
      <w:r w:rsidRPr="006F178A">
        <w:rPr>
          <w:rFonts w:ascii="Fb Fontext" w:hAnsi="Fb Fontext" w:hint="cs"/>
          <w:rtl/>
        </w:rPr>
        <w:t>:</w:t>
      </w:r>
      <w:r w:rsidRPr="006F178A">
        <w:rPr>
          <w:rFonts w:ascii="Fb Fontext" w:hAnsi="Fb Fontext"/>
          <w:rtl/>
        </w:rPr>
        <w:t xml:space="preserve"> מלמד,</w:t>
      </w:r>
      <w:r w:rsidRPr="006F178A">
        <w:rPr>
          <w:rFonts w:ascii="Fb Fontext" w:hAnsi="Fb Fontext" w:hint="cs"/>
          <w:rtl/>
        </w:rPr>
        <w:t xml:space="preserve"> </w:t>
      </w:r>
      <w:r w:rsidRPr="006F178A">
        <w:rPr>
          <w:rFonts w:ascii="Fb Fontext" w:hAnsi="Fb Fontext"/>
          <w:rtl/>
        </w:rPr>
        <w:t>שהנזירות חל על הנזירות.</w:t>
      </w:r>
    </w:p>
    <w:p w14:paraId="6D94D035" w14:textId="77777777" w:rsidR="003E44F8" w:rsidRPr="00C14A40" w:rsidRDefault="003E2DCC" w:rsidP="003E44F8">
      <w:pPr>
        <w:pStyle w:val="38"/>
        <w:framePr w:wrap="notBeside"/>
        <w:rPr>
          <w:rtl/>
        </w:rPr>
      </w:pPr>
      <w:r w:rsidRPr="00C14A40">
        <w:rPr>
          <w:rtl/>
        </w:rPr>
        <w:t xml:space="preserve">ולמ"ד </w:t>
      </w:r>
    </w:p>
    <w:p w14:paraId="2FC27EE5" w14:textId="0ADEEC7C" w:rsidR="003E2DCC" w:rsidRPr="006F178A" w:rsidRDefault="003E2DCC" w:rsidP="003E2DCC">
      <w:pPr>
        <w:rPr>
          <w:rtl/>
        </w:rPr>
      </w:pPr>
      <w:r w:rsidRPr="00871E9F">
        <w:rPr>
          <w:rStyle w:val="affffe"/>
          <w:rtl/>
        </w:rPr>
        <w:t>דברה תורה כלשון בנ"</w:t>
      </w:r>
      <w:r w:rsidRPr="00871E9F">
        <w:rPr>
          <w:rStyle w:val="affffe"/>
          <w:rFonts w:hint="cs"/>
          <w:rtl/>
        </w:rPr>
        <w:t>א</w:t>
      </w:r>
      <w:r w:rsidRPr="006F178A">
        <w:rPr>
          <w:rtl/>
        </w:rPr>
        <w:t xml:space="preserve"> </w:t>
      </w:r>
      <w:r w:rsidRPr="00871E9F">
        <w:rPr>
          <w:rStyle w:val="affffa"/>
          <w:rtl/>
        </w:rPr>
        <w:t xml:space="preserve">ונזיר להזיר </w:t>
      </w:r>
      <w:r w:rsidRPr="004925BA">
        <w:rPr>
          <w:rStyle w:val="affffe"/>
          <w:rtl/>
        </w:rPr>
        <w:t xml:space="preserve">דרש: </w:t>
      </w:r>
      <w:r w:rsidRPr="006F178A">
        <w:rPr>
          <w:rtl/>
        </w:rPr>
        <w:t>לעשות ידות נזירות כנזירות,</w:t>
      </w:r>
    </w:p>
    <w:p w14:paraId="21778090" w14:textId="77777777" w:rsidR="00A522DC" w:rsidRDefault="003E2DCC" w:rsidP="00A522DC">
      <w:pPr>
        <w:pStyle w:val="38"/>
        <w:framePr w:wrap="notBeside"/>
        <w:rPr>
          <w:rStyle w:val="affffe"/>
          <w:rFonts w:hint="cs"/>
          <w:rtl/>
        </w:rPr>
      </w:pPr>
      <w:r w:rsidRPr="004925BA">
        <w:rPr>
          <w:rStyle w:val="affffe"/>
          <w:rFonts w:hint="cs"/>
          <w:rtl/>
        </w:rPr>
        <w:t>למ</w:t>
      </w:r>
      <w:r w:rsidRPr="004925BA">
        <w:rPr>
          <w:rStyle w:val="affffe"/>
          <w:rtl/>
        </w:rPr>
        <w:t>"</w:t>
      </w:r>
      <w:r w:rsidRPr="004925BA">
        <w:rPr>
          <w:rStyle w:val="affffe"/>
          <w:rFonts w:hint="cs"/>
          <w:rtl/>
        </w:rPr>
        <w:t>ד</w:t>
      </w:r>
    </w:p>
    <w:p w14:paraId="538AE604" w14:textId="6ADC5360" w:rsidR="003E2DCC" w:rsidRDefault="003E2DCC" w:rsidP="003E2DCC">
      <w:pPr>
        <w:rPr>
          <w:rtl/>
        </w:rPr>
      </w:pPr>
      <w:r w:rsidRPr="004925BA">
        <w:rPr>
          <w:rStyle w:val="affffe"/>
          <w:rFonts w:hint="cs"/>
          <w:rtl/>
        </w:rPr>
        <w:t xml:space="preserve"> שאין נזירות חל על נזירות </w:t>
      </w:r>
      <w:r w:rsidRPr="00A522DC">
        <w:rPr>
          <w:rFonts w:hint="cs"/>
          <w:rtl/>
        </w:rPr>
        <w:t>'ניחא</w:t>
      </w:r>
      <w:r w:rsidRPr="00A522DC">
        <w:rPr>
          <w:rtl/>
        </w:rPr>
        <w:t>'</w:t>
      </w:r>
      <w:r w:rsidRPr="00A522DC">
        <w:rPr>
          <w:rFonts w:hint="cs"/>
          <w:rtl/>
        </w:rPr>
        <w:t>,</w:t>
      </w:r>
    </w:p>
    <w:p w14:paraId="3CE022C3" w14:textId="77777777" w:rsidR="00A522DC" w:rsidRDefault="00DC0BA2" w:rsidP="00A522DC">
      <w:pPr>
        <w:pStyle w:val="38"/>
        <w:framePr w:wrap="notBeside"/>
        <w:rPr>
          <w:rStyle w:val="affffe"/>
          <w:rFonts w:hint="cs"/>
          <w:rtl/>
        </w:rPr>
      </w:pPr>
      <w:r w:rsidRPr="003E44F8">
        <w:rPr>
          <w:rStyle w:val="affffe"/>
          <w:rFonts w:hint="cs"/>
          <w:rtl/>
        </w:rPr>
        <w:t xml:space="preserve">ואף </w:t>
      </w:r>
      <w:r w:rsidR="003E2DCC" w:rsidRPr="003E44F8">
        <w:rPr>
          <w:rStyle w:val="affffe"/>
          <w:rFonts w:hint="cs"/>
          <w:rtl/>
        </w:rPr>
        <w:t>למ</w:t>
      </w:r>
      <w:r w:rsidR="003E2DCC" w:rsidRPr="003E44F8">
        <w:rPr>
          <w:rStyle w:val="affffe"/>
          <w:rtl/>
        </w:rPr>
        <w:t>"</w:t>
      </w:r>
      <w:r w:rsidR="003E2DCC" w:rsidRPr="003E44F8">
        <w:rPr>
          <w:rStyle w:val="affffe"/>
          <w:rFonts w:hint="cs"/>
          <w:rtl/>
        </w:rPr>
        <w:t>ד</w:t>
      </w:r>
    </w:p>
    <w:p w14:paraId="12A70498" w14:textId="53D56713" w:rsidR="003E2DCC" w:rsidRPr="006F178A" w:rsidRDefault="003E2DCC" w:rsidP="003E2DCC">
      <w:pPr>
        <w:rPr>
          <w:rtl/>
        </w:rPr>
      </w:pPr>
      <w:r w:rsidRPr="006F178A">
        <w:rPr>
          <w:rFonts w:hint="cs"/>
          <w:rtl/>
        </w:rPr>
        <w:t xml:space="preserve"> דחל, ילפי' מל</w:t>
      </w:r>
      <w:r w:rsidRPr="00295E41">
        <w:rPr>
          <w:rStyle w:val="afffa"/>
          <w:rFonts w:hint="cs"/>
          <w:rtl/>
        </w:rPr>
        <w:t>ה</w:t>
      </w:r>
      <w:r w:rsidRPr="006F178A">
        <w:rPr>
          <w:rFonts w:hint="cs"/>
          <w:rtl/>
        </w:rPr>
        <w:t>זיר</w:t>
      </w:r>
      <w:r w:rsidR="004925BA">
        <w:rPr>
          <w:rFonts w:hint="cs"/>
          <w:rtl/>
        </w:rPr>
        <w:t xml:space="preserve"> </w:t>
      </w:r>
      <w:r w:rsidRPr="004925BA">
        <w:rPr>
          <w:rStyle w:val="afffff0"/>
          <w:rFonts w:hint="cs"/>
          <w:rtl/>
        </w:rPr>
        <w:t>[ולא ליזור]</w:t>
      </w:r>
      <w:r w:rsidRPr="006F178A">
        <w:rPr>
          <w:rFonts w:hint="cs"/>
          <w:rtl/>
        </w:rPr>
        <w:t xml:space="preserve"> ש</w:t>
      </w:r>
      <w:r w:rsidRPr="006F178A">
        <w:rPr>
          <w:rtl/>
        </w:rPr>
        <w:t>"</w:t>
      </w:r>
      <w:r w:rsidRPr="006F178A">
        <w:rPr>
          <w:rFonts w:hint="cs"/>
          <w:rtl/>
        </w:rPr>
        <w:t>מ תרתי</w:t>
      </w:r>
    </w:p>
    <w:p w14:paraId="2C67E63B" w14:textId="71D5EFC6" w:rsidR="003E2DCC" w:rsidRPr="006F178A" w:rsidRDefault="003E2DCC" w:rsidP="003E2DCC">
      <w:pPr>
        <w:pStyle w:val="affc"/>
        <w:rPr>
          <w:rtl/>
        </w:rPr>
      </w:pPr>
      <w:r>
        <w:rPr>
          <w:rtl/>
        </w:rPr>
        <w:t>׹</w:t>
      </w:r>
      <w:r w:rsidR="0075729B">
        <w:rPr>
          <w:rtl/>
        </w:rPr>
        <w:t xml:space="preserve"> </w:t>
      </w:r>
    </w:p>
    <w:p w14:paraId="0220ED77" w14:textId="0CD44CB7" w:rsidR="003C331C" w:rsidRPr="00C14A40" w:rsidRDefault="003C331C" w:rsidP="003E44F8">
      <w:pPr>
        <w:pStyle w:val="38"/>
        <w:framePr w:wrap="notBeside"/>
        <w:rPr>
          <w:rtl/>
        </w:rPr>
      </w:pPr>
      <w:r w:rsidRPr="00C14A40">
        <w:rPr>
          <w:rtl/>
        </w:rPr>
        <w:t>• במערבא</w:t>
      </w:r>
      <w:r w:rsidR="00A719F3" w:rsidRPr="00C14A40">
        <w:rPr>
          <w:rFonts w:hint="cs"/>
          <w:rtl/>
        </w:rPr>
        <w:t>:</w:t>
      </w:r>
    </w:p>
    <w:p w14:paraId="51B42E2A" w14:textId="5F8B40D9" w:rsidR="004925BA" w:rsidRDefault="00E77E2F" w:rsidP="0009371A">
      <w:pPr>
        <w:rPr>
          <w:rFonts w:ascii="Fb Fontext" w:hAnsi="Fb Fontext"/>
          <w:rtl/>
        </w:rPr>
      </w:pPr>
      <w:r>
        <w:rPr>
          <w:rFonts w:ascii="Fb Fontext" w:hAnsi="Fb Fontext" w:hint="cs"/>
          <w:rtl/>
        </w:rPr>
        <w:t>יש</w:t>
      </w:r>
      <w:r w:rsidR="003E2DCC" w:rsidRPr="006F178A">
        <w:rPr>
          <w:rFonts w:ascii="Fb Fontext" w:hAnsi="Fb Fontext"/>
          <w:rtl/>
        </w:rPr>
        <w:t xml:space="preserve"> תנא דמפיק לידות </w:t>
      </w:r>
      <w:r w:rsidR="003E2DCC" w:rsidRPr="009C2527">
        <w:rPr>
          <w:rStyle w:val="affffa"/>
          <w:rtl/>
        </w:rPr>
        <w:t>מ</w:t>
      </w:r>
      <w:r w:rsidR="003E2DCC" w:rsidRPr="009C2527">
        <w:rPr>
          <w:rStyle w:val="affffa"/>
          <w:rFonts w:hint="cs"/>
          <w:rtl/>
        </w:rPr>
        <w:t>'</w:t>
      </w:r>
      <w:r w:rsidR="003E2DCC" w:rsidRPr="009C2527">
        <w:rPr>
          <w:rStyle w:val="affffa"/>
          <w:rtl/>
        </w:rPr>
        <w:t>לנדור נדר</w:t>
      </w:r>
      <w:r w:rsidR="003E2DCC" w:rsidRPr="009C2527">
        <w:rPr>
          <w:rStyle w:val="affffa"/>
          <w:rFonts w:hint="cs"/>
          <w:rtl/>
        </w:rPr>
        <w:t>'</w:t>
      </w:r>
      <w:r w:rsidR="003E2DCC" w:rsidRPr="009C2527">
        <w:rPr>
          <w:rStyle w:val="affffa"/>
          <w:rtl/>
        </w:rPr>
        <w:t>,</w:t>
      </w:r>
      <w:r w:rsidR="003E2DCC" w:rsidRPr="006F178A">
        <w:rPr>
          <w:rFonts w:ascii="Fb Fontext" w:hAnsi="Fb Fontext"/>
          <w:rtl/>
        </w:rPr>
        <w:t xml:space="preserve"> </w:t>
      </w:r>
    </w:p>
    <w:p w14:paraId="28F822F4" w14:textId="0D4529A1" w:rsidR="003E2DCC" w:rsidRPr="006F178A" w:rsidRDefault="003E2DCC" w:rsidP="00A719F3">
      <w:pPr>
        <w:rPr>
          <w:rtl/>
        </w:rPr>
      </w:pPr>
      <w:r w:rsidRPr="006F178A">
        <w:rPr>
          <w:rFonts w:ascii="Fb Fontext" w:hAnsi="Fb Fontext"/>
          <w:rtl/>
        </w:rPr>
        <w:t>ו</w:t>
      </w:r>
      <w:r w:rsidR="00E77E2F">
        <w:rPr>
          <w:rFonts w:ascii="Fb Fontext" w:hAnsi="Fb Fontext" w:hint="cs"/>
          <w:rtl/>
        </w:rPr>
        <w:t>יש</w:t>
      </w:r>
      <w:r w:rsidRPr="006F178A">
        <w:rPr>
          <w:rFonts w:ascii="Fb Fontext" w:hAnsi="Fb Fontext"/>
          <w:rtl/>
        </w:rPr>
        <w:t xml:space="preserve"> תנא דמפיק </w:t>
      </w:r>
      <w:r w:rsidRPr="009C2527">
        <w:rPr>
          <w:rStyle w:val="affffa"/>
          <w:rtl/>
        </w:rPr>
        <w:t>מ</w:t>
      </w:r>
      <w:r w:rsidRPr="009C2527">
        <w:rPr>
          <w:rStyle w:val="affffa"/>
          <w:rFonts w:hint="cs"/>
          <w:rtl/>
        </w:rPr>
        <w:t>'</w:t>
      </w:r>
      <w:r w:rsidRPr="009C2527">
        <w:rPr>
          <w:rStyle w:val="affffa"/>
          <w:rtl/>
        </w:rPr>
        <w:t>כל היוצא מפיו יעשה'.</w:t>
      </w:r>
    </w:p>
    <w:p w14:paraId="66FAF5AE" w14:textId="77777777" w:rsidR="003E44F8" w:rsidRPr="00C14A40" w:rsidRDefault="003E2DCC" w:rsidP="003E44F8">
      <w:pPr>
        <w:pStyle w:val="38"/>
        <w:framePr w:wrap="notBeside"/>
        <w:rPr>
          <w:rtl/>
        </w:rPr>
      </w:pPr>
      <w:r w:rsidRPr="00C14A40">
        <w:rPr>
          <w:rtl/>
        </w:rPr>
        <w:t xml:space="preserve">• אמר מר: </w:t>
      </w:r>
    </w:p>
    <w:p w14:paraId="5261A2FC" w14:textId="6C49D19A" w:rsidR="003E2DCC" w:rsidRPr="006F178A" w:rsidRDefault="003E2DCC" w:rsidP="003E44F8">
      <w:pPr>
        <w:pStyle w:val="affffb"/>
        <w:rPr>
          <w:rtl/>
        </w:rPr>
      </w:pPr>
      <w:r w:rsidRPr="006F178A">
        <w:rPr>
          <w:rtl/>
        </w:rPr>
        <w:t>ומה נדרים עובר בבל יחל ובל תאחר.</w:t>
      </w:r>
    </w:p>
    <w:p w14:paraId="06B68E2B" w14:textId="5E113CB9" w:rsidR="003E2DCC" w:rsidRPr="006F178A" w:rsidRDefault="003E2DCC" w:rsidP="003E2DCC">
      <w:pPr>
        <w:rPr>
          <w:rtl/>
        </w:rPr>
      </w:pPr>
      <w:r w:rsidRPr="00A452DC">
        <w:rPr>
          <w:rStyle w:val="affffa"/>
          <w:rtl/>
        </w:rPr>
        <w:t>בל יחל</w:t>
      </w:r>
      <w:r w:rsidRPr="006F178A">
        <w:rPr>
          <w:rtl/>
        </w:rPr>
        <w:t xml:space="preserve"> דנדרים, </w:t>
      </w:r>
      <w:r w:rsidR="004925BA" w:rsidRPr="004925BA">
        <w:rPr>
          <w:rStyle w:val="afffff0"/>
          <w:rFonts w:hint="cs"/>
          <w:rtl/>
        </w:rPr>
        <w:t>ש</w:t>
      </w:r>
      <w:r w:rsidRPr="004925BA">
        <w:rPr>
          <w:rStyle w:val="afffff0"/>
          <w:rtl/>
        </w:rPr>
        <w:t xml:space="preserve">אמר ככר זו אוכל ולא אכלה, </w:t>
      </w:r>
    </w:p>
    <w:p w14:paraId="0AC2E7A2" w14:textId="74852EB0" w:rsidR="003E44F8" w:rsidRPr="00A522DC" w:rsidRDefault="003E2DCC" w:rsidP="00A522DC">
      <w:pPr>
        <w:rPr>
          <w:rStyle w:val="affffe"/>
          <w:spacing w:val="0"/>
          <w:szCs w:val="14"/>
          <w:rtl/>
        </w:rPr>
      </w:pPr>
      <w:r w:rsidRPr="00A452DC">
        <w:rPr>
          <w:rStyle w:val="affffa"/>
          <w:rtl/>
        </w:rPr>
        <w:t xml:space="preserve">בל יחל </w:t>
      </w:r>
      <w:r w:rsidRPr="006F178A">
        <w:rPr>
          <w:rtl/>
        </w:rPr>
        <w:t xml:space="preserve">דנזירות </w:t>
      </w:r>
      <w:r w:rsidR="004925BA" w:rsidRPr="00A452DC">
        <w:rPr>
          <w:rStyle w:val="afffff0"/>
          <w:rFonts w:hint="cs"/>
          <w:rtl/>
        </w:rPr>
        <w:t>ש</w:t>
      </w:r>
      <w:r w:rsidRPr="00A452DC">
        <w:rPr>
          <w:rStyle w:val="afffff0"/>
          <w:rtl/>
        </w:rPr>
        <w:t>אמר הריני נזיר ה"</w:t>
      </w:r>
      <w:r w:rsidRPr="00A452DC">
        <w:rPr>
          <w:rStyle w:val="afffff0"/>
          <w:rFonts w:hint="cs"/>
          <w:rtl/>
        </w:rPr>
        <w:t xml:space="preserve">ל </w:t>
      </w:r>
      <w:r w:rsidRPr="00A452DC">
        <w:rPr>
          <w:rStyle w:val="afffff0"/>
          <w:rtl/>
        </w:rPr>
        <w:t xml:space="preserve">נזיר, אכל </w:t>
      </w:r>
      <w:r w:rsidR="00A452DC" w:rsidRPr="00A452DC">
        <w:rPr>
          <w:rStyle w:val="afffff0"/>
          <w:rFonts w:hint="cs"/>
          <w:rtl/>
        </w:rPr>
        <w:t>-</w:t>
      </w:r>
      <w:r w:rsidRPr="00A452DC">
        <w:rPr>
          <w:rStyle w:val="afffff0"/>
          <w:rtl/>
        </w:rPr>
        <w:t xml:space="preserve">בל יאכל, שתה </w:t>
      </w:r>
      <w:r w:rsidR="00A452DC" w:rsidRPr="00A452DC">
        <w:rPr>
          <w:rStyle w:val="afffff0"/>
          <w:rFonts w:hint="cs"/>
          <w:rtl/>
        </w:rPr>
        <w:t>-</w:t>
      </w:r>
      <w:r w:rsidRPr="00A452DC">
        <w:rPr>
          <w:rStyle w:val="afffff0"/>
          <w:rtl/>
        </w:rPr>
        <w:t>בל ישתה!</w:t>
      </w:r>
    </w:p>
    <w:p w14:paraId="2CF695AB" w14:textId="77777777" w:rsidR="003E44F8" w:rsidRPr="00C14A40" w:rsidRDefault="003E2DCC" w:rsidP="003E44F8">
      <w:pPr>
        <w:pStyle w:val="38"/>
        <w:framePr w:wrap="notBeside"/>
        <w:rPr>
          <w:rtl/>
        </w:rPr>
      </w:pPr>
      <w:r w:rsidRPr="00C14A40">
        <w:rPr>
          <w:rFonts w:hint="cs"/>
          <w:rtl/>
        </w:rPr>
        <w:t xml:space="preserve">א. </w:t>
      </w:r>
      <w:r w:rsidRPr="00C14A40">
        <w:rPr>
          <w:rtl/>
        </w:rPr>
        <w:t xml:space="preserve">רבא: </w:t>
      </w:r>
    </w:p>
    <w:p w14:paraId="46B71F5E" w14:textId="5DCD6DB5" w:rsidR="003E2DCC" w:rsidRPr="006F178A" w:rsidRDefault="003E2DCC" w:rsidP="003E2DCC">
      <w:pPr>
        <w:rPr>
          <w:rtl/>
        </w:rPr>
      </w:pPr>
      <w:r w:rsidRPr="006F178A">
        <w:rPr>
          <w:rtl/>
        </w:rPr>
        <w:t>לעבור עליו בשנים.</w:t>
      </w:r>
    </w:p>
    <w:p w14:paraId="7A3B262C" w14:textId="3E8978F7" w:rsidR="003E2DCC" w:rsidRPr="00295E41" w:rsidRDefault="003E2DCC" w:rsidP="003E2DCC">
      <w:pPr>
        <w:rPr>
          <w:rStyle w:val="afffa"/>
          <w:rtl/>
        </w:rPr>
      </w:pPr>
      <w:r w:rsidRPr="00A452DC">
        <w:rPr>
          <w:rStyle w:val="affffa"/>
          <w:rtl/>
        </w:rPr>
        <w:t xml:space="preserve">בל תאחר </w:t>
      </w:r>
      <w:r w:rsidRPr="006F178A">
        <w:rPr>
          <w:rtl/>
        </w:rPr>
        <w:t xml:space="preserve">דנזירות </w:t>
      </w:r>
      <w:r w:rsidRPr="001F2767">
        <w:rPr>
          <w:rStyle w:val="afffff0"/>
          <w:rtl/>
        </w:rPr>
        <w:t xml:space="preserve">באומר </w:t>
      </w:r>
      <w:r w:rsidRPr="00295E41">
        <w:rPr>
          <w:rStyle w:val="afffa"/>
          <w:rtl/>
        </w:rPr>
        <w:t>לכש</w:t>
      </w:r>
      <w:r w:rsidRPr="001F2767">
        <w:rPr>
          <w:rStyle w:val="afffff0"/>
          <w:rtl/>
        </w:rPr>
        <w:t>ארצה אהא נזיר.</w:t>
      </w:r>
      <w:r w:rsidRPr="001F2767">
        <w:rPr>
          <w:rStyle w:val="afffff0"/>
          <w:rFonts w:hint="cs"/>
          <w:rtl/>
        </w:rPr>
        <w:t xml:space="preserve"> </w:t>
      </w:r>
      <w:r w:rsidRPr="001F2767">
        <w:rPr>
          <w:rStyle w:val="afffff0"/>
          <w:rtl/>
        </w:rPr>
        <w:t>ו</w:t>
      </w:r>
      <w:r w:rsidR="001F2767">
        <w:rPr>
          <w:rStyle w:val="afffff0"/>
          <w:rFonts w:hint="cs"/>
          <w:rtl/>
        </w:rPr>
        <w:t>ב</w:t>
      </w:r>
      <w:r w:rsidRPr="001F2767">
        <w:rPr>
          <w:rStyle w:val="afffff0"/>
          <w:rtl/>
        </w:rPr>
        <w:t xml:space="preserve">אמר </w:t>
      </w:r>
      <w:r w:rsidRPr="00295E41">
        <w:rPr>
          <w:rStyle w:val="afffa"/>
          <w:rtl/>
        </w:rPr>
        <w:t>כש</w:t>
      </w:r>
      <w:r w:rsidRPr="001F2767">
        <w:rPr>
          <w:rStyle w:val="afffff0"/>
          <w:rtl/>
        </w:rPr>
        <w:t xml:space="preserve">ארצה </w:t>
      </w:r>
      <w:r w:rsidR="001F2767">
        <w:rPr>
          <w:rStyle w:val="afffff0"/>
          <w:rFonts w:hint="cs"/>
          <w:rtl/>
        </w:rPr>
        <w:t>אין</w:t>
      </w:r>
      <w:r w:rsidRPr="001F2767">
        <w:rPr>
          <w:rStyle w:val="afffff0"/>
          <w:rtl/>
        </w:rPr>
        <w:t xml:space="preserve"> בל תאחר.</w:t>
      </w:r>
    </w:p>
    <w:p w14:paraId="221E989D" w14:textId="77777777" w:rsidR="003E44F8" w:rsidRPr="00C14A40" w:rsidRDefault="003E2DCC" w:rsidP="003E44F8">
      <w:pPr>
        <w:pStyle w:val="38"/>
        <w:framePr w:wrap="notBeside"/>
        <w:rPr>
          <w:rtl/>
        </w:rPr>
      </w:pPr>
      <w:r w:rsidRPr="00C14A40">
        <w:rPr>
          <w:rFonts w:hint="cs"/>
          <w:rtl/>
        </w:rPr>
        <w:t xml:space="preserve">ב. </w:t>
      </w:r>
      <w:r w:rsidRPr="00C14A40">
        <w:rPr>
          <w:rtl/>
        </w:rPr>
        <w:t>רבא:</w:t>
      </w:r>
    </w:p>
    <w:p w14:paraId="4A345BB2" w14:textId="507E79F9" w:rsidR="003E2DCC" w:rsidRPr="00295E41" w:rsidRDefault="003E2DCC" w:rsidP="00F6781F">
      <w:pPr>
        <w:rPr>
          <w:rStyle w:val="afffa"/>
          <w:rtl/>
        </w:rPr>
      </w:pPr>
      <w:r w:rsidRPr="006F178A">
        <w:rPr>
          <w:rtl/>
        </w:rPr>
        <w:t xml:space="preserve">אמר </w:t>
      </w:r>
      <w:r w:rsidRPr="00295E41">
        <w:rPr>
          <w:rStyle w:val="afffa"/>
          <w:rtl/>
        </w:rPr>
        <w:t>לא איפטר מן העולם עד שאהא נזיר,</w:t>
      </w:r>
      <w:r w:rsidRPr="006F178A">
        <w:rPr>
          <w:rtl/>
        </w:rPr>
        <w:t xml:space="preserve"> דמ</w:t>
      </w:r>
      <w:r w:rsidRPr="006F178A">
        <w:rPr>
          <w:rFonts w:hint="cs"/>
          <w:rtl/>
        </w:rPr>
        <w:t>אותה שעה הו</w:t>
      </w:r>
      <w:r w:rsidRPr="006F178A">
        <w:rPr>
          <w:rtl/>
        </w:rPr>
        <w:t>"</w:t>
      </w:r>
      <w:r w:rsidRPr="006F178A">
        <w:rPr>
          <w:rFonts w:hint="cs"/>
          <w:rtl/>
        </w:rPr>
        <w:t xml:space="preserve">ל </w:t>
      </w:r>
      <w:r w:rsidRPr="006F178A">
        <w:rPr>
          <w:rtl/>
        </w:rPr>
        <w:t xml:space="preserve">נזיר, </w:t>
      </w:r>
      <w:r w:rsidR="00F6781F">
        <w:rPr>
          <w:rFonts w:hint="cs"/>
          <w:rtl/>
        </w:rPr>
        <w:t>כב</w:t>
      </w:r>
      <w:r w:rsidRPr="006F178A">
        <w:rPr>
          <w:rtl/>
        </w:rPr>
        <w:t>אומר לאשתו הרי זו גיטיך שעה אחת קודם מיתתי - אסורה לאכול בתרומה מיד,</w:t>
      </w:r>
      <w:r w:rsidR="00F6781F">
        <w:rPr>
          <w:rFonts w:hint="cs"/>
          <w:rtl/>
        </w:rPr>
        <w:t>-ד</w:t>
      </w:r>
      <w:r w:rsidRPr="006F178A">
        <w:rPr>
          <w:rtl/>
        </w:rPr>
        <w:t>כל שע</w:t>
      </w:r>
      <w:r w:rsidRPr="006F178A">
        <w:rPr>
          <w:rFonts w:hint="cs"/>
          <w:rtl/>
        </w:rPr>
        <w:t>ה ושעה שמא מת</w:t>
      </w:r>
      <w:r w:rsidRPr="006F178A">
        <w:rPr>
          <w:rtl/>
        </w:rPr>
        <w:t>, ה</w:t>
      </w:r>
      <w:r w:rsidR="001F2767">
        <w:rPr>
          <w:rFonts w:hint="cs"/>
          <w:rtl/>
        </w:rPr>
        <w:t>"נ מיד נזיר שמא עכשיו מת</w:t>
      </w:r>
      <w:r w:rsidR="00F6781F">
        <w:rPr>
          <w:rFonts w:hint="cs"/>
          <w:rtl/>
        </w:rPr>
        <w:t>.</w:t>
      </w:r>
      <w:r w:rsidR="001F2767">
        <w:rPr>
          <w:rFonts w:hint="cs"/>
          <w:rtl/>
        </w:rPr>
        <w:t xml:space="preserve"> </w:t>
      </w:r>
    </w:p>
    <w:p w14:paraId="55AEA34A" w14:textId="77777777" w:rsidR="003E2DCC" w:rsidRPr="006F178A" w:rsidRDefault="003E2DCC" w:rsidP="00A522DC">
      <w:pPr>
        <w:pStyle w:val="a3"/>
        <w:framePr w:wrap="around"/>
        <w:rPr>
          <w:rtl/>
        </w:rPr>
      </w:pPr>
      <w:r w:rsidRPr="006F178A">
        <w:rPr>
          <w:rtl/>
        </w:rPr>
        <w:t>ד.</w:t>
      </w:r>
    </w:p>
    <w:p w14:paraId="6ED0D573" w14:textId="77777777" w:rsidR="003E44F8" w:rsidRPr="00C14A40" w:rsidRDefault="003E2DCC" w:rsidP="003E44F8">
      <w:pPr>
        <w:pStyle w:val="38"/>
        <w:framePr w:wrap="notBeside"/>
        <w:rPr>
          <w:rtl/>
        </w:rPr>
      </w:pPr>
      <w:r w:rsidRPr="00C14A40">
        <w:rPr>
          <w:rFonts w:hint="cs"/>
          <w:rtl/>
        </w:rPr>
        <w:t xml:space="preserve">ב. </w:t>
      </w:r>
      <w:r w:rsidRPr="00C14A40">
        <w:rPr>
          <w:rtl/>
        </w:rPr>
        <w:t>ר</w:t>
      </w:r>
      <w:r w:rsidRPr="00C14A40">
        <w:rPr>
          <w:rFonts w:hint="cs"/>
          <w:rtl/>
        </w:rPr>
        <w:t>אב</w:t>
      </w:r>
      <w:r w:rsidRPr="00C14A40">
        <w:rPr>
          <w:rtl/>
        </w:rPr>
        <w:t>"</w:t>
      </w:r>
      <w:r w:rsidRPr="00C14A40">
        <w:rPr>
          <w:rFonts w:hint="cs"/>
          <w:rtl/>
        </w:rPr>
        <w:t>י</w:t>
      </w:r>
      <w:r w:rsidRPr="00C14A40">
        <w:rPr>
          <w:rtl/>
        </w:rPr>
        <w:t>:</w:t>
      </w:r>
    </w:p>
    <w:p w14:paraId="27BB2FBE" w14:textId="670AF428" w:rsidR="003E2DCC" w:rsidRPr="006F178A" w:rsidRDefault="003E2DCC" w:rsidP="003E2DCC">
      <w:pPr>
        <w:rPr>
          <w:rtl/>
        </w:rPr>
      </w:pPr>
      <w:r w:rsidRPr="006F178A">
        <w:rPr>
          <w:rFonts w:ascii="Fb Fontext" w:hAnsi="Fb Fontext"/>
          <w:rtl/>
        </w:rPr>
        <w:t>כגון דנדר והוא בבית הקברות.</w:t>
      </w:r>
    </w:p>
    <w:p w14:paraId="18803420" w14:textId="77777777" w:rsidR="009A1312" w:rsidRDefault="00DC0BA2" w:rsidP="003E2DCC">
      <w:pPr>
        <w:rPr>
          <w:rStyle w:val="affffe"/>
          <w:rtl/>
        </w:rPr>
      </w:pPr>
      <w:r w:rsidRPr="00E77E2F">
        <w:rPr>
          <w:rStyle w:val="affffe"/>
          <w:rFonts w:hint="cs"/>
          <w:rtl/>
        </w:rPr>
        <w:t xml:space="preserve">ואף </w:t>
      </w:r>
      <w:r w:rsidR="003E2DCC" w:rsidRPr="00E77E2F">
        <w:rPr>
          <w:rStyle w:val="affffe"/>
          <w:rtl/>
        </w:rPr>
        <w:t>למ"ד</w:t>
      </w:r>
      <w:r w:rsidR="003E2DCC" w:rsidRPr="00625DCC">
        <w:rPr>
          <w:spacing w:val="-4"/>
          <w:rtl/>
        </w:rPr>
        <w:t xml:space="preserve"> </w:t>
      </w:r>
      <w:r w:rsidR="00D502BB">
        <w:rPr>
          <w:rFonts w:hint="cs"/>
          <w:spacing w:val="-4"/>
          <w:rtl/>
        </w:rPr>
        <w:t>שחל לאלתר</w:t>
      </w:r>
      <w:r w:rsidR="003E2DCC" w:rsidRPr="00E77E2F">
        <w:rPr>
          <w:rStyle w:val="affffe"/>
          <w:rtl/>
        </w:rPr>
        <w:t xml:space="preserve">, </w:t>
      </w:r>
    </w:p>
    <w:p w14:paraId="62E585E0" w14:textId="77777777" w:rsidR="00482CEE" w:rsidRPr="00C14A40" w:rsidRDefault="00BA27A2" w:rsidP="00C93E58">
      <w:pPr>
        <w:pStyle w:val="38"/>
        <w:framePr w:wrap="notBeside"/>
        <w:rPr>
          <w:rtl/>
        </w:rPr>
      </w:pPr>
      <w:r w:rsidRPr="00C14A40">
        <w:rPr>
          <w:rFonts w:hint="cs"/>
          <w:rtl/>
        </w:rPr>
        <w:t>ואף</w:t>
      </w:r>
      <w:r w:rsidR="00D502BB" w:rsidRPr="00C14A40">
        <w:rPr>
          <w:rFonts w:hint="cs"/>
          <w:rtl/>
        </w:rPr>
        <w:t xml:space="preserve"> </w:t>
      </w:r>
      <w:r w:rsidR="003E2DCC" w:rsidRPr="00C14A40">
        <w:rPr>
          <w:rFonts w:hint="cs"/>
          <w:rtl/>
        </w:rPr>
        <w:t>למבר</w:t>
      </w:r>
      <w:r w:rsidR="003E2DCC" w:rsidRPr="00C14A40">
        <w:rPr>
          <w:rtl/>
        </w:rPr>
        <w:t>"</w:t>
      </w:r>
      <w:r w:rsidR="003E2DCC" w:rsidRPr="00C14A40">
        <w:rPr>
          <w:rFonts w:hint="cs"/>
          <w:rtl/>
        </w:rPr>
        <w:t>א</w:t>
      </w:r>
      <w:r w:rsidR="003E2DCC" w:rsidRPr="00C14A40">
        <w:rPr>
          <w:rtl/>
        </w:rPr>
        <w:t>:</w:t>
      </w:r>
    </w:p>
    <w:p w14:paraId="5323480A" w14:textId="07C3BB2E" w:rsidR="003E2DCC" w:rsidRPr="00625DCC" w:rsidRDefault="009A1312" w:rsidP="003E2DCC">
      <w:pPr>
        <w:rPr>
          <w:spacing w:val="-4"/>
          <w:rtl/>
        </w:rPr>
      </w:pPr>
      <w:r w:rsidRPr="009A1312">
        <w:rPr>
          <w:rStyle w:val="affffe"/>
          <w:rFonts w:hint="cs"/>
          <w:rtl/>
        </w:rPr>
        <w:t>שלכו</w:t>
      </w:r>
      <w:r w:rsidR="0075729B">
        <w:rPr>
          <w:rStyle w:val="affffe"/>
          <w:rtl/>
        </w:rPr>
        <w:t>"</w:t>
      </w:r>
      <w:r w:rsidRPr="009A1312">
        <w:rPr>
          <w:rStyle w:val="affffe"/>
          <w:rFonts w:hint="cs"/>
          <w:rtl/>
        </w:rPr>
        <w:t xml:space="preserve">ע </w:t>
      </w:r>
      <w:r>
        <w:rPr>
          <w:rFonts w:hint="cs"/>
          <w:spacing w:val="-4"/>
          <w:rtl/>
        </w:rPr>
        <w:t xml:space="preserve">חלה </w:t>
      </w:r>
      <w:r w:rsidR="003E2DCC" w:rsidRPr="00625DCC">
        <w:rPr>
          <w:spacing w:val="-4"/>
          <w:rtl/>
        </w:rPr>
        <w:t>נזירות עלי</w:t>
      </w:r>
      <w:r>
        <w:rPr>
          <w:rFonts w:hint="cs"/>
          <w:spacing w:val="-4"/>
          <w:rtl/>
        </w:rPr>
        <w:t>ו</w:t>
      </w:r>
      <w:r w:rsidR="003E2DCC" w:rsidRPr="00625DCC">
        <w:rPr>
          <w:spacing w:val="-4"/>
          <w:rtl/>
        </w:rPr>
        <w:t xml:space="preserve"> מאלתר, </w:t>
      </w:r>
      <w:r w:rsidRPr="00295E41">
        <w:rPr>
          <w:rStyle w:val="afffa"/>
          <w:rFonts w:hint="cs"/>
          <w:rtl/>
        </w:rPr>
        <w:t>וחלקו</w:t>
      </w:r>
      <w:r w:rsidR="003E2DCC" w:rsidRPr="00625DCC">
        <w:rPr>
          <w:spacing w:val="-4"/>
          <w:rtl/>
        </w:rPr>
        <w:t xml:space="preserve"> לענין מלקות </w:t>
      </w:r>
    </w:p>
    <w:p w14:paraId="0B8F946F" w14:textId="79603222" w:rsidR="003E2DCC" w:rsidRPr="006F178A" w:rsidRDefault="003E2DCC" w:rsidP="00C93E58">
      <w:pPr>
        <w:rPr>
          <w:rtl/>
        </w:rPr>
      </w:pPr>
      <w:r>
        <w:rPr>
          <w:rtl/>
        </w:rPr>
        <w:t xml:space="preserve">אפ"ה קם ליה </w:t>
      </w:r>
      <w:r w:rsidRPr="009A1312">
        <w:rPr>
          <w:rStyle w:val="affffa"/>
          <w:rtl/>
        </w:rPr>
        <w:t>בבל תאחר,</w:t>
      </w:r>
      <w:r>
        <w:rPr>
          <w:rtl/>
        </w:rPr>
        <w:t xml:space="preserve"> משום ד</w:t>
      </w:r>
      <w:r w:rsidRPr="006F178A">
        <w:rPr>
          <w:rtl/>
        </w:rPr>
        <w:t>מאחר נזירות דטהרה.</w:t>
      </w:r>
    </w:p>
    <w:p w14:paraId="790B1444" w14:textId="78AA2C2B" w:rsidR="00482CEE" w:rsidRPr="00C14A40" w:rsidRDefault="00C92133" w:rsidP="00C93E58">
      <w:pPr>
        <w:pStyle w:val="38"/>
        <w:framePr w:wrap="notBeside"/>
        <w:rPr>
          <w:rFonts w:hint="cs"/>
          <w:rtl/>
        </w:rPr>
      </w:pPr>
      <w:r w:rsidRPr="00C14A40">
        <w:rPr>
          <w:rFonts w:hint="cs"/>
          <w:rtl/>
        </w:rPr>
        <w:t>ר</w:t>
      </w:r>
      <w:r w:rsidR="0075729B">
        <w:rPr>
          <w:rtl/>
        </w:rPr>
        <w:t>"</w:t>
      </w:r>
      <w:r w:rsidRPr="00C14A40">
        <w:rPr>
          <w:rFonts w:hint="cs"/>
          <w:rtl/>
        </w:rPr>
        <w:t>א</w:t>
      </w:r>
      <w:r w:rsidRPr="00C14A40">
        <w:rPr>
          <w:rtl/>
        </w:rPr>
        <w:t>:</w:t>
      </w:r>
    </w:p>
    <w:p w14:paraId="1E3E0FE9" w14:textId="4324E251" w:rsidR="003E2DCC" w:rsidRPr="00295E41" w:rsidRDefault="003E2DCC" w:rsidP="00A522DC">
      <w:pPr>
        <w:spacing w:after="60"/>
        <w:rPr>
          <w:rStyle w:val="afffa"/>
          <w:rtl/>
        </w:rPr>
      </w:pPr>
      <w:r w:rsidRPr="006F178A">
        <w:rPr>
          <w:rtl/>
        </w:rPr>
        <w:t xml:space="preserve">הואיל וכן, נזיר שטימא עצמו במזיד עובר </w:t>
      </w:r>
      <w:r w:rsidRPr="00581CC5">
        <w:rPr>
          <w:rStyle w:val="affffa"/>
          <w:rtl/>
        </w:rPr>
        <w:t>בל תאחר</w:t>
      </w:r>
      <w:r w:rsidRPr="006F178A">
        <w:rPr>
          <w:rtl/>
        </w:rPr>
        <w:t xml:space="preserve"> דנזירות טהרה.</w:t>
      </w:r>
    </w:p>
    <w:p w14:paraId="6BBFAECC" w14:textId="77777777" w:rsidR="00C93E58" w:rsidRPr="00C14A40" w:rsidRDefault="003E2DCC" w:rsidP="00C93E58">
      <w:pPr>
        <w:pStyle w:val="38"/>
        <w:framePr w:wrap="notBeside"/>
        <w:rPr>
          <w:rtl/>
        </w:rPr>
      </w:pPr>
      <w:r w:rsidRPr="00C14A40">
        <w:rPr>
          <w:rFonts w:hint="cs"/>
          <w:rtl/>
        </w:rPr>
        <w:t xml:space="preserve">ג. </w:t>
      </w:r>
      <w:r w:rsidRPr="00C14A40">
        <w:rPr>
          <w:rtl/>
        </w:rPr>
        <w:t>ר</w:t>
      </w:r>
      <w:r w:rsidRPr="00C14A40">
        <w:rPr>
          <w:rFonts w:hint="cs"/>
          <w:rtl/>
        </w:rPr>
        <w:t>אבדר</w:t>
      </w:r>
      <w:r w:rsidRPr="00C14A40">
        <w:rPr>
          <w:rtl/>
        </w:rPr>
        <w:t>"</w:t>
      </w:r>
      <w:r w:rsidRPr="00C14A40">
        <w:rPr>
          <w:rFonts w:hint="cs"/>
          <w:rtl/>
        </w:rPr>
        <w:t>א</w:t>
      </w:r>
      <w:r w:rsidRPr="00C14A40">
        <w:rPr>
          <w:rtl/>
        </w:rPr>
        <w:t xml:space="preserve">: </w:t>
      </w:r>
    </w:p>
    <w:p w14:paraId="3B95E904" w14:textId="40B7F1AF" w:rsidR="00581CC5" w:rsidRDefault="003E2DCC" w:rsidP="003E2DCC">
      <w:pPr>
        <w:rPr>
          <w:rtl/>
        </w:rPr>
      </w:pPr>
      <w:r w:rsidRPr="006F178A">
        <w:rPr>
          <w:rtl/>
        </w:rPr>
        <w:t xml:space="preserve">עובר </w:t>
      </w:r>
      <w:r w:rsidRPr="00581CC5">
        <w:rPr>
          <w:rStyle w:val="affffa"/>
          <w:rtl/>
        </w:rPr>
        <w:t xml:space="preserve">בבל תאחר </w:t>
      </w:r>
      <w:r w:rsidRPr="006F178A">
        <w:rPr>
          <w:rtl/>
        </w:rPr>
        <w:t>תגלחתו,</w:t>
      </w:r>
      <w:r w:rsidRPr="006F178A">
        <w:rPr>
          <w:rFonts w:hint="cs"/>
          <w:rtl/>
        </w:rPr>
        <w:t xml:space="preserve"> </w:t>
      </w:r>
    </w:p>
    <w:p w14:paraId="4DF53037" w14:textId="0CC34E0C" w:rsidR="003E2DCC" w:rsidRPr="00295E41" w:rsidRDefault="00DC0BA2" w:rsidP="00A522DC">
      <w:pPr>
        <w:spacing w:after="60"/>
        <w:ind w:firstLine="170"/>
        <w:rPr>
          <w:rStyle w:val="afffa"/>
          <w:rtl/>
        </w:rPr>
      </w:pPr>
      <w:r w:rsidRPr="00581CC5">
        <w:rPr>
          <w:rStyle w:val="affffe"/>
          <w:rFonts w:hint="cs"/>
          <w:rtl/>
        </w:rPr>
        <w:t xml:space="preserve">ואף </w:t>
      </w:r>
      <w:r w:rsidR="003E2DCC" w:rsidRPr="00581CC5">
        <w:rPr>
          <w:rStyle w:val="affffe"/>
          <w:rtl/>
        </w:rPr>
        <w:t>למ"ד תגלחת אינה מעכבת,</w:t>
      </w:r>
      <w:r w:rsidR="003E2DCC" w:rsidRPr="006F178A">
        <w:rPr>
          <w:rtl/>
        </w:rPr>
        <w:t xml:space="preserve"> מצות גילוח מיהא לא מיקיים.</w:t>
      </w:r>
    </w:p>
    <w:p w14:paraId="70853F4C" w14:textId="77777777" w:rsidR="00C93E58" w:rsidRPr="00C14A40" w:rsidRDefault="003E2DCC" w:rsidP="00C93E58">
      <w:pPr>
        <w:pStyle w:val="38"/>
        <w:framePr w:wrap="notBeside"/>
        <w:rPr>
          <w:rtl/>
        </w:rPr>
      </w:pPr>
      <w:r w:rsidRPr="00C14A40">
        <w:rPr>
          <w:rFonts w:hint="cs"/>
          <w:rtl/>
        </w:rPr>
        <w:t>ד. מזבדר</w:t>
      </w:r>
      <w:r w:rsidRPr="00C14A40">
        <w:rPr>
          <w:rtl/>
        </w:rPr>
        <w:t>"</w:t>
      </w:r>
      <w:r w:rsidRPr="00C14A40">
        <w:rPr>
          <w:rFonts w:hint="cs"/>
          <w:rtl/>
        </w:rPr>
        <w:t>א</w:t>
      </w:r>
      <w:r w:rsidRPr="00C14A40">
        <w:rPr>
          <w:rtl/>
        </w:rPr>
        <w:t>:</w:t>
      </w:r>
    </w:p>
    <w:p w14:paraId="52478E43" w14:textId="4C99FEE4" w:rsidR="003E2DCC" w:rsidRPr="006F178A" w:rsidRDefault="003E2DCC" w:rsidP="003E2DCC">
      <w:pPr>
        <w:rPr>
          <w:rtl/>
        </w:rPr>
      </w:pPr>
      <w:r w:rsidRPr="006F178A">
        <w:rPr>
          <w:rtl/>
        </w:rPr>
        <w:t xml:space="preserve">עובר </w:t>
      </w:r>
      <w:r w:rsidRPr="00581CC5">
        <w:rPr>
          <w:rStyle w:val="affffa"/>
          <w:rtl/>
        </w:rPr>
        <w:t>בבל תאחר</w:t>
      </w:r>
      <w:r w:rsidRPr="006F178A">
        <w:rPr>
          <w:rtl/>
        </w:rPr>
        <w:t xml:space="preserve"> קרבנותיו.</w:t>
      </w:r>
    </w:p>
    <w:p w14:paraId="1E2989D7" w14:textId="0488F287" w:rsidR="003E2DCC" w:rsidRPr="00625DCC" w:rsidRDefault="003E2DCC" w:rsidP="003E2DCC">
      <w:pPr>
        <w:rPr>
          <w:spacing w:val="-4"/>
          <w:rtl/>
        </w:rPr>
      </w:pPr>
      <w:r w:rsidRPr="00625DCC">
        <w:rPr>
          <w:rStyle w:val="affffa"/>
          <w:rFonts w:hint="cs"/>
          <w:spacing w:val="-4"/>
          <w:rtl/>
        </w:rPr>
        <w:t xml:space="preserve">מ'כי דרוש ידרשנו' </w:t>
      </w:r>
      <w:r w:rsidRPr="00625DCC">
        <w:rPr>
          <w:rFonts w:hint="eastAsia"/>
          <w:spacing w:val="-4"/>
          <w:rtl/>
        </w:rPr>
        <w:t>אלו</w:t>
      </w:r>
      <w:r w:rsidRPr="00625DCC">
        <w:rPr>
          <w:spacing w:val="-4"/>
          <w:rtl/>
        </w:rPr>
        <w:t xml:space="preserve"> חטאות ואשמות </w:t>
      </w:r>
      <w:r w:rsidR="00E77E2F">
        <w:rPr>
          <w:rFonts w:hint="cs"/>
          <w:spacing w:val="-4"/>
          <w:rtl/>
        </w:rPr>
        <w:t>ס</w:t>
      </w:r>
      <w:r w:rsidR="0075729B">
        <w:rPr>
          <w:spacing w:val="-4"/>
          <w:rtl/>
        </w:rPr>
        <w:t>"</w:t>
      </w:r>
      <w:r w:rsidR="00E77E2F">
        <w:rPr>
          <w:rFonts w:hint="cs"/>
          <w:spacing w:val="-4"/>
          <w:rtl/>
        </w:rPr>
        <w:t>ד חידוש</w:t>
      </w:r>
      <w:r w:rsidRPr="00625DCC">
        <w:rPr>
          <w:spacing w:val="-4"/>
          <w:rtl/>
        </w:rPr>
        <w:t xml:space="preserve"> שחידשה תורה בנזיר. קמ"</w:t>
      </w:r>
      <w:r w:rsidRPr="00625DCC">
        <w:rPr>
          <w:rFonts w:hint="eastAsia"/>
          <w:spacing w:val="-4"/>
          <w:rtl/>
        </w:rPr>
        <w:t>ל</w:t>
      </w:r>
      <w:r w:rsidRPr="00625DCC">
        <w:rPr>
          <w:spacing w:val="-4"/>
          <w:rtl/>
        </w:rPr>
        <w:t xml:space="preserve"> </w:t>
      </w:r>
    </w:p>
    <w:p w14:paraId="034BCD52" w14:textId="77777777" w:rsidR="00C93E58" w:rsidRPr="00C14A40" w:rsidRDefault="003E2DCC" w:rsidP="00C93E58">
      <w:pPr>
        <w:pStyle w:val="38"/>
        <w:framePr w:wrap="notBeside"/>
        <w:rPr>
          <w:rFonts w:hint="cs"/>
          <w:rtl/>
        </w:rPr>
      </w:pPr>
      <w:r w:rsidRPr="00C14A40">
        <w:rPr>
          <w:rFonts w:hint="cs"/>
          <w:rtl/>
        </w:rPr>
        <w:t xml:space="preserve">ואין החידוש </w:t>
      </w:r>
    </w:p>
    <w:p w14:paraId="3A99CD5B" w14:textId="13810223" w:rsidR="003E2DCC" w:rsidRPr="006F178A" w:rsidRDefault="00BF57C0" w:rsidP="003E2DCC">
      <w:pPr>
        <w:rPr>
          <w:rtl/>
        </w:rPr>
      </w:pPr>
      <w:r>
        <w:rPr>
          <w:rFonts w:hint="cs"/>
          <w:rtl/>
        </w:rPr>
        <w:t xml:space="preserve">שאם </w:t>
      </w:r>
      <w:r w:rsidR="003E2DCC" w:rsidRPr="006F178A">
        <w:rPr>
          <w:rFonts w:hint="cs"/>
          <w:rtl/>
        </w:rPr>
        <w:t>אמר הריני נזיר דאפי מחרצן הוי נזיר ולא יעבור בב</w:t>
      </w:r>
      <w:r w:rsidR="0075729B">
        <w:rPr>
          <w:rtl/>
        </w:rPr>
        <w:t>"</w:t>
      </w:r>
      <w:r w:rsidR="003E2DCC" w:rsidRPr="006F178A">
        <w:rPr>
          <w:rFonts w:hint="cs"/>
          <w:rtl/>
        </w:rPr>
        <w:t>ת, וקמ</w:t>
      </w:r>
      <w:r w:rsidR="003E2DCC" w:rsidRPr="006F178A">
        <w:rPr>
          <w:rtl/>
        </w:rPr>
        <w:t>"</w:t>
      </w:r>
      <w:r w:rsidR="003E2DCC" w:rsidRPr="006F178A">
        <w:rPr>
          <w:rFonts w:hint="cs"/>
          <w:rtl/>
        </w:rPr>
        <w:t xml:space="preserve">ל דעובר, </w:t>
      </w:r>
    </w:p>
    <w:p w14:paraId="43918487" w14:textId="77777777" w:rsidR="00C93E58" w:rsidRPr="00C14A40" w:rsidRDefault="003E2DCC" w:rsidP="00C93E58">
      <w:pPr>
        <w:pStyle w:val="38"/>
        <w:framePr w:wrap="notBeside"/>
        <w:rPr>
          <w:rFonts w:hint="cs"/>
          <w:rtl/>
        </w:rPr>
      </w:pPr>
      <w:r w:rsidRPr="00C14A40">
        <w:rPr>
          <w:rFonts w:hint="cs"/>
          <w:rtl/>
        </w:rPr>
        <w:t>דא</w:t>
      </w:r>
      <w:r w:rsidRPr="00C14A40">
        <w:rPr>
          <w:rtl/>
        </w:rPr>
        <w:t>"</w:t>
      </w:r>
      <w:r w:rsidRPr="00C14A40">
        <w:rPr>
          <w:rFonts w:hint="cs"/>
          <w:rtl/>
        </w:rPr>
        <w:t xml:space="preserve">ה </w:t>
      </w:r>
    </w:p>
    <w:p w14:paraId="311C1DA4" w14:textId="3CC3EE16" w:rsidR="00783468" w:rsidRDefault="003E2DCC" w:rsidP="003E2DCC">
      <w:pPr>
        <w:rPr>
          <w:rtl/>
        </w:rPr>
      </w:pPr>
      <w:r w:rsidRPr="0052609B">
        <w:rPr>
          <w:rStyle w:val="affffe"/>
          <w:rFonts w:hint="cs"/>
          <w:rtl/>
        </w:rPr>
        <w:t>מאי נימא לר</w:t>
      </w:r>
      <w:r w:rsidRPr="0052609B">
        <w:rPr>
          <w:rStyle w:val="affffe"/>
          <w:rtl/>
        </w:rPr>
        <w:t>"</w:t>
      </w:r>
      <w:r w:rsidRPr="0052609B">
        <w:rPr>
          <w:rStyle w:val="affffe"/>
          <w:rFonts w:hint="cs"/>
          <w:rtl/>
        </w:rPr>
        <w:t xml:space="preserve">ש </w:t>
      </w:r>
      <w:r w:rsidRPr="006F178A">
        <w:rPr>
          <w:rFonts w:hint="cs"/>
          <w:rtl/>
        </w:rPr>
        <w:t xml:space="preserve">דאין נזיר עד שיזיר מכולן, </w:t>
      </w:r>
    </w:p>
    <w:p w14:paraId="3967E424" w14:textId="1369CFEE" w:rsidR="003E2DCC" w:rsidRPr="006F178A" w:rsidRDefault="003E2DCC" w:rsidP="00C93E58">
      <w:pPr>
        <w:rPr>
          <w:rtl/>
        </w:rPr>
      </w:pPr>
      <w:r w:rsidRPr="00783468">
        <w:rPr>
          <w:rStyle w:val="affffe"/>
          <w:rFonts w:hint="cs"/>
          <w:rtl/>
        </w:rPr>
        <w:t>ועוד</w:t>
      </w:r>
      <w:r w:rsidR="002B5ED8">
        <w:rPr>
          <w:rFonts w:hint="cs"/>
          <w:rtl/>
        </w:rPr>
        <w:t>:</w:t>
      </w:r>
      <w:r w:rsidRPr="006F178A">
        <w:rPr>
          <w:rFonts w:hint="cs"/>
          <w:rtl/>
        </w:rPr>
        <w:t xml:space="preserve"> </w:t>
      </w:r>
      <w:r w:rsidR="002B5ED8">
        <w:rPr>
          <w:rtl/>
        </w:rPr>
        <w:tab/>
      </w:r>
      <w:r w:rsidRPr="006F178A">
        <w:rPr>
          <w:rFonts w:hint="cs"/>
          <w:rtl/>
        </w:rPr>
        <w:t xml:space="preserve">דהא חידוש לחומרא הוא </w:t>
      </w:r>
    </w:p>
    <w:p w14:paraId="057E0ABA" w14:textId="7D367A90" w:rsidR="00533082" w:rsidRPr="00C14A40" w:rsidRDefault="003E2DCC" w:rsidP="003E44F8">
      <w:pPr>
        <w:pStyle w:val="38"/>
        <w:framePr w:wrap="notBeside"/>
        <w:rPr>
          <w:rtl/>
        </w:rPr>
      </w:pPr>
      <w:r w:rsidRPr="00C14A40">
        <w:rPr>
          <w:rFonts w:hint="cs"/>
          <w:rtl/>
        </w:rPr>
        <w:t xml:space="preserve">אלא </w:t>
      </w:r>
      <w:r w:rsidR="00C93E58" w:rsidRPr="00C14A40">
        <w:rPr>
          <w:rFonts w:hint="cs"/>
          <w:rtl/>
        </w:rPr>
        <w:t>ה</w:t>
      </w:r>
      <w:r w:rsidRPr="00C14A40">
        <w:rPr>
          <w:rFonts w:hint="cs"/>
          <w:rtl/>
        </w:rPr>
        <w:t xml:space="preserve">חידוש </w:t>
      </w:r>
    </w:p>
    <w:p w14:paraId="61A808E0" w14:textId="70C540D3" w:rsidR="003E2DCC" w:rsidRPr="006F178A" w:rsidRDefault="003E2DCC" w:rsidP="003E2DCC">
      <w:pPr>
        <w:rPr>
          <w:rtl/>
        </w:rPr>
      </w:pPr>
      <w:r w:rsidRPr="006F178A">
        <w:rPr>
          <w:rFonts w:hint="cs"/>
          <w:rtl/>
        </w:rPr>
        <w:t>הואיל ואם גילח על אחת משלשתן יצא לא יעבור בב</w:t>
      </w:r>
      <w:r w:rsidRPr="006F178A">
        <w:rPr>
          <w:rtl/>
        </w:rPr>
        <w:t>"</w:t>
      </w:r>
      <w:r w:rsidRPr="006F178A">
        <w:rPr>
          <w:rFonts w:hint="cs"/>
          <w:rtl/>
        </w:rPr>
        <w:t xml:space="preserve">ת קמ'ל שעובר </w:t>
      </w:r>
    </w:p>
    <w:p w14:paraId="06696460" w14:textId="77777777" w:rsidR="003E2DCC" w:rsidRPr="006F178A" w:rsidRDefault="003E2DCC" w:rsidP="00A522DC">
      <w:pPr>
        <w:pStyle w:val="a3"/>
        <w:framePr w:wrap="around"/>
        <w:rPr>
          <w:rtl/>
        </w:rPr>
      </w:pPr>
      <w:r w:rsidRPr="006F178A">
        <w:rPr>
          <w:rtl/>
        </w:rPr>
        <w:t xml:space="preserve">ד: </w:t>
      </w:r>
    </w:p>
    <w:p w14:paraId="619CE897" w14:textId="77777777" w:rsidR="00C93E58" w:rsidRPr="00C14A40" w:rsidRDefault="003E2DCC" w:rsidP="00C93E58">
      <w:pPr>
        <w:pStyle w:val="38"/>
        <w:framePr w:wrap="notBeside"/>
        <w:rPr>
          <w:rtl/>
        </w:rPr>
      </w:pPr>
      <w:r w:rsidRPr="00C14A40">
        <w:rPr>
          <w:rtl/>
        </w:rPr>
        <w:t>וא</w:t>
      </w:r>
      <w:r w:rsidRPr="00C14A40">
        <w:rPr>
          <w:rFonts w:hint="cs"/>
          <w:rtl/>
        </w:rPr>
        <w:t>ב</w:t>
      </w:r>
      <w:r w:rsidRPr="00C14A40">
        <w:rPr>
          <w:rtl/>
        </w:rPr>
        <w:t>"</w:t>
      </w:r>
      <w:r w:rsidRPr="00C14A40">
        <w:rPr>
          <w:rFonts w:hint="cs"/>
          <w:rtl/>
        </w:rPr>
        <w:t>א</w:t>
      </w:r>
      <w:r w:rsidRPr="00C14A40">
        <w:rPr>
          <w:rtl/>
        </w:rPr>
        <w:t>:</w:t>
      </w:r>
    </w:p>
    <w:p w14:paraId="143C790A" w14:textId="65701D49" w:rsidR="003E2DCC" w:rsidRPr="0052609B" w:rsidRDefault="003E2DCC" w:rsidP="003E2DCC">
      <w:pPr>
        <w:rPr>
          <w:rStyle w:val="afffff0"/>
          <w:rtl/>
        </w:rPr>
      </w:pPr>
      <w:r w:rsidRPr="006F178A">
        <w:rPr>
          <w:rFonts w:ascii="Fb Fontext" w:hAnsi="Fb Fontext" w:hint="cs"/>
          <w:rtl/>
        </w:rPr>
        <w:t xml:space="preserve">החידוש דלא מתפיסו בנדר </w:t>
      </w:r>
      <w:r w:rsidRPr="0052609B">
        <w:rPr>
          <w:rStyle w:val="afffff0"/>
          <w:rFonts w:hint="cs"/>
          <w:rtl/>
        </w:rPr>
        <w:t>[והך דחטאת חלב אתי לכפרה משא</w:t>
      </w:r>
      <w:r w:rsidRPr="0052609B">
        <w:rPr>
          <w:rStyle w:val="afffff0"/>
          <w:rtl/>
        </w:rPr>
        <w:t>"</w:t>
      </w:r>
      <w:r w:rsidRPr="0052609B">
        <w:rPr>
          <w:rStyle w:val="afffff0"/>
          <w:rFonts w:hint="cs"/>
          <w:rtl/>
        </w:rPr>
        <w:t xml:space="preserve">כ חטאת נזיר, </w:t>
      </w:r>
    </w:p>
    <w:p w14:paraId="6EFC3704" w14:textId="68077F04" w:rsidR="003E2DCC" w:rsidRPr="006F178A" w:rsidRDefault="003E2DCC" w:rsidP="0052609B">
      <w:pPr>
        <w:pStyle w:val="afffff"/>
        <w:rPr>
          <w:rtl/>
        </w:rPr>
      </w:pPr>
      <w:r w:rsidRPr="006F178A">
        <w:rPr>
          <w:rFonts w:hint="cs"/>
          <w:rtl/>
        </w:rPr>
        <w:t xml:space="preserve">וחטאת יולדת </w:t>
      </w:r>
      <w:r w:rsidR="0052609B">
        <w:rPr>
          <w:rFonts w:hint="cs"/>
          <w:rtl/>
        </w:rPr>
        <w:t>אף</w:t>
      </w:r>
      <w:r w:rsidRPr="006F178A">
        <w:rPr>
          <w:rFonts w:hint="cs"/>
          <w:rtl/>
        </w:rPr>
        <w:t xml:space="preserve"> דלא </w:t>
      </w:r>
      <w:r w:rsidR="0052609B">
        <w:rPr>
          <w:rFonts w:hint="cs"/>
          <w:rtl/>
        </w:rPr>
        <w:t>בא</w:t>
      </w:r>
      <w:r w:rsidRPr="006F178A">
        <w:rPr>
          <w:rFonts w:hint="cs"/>
          <w:rtl/>
        </w:rPr>
        <w:t xml:space="preserve"> לכפרה עובר בב</w:t>
      </w:r>
      <w:r w:rsidRPr="006F178A">
        <w:rPr>
          <w:rtl/>
        </w:rPr>
        <w:t>"</w:t>
      </w:r>
      <w:r w:rsidRPr="006F178A">
        <w:rPr>
          <w:rFonts w:hint="cs"/>
          <w:rtl/>
        </w:rPr>
        <w:t xml:space="preserve">ת משום דשרי למיכל בקדשים] </w:t>
      </w:r>
    </w:p>
    <w:p w14:paraId="5CD7921B" w14:textId="71E2348B" w:rsidR="003E2DCC" w:rsidRPr="006F178A" w:rsidRDefault="003E2DCC" w:rsidP="003E2DCC">
      <w:pPr>
        <w:pStyle w:val="affc"/>
        <w:rPr>
          <w:del w:id="90003" w:author="מנוע עיצוב" w:date="2026-10-08T11:01:28Z"/>
          <w:rtl/>
        </w:rPr>
      </w:pPr>
      <w:del w:id="90001" w:author="מנוע עיצוב" w:date="2026-10-08T11:01:28Z">
        <w:r>
          <w:rPr>
            <w:rtl/>
          </w:rPr>
          <w:delText xml:space="preserve">׹</w:delText>
        </w:r>
      </w:del>
      <w:del w:id="90002" w:author="מנוע עיצוב" w:date="2026-10-08T11:01:28Z">
        <w:r w:rsidR="0075729B">
          <w:rPr>
            <w:rtl/>
          </w:rPr>
          <w:delText xml:space="preserve"> </w:delText>
        </w:r>
      </w:del>
    </w:p>
    <w:p w14:paraId="795A5009" w14:textId="77777777" w:rsidR="00682438" w:rsidRDefault="003E2DCC" w:rsidP="00C93E58">
      <w:pPr>
        <w:pStyle w:val="affffb"/>
        <w:rPr>
          <w:rtl/>
        </w:rPr>
      </w:pPr>
      <w:r w:rsidRPr="006F178A">
        <w:rPr>
          <w:rtl/>
        </w:rPr>
        <w:t xml:space="preserve">ומה נדרים - האב מיפר נדרי בתו ובעל מיפר נדרי אשתו, </w:t>
      </w:r>
    </w:p>
    <w:p w14:paraId="550D072D" w14:textId="6AD1453E" w:rsidR="003E2DCC" w:rsidRPr="006F178A" w:rsidRDefault="003E2DCC" w:rsidP="003E2DCC">
      <w:pPr>
        <w:rPr>
          <w:rtl/>
        </w:rPr>
      </w:pPr>
      <w:r w:rsidRPr="00295E41">
        <w:rPr>
          <w:rStyle w:val="afffa"/>
          <w:rtl/>
        </w:rPr>
        <w:t>אף נזירות - האב מיפר נזירות בתו ובעל מיפר נזירות אשתו.</w:t>
      </w:r>
    </w:p>
    <w:p w14:paraId="01DA1A92" w14:textId="77777777" w:rsidR="00C93E58" w:rsidRPr="00C14A40" w:rsidRDefault="003E2DCC" w:rsidP="00C93E58">
      <w:pPr>
        <w:pStyle w:val="38"/>
        <w:framePr w:wrap="notBeside"/>
        <w:rPr>
          <w:rFonts w:hint="cs"/>
          <w:rtl/>
        </w:rPr>
      </w:pPr>
      <w:r w:rsidRPr="00C14A40">
        <w:rPr>
          <w:rFonts w:hint="cs"/>
          <w:rtl/>
        </w:rPr>
        <w:t xml:space="preserve">ובעי' </w:t>
      </w:r>
    </w:p>
    <w:p w14:paraId="772225E0" w14:textId="7CEDC3B8" w:rsidR="003E2DCC" w:rsidRPr="006F178A" w:rsidRDefault="003E2DCC" w:rsidP="00A522DC">
      <w:pPr>
        <w:pStyle w:val="afffff"/>
        <w:rPr>
          <w:rtl/>
        </w:rPr>
      </w:pPr>
      <w:r w:rsidRPr="006F178A">
        <w:rPr>
          <w:rFonts w:hint="cs"/>
          <w:rtl/>
        </w:rPr>
        <w:t>להיקש ולא לבמה מצינו מנדרים דלא לימא דוקא גבי נדרים מיפר דאין לזה קייץ, משא</w:t>
      </w:r>
      <w:r w:rsidRPr="006F178A">
        <w:rPr>
          <w:rtl/>
        </w:rPr>
        <w:t>"</w:t>
      </w:r>
      <w:r w:rsidRPr="006F178A">
        <w:rPr>
          <w:rFonts w:hint="cs"/>
          <w:rtl/>
        </w:rPr>
        <w:t>כ נזירות דבסתם ל' יום קמ</w:t>
      </w:r>
      <w:r w:rsidRPr="006F178A">
        <w:rPr>
          <w:rtl/>
        </w:rPr>
        <w:t>"</w:t>
      </w:r>
      <w:r w:rsidRPr="006F178A">
        <w:rPr>
          <w:rFonts w:hint="cs"/>
          <w:rtl/>
        </w:rPr>
        <w:t>ל.</w:t>
      </w:r>
      <w:r w:rsidR="0075729B">
        <w:rPr>
          <w:rFonts w:ascii="Fb Fontext" w:hAnsi="Fb Fontext" w:cs="BA חניכי הישיבות"/>
          <w:rtl/>
        </w:rPr>
        <w:t xml:space="preserve"> </w:t>
      </w:r>
    </w:p>
    <w:p w14:paraId="7413F995" w14:textId="77777777" w:rsidR="003E2DCC" w:rsidRPr="006F178A" w:rsidRDefault="003E2DCC" w:rsidP="000F1DD4">
      <w:pPr>
        <w:pStyle w:val="afffd"/>
        <w:rPr>
          <w:rtl/>
        </w:rPr>
      </w:pPr>
      <w:ins w:id="9802" w:author="מספור קטעי משנה" w:date="2026-10-06T06:45:39Z">
        <w:r>
          <w:rPr>
            <w:rStyle w:val="MisparKeta"/>
          </w:rPr>
          <w:t xml:space="preserve">ב. </w:t>
        </w:r>
      </w:ins>
      <w:r w:rsidRPr="006F178A">
        <w:rPr>
          <w:rtl/>
        </w:rPr>
        <w:t>האומר לחבירו מודר אני וכו'.</w:t>
      </w:r>
    </w:p>
    <w:p w14:paraId="1EB36158" w14:textId="77777777" w:rsidR="00482CEE" w:rsidRPr="00C14A40" w:rsidRDefault="003E2DCC" w:rsidP="00C93E58">
      <w:pPr>
        <w:pStyle w:val="38"/>
        <w:framePr w:wrap="notBeside"/>
        <w:rPr>
          <w:rtl/>
        </w:rPr>
      </w:pPr>
      <w:r w:rsidRPr="00C14A40">
        <w:rPr>
          <w:rtl/>
        </w:rPr>
        <w:t>• שמואל:</w:t>
      </w:r>
    </w:p>
    <w:p w14:paraId="3D5AC908" w14:textId="0B1AD03D" w:rsidR="003E2DCC" w:rsidRPr="006F178A" w:rsidRDefault="003E2DCC" w:rsidP="003E2DCC">
      <w:pPr>
        <w:rPr>
          <w:rtl/>
        </w:rPr>
      </w:pPr>
      <w:r w:rsidRPr="006F178A">
        <w:rPr>
          <w:rFonts w:ascii="Fb Fontext" w:hAnsi="Fb Fontext"/>
          <w:rtl/>
        </w:rPr>
        <w:t>טע</w:t>
      </w:r>
      <w:r w:rsidR="00334AA1">
        <w:rPr>
          <w:rFonts w:ascii="Fb Fontext" w:hAnsi="Fb Fontext" w:hint="cs"/>
          <w:rtl/>
        </w:rPr>
        <w:t>ם</w:t>
      </w:r>
      <w:r w:rsidRPr="006F178A">
        <w:rPr>
          <w:rFonts w:ascii="Fb Fontext" w:hAnsi="Fb Fontext"/>
          <w:rtl/>
        </w:rPr>
        <w:t xml:space="preserve"> </w:t>
      </w:r>
      <w:r w:rsidR="00272915">
        <w:rPr>
          <w:rFonts w:ascii="Fb Fontext" w:hAnsi="Fb Fontext" w:hint="cs"/>
          <w:rtl/>
        </w:rPr>
        <w:t>ש</w:t>
      </w:r>
      <w:r w:rsidRPr="006F178A">
        <w:rPr>
          <w:rFonts w:ascii="Fb Fontext" w:hAnsi="Fb Fontext"/>
          <w:rtl/>
        </w:rPr>
        <w:t>אמר שאני אוכל לך, שאני טועם לך - הוא דאסור וחבירו מותר,</w:t>
      </w:r>
    </w:p>
    <w:p w14:paraId="5EDF1424" w14:textId="77777777" w:rsidR="003E2DCC" w:rsidRPr="006F178A" w:rsidRDefault="003E2DCC" w:rsidP="00A522DC">
      <w:pPr>
        <w:pStyle w:val="a3"/>
        <w:framePr w:wrap="around"/>
        <w:rPr>
          <w:rtl/>
        </w:rPr>
      </w:pPr>
      <w:r w:rsidRPr="006F178A">
        <w:rPr>
          <w:rtl/>
        </w:rPr>
        <w:t>ה.</w:t>
      </w:r>
    </w:p>
    <w:p w14:paraId="37D2FDB0" w14:textId="77777777" w:rsidR="00C93E58" w:rsidRPr="00C14A40" w:rsidRDefault="003E2DCC" w:rsidP="00C93E58">
      <w:pPr>
        <w:pStyle w:val="38"/>
        <w:framePr w:wrap="notBeside"/>
        <w:rPr>
          <w:rtl/>
        </w:rPr>
      </w:pPr>
      <w:r w:rsidRPr="00C14A40">
        <w:rPr>
          <w:rFonts w:hint="cs"/>
          <w:rtl/>
        </w:rPr>
        <w:t>ו</w:t>
      </w:r>
      <w:r w:rsidR="00272915" w:rsidRPr="00C14A40">
        <w:rPr>
          <w:rFonts w:hint="cs"/>
          <w:rtl/>
        </w:rPr>
        <w:t xml:space="preserve">כן אמר </w:t>
      </w:r>
      <w:r w:rsidRPr="00C14A40">
        <w:rPr>
          <w:rtl/>
        </w:rPr>
        <w:t>ר</w:t>
      </w:r>
      <w:r w:rsidRPr="00C14A40">
        <w:rPr>
          <w:rFonts w:hint="cs"/>
          <w:rtl/>
        </w:rPr>
        <w:t>יב</w:t>
      </w:r>
      <w:r w:rsidRPr="00C14A40">
        <w:rPr>
          <w:rtl/>
        </w:rPr>
        <w:t>"</w:t>
      </w:r>
      <w:r w:rsidRPr="00C14A40">
        <w:rPr>
          <w:rFonts w:hint="cs"/>
          <w:rtl/>
        </w:rPr>
        <w:t>ח</w:t>
      </w:r>
      <w:r w:rsidRPr="00C14A40">
        <w:rPr>
          <w:rtl/>
        </w:rPr>
        <w:t>:</w:t>
      </w:r>
    </w:p>
    <w:p w14:paraId="300F6366" w14:textId="227A493C" w:rsidR="00272915" w:rsidRDefault="003E2DCC" w:rsidP="003E2DCC">
      <w:pPr>
        <w:rPr>
          <w:rFonts w:ascii="Fb Fontext" w:hAnsi="Fb Fontext"/>
          <w:rtl/>
        </w:rPr>
      </w:pPr>
      <w:r w:rsidRPr="006F178A">
        <w:rPr>
          <w:rFonts w:ascii="Fb Fontext" w:hAnsi="Fb Fontext"/>
          <w:rtl/>
        </w:rPr>
        <w:t xml:space="preserve">מודר אני לך - שניהם אסורין, </w:t>
      </w:r>
    </w:p>
    <w:p w14:paraId="2F1499EC" w14:textId="46976D22" w:rsidR="003E2DCC" w:rsidRPr="006F178A" w:rsidRDefault="003E2DCC" w:rsidP="00C93E58">
      <w:pPr>
        <w:rPr>
          <w:rtl/>
        </w:rPr>
      </w:pPr>
      <w:r w:rsidRPr="006F178A">
        <w:rPr>
          <w:rFonts w:ascii="Fb Fontext" w:hAnsi="Fb Fontext"/>
          <w:rtl/>
        </w:rPr>
        <w:t>מודרני הימך - הוא אסור וחברו מותר.</w:t>
      </w:r>
    </w:p>
    <w:p w14:paraId="17DEA897" w14:textId="77777777" w:rsidR="00C93E58" w:rsidRPr="00C14A40" w:rsidRDefault="003E2DCC" w:rsidP="00C93E58">
      <w:pPr>
        <w:pStyle w:val="38"/>
        <w:framePr w:wrap="notBeside"/>
        <w:rPr>
          <w:rtl/>
        </w:rPr>
      </w:pPr>
      <w:r w:rsidRPr="00C14A40">
        <w:rPr>
          <w:rFonts w:hint="cs"/>
          <w:rtl/>
        </w:rPr>
        <w:t>ו</w:t>
      </w:r>
      <w:r w:rsidRPr="00C14A40">
        <w:rPr>
          <w:rtl/>
        </w:rPr>
        <w:t>מעיקרא דשמואל</w:t>
      </w:r>
    </w:p>
    <w:p w14:paraId="4461BB57" w14:textId="1D8AF7C0" w:rsidR="003E2DCC" w:rsidRPr="006F178A" w:rsidRDefault="003E2DCC" w:rsidP="00C93E58">
      <w:pPr>
        <w:rPr>
          <w:rtl/>
        </w:rPr>
      </w:pPr>
      <w:r w:rsidRPr="006F178A">
        <w:rPr>
          <w:rtl/>
        </w:rPr>
        <w:t>טע</w:t>
      </w:r>
      <w:r w:rsidR="00272915">
        <w:rPr>
          <w:rFonts w:hint="cs"/>
          <w:rtl/>
        </w:rPr>
        <w:t>ם</w:t>
      </w:r>
      <w:r w:rsidRPr="006F178A">
        <w:rPr>
          <w:rtl/>
        </w:rPr>
        <w:t xml:space="preserve"> </w:t>
      </w:r>
      <w:r w:rsidR="00272915">
        <w:rPr>
          <w:rFonts w:hint="cs"/>
          <w:rtl/>
        </w:rPr>
        <w:t>ש</w:t>
      </w:r>
      <w:r w:rsidRPr="006F178A">
        <w:rPr>
          <w:rtl/>
        </w:rPr>
        <w:t xml:space="preserve">אמר שאני אוכל לך ושאני טועם לך -אסור, </w:t>
      </w:r>
    </w:p>
    <w:p w14:paraId="3AB4451B" w14:textId="77777777" w:rsidR="00A522DC" w:rsidRDefault="003E2DCC" w:rsidP="003E2DCC">
      <w:pPr>
        <w:rPr>
          <w:rtl/>
        </w:rPr>
      </w:pPr>
      <w:r w:rsidRPr="006F178A">
        <w:rPr>
          <w:rtl/>
        </w:rPr>
        <w:t xml:space="preserve">אבל אמר מודרני הימך - לא משמע דאמר אסור, </w:t>
      </w:r>
    </w:p>
    <w:p w14:paraId="745CD2D1" w14:textId="3112D64E" w:rsidR="003E2DCC" w:rsidRPr="006F178A" w:rsidRDefault="003E2DCC" w:rsidP="003E2DCC">
      <w:pPr>
        <w:rPr>
          <w:rtl/>
        </w:rPr>
      </w:pPr>
      <w:r w:rsidRPr="006F178A">
        <w:rPr>
          <w:rFonts w:hint="cs"/>
          <w:rtl/>
        </w:rPr>
        <w:t>ד</w:t>
      </w:r>
      <w:r w:rsidRPr="006F178A">
        <w:rPr>
          <w:rtl/>
        </w:rPr>
        <w:t xml:space="preserve">מודר אני ממך - לא משתעינא בהדך משמע, </w:t>
      </w:r>
    </w:p>
    <w:p w14:paraId="60E8BF1C" w14:textId="77777777" w:rsidR="00AD5AEC" w:rsidRDefault="003E2DCC" w:rsidP="003E2DCC">
      <w:pPr>
        <w:rPr>
          <w:rtl/>
        </w:rPr>
      </w:pPr>
      <w:r w:rsidRPr="006F178A">
        <w:rPr>
          <w:rtl/>
        </w:rPr>
        <w:t>מופרשני</w:t>
      </w:r>
      <w:r w:rsidRPr="006F178A">
        <w:rPr>
          <w:rFonts w:hint="cs"/>
          <w:rtl/>
        </w:rPr>
        <w:t xml:space="preserve"> </w:t>
      </w:r>
      <w:r w:rsidRPr="006F178A">
        <w:rPr>
          <w:rtl/>
        </w:rPr>
        <w:t xml:space="preserve">ממך - </w:t>
      </w:r>
      <w:r w:rsidR="00AD5AEC">
        <w:rPr>
          <w:rFonts w:hint="cs"/>
          <w:rtl/>
        </w:rPr>
        <w:t>ש</w:t>
      </w:r>
      <w:r w:rsidRPr="006F178A">
        <w:rPr>
          <w:rtl/>
        </w:rPr>
        <w:t xml:space="preserve">לא </w:t>
      </w:r>
      <w:r w:rsidR="00AD5AEC">
        <w:rPr>
          <w:rFonts w:hint="cs"/>
          <w:rtl/>
        </w:rPr>
        <w:t>אעשה</w:t>
      </w:r>
      <w:r w:rsidRPr="006F178A">
        <w:rPr>
          <w:rtl/>
        </w:rPr>
        <w:t xml:space="preserve"> עמך משא ומתן משמע, </w:t>
      </w:r>
    </w:p>
    <w:p w14:paraId="17D8E54B" w14:textId="6A4435DB" w:rsidR="00AD5AEC" w:rsidRPr="006F178A" w:rsidRDefault="003E2DCC" w:rsidP="00AD5AEC">
      <w:pPr>
        <w:rPr>
          <w:rtl/>
        </w:rPr>
      </w:pPr>
      <w:r w:rsidRPr="006F178A">
        <w:rPr>
          <w:rtl/>
        </w:rPr>
        <w:t xml:space="preserve">מרוחקני ממך </w:t>
      </w:r>
      <w:r w:rsidR="00E13918">
        <w:rPr>
          <w:rFonts w:hint="cs"/>
          <w:rtl/>
        </w:rPr>
        <w:t>-</w:t>
      </w:r>
      <w:r w:rsidR="00AD5AEC">
        <w:rPr>
          <w:rFonts w:hint="cs"/>
          <w:rtl/>
        </w:rPr>
        <w:t>שלא אעמוד בד' אמות שלך משמע,</w:t>
      </w:r>
    </w:p>
    <w:p w14:paraId="1E8203EA" w14:textId="77777777" w:rsidR="003E2DCC" w:rsidRPr="006F178A" w:rsidRDefault="003E2DCC" w:rsidP="00A522DC">
      <w:pPr>
        <w:pStyle w:val="a3"/>
        <w:framePr w:wrap="around"/>
        <w:rPr>
          <w:rtl/>
        </w:rPr>
      </w:pPr>
      <w:r w:rsidRPr="006F178A">
        <w:rPr>
          <w:rtl/>
        </w:rPr>
        <w:t xml:space="preserve">ה: </w:t>
      </w:r>
    </w:p>
    <w:p w14:paraId="76181E91" w14:textId="61803C55" w:rsidR="00C93E58" w:rsidRPr="00C14A40" w:rsidRDefault="00605052" w:rsidP="00C93E58">
      <w:pPr>
        <w:pStyle w:val="38"/>
        <w:framePr w:wrap="notBeside"/>
        <w:rPr>
          <w:rtl/>
        </w:rPr>
      </w:pPr>
      <w:r w:rsidRPr="00C14A40">
        <w:rPr>
          <w:rFonts w:hint="cs"/>
          <w:rtl/>
        </w:rPr>
        <w:t>שמואל:</w:t>
      </w:r>
      <w:r w:rsidR="0075729B">
        <w:rPr>
          <w:rFonts w:hint="cs"/>
          <w:rtl/>
        </w:rPr>
        <w:t xml:space="preserve"> </w:t>
      </w:r>
      <w:r w:rsidRPr="00C14A40">
        <w:rPr>
          <w:rFonts w:hint="cs"/>
          <w:rtl/>
        </w:rPr>
        <w:t>מתני</w:t>
      </w:r>
      <w:r w:rsidR="003E2DCC" w:rsidRPr="00C14A40">
        <w:rPr>
          <w:rtl/>
        </w:rPr>
        <w:t xml:space="preserve">: </w:t>
      </w:r>
    </w:p>
    <w:p w14:paraId="3F729A81" w14:textId="62365F67" w:rsidR="003E2DCC" w:rsidRPr="006F178A" w:rsidRDefault="003E2DCC" w:rsidP="003E2DCC">
      <w:pPr>
        <w:rPr>
          <w:rtl/>
        </w:rPr>
      </w:pPr>
      <w:r w:rsidRPr="00AD5AEC">
        <w:rPr>
          <w:rStyle w:val="affffe"/>
          <w:rtl/>
        </w:rPr>
        <w:t>כר"</w:t>
      </w:r>
      <w:r w:rsidRPr="00AD5AEC">
        <w:rPr>
          <w:rStyle w:val="affffe"/>
          <w:rFonts w:hint="cs"/>
          <w:rtl/>
        </w:rPr>
        <w:t>י</w:t>
      </w:r>
      <w:r w:rsidRPr="00AD5AEC">
        <w:rPr>
          <w:rStyle w:val="affffe"/>
          <w:rtl/>
        </w:rPr>
        <w:t xml:space="preserve">: </w:t>
      </w:r>
      <w:r w:rsidRPr="006F178A">
        <w:rPr>
          <w:rFonts w:hint="cs"/>
          <w:rtl/>
        </w:rPr>
        <w:t>ד</w:t>
      </w:r>
      <w:r w:rsidRPr="006F178A">
        <w:rPr>
          <w:rtl/>
        </w:rPr>
        <w:t>ידים שאין מוכיחות לא הוויין ידים;</w:t>
      </w:r>
    </w:p>
    <w:p w14:paraId="788B5BE0" w14:textId="77777777" w:rsidR="00C93E58" w:rsidRPr="00C14A40" w:rsidRDefault="003E2DCC" w:rsidP="00C93E58">
      <w:pPr>
        <w:pStyle w:val="38"/>
        <w:framePr w:wrap="notBeside"/>
        <w:rPr>
          <w:rtl/>
        </w:rPr>
      </w:pPr>
      <w:r w:rsidRPr="00C14A40">
        <w:rPr>
          <w:rtl/>
        </w:rPr>
        <w:t>דתנן</w:t>
      </w:r>
      <w:r w:rsidR="00AD5AEC" w:rsidRPr="00C14A40">
        <w:rPr>
          <w:rFonts w:hint="cs"/>
          <w:rtl/>
        </w:rPr>
        <w:t xml:space="preserve"> </w:t>
      </w:r>
    </w:p>
    <w:p w14:paraId="13C35CB3" w14:textId="45C6D94E" w:rsidR="00AD5AEC" w:rsidRDefault="003E2DCC" w:rsidP="003E2DCC">
      <w:pPr>
        <w:rPr>
          <w:rtl/>
        </w:rPr>
      </w:pPr>
      <w:r w:rsidRPr="006F178A">
        <w:rPr>
          <w:rtl/>
        </w:rPr>
        <w:t xml:space="preserve">גופו של גט: הרי את מותרת לכל אדם, </w:t>
      </w:r>
    </w:p>
    <w:p w14:paraId="7087512C" w14:textId="77777777" w:rsidR="00482CEE" w:rsidRPr="00C14A40" w:rsidRDefault="003E2DCC" w:rsidP="00C93E58">
      <w:pPr>
        <w:pStyle w:val="38"/>
        <w:framePr w:wrap="notBeside"/>
        <w:rPr>
          <w:rtl/>
        </w:rPr>
      </w:pPr>
      <w:r w:rsidRPr="00C14A40">
        <w:rPr>
          <w:rtl/>
        </w:rPr>
        <w:t>ר"</w:t>
      </w:r>
      <w:r w:rsidRPr="00C14A40">
        <w:rPr>
          <w:rFonts w:hint="cs"/>
          <w:rtl/>
        </w:rPr>
        <w:t xml:space="preserve">י </w:t>
      </w:r>
      <w:r w:rsidRPr="00C14A40">
        <w:rPr>
          <w:rtl/>
        </w:rPr>
        <w:t>אומר:</w:t>
      </w:r>
    </w:p>
    <w:p w14:paraId="2A9E1F5B" w14:textId="66629F54" w:rsidR="003E2DCC" w:rsidRPr="006F178A" w:rsidRDefault="003E2DCC" w:rsidP="00605052">
      <w:pPr>
        <w:spacing w:after="60"/>
        <w:rPr>
          <w:rtl/>
        </w:rPr>
      </w:pPr>
      <w:r w:rsidRPr="006F178A">
        <w:rPr>
          <w:rtl/>
        </w:rPr>
        <w:t>ודין דיהוי ליכי מינאי ספר תירוכין ואיגרת שבוקין.</w:t>
      </w:r>
    </w:p>
    <w:p w14:paraId="48C9BB70" w14:textId="77777777" w:rsidR="00C93E58" w:rsidRPr="00C14A40" w:rsidRDefault="003E2DCC" w:rsidP="00C93E58">
      <w:pPr>
        <w:pStyle w:val="38"/>
        <w:framePr w:wrap="notBeside"/>
        <w:rPr>
          <w:rFonts w:hint="cs"/>
          <w:rtl/>
        </w:rPr>
      </w:pPr>
      <w:r w:rsidRPr="00C14A40">
        <w:rPr>
          <w:rtl/>
        </w:rPr>
        <w:t xml:space="preserve">• </w:t>
      </w:r>
      <w:r w:rsidRPr="00C14A40">
        <w:rPr>
          <w:rFonts w:hint="cs"/>
          <w:rtl/>
        </w:rPr>
        <w:t xml:space="preserve">ונדחק שמואל </w:t>
      </w:r>
    </w:p>
    <w:p w14:paraId="0F25AD65" w14:textId="6F4F1AF2" w:rsidR="003E2DCC" w:rsidRPr="006F178A" w:rsidRDefault="003E2DCC" w:rsidP="003E2DCC">
      <w:pPr>
        <w:rPr>
          <w:rtl/>
        </w:rPr>
      </w:pPr>
      <w:r w:rsidRPr="00AD5AEC">
        <w:rPr>
          <w:rStyle w:val="affffe"/>
          <w:rFonts w:hint="cs"/>
          <w:rtl/>
        </w:rPr>
        <w:t>להעמיד מתני כר</w:t>
      </w:r>
      <w:r w:rsidRPr="00AD5AEC">
        <w:rPr>
          <w:rStyle w:val="affffe"/>
          <w:rtl/>
        </w:rPr>
        <w:t>"</w:t>
      </w:r>
      <w:r w:rsidRPr="00AD5AEC">
        <w:rPr>
          <w:rStyle w:val="affffe"/>
          <w:rFonts w:hint="cs"/>
          <w:rtl/>
        </w:rPr>
        <w:t xml:space="preserve">י </w:t>
      </w:r>
      <w:r w:rsidRPr="006F178A">
        <w:rPr>
          <w:rFonts w:hint="cs"/>
          <w:rtl/>
        </w:rPr>
        <w:t xml:space="preserve">ולא כרבנן </w:t>
      </w:r>
      <w:r w:rsidRPr="00AD5AEC">
        <w:rPr>
          <w:rStyle w:val="afffff0"/>
          <w:rFonts w:hint="cs"/>
          <w:rtl/>
        </w:rPr>
        <w:t>[ד</w:t>
      </w:r>
      <w:r w:rsidR="0052609B" w:rsidRPr="00AD5AEC">
        <w:rPr>
          <w:rStyle w:val="afffff0"/>
          <w:rFonts w:hint="cs"/>
          <w:rtl/>
        </w:rPr>
        <w:t>אף</w:t>
      </w:r>
      <w:r w:rsidRPr="00AD5AEC">
        <w:rPr>
          <w:rStyle w:val="afffff0"/>
          <w:rFonts w:hint="cs"/>
          <w:rtl/>
        </w:rPr>
        <w:t xml:space="preserve"> דאין ידים מוכיחות]</w:t>
      </w:r>
      <w:r w:rsidRPr="006F178A">
        <w:rPr>
          <w:rFonts w:hint="cs"/>
          <w:rtl/>
        </w:rPr>
        <w:t xml:space="preserve"> </w:t>
      </w:r>
    </w:p>
    <w:p w14:paraId="23E79FC7" w14:textId="77777777" w:rsidR="00295E41" w:rsidRPr="00C14A40" w:rsidRDefault="003E2DCC" w:rsidP="00295E41">
      <w:pPr>
        <w:pStyle w:val="38"/>
        <w:framePr w:wrap="notBeside"/>
        <w:rPr>
          <w:rFonts w:hint="cs"/>
          <w:rtl/>
        </w:rPr>
      </w:pPr>
      <w:r w:rsidRPr="00C14A40">
        <w:rPr>
          <w:rFonts w:hint="cs"/>
          <w:rtl/>
        </w:rPr>
        <w:t xml:space="preserve">דמתני' תיקשי </w:t>
      </w:r>
    </w:p>
    <w:p w14:paraId="5DCEDB77" w14:textId="6D056C15" w:rsidR="003E2DCC" w:rsidRPr="006F178A" w:rsidRDefault="003E2DCC" w:rsidP="00605052">
      <w:pPr>
        <w:rPr>
          <w:rtl/>
        </w:rPr>
      </w:pPr>
      <w:r w:rsidRPr="006F178A">
        <w:rPr>
          <w:rFonts w:hint="cs"/>
          <w:rtl/>
        </w:rPr>
        <w:t xml:space="preserve">אמאי תני שאני אוכל </w:t>
      </w:r>
      <w:r w:rsidRPr="00295E41">
        <w:rPr>
          <w:rStyle w:val="afffa"/>
          <w:rFonts w:hint="cs"/>
          <w:rtl/>
        </w:rPr>
        <w:t>לך,</w:t>
      </w:r>
      <w:r w:rsidRPr="006F178A">
        <w:rPr>
          <w:rFonts w:hint="cs"/>
          <w:rtl/>
        </w:rPr>
        <w:t xml:space="preserve"> ליתני שאני אוכל, </w:t>
      </w:r>
      <w:r w:rsidRPr="00295E41">
        <w:rPr>
          <w:rStyle w:val="afffa"/>
          <w:rFonts w:hint="cs"/>
          <w:rtl/>
        </w:rPr>
        <w:t>ש</w:t>
      </w:r>
      <w:r w:rsidRPr="00295E41">
        <w:rPr>
          <w:rStyle w:val="afffa"/>
          <w:rtl/>
        </w:rPr>
        <w:t>"</w:t>
      </w:r>
      <w:r w:rsidRPr="00295E41">
        <w:rPr>
          <w:rStyle w:val="afffa"/>
          <w:rFonts w:hint="cs"/>
          <w:rtl/>
        </w:rPr>
        <w:t>מ בעי' ידים מוכיחות</w:t>
      </w:r>
      <w:r w:rsidRPr="006F178A">
        <w:rPr>
          <w:rFonts w:hint="cs"/>
          <w:rtl/>
        </w:rPr>
        <w:t xml:space="preserve"> </w:t>
      </w:r>
    </w:p>
    <w:p w14:paraId="60209CDB" w14:textId="4BDC4B62" w:rsidR="00AD5AEC" w:rsidRDefault="003E2DCC" w:rsidP="00AD5AEC">
      <w:pPr>
        <w:pStyle w:val="affffb"/>
        <w:rPr>
          <w:rtl/>
        </w:rPr>
      </w:pPr>
      <w:r w:rsidRPr="006F178A">
        <w:rPr>
          <w:rtl/>
        </w:rPr>
        <w:t xml:space="preserve">ידים שאין מוכיחות </w:t>
      </w:r>
    </w:p>
    <w:p w14:paraId="63C64902" w14:textId="48EC17BC" w:rsidR="003E2DCC" w:rsidRPr="006F178A" w:rsidRDefault="003E2DCC" w:rsidP="00C93E58">
      <w:pPr>
        <w:jc w:val="center"/>
        <w:rPr>
          <w:rtl/>
        </w:rPr>
      </w:pPr>
      <w:r w:rsidRPr="00AD5AEC">
        <w:rPr>
          <w:rStyle w:val="affffe"/>
          <w:rtl/>
        </w:rPr>
        <w:t>אביי</w:t>
      </w:r>
      <w:r w:rsidR="00AD5AEC">
        <w:rPr>
          <w:rStyle w:val="affffe"/>
          <w:rFonts w:hint="cs"/>
          <w:rtl/>
        </w:rPr>
        <w:t xml:space="preserve">: </w:t>
      </w:r>
      <w:r w:rsidRPr="006F178A">
        <w:rPr>
          <w:rFonts w:ascii="Fb Fontext" w:hAnsi="Fb Fontext"/>
          <w:rtl/>
        </w:rPr>
        <w:t xml:space="preserve">הוויין ידים, </w:t>
      </w:r>
      <w:r w:rsidRPr="00AD5AEC">
        <w:rPr>
          <w:rStyle w:val="affffe"/>
          <w:rtl/>
        </w:rPr>
        <w:t>ורבא</w:t>
      </w:r>
      <w:r w:rsidR="00AD5AEC">
        <w:rPr>
          <w:rStyle w:val="affffe"/>
          <w:rFonts w:hint="cs"/>
          <w:rtl/>
        </w:rPr>
        <w:t>:</w:t>
      </w:r>
      <w:r w:rsidRPr="00AD5AEC">
        <w:rPr>
          <w:rStyle w:val="affffe"/>
          <w:rtl/>
        </w:rPr>
        <w:t xml:space="preserve"> </w:t>
      </w:r>
      <w:r w:rsidRPr="006F178A">
        <w:rPr>
          <w:rFonts w:ascii="Fb Fontext" w:hAnsi="Fb Fontext"/>
          <w:rtl/>
        </w:rPr>
        <w:t>לא הוויין ידים.</w:t>
      </w:r>
    </w:p>
    <w:p w14:paraId="0FA0C4FD" w14:textId="26555078" w:rsidR="00482CEE" w:rsidRPr="00C14A40" w:rsidRDefault="003E2DCC" w:rsidP="00C93E58">
      <w:pPr>
        <w:pStyle w:val="38"/>
        <w:framePr w:wrap="notBeside"/>
        <w:rPr>
          <w:rFonts w:hint="cs"/>
          <w:rtl/>
        </w:rPr>
      </w:pPr>
      <w:r w:rsidRPr="00C14A40">
        <w:rPr>
          <w:rtl/>
        </w:rPr>
        <w:t>רבא</w:t>
      </w:r>
      <w:r w:rsidR="00E3316F" w:rsidRPr="00C14A40">
        <w:rPr>
          <w:rFonts w:hint="cs"/>
          <w:rtl/>
        </w:rPr>
        <w:t xml:space="preserve"> כר</w:t>
      </w:r>
      <w:r w:rsidR="0075729B">
        <w:rPr>
          <w:rtl/>
        </w:rPr>
        <w:t>"</w:t>
      </w:r>
      <w:r w:rsidR="00E3316F" w:rsidRPr="00C14A40">
        <w:rPr>
          <w:rFonts w:hint="cs"/>
          <w:rtl/>
        </w:rPr>
        <w:t>א</w:t>
      </w:r>
    </w:p>
    <w:p w14:paraId="48EBB754" w14:textId="22256502" w:rsidR="003E2DCC" w:rsidRPr="00625DCC" w:rsidRDefault="00ED7D11" w:rsidP="003E2DCC">
      <w:pPr>
        <w:rPr>
          <w:spacing w:val="-6"/>
          <w:rtl/>
        </w:rPr>
      </w:pPr>
      <w:r>
        <w:rPr>
          <w:rStyle w:val="affffe"/>
          <w:rFonts w:hint="cs"/>
          <w:rtl/>
        </w:rPr>
        <w:t>ד</w:t>
      </w:r>
      <w:r w:rsidR="003E2DCC" w:rsidRPr="00625DCC">
        <w:rPr>
          <w:rStyle w:val="affffa"/>
          <w:rFonts w:hint="cs"/>
          <w:spacing w:val="-6"/>
          <w:rtl/>
        </w:rPr>
        <w:t>'</w:t>
      </w:r>
      <w:r w:rsidR="003E2DCC" w:rsidRPr="00625DCC">
        <w:rPr>
          <w:rStyle w:val="affffa"/>
          <w:spacing w:val="-6"/>
          <w:rtl/>
        </w:rPr>
        <w:t xml:space="preserve">נזיר להזיר ליי' </w:t>
      </w:r>
      <w:r w:rsidR="003E2DCC" w:rsidRPr="00DA7E21">
        <w:rPr>
          <w:rtl/>
        </w:rPr>
        <w:t>מקיש</w:t>
      </w:r>
      <w:r w:rsidR="003E2DCC" w:rsidRPr="00625DCC">
        <w:rPr>
          <w:spacing w:val="-6"/>
          <w:rtl/>
        </w:rPr>
        <w:t xml:space="preserve"> ידות נזירות </w:t>
      </w:r>
      <w:r w:rsidR="003E2DCC" w:rsidRPr="00DA7E21">
        <w:rPr>
          <w:rtl/>
        </w:rPr>
        <w:t>לנזירות</w:t>
      </w:r>
      <w:r w:rsidR="003E2DCC" w:rsidRPr="00625DCC">
        <w:rPr>
          <w:spacing w:val="-6"/>
          <w:rtl/>
        </w:rPr>
        <w:t xml:space="preserve">, </w:t>
      </w:r>
      <w:r w:rsidR="00DA7E21">
        <w:rPr>
          <w:rFonts w:hint="cs"/>
          <w:spacing w:val="-6"/>
          <w:rtl/>
        </w:rPr>
        <w:t>ד</w:t>
      </w:r>
      <w:r w:rsidR="003E2DCC" w:rsidRPr="00DA7E21">
        <w:rPr>
          <w:rtl/>
        </w:rPr>
        <w:t>בהפלאה</w:t>
      </w:r>
      <w:r w:rsidR="003E2DCC" w:rsidRPr="00625DCC">
        <w:rPr>
          <w:spacing w:val="-6"/>
          <w:rtl/>
        </w:rPr>
        <w:t>.</w:t>
      </w:r>
    </w:p>
    <w:p w14:paraId="23D37F92" w14:textId="77777777" w:rsidR="00973ACB" w:rsidRDefault="003E2DCC" w:rsidP="003E2DCC">
      <w:pPr>
        <w:rPr>
          <w:rtl/>
        </w:rPr>
      </w:pPr>
      <w:r w:rsidRPr="00DA7E21">
        <w:rPr>
          <w:rStyle w:val="affffe"/>
          <w:rtl/>
        </w:rPr>
        <w:t xml:space="preserve">• </w:t>
      </w:r>
      <w:r w:rsidR="00973ACB">
        <w:rPr>
          <w:rStyle w:val="affffe"/>
          <w:rFonts w:hint="cs"/>
          <w:rtl/>
        </w:rPr>
        <w:t xml:space="preserve">לא שחלקו </w:t>
      </w:r>
      <w:r w:rsidRPr="00DA7E21">
        <w:rPr>
          <w:rStyle w:val="affffe"/>
          <w:rFonts w:hint="cs"/>
          <w:rtl/>
        </w:rPr>
        <w:t>ב</w:t>
      </w:r>
      <w:r w:rsidR="00973ACB">
        <w:rPr>
          <w:rStyle w:val="affffe"/>
          <w:rFonts w:hint="cs"/>
          <w:rtl/>
        </w:rPr>
        <w:t>מחלוקת</w:t>
      </w:r>
      <w:r w:rsidRPr="00DA7E21">
        <w:rPr>
          <w:rStyle w:val="affffe"/>
          <w:rFonts w:hint="cs"/>
          <w:rtl/>
        </w:rPr>
        <w:t xml:space="preserve"> ר</w:t>
      </w:r>
      <w:r w:rsidRPr="00DA7E21">
        <w:rPr>
          <w:rStyle w:val="affffe"/>
          <w:rtl/>
        </w:rPr>
        <w:t>"</w:t>
      </w:r>
      <w:r w:rsidRPr="00DA7E21">
        <w:rPr>
          <w:rStyle w:val="affffe"/>
          <w:rFonts w:hint="cs"/>
          <w:rtl/>
        </w:rPr>
        <w:t>י ורבנן</w:t>
      </w:r>
      <w:r w:rsidRPr="006F178A">
        <w:rPr>
          <w:rFonts w:hint="cs"/>
          <w:rtl/>
        </w:rPr>
        <w:t xml:space="preserve"> </w:t>
      </w:r>
    </w:p>
    <w:p w14:paraId="15E4F70C" w14:textId="04C56580" w:rsidR="003E2DCC" w:rsidRPr="006F178A" w:rsidRDefault="003E2DCC" w:rsidP="003E2DCC">
      <w:pPr>
        <w:rPr>
          <w:rtl/>
        </w:rPr>
      </w:pPr>
      <w:r w:rsidRPr="006F178A">
        <w:rPr>
          <w:rFonts w:hint="cs"/>
          <w:rtl/>
        </w:rPr>
        <w:t>ד</w:t>
      </w:r>
      <w:r w:rsidRPr="006F178A">
        <w:rPr>
          <w:rtl/>
        </w:rPr>
        <w:t xml:space="preserve">גופו של גט: הרי את מותרת לכל אדם, </w:t>
      </w:r>
      <w:r w:rsidRPr="00DA7E21">
        <w:rPr>
          <w:rStyle w:val="affffe"/>
          <w:rFonts w:hint="cs"/>
          <w:rtl/>
        </w:rPr>
        <w:t>ולר</w:t>
      </w:r>
      <w:r w:rsidRPr="00DA7E21">
        <w:rPr>
          <w:rStyle w:val="affffe"/>
          <w:rtl/>
        </w:rPr>
        <w:t>"</w:t>
      </w:r>
      <w:r w:rsidRPr="00DA7E21">
        <w:rPr>
          <w:rStyle w:val="affffe"/>
          <w:rFonts w:hint="cs"/>
          <w:rtl/>
        </w:rPr>
        <w:t xml:space="preserve">י </w:t>
      </w:r>
      <w:r w:rsidRPr="006F178A">
        <w:rPr>
          <w:rFonts w:hint="cs"/>
          <w:rtl/>
        </w:rPr>
        <w:t xml:space="preserve">בעי' ודין דיהוו לכי וכו' </w:t>
      </w:r>
    </w:p>
    <w:p w14:paraId="7D9B9250" w14:textId="77777777" w:rsidR="00295E41" w:rsidRPr="00C14A40" w:rsidRDefault="003E2DCC" w:rsidP="00295E41">
      <w:pPr>
        <w:pStyle w:val="38"/>
        <w:framePr w:wrap="notBeside"/>
        <w:rPr>
          <w:rFonts w:hint="cs"/>
          <w:rtl/>
        </w:rPr>
      </w:pPr>
      <w:r w:rsidRPr="00C14A40">
        <w:rPr>
          <w:rFonts w:hint="cs"/>
          <w:rtl/>
        </w:rPr>
        <w:t xml:space="preserve">- דלאביי: </w:t>
      </w:r>
    </w:p>
    <w:p w14:paraId="0BE63F8F" w14:textId="0AB284C1" w:rsidR="003E2DCC" w:rsidRPr="006F178A" w:rsidRDefault="0052609B" w:rsidP="003E2DCC">
      <w:pPr>
        <w:rPr>
          <w:rtl/>
        </w:rPr>
      </w:pPr>
      <w:r w:rsidRPr="00ED7D11">
        <w:rPr>
          <w:rStyle w:val="affffe"/>
          <w:rFonts w:hint="cs"/>
          <w:rtl/>
        </w:rPr>
        <w:t>אף</w:t>
      </w:r>
      <w:r w:rsidR="003E2DCC" w:rsidRPr="00ED7D11">
        <w:rPr>
          <w:rStyle w:val="affffe"/>
          <w:rFonts w:hint="cs"/>
          <w:rtl/>
        </w:rPr>
        <w:t xml:space="preserve"> לר</w:t>
      </w:r>
      <w:r w:rsidR="003E2DCC" w:rsidRPr="00ED7D11">
        <w:rPr>
          <w:rStyle w:val="affffe"/>
          <w:rtl/>
        </w:rPr>
        <w:t>"</w:t>
      </w:r>
      <w:r w:rsidR="003E2DCC" w:rsidRPr="00ED7D11">
        <w:rPr>
          <w:rStyle w:val="affffe"/>
          <w:rFonts w:hint="cs"/>
          <w:rtl/>
        </w:rPr>
        <w:t xml:space="preserve">י </w:t>
      </w:r>
      <w:r w:rsidR="00135F18">
        <w:rPr>
          <w:rFonts w:hint="cs"/>
          <w:rtl/>
        </w:rPr>
        <w:t>רק</w:t>
      </w:r>
      <w:r w:rsidR="003E2DCC" w:rsidRPr="006F178A">
        <w:rPr>
          <w:rFonts w:hint="cs"/>
          <w:rtl/>
        </w:rPr>
        <w:t xml:space="preserve"> בגט </w:t>
      </w:r>
      <w:r w:rsidR="003E2DCC" w:rsidRPr="006F178A">
        <w:rPr>
          <w:rtl/>
        </w:rPr>
        <w:t>בעי</w:t>
      </w:r>
      <w:r w:rsidR="003E2DCC" w:rsidRPr="006F178A">
        <w:rPr>
          <w:rFonts w:hint="cs"/>
          <w:rtl/>
        </w:rPr>
        <w:t>'</w:t>
      </w:r>
      <w:r w:rsidR="003E2DCC" w:rsidRPr="006F178A">
        <w:rPr>
          <w:rtl/>
        </w:rPr>
        <w:t xml:space="preserve"> ידים מוכיחות דבעינן </w:t>
      </w:r>
      <w:r w:rsidR="003E2DCC" w:rsidRPr="00295E41">
        <w:rPr>
          <w:rStyle w:val="afffa"/>
          <w:rtl/>
        </w:rPr>
        <w:t>כריתות</w:t>
      </w:r>
      <w:r w:rsidR="003E2DCC" w:rsidRPr="006F178A">
        <w:rPr>
          <w:rtl/>
        </w:rPr>
        <w:t xml:space="preserve"> וליכא,</w:t>
      </w:r>
    </w:p>
    <w:p w14:paraId="16D045B8" w14:textId="77777777" w:rsidR="00482CEE" w:rsidRPr="00C14A40" w:rsidRDefault="003E2DCC" w:rsidP="00295E41">
      <w:pPr>
        <w:pStyle w:val="38"/>
        <w:framePr w:wrap="notBeside"/>
        <w:rPr>
          <w:rtl/>
        </w:rPr>
      </w:pPr>
      <w:r w:rsidRPr="00C14A40">
        <w:rPr>
          <w:rFonts w:hint="cs"/>
          <w:rtl/>
        </w:rPr>
        <w:t xml:space="preserve">- </w:t>
      </w:r>
      <w:r w:rsidRPr="00C14A40">
        <w:rPr>
          <w:rtl/>
        </w:rPr>
        <w:t>ו</w:t>
      </w:r>
      <w:r w:rsidRPr="00C14A40">
        <w:rPr>
          <w:rFonts w:hint="eastAsia"/>
          <w:rtl/>
        </w:rPr>
        <w:t>לרבא</w:t>
      </w:r>
      <w:r w:rsidRPr="00C14A40">
        <w:rPr>
          <w:rtl/>
        </w:rPr>
        <w:t>:</w:t>
      </w:r>
    </w:p>
    <w:p w14:paraId="1B210D45" w14:textId="00820396" w:rsidR="003E2DCC" w:rsidRPr="00295E41" w:rsidRDefault="0052609B" w:rsidP="00605052">
      <w:pPr>
        <w:spacing w:after="60"/>
        <w:rPr>
          <w:rStyle w:val="afffa"/>
          <w:rtl/>
        </w:rPr>
      </w:pPr>
      <w:r w:rsidRPr="00135F18">
        <w:rPr>
          <w:rStyle w:val="affffe"/>
          <w:rFonts w:hint="eastAsia"/>
          <w:rtl/>
        </w:rPr>
        <w:t>אף</w:t>
      </w:r>
      <w:r w:rsidR="003E2DCC" w:rsidRPr="00135F18">
        <w:rPr>
          <w:rStyle w:val="affffe"/>
          <w:rtl/>
        </w:rPr>
        <w:t xml:space="preserve"> </w:t>
      </w:r>
      <w:r w:rsidR="003E2DCC" w:rsidRPr="00135F18">
        <w:rPr>
          <w:rFonts w:hint="eastAsia"/>
          <w:rtl/>
        </w:rPr>
        <w:t>לרבנן</w:t>
      </w:r>
      <w:r w:rsidR="003E2DCC" w:rsidRPr="00135F18">
        <w:rPr>
          <w:rStyle w:val="affffe"/>
          <w:rtl/>
        </w:rPr>
        <w:t xml:space="preserve"> </w:t>
      </w:r>
      <w:r w:rsidR="00135F18">
        <w:rPr>
          <w:rFonts w:hint="cs"/>
          <w:spacing w:val="-6"/>
          <w:rtl/>
        </w:rPr>
        <w:t xml:space="preserve">רק </w:t>
      </w:r>
      <w:r w:rsidR="003E2DCC" w:rsidRPr="00625DCC">
        <w:rPr>
          <w:rFonts w:hint="eastAsia"/>
          <w:spacing w:val="-6"/>
          <w:rtl/>
        </w:rPr>
        <w:t>בגט</w:t>
      </w:r>
      <w:r w:rsidR="003E2DCC" w:rsidRPr="00625DCC">
        <w:rPr>
          <w:spacing w:val="-6"/>
          <w:rtl/>
        </w:rPr>
        <w:t xml:space="preserve"> </w:t>
      </w:r>
      <w:r w:rsidR="003E2DCC" w:rsidRPr="00625DCC">
        <w:rPr>
          <w:rFonts w:hint="eastAsia"/>
          <w:spacing w:val="-6"/>
          <w:rtl/>
        </w:rPr>
        <w:t>לא</w:t>
      </w:r>
      <w:r w:rsidR="003E2DCC" w:rsidRPr="00625DCC">
        <w:rPr>
          <w:spacing w:val="-6"/>
          <w:rtl/>
        </w:rPr>
        <w:t xml:space="preserve"> </w:t>
      </w:r>
      <w:r w:rsidR="003E2DCC" w:rsidRPr="00625DCC">
        <w:rPr>
          <w:rFonts w:hint="eastAsia"/>
          <w:spacing w:val="-6"/>
          <w:rtl/>
        </w:rPr>
        <w:t>בעי</w:t>
      </w:r>
      <w:r w:rsidR="003E2DCC" w:rsidRPr="00625DCC">
        <w:rPr>
          <w:spacing w:val="-6"/>
          <w:rtl/>
        </w:rPr>
        <w:t xml:space="preserve"> </w:t>
      </w:r>
      <w:r w:rsidR="003E2DCC" w:rsidRPr="00625DCC">
        <w:rPr>
          <w:rFonts w:hint="eastAsia"/>
          <w:spacing w:val="-6"/>
          <w:rtl/>
        </w:rPr>
        <w:t>ידיים</w:t>
      </w:r>
      <w:r w:rsidR="003E2DCC" w:rsidRPr="00625DCC">
        <w:rPr>
          <w:spacing w:val="-6"/>
          <w:rtl/>
        </w:rPr>
        <w:t xml:space="preserve"> </w:t>
      </w:r>
      <w:r w:rsidR="003E2DCC" w:rsidRPr="00625DCC">
        <w:rPr>
          <w:rFonts w:hint="eastAsia"/>
          <w:spacing w:val="-6"/>
          <w:rtl/>
        </w:rPr>
        <w:t>מוכיחות</w:t>
      </w:r>
      <w:r w:rsidR="003E2DCC" w:rsidRPr="00625DCC">
        <w:rPr>
          <w:spacing w:val="-6"/>
          <w:rtl/>
        </w:rPr>
        <w:t xml:space="preserve"> </w:t>
      </w:r>
      <w:r w:rsidR="003E2DCC" w:rsidRPr="00625DCC">
        <w:rPr>
          <w:rFonts w:hint="eastAsia"/>
          <w:spacing w:val="-6"/>
          <w:rtl/>
        </w:rPr>
        <w:t>דאין</w:t>
      </w:r>
      <w:r w:rsidR="003E2DCC" w:rsidRPr="00625DCC">
        <w:rPr>
          <w:spacing w:val="-6"/>
          <w:rtl/>
        </w:rPr>
        <w:t xml:space="preserve"> </w:t>
      </w:r>
      <w:r w:rsidR="003E2DCC" w:rsidRPr="00ED7D11">
        <w:rPr>
          <w:rFonts w:hint="eastAsia"/>
          <w:rtl/>
        </w:rPr>
        <w:t>אדם</w:t>
      </w:r>
      <w:r w:rsidR="003E2DCC" w:rsidRPr="00625DCC">
        <w:rPr>
          <w:spacing w:val="-6"/>
          <w:rtl/>
        </w:rPr>
        <w:t xml:space="preserve"> </w:t>
      </w:r>
      <w:r w:rsidR="003E2DCC" w:rsidRPr="00ED7D11">
        <w:rPr>
          <w:rFonts w:hint="eastAsia"/>
          <w:rtl/>
        </w:rPr>
        <w:t>מגרש</w:t>
      </w:r>
      <w:r w:rsidR="003E2DCC" w:rsidRPr="00625DCC">
        <w:rPr>
          <w:spacing w:val="-6"/>
          <w:rtl/>
        </w:rPr>
        <w:t xml:space="preserve"> </w:t>
      </w:r>
      <w:r w:rsidR="003E2DCC" w:rsidRPr="00ED7D11">
        <w:rPr>
          <w:rFonts w:hint="eastAsia"/>
          <w:rtl/>
        </w:rPr>
        <w:t>אשת</w:t>
      </w:r>
      <w:r w:rsidR="003E2DCC" w:rsidRPr="00625DCC">
        <w:rPr>
          <w:spacing w:val="-6"/>
          <w:rtl/>
        </w:rPr>
        <w:t xml:space="preserve"> </w:t>
      </w:r>
      <w:r w:rsidR="003E2DCC" w:rsidRPr="00625DCC">
        <w:rPr>
          <w:rFonts w:hint="eastAsia"/>
          <w:spacing w:val="-6"/>
          <w:rtl/>
        </w:rPr>
        <w:t>חבירו</w:t>
      </w:r>
      <w:r w:rsidR="00135F18">
        <w:rPr>
          <w:rFonts w:hint="cs"/>
          <w:spacing w:val="-6"/>
          <w:rtl/>
        </w:rPr>
        <w:t>.</w:t>
      </w:r>
    </w:p>
    <w:p w14:paraId="5E06CC02" w14:textId="77777777" w:rsidR="003E2DCC" w:rsidRPr="006F178A" w:rsidRDefault="003E2DCC" w:rsidP="00A522DC">
      <w:pPr>
        <w:pStyle w:val="a3"/>
        <w:framePr w:wrap="around"/>
        <w:rPr>
          <w:rtl/>
        </w:rPr>
      </w:pPr>
      <w:r w:rsidRPr="006F178A">
        <w:rPr>
          <w:rtl/>
        </w:rPr>
        <w:t>ו.</w:t>
      </w:r>
    </w:p>
    <w:p w14:paraId="77C38A49" w14:textId="0A624AA1" w:rsidR="00295E41" w:rsidRPr="00C14A40" w:rsidRDefault="003E2DCC" w:rsidP="00295E41">
      <w:pPr>
        <w:pStyle w:val="38"/>
        <w:framePr w:wrap="notBeside"/>
        <w:rPr>
          <w:rtl/>
        </w:rPr>
      </w:pPr>
      <w:r w:rsidRPr="00C14A40">
        <w:rPr>
          <w:rtl/>
        </w:rPr>
        <w:t xml:space="preserve">מיתיבי: </w:t>
      </w:r>
    </w:p>
    <w:p w14:paraId="45CD4E8E" w14:textId="6FC871D2" w:rsidR="003E2DCC" w:rsidRPr="006F178A" w:rsidRDefault="003E2DCC" w:rsidP="003E2DCC">
      <w:pPr>
        <w:rPr>
          <w:rtl/>
        </w:rPr>
      </w:pPr>
      <w:r w:rsidRPr="006F178A">
        <w:rPr>
          <w:rFonts w:ascii="Fb Fontext" w:hAnsi="Fb Fontext"/>
          <w:rtl/>
        </w:rPr>
        <w:t>הרי הוא עלי, הרי זה עלי אסור, מפני שהוא יד לקרבן;</w:t>
      </w:r>
    </w:p>
    <w:p w14:paraId="704B71A7" w14:textId="01139B7A" w:rsidR="003E2DCC" w:rsidRPr="006F178A" w:rsidRDefault="003E2DCC" w:rsidP="003E2DCC">
      <w:pPr>
        <w:rPr>
          <w:rtl/>
        </w:rPr>
      </w:pPr>
      <w:r w:rsidRPr="00A853F6">
        <w:rPr>
          <w:rStyle w:val="affffe"/>
          <w:rtl/>
        </w:rPr>
        <w:t>טע</w:t>
      </w:r>
      <w:r w:rsidR="00A853F6" w:rsidRPr="00A853F6">
        <w:rPr>
          <w:rStyle w:val="affffe"/>
          <w:rFonts w:hint="cs"/>
          <w:rtl/>
        </w:rPr>
        <w:t>ם</w:t>
      </w:r>
      <w:r w:rsidRPr="006F178A">
        <w:rPr>
          <w:rtl/>
        </w:rPr>
        <w:t xml:space="preserve"> דאמר עלי דאסור, אבל לא אמר עלי - לא, </w:t>
      </w:r>
      <w:r w:rsidRPr="00295E41">
        <w:rPr>
          <w:rStyle w:val="afffa"/>
          <w:rtl/>
        </w:rPr>
        <w:t>תיובתא</w:t>
      </w:r>
      <w:r w:rsidRPr="006F178A">
        <w:rPr>
          <w:rtl/>
        </w:rPr>
        <w:t xml:space="preserve"> </w:t>
      </w:r>
      <w:r w:rsidRPr="00295E41">
        <w:rPr>
          <w:rStyle w:val="afffa"/>
          <w:rtl/>
        </w:rPr>
        <w:t>דאביי</w:t>
      </w:r>
      <w:r w:rsidRPr="006F178A">
        <w:rPr>
          <w:rtl/>
        </w:rPr>
        <w:t>!</w:t>
      </w:r>
    </w:p>
    <w:p w14:paraId="58D060F3" w14:textId="77777777" w:rsidR="00482CEE" w:rsidRPr="00C14A40" w:rsidRDefault="003E2DCC" w:rsidP="00295E41">
      <w:pPr>
        <w:pStyle w:val="38"/>
        <w:framePr w:wrap="notBeside"/>
        <w:rPr>
          <w:rFonts w:hint="cs"/>
          <w:rtl/>
        </w:rPr>
      </w:pPr>
      <w:r w:rsidRPr="00C14A40">
        <w:rPr>
          <w:rFonts w:hint="cs"/>
          <w:rtl/>
        </w:rPr>
        <w:t>- אמר לך אביי</w:t>
      </w:r>
    </w:p>
    <w:p w14:paraId="19540C3B" w14:textId="20578685" w:rsidR="003E2DCC" w:rsidRPr="006F178A" w:rsidRDefault="003E2DCC" w:rsidP="003E2DCC">
      <w:pPr>
        <w:rPr>
          <w:rtl/>
        </w:rPr>
      </w:pPr>
      <w:r w:rsidRPr="006F178A">
        <w:rPr>
          <w:rtl/>
        </w:rPr>
        <w:t>טע</w:t>
      </w:r>
      <w:r w:rsidR="00A853F6">
        <w:rPr>
          <w:rFonts w:hint="cs"/>
          <w:rtl/>
        </w:rPr>
        <w:t>ם</w:t>
      </w:r>
      <w:r w:rsidRPr="006F178A">
        <w:rPr>
          <w:rtl/>
        </w:rPr>
        <w:t xml:space="preserve"> דאמר </w:t>
      </w:r>
      <w:r w:rsidRPr="00295E41">
        <w:rPr>
          <w:rStyle w:val="afffa"/>
          <w:rtl/>
        </w:rPr>
        <w:t>עלי</w:t>
      </w:r>
      <w:r w:rsidRPr="006F178A">
        <w:rPr>
          <w:rtl/>
        </w:rPr>
        <w:t xml:space="preserve"> הוא אסור וחבירו מותר, </w:t>
      </w:r>
    </w:p>
    <w:p w14:paraId="4865F0F3" w14:textId="7FB62C4A" w:rsidR="003E2DCC" w:rsidRPr="006F178A" w:rsidRDefault="003E2DCC" w:rsidP="00605052">
      <w:pPr>
        <w:spacing w:after="60"/>
        <w:rPr>
          <w:rtl/>
        </w:rPr>
      </w:pPr>
      <w:r w:rsidRPr="006F178A">
        <w:rPr>
          <w:rFonts w:hint="cs"/>
          <w:rtl/>
        </w:rPr>
        <w:t>א</w:t>
      </w:r>
      <w:r w:rsidRPr="006F178A">
        <w:rPr>
          <w:rtl/>
        </w:rPr>
        <w:t xml:space="preserve">בל אמר </w:t>
      </w:r>
      <w:r w:rsidRPr="00295E41">
        <w:rPr>
          <w:rStyle w:val="afffa"/>
          <w:rtl/>
        </w:rPr>
        <w:t xml:space="preserve">הרי הוא </w:t>
      </w:r>
      <w:r w:rsidRPr="006F178A">
        <w:rPr>
          <w:rtl/>
        </w:rPr>
        <w:t>שניהן אסורין, ד</w:t>
      </w:r>
      <w:r>
        <w:rPr>
          <w:rtl/>
        </w:rPr>
        <w:t>שמא</w:t>
      </w:r>
      <w:r w:rsidRPr="006F178A">
        <w:rPr>
          <w:rtl/>
        </w:rPr>
        <w:t xml:space="preserve"> הרי הוא </w:t>
      </w:r>
      <w:r w:rsidRPr="00295E41">
        <w:rPr>
          <w:rStyle w:val="afffa"/>
          <w:rtl/>
        </w:rPr>
        <w:t>הקדש</w:t>
      </w:r>
      <w:r w:rsidRPr="006F178A">
        <w:rPr>
          <w:rtl/>
        </w:rPr>
        <w:t xml:space="preserve"> אמר.</w:t>
      </w:r>
      <w:r w:rsidRPr="006F178A">
        <w:rPr>
          <w:rFonts w:hint="cs"/>
          <w:rtl/>
        </w:rPr>
        <w:t xml:space="preserve"> </w:t>
      </w:r>
      <w:r w:rsidRPr="00A853F6">
        <w:rPr>
          <w:rStyle w:val="afffff0"/>
          <w:rFonts w:hint="cs"/>
          <w:rtl/>
        </w:rPr>
        <w:t>[ולא הפקר או צדקה דהא יד לקרבן תני]</w:t>
      </w:r>
    </w:p>
    <w:p w14:paraId="0B01E592" w14:textId="1128658B" w:rsidR="00295E41" w:rsidRPr="00C14A40" w:rsidRDefault="003E2DCC" w:rsidP="00295E41">
      <w:pPr>
        <w:pStyle w:val="38"/>
        <w:framePr w:wrap="notBeside"/>
        <w:rPr>
          <w:rtl/>
        </w:rPr>
      </w:pPr>
      <w:r w:rsidRPr="00C14A40">
        <w:rPr>
          <w:rtl/>
        </w:rPr>
        <w:t xml:space="preserve">מיתיבי: </w:t>
      </w:r>
    </w:p>
    <w:p w14:paraId="09D978FE" w14:textId="48EA3F52" w:rsidR="003E2DCC" w:rsidRPr="006F178A" w:rsidRDefault="003E2DCC" w:rsidP="003E2DCC">
      <w:pPr>
        <w:rPr>
          <w:rtl/>
        </w:rPr>
      </w:pPr>
      <w:r w:rsidRPr="006F178A">
        <w:rPr>
          <w:rtl/>
        </w:rPr>
        <w:t>ה</w:t>
      </w:r>
      <w:r w:rsidR="00A853F6">
        <w:rPr>
          <w:rFonts w:hint="cs"/>
          <w:rtl/>
        </w:rPr>
        <w:t>ר</w:t>
      </w:r>
      <w:r w:rsidR="0075729B">
        <w:rPr>
          <w:rtl/>
        </w:rPr>
        <w:t>"</w:t>
      </w:r>
      <w:r w:rsidR="00A853F6">
        <w:rPr>
          <w:rFonts w:hint="cs"/>
          <w:rtl/>
        </w:rPr>
        <w:t>ז</w:t>
      </w:r>
      <w:r w:rsidRPr="006F178A">
        <w:rPr>
          <w:rtl/>
        </w:rPr>
        <w:t xml:space="preserve"> חטאת, אשם, אף שחייב חטאת ואשם - לא אמר כלום;</w:t>
      </w:r>
    </w:p>
    <w:p w14:paraId="77034C29" w14:textId="62682352" w:rsidR="003E2DCC" w:rsidRPr="006F178A" w:rsidRDefault="00A853F6" w:rsidP="003E2DCC">
      <w:pPr>
        <w:rPr>
          <w:rtl/>
        </w:rPr>
      </w:pPr>
      <w:r>
        <w:rPr>
          <w:rFonts w:hint="cs"/>
          <w:rtl/>
        </w:rPr>
        <w:t>הר</w:t>
      </w:r>
      <w:r w:rsidR="0075729B">
        <w:rPr>
          <w:rtl/>
        </w:rPr>
        <w:t>"</w:t>
      </w:r>
      <w:r>
        <w:rPr>
          <w:rFonts w:hint="cs"/>
          <w:rtl/>
        </w:rPr>
        <w:t>ז</w:t>
      </w:r>
      <w:r w:rsidR="003E2DCC" w:rsidRPr="006F178A">
        <w:rPr>
          <w:rtl/>
        </w:rPr>
        <w:t xml:space="preserve"> חטאתי, אשמי, אם היה מחויב - דבריו קיימין;</w:t>
      </w:r>
    </w:p>
    <w:p w14:paraId="548DC152" w14:textId="77777777" w:rsidR="003E2DCC" w:rsidRPr="00295E41" w:rsidRDefault="003E2DCC" w:rsidP="003E2DCC">
      <w:pPr>
        <w:rPr>
          <w:rStyle w:val="afffa"/>
          <w:rtl/>
        </w:rPr>
      </w:pPr>
      <w:r w:rsidRPr="00295E41">
        <w:rPr>
          <w:rStyle w:val="afffa"/>
          <w:rtl/>
        </w:rPr>
        <w:t>תיובתא דאביי!</w:t>
      </w:r>
    </w:p>
    <w:p w14:paraId="7EAB2342" w14:textId="77777777" w:rsidR="00295E41" w:rsidRPr="00C14A40" w:rsidRDefault="003E2DCC" w:rsidP="00295E41">
      <w:pPr>
        <w:pStyle w:val="38"/>
        <w:framePr w:wrap="notBeside"/>
        <w:rPr>
          <w:rtl/>
        </w:rPr>
      </w:pPr>
      <w:r w:rsidRPr="00C14A40">
        <w:rPr>
          <w:rFonts w:hint="cs"/>
          <w:rtl/>
        </w:rPr>
        <w:t xml:space="preserve">- </w:t>
      </w:r>
      <w:r w:rsidRPr="00C14A40">
        <w:rPr>
          <w:rtl/>
        </w:rPr>
        <w:t xml:space="preserve">אמר לך אביי: </w:t>
      </w:r>
    </w:p>
    <w:p w14:paraId="5D3E4D84" w14:textId="5CA69B92" w:rsidR="003E2DCC" w:rsidRPr="00A853F6" w:rsidRDefault="003E2DCC" w:rsidP="00B51204">
      <w:pPr>
        <w:rPr>
          <w:rStyle w:val="afffff0"/>
          <w:rtl/>
        </w:rPr>
      </w:pPr>
      <w:r w:rsidRPr="006F178A">
        <w:rPr>
          <w:rtl/>
        </w:rPr>
        <w:t>ה</w:t>
      </w:r>
      <w:r w:rsidR="00B51204">
        <w:rPr>
          <w:rFonts w:hint="cs"/>
          <w:rtl/>
        </w:rPr>
        <w:t>ך</w:t>
      </w:r>
      <w:r w:rsidRPr="006F178A">
        <w:rPr>
          <w:rtl/>
        </w:rPr>
        <w:t xml:space="preserve"> </w:t>
      </w:r>
      <w:r>
        <w:rPr>
          <w:rStyle w:val="affffe"/>
          <w:rFonts w:hint="cs"/>
          <w:rtl/>
          <w:rPrChange w:id="9001" w:author="מנוע אמוראים" w:date="2026-10-05T16:41:00Z">
            <w:rPr>
              <w:rFonts w:hint="cs"/>
              <w:rtl/>
            </w:rPr>
          </w:rPrChange>
        </w:rPr>
        <w:t xml:space="preserve">כ</w:t>
      </w:r>
      <w:r>
        <w:rPr>
          <w:rStyle w:val="affffe"/>
          <w:rtl/>
          <w:rPrChange w:id="9002" w:author="מנוע אמוראים" w:date="2026-10-05T16:41:00Z">
            <w:rPr>
              <w:rtl/>
            </w:rPr>
          </w:rPrChange>
        </w:rPr>
        <w:t xml:space="preserve">ר"</w:t>
      </w:r>
      <w:r>
        <w:rPr>
          <w:rStyle w:val="affffe"/>
          <w:rFonts w:hint="cs"/>
          <w:rtl/>
          <w:rPrChange w:id="9003" w:author="מנוע אמוראים" w:date="2026-10-05T16:41:00Z">
            <w:rPr>
              <w:rFonts w:hint="cs"/>
              <w:rtl/>
            </w:rPr>
          </w:rPrChange>
        </w:rPr>
        <w:t xml:space="preserve">י</w:t>
      </w:r>
      <w:r w:rsidR="00B51204">
        <w:rPr>
          <w:rFonts w:hint="cs"/>
          <w:rtl/>
        </w:rPr>
        <w:t xml:space="preserve">, </w:t>
      </w:r>
      <w:r w:rsidRPr="006F178A">
        <w:rPr>
          <w:rFonts w:hint="cs"/>
          <w:rtl/>
        </w:rPr>
        <w:t xml:space="preserve">וחזר בו אביי </w:t>
      </w:r>
      <w:r w:rsidRPr="00A853F6">
        <w:rPr>
          <w:rStyle w:val="afffff0"/>
          <w:rFonts w:hint="cs"/>
          <w:rtl/>
        </w:rPr>
        <w:t>[ממה שאמר ד</w:t>
      </w:r>
      <w:r w:rsidR="0052609B" w:rsidRPr="00A853F6">
        <w:rPr>
          <w:rStyle w:val="afffff0"/>
          <w:rFonts w:hint="cs"/>
          <w:rtl/>
        </w:rPr>
        <w:t>אף</w:t>
      </w:r>
      <w:r>
        <w:rPr>
          <w:rStyle w:val="afffff0"/>
          <w:rFonts w:hint="cs"/>
          <w:rtl/>
        </w:rPr>
        <w:t xml:space="preserve"> </w:t>
      </w:r>
      <w:r>
        <w:rPr>
          <w:rStyle w:val="affffe"/>
          <w:rFonts w:hint="cs"/>
          <w:rtl/>
          <w:rPrChange w:id="9004" w:author="מנוע אמוראים" w:date="2026-10-05T16:41:00Z">
            <w:rPr>
              <w:rStyle w:val="afffff0"/>
              <w:rFonts w:hint="cs"/>
              <w:rtl/>
            </w:rPr>
          </w:rPrChange>
        </w:rPr>
        <w:t xml:space="preserve">לר</w:t>
      </w:r>
      <w:r>
        <w:rPr>
          <w:rStyle w:val="affffe"/>
          <w:rtl/>
          <w:rPrChange w:id="9005" w:author="מנוע אמוראים" w:date="2026-10-05T16:41:00Z">
            <w:rPr>
              <w:rStyle w:val="afffff0"/>
              <w:rtl/>
            </w:rPr>
          </w:rPrChange>
        </w:rPr>
        <w:t xml:space="preserve">"</w:t>
      </w:r>
      <w:r>
        <w:rPr>
          <w:rStyle w:val="affffe"/>
          <w:rFonts w:hint="cs"/>
          <w:rtl/>
          <w:rPrChange w:id="9006" w:author="מנוע אמוראים" w:date="2026-10-05T16:41:00Z">
            <w:rPr>
              <w:rStyle w:val="afffff0"/>
              <w:rFonts w:hint="cs"/>
              <w:rtl/>
            </w:rPr>
          </w:rPrChange>
        </w:rPr>
        <w:t xml:space="preserve">י</w:t>
      </w:r>
      <w:r>
        <w:rPr>
          <w:rStyle w:val="afffff0"/>
          <w:rFonts w:hint="cs"/>
          <w:rtl/>
        </w:rPr>
        <w:t xml:space="preserve">] </w:t>
      </w:r>
    </w:p>
    <w:p w14:paraId="2B143FF8" w14:textId="77777777" w:rsidR="00295E41" w:rsidRPr="00C14A40" w:rsidRDefault="003E2DCC" w:rsidP="00295E41">
      <w:pPr>
        <w:pStyle w:val="38"/>
        <w:framePr w:wrap="notBeside"/>
        <w:rPr>
          <w:rFonts w:hint="cs"/>
          <w:rtl/>
        </w:rPr>
      </w:pPr>
      <w:r w:rsidRPr="00C14A40">
        <w:rPr>
          <w:rFonts w:hint="cs"/>
          <w:rtl/>
        </w:rPr>
        <w:lastRenderedPageBreak/>
        <w:t xml:space="preserve">ואין לומר דרבא </w:t>
      </w:r>
    </w:p>
    <w:p w14:paraId="3A309BEB" w14:textId="4B021CB6" w:rsidR="003E2DCC" w:rsidRPr="006F178A" w:rsidRDefault="003E2DCC" w:rsidP="003E2DCC">
      <w:pPr>
        <w:rPr>
          <w:rtl/>
        </w:rPr>
      </w:pPr>
      <w:r w:rsidRPr="00B51204">
        <w:rPr>
          <w:rStyle w:val="affffe"/>
          <w:rFonts w:hint="cs"/>
          <w:rtl/>
        </w:rPr>
        <w:t>כר</w:t>
      </w:r>
      <w:r w:rsidRPr="00B51204">
        <w:rPr>
          <w:rStyle w:val="affffe"/>
          <w:rtl/>
        </w:rPr>
        <w:t>"</w:t>
      </w:r>
      <w:r w:rsidRPr="00B51204">
        <w:rPr>
          <w:rStyle w:val="affffe"/>
          <w:rFonts w:hint="cs"/>
          <w:rtl/>
        </w:rPr>
        <w:t xml:space="preserve">י </w:t>
      </w:r>
      <w:r w:rsidRPr="006F178A">
        <w:rPr>
          <w:rFonts w:hint="cs"/>
          <w:rtl/>
        </w:rPr>
        <w:t>ד</w:t>
      </w:r>
      <w:r w:rsidR="0052609B">
        <w:rPr>
          <w:rFonts w:hint="cs"/>
          <w:rtl/>
        </w:rPr>
        <w:t>אף</w:t>
      </w:r>
      <w:r w:rsidRPr="006F178A">
        <w:rPr>
          <w:rFonts w:hint="cs"/>
          <w:rtl/>
        </w:rPr>
        <w:t xml:space="preserve"> כרבנן דווקא גבי גט לא בעי ידים מוכיחות דאין אדם מגרש אשת חבירו משא</w:t>
      </w:r>
      <w:r w:rsidRPr="006F178A">
        <w:rPr>
          <w:rtl/>
        </w:rPr>
        <w:t>"</w:t>
      </w:r>
      <w:r w:rsidRPr="006F178A">
        <w:rPr>
          <w:rFonts w:hint="cs"/>
          <w:rtl/>
        </w:rPr>
        <w:t>כ בעלמא</w:t>
      </w:r>
    </w:p>
    <w:p w14:paraId="75DA4D7A" w14:textId="77777777" w:rsidR="003E2DCC" w:rsidRPr="006F178A" w:rsidRDefault="003E2DCC" w:rsidP="003E2DCC">
      <w:pPr>
        <w:pStyle w:val="affc"/>
        <w:rPr>
          <w:del w:id="90005" w:author="מנוע עיצוב" w:date="2026-10-08T11:01:28Z"/>
          <w:rtl/>
        </w:rPr>
      </w:pPr>
      <w:del w:id="90004" w:author="מנוע עיצוב" w:date="2026-10-08T11:01:28Z">
        <w:r>
          <w:rPr>
            <w:rFonts w:hint="eastAsia"/>
            <w:rtl/>
          </w:rPr>
          <w:delText xml:space="preserve">׹</w:delText>
        </w:r>
      </w:del>
    </w:p>
    <w:p w14:paraId="52DB299F" w14:textId="77777777" w:rsidR="003E2DCC" w:rsidRPr="006F178A" w:rsidRDefault="003E2DCC" w:rsidP="00A522DC">
      <w:pPr>
        <w:pStyle w:val="a3"/>
        <w:framePr w:wrap="around"/>
        <w:rPr>
          <w:rtl/>
        </w:rPr>
      </w:pPr>
      <w:r w:rsidRPr="006F178A">
        <w:rPr>
          <w:rtl/>
        </w:rPr>
        <w:t xml:space="preserve">ו: </w:t>
      </w:r>
    </w:p>
    <w:p w14:paraId="3CD88C9B" w14:textId="7EB3FB15" w:rsidR="003E2DCC" w:rsidRPr="006F178A" w:rsidRDefault="003E2DCC" w:rsidP="00B51204">
      <w:pPr>
        <w:pStyle w:val="affffb"/>
        <w:rPr>
          <w:rtl/>
        </w:rPr>
      </w:pPr>
      <w:r w:rsidRPr="006F178A">
        <w:rPr>
          <w:rtl/>
        </w:rPr>
        <w:t xml:space="preserve">בעי רב פפא: יש יד לקידושין או לא? </w:t>
      </w:r>
    </w:p>
    <w:p w14:paraId="5A96F9F6" w14:textId="3771B3CF" w:rsidR="003E2DCC" w:rsidRPr="006F178A" w:rsidRDefault="003E2DCC" w:rsidP="00B51204">
      <w:pPr>
        <w:pStyle w:val="afffff"/>
        <w:rPr>
          <w:rtl/>
        </w:rPr>
      </w:pPr>
      <w:r w:rsidRPr="006F178A">
        <w:rPr>
          <w:rFonts w:hint="cs"/>
          <w:rtl/>
        </w:rPr>
        <w:t xml:space="preserve">לא </w:t>
      </w:r>
      <w:r w:rsidR="00B51204">
        <w:rPr>
          <w:rFonts w:hint="cs"/>
          <w:rtl/>
        </w:rPr>
        <w:t>ב</w:t>
      </w:r>
      <w:r w:rsidRPr="006F178A">
        <w:rPr>
          <w:rFonts w:hint="cs"/>
          <w:rtl/>
        </w:rPr>
        <w:t xml:space="preserve">אמר לאשה הרי את מקודשת לי ואמר לחברתה ואת </w:t>
      </w:r>
      <w:r w:rsidR="00B51204">
        <w:rPr>
          <w:rFonts w:hint="cs"/>
          <w:rtl/>
        </w:rPr>
        <w:t>גם</w:t>
      </w:r>
      <w:r w:rsidRPr="006F178A">
        <w:rPr>
          <w:rFonts w:hint="cs"/>
          <w:rtl/>
        </w:rPr>
        <w:t xml:space="preserve"> דהיינו קידושין עצמן </w:t>
      </w:r>
    </w:p>
    <w:p w14:paraId="25CBA7D3" w14:textId="77777777" w:rsidR="00A522DC" w:rsidRDefault="003E2DCC" w:rsidP="00A522DC">
      <w:pPr>
        <w:pStyle w:val="38"/>
        <w:framePr w:wrap="notBeside"/>
        <w:rPr>
          <w:rFonts w:hint="cs"/>
          <w:rtl/>
        </w:rPr>
      </w:pPr>
      <w:r w:rsidRPr="006F178A">
        <w:rPr>
          <w:rtl/>
        </w:rPr>
        <w:t xml:space="preserve">אלא </w:t>
      </w:r>
    </w:p>
    <w:p w14:paraId="6D004288" w14:textId="502E9309" w:rsidR="003E2DCC" w:rsidRPr="006F178A" w:rsidRDefault="00B51204" w:rsidP="003E2DCC">
      <w:pPr>
        <w:rPr>
          <w:rtl/>
        </w:rPr>
      </w:pPr>
      <w:r>
        <w:rPr>
          <w:rFonts w:hint="cs"/>
          <w:rtl/>
        </w:rPr>
        <w:t>ש</w:t>
      </w:r>
      <w:r w:rsidR="003E2DCC" w:rsidRPr="006F178A">
        <w:rPr>
          <w:rtl/>
        </w:rPr>
        <w:t>אמר לאשה הרי את מקודשת לי, ואמר לה לחבירתה</w:t>
      </w:r>
      <w:r w:rsidR="003E2DCC" w:rsidRPr="00A824E4">
        <w:rPr>
          <w:rStyle w:val="affffa"/>
          <w:rtl/>
        </w:rPr>
        <w:t xml:space="preserve"> </w:t>
      </w:r>
      <w:r w:rsidR="003E2DCC" w:rsidRPr="00295E41">
        <w:rPr>
          <w:rStyle w:val="afffa"/>
          <w:rFonts w:hint="cs"/>
          <w:rtl/>
        </w:rPr>
        <w:t>'</w:t>
      </w:r>
      <w:r w:rsidR="003E2DCC" w:rsidRPr="00295E41">
        <w:rPr>
          <w:rStyle w:val="afffa"/>
          <w:rtl/>
        </w:rPr>
        <w:t>ואת</w:t>
      </w:r>
      <w:r w:rsidR="003E2DCC" w:rsidRPr="00295E41">
        <w:rPr>
          <w:rStyle w:val="afffa"/>
          <w:rFonts w:hint="cs"/>
          <w:rtl/>
        </w:rPr>
        <w:t>'</w:t>
      </w:r>
      <w:r w:rsidR="003E2DCC" w:rsidRPr="00295E41">
        <w:rPr>
          <w:rStyle w:val="afffa"/>
          <w:rtl/>
        </w:rPr>
        <w:t>,</w:t>
      </w:r>
      <w:r w:rsidR="003E2DCC" w:rsidRPr="006F178A">
        <w:rPr>
          <w:rtl/>
        </w:rPr>
        <w:t xml:space="preserve"> מי אמרינן</w:t>
      </w:r>
      <w:r w:rsidR="003E2DCC" w:rsidRPr="00A824E4">
        <w:rPr>
          <w:rStyle w:val="affffa"/>
          <w:rtl/>
        </w:rPr>
        <w:t xml:space="preserve"> </w:t>
      </w:r>
      <w:r w:rsidR="003E2DCC" w:rsidRPr="00295E41">
        <w:rPr>
          <w:rStyle w:val="afffa"/>
          <w:rFonts w:hint="cs"/>
          <w:rtl/>
        </w:rPr>
        <w:t>'</w:t>
      </w:r>
      <w:r w:rsidR="003E2DCC" w:rsidRPr="00295E41">
        <w:rPr>
          <w:rStyle w:val="afffa"/>
          <w:rtl/>
        </w:rPr>
        <w:t xml:space="preserve">ואת </w:t>
      </w:r>
      <w:r w:rsidRPr="00295E41">
        <w:rPr>
          <w:rStyle w:val="afffa"/>
          <w:rFonts w:hint="cs"/>
          <w:rtl/>
        </w:rPr>
        <w:t>גם</w:t>
      </w:r>
      <w:r w:rsidR="003E2DCC" w:rsidRPr="00295E41">
        <w:rPr>
          <w:rStyle w:val="afffa"/>
          <w:rFonts w:hint="cs"/>
          <w:rtl/>
        </w:rPr>
        <w:t>'</w:t>
      </w:r>
      <w:r w:rsidR="003E2DCC" w:rsidRPr="00B51204">
        <w:rPr>
          <w:rStyle w:val="affffa"/>
          <w:b/>
          <w:bCs/>
          <w:rtl/>
        </w:rPr>
        <w:t xml:space="preserve"> </w:t>
      </w:r>
      <w:r w:rsidR="003E2DCC" w:rsidRPr="006F178A">
        <w:rPr>
          <w:rFonts w:hint="cs"/>
          <w:rtl/>
        </w:rPr>
        <w:t>ותפסי קידושין</w:t>
      </w:r>
    </w:p>
    <w:p w14:paraId="3E055863" w14:textId="715FB55F" w:rsidR="003E2DCC" w:rsidRPr="006F178A" w:rsidRDefault="003E2DCC" w:rsidP="003E2DCC">
      <w:pPr>
        <w:rPr>
          <w:rtl/>
        </w:rPr>
      </w:pPr>
      <w:r w:rsidRPr="00B51204">
        <w:rPr>
          <w:rStyle w:val="affffe"/>
          <w:rFonts w:hint="cs"/>
          <w:rtl/>
        </w:rPr>
        <w:t>או</w:t>
      </w:r>
      <w:r w:rsidRPr="00B51204">
        <w:rPr>
          <w:rStyle w:val="affffe"/>
          <w:rtl/>
        </w:rPr>
        <w:t>"</w:t>
      </w:r>
      <w:r w:rsidRPr="00B51204">
        <w:rPr>
          <w:rStyle w:val="affffe"/>
          <w:rFonts w:hint="cs"/>
          <w:rtl/>
        </w:rPr>
        <w:t>ד</w:t>
      </w:r>
      <w:r w:rsidRPr="006F178A">
        <w:rPr>
          <w:rtl/>
        </w:rPr>
        <w:t xml:space="preserve"> </w:t>
      </w:r>
      <w:r w:rsidRPr="006F178A">
        <w:rPr>
          <w:rFonts w:hint="cs"/>
          <w:rtl/>
        </w:rPr>
        <w:t>'</w:t>
      </w:r>
      <w:r w:rsidRPr="006F178A">
        <w:rPr>
          <w:rtl/>
        </w:rPr>
        <w:t>ואת חזאי</w:t>
      </w:r>
      <w:r w:rsidRPr="006F178A">
        <w:rPr>
          <w:rFonts w:hint="cs"/>
          <w:rtl/>
        </w:rPr>
        <w:t>'</w:t>
      </w:r>
      <w:r w:rsidR="00B51204">
        <w:rPr>
          <w:rFonts w:hint="cs"/>
          <w:rtl/>
        </w:rPr>
        <w:t xml:space="preserve"> </w:t>
      </w:r>
      <w:r w:rsidRPr="006F178A">
        <w:rPr>
          <w:rtl/>
        </w:rPr>
        <w:t xml:space="preserve">ולא תפסי בה קידושין בחבירתה? </w:t>
      </w:r>
    </w:p>
    <w:p w14:paraId="30195FAC" w14:textId="77777777" w:rsidR="00A522DC" w:rsidRDefault="003E2DCC" w:rsidP="00A522DC">
      <w:pPr>
        <w:pStyle w:val="38"/>
        <w:framePr w:wrap="notBeside"/>
        <w:rPr>
          <w:rStyle w:val="affffe"/>
          <w:rFonts w:hint="cs"/>
          <w:rtl/>
        </w:rPr>
      </w:pPr>
      <w:r w:rsidRPr="00B51204">
        <w:rPr>
          <w:rStyle w:val="affffe"/>
          <w:rFonts w:hint="cs"/>
          <w:rtl/>
        </w:rPr>
        <w:t>ומה שהקשה לשמואל</w:t>
      </w:r>
    </w:p>
    <w:p w14:paraId="3CD62608" w14:textId="6E4C90D9" w:rsidR="00AF147C" w:rsidRDefault="003E2DCC" w:rsidP="003E2DCC">
      <w:pPr>
        <w:rPr>
          <w:rtl/>
        </w:rPr>
      </w:pPr>
      <w:r w:rsidRPr="006F178A">
        <w:rPr>
          <w:rFonts w:hint="cs"/>
          <w:rtl/>
        </w:rPr>
        <w:t>היינו לשמואל דס</w:t>
      </w:r>
      <w:r w:rsidRPr="006F178A">
        <w:rPr>
          <w:rtl/>
        </w:rPr>
        <w:t>"</w:t>
      </w:r>
      <w:r w:rsidRPr="006F178A">
        <w:rPr>
          <w:rFonts w:hint="cs"/>
          <w:rtl/>
        </w:rPr>
        <w:t>ל דיש ידיים</w:t>
      </w:r>
      <w:r w:rsidR="00AF147C">
        <w:rPr>
          <w:rFonts w:hint="cs"/>
          <w:rtl/>
        </w:rPr>
        <w:t>,</w:t>
      </w:r>
      <w:r w:rsidRPr="006F178A">
        <w:rPr>
          <w:rFonts w:hint="cs"/>
          <w:rtl/>
        </w:rPr>
        <w:t xml:space="preserve"> </w:t>
      </w:r>
    </w:p>
    <w:p w14:paraId="6E1CA6E7" w14:textId="198FCDC8" w:rsidR="003E2DCC" w:rsidRPr="006F178A" w:rsidRDefault="003E2DCC" w:rsidP="00295E41">
      <w:pPr>
        <w:spacing w:after="120"/>
        <w:rPr>
          <w:rtl/>
        </w:rPr>
      </w:pPr>
      <w:r w:rsidRPr="006F178A">
        <w:rPr>
          <w:rFonts w:hint="cs"/>
          <w:rtl/>
        </w:rPr>
        <w:t>אכתי לא ס</w:t>
      </w:r>
      <w:r w:rsidRPr="006F178A">
        <w:rPr>
          <w:rtl/>
        </w:rPr>
        <w:t>"</w:t>
      </w:r>
      <w:r w:rsidRPr="006F178A">
        <w:rPr>
          <w:rFonts w:hint="cs"/>
          <w:rtl/>
        </w:rPr>
        <w:t xml:space="preserve">ל דידיים שאין מוכיחות הויין ידיים </w:t>
      </w:r>
    </w:p>
    <w:p w14:paraId="6BDEB4C4" w14:textId="77777777" w:rsidR="00295E41" w:rsidRPr="00C14A40" w:rsidRDefault="003E2DCC" w:rsidP="00295E41">
      <w:pPr>
        <w:pStyle w:val="38"/>
        <w:framePr w:wrap="notBeside"/>
        <w:rPr>
          <w:rtl/>
        </w:rPr>
      </w:pPr>
      <w:r w:rsidRPr="00C14A40">
        <w:rPr>
          <w:rtl/>
        </w:rPr>
        <w:t>בעי רב פפא:</w:t>
      </w:r>
    </w:p>
    <w:p w14:paraId="7F9C6D13" w14:textId="59F8AE08" w:rsidR="003E2DCC" w:rsidRPr="006F178A" w:rsidRDefault="003E2DCC" w:rsidP="00295E41">
      <w:pPr>
        <w:pStyle w:val="affffb"/>
        <w:spacing w:before="0"/>
        <w:outlineLvl w:val="9"/>
        <w:rPr>
          <w:rtl/>
        </w:rPr>
      </w:pPr>
      <w:r w:rsidRPr="006F178A">
        <w:rPr>
          <w:rtl/>
        </w:rPr>
        <w:t xml:space="preserve">יש יד לפאה, או </w:t>
      </w:r>
      <w:r w:rsidR="00AF147C">
        <w:rPr>
          <w:rFonts w:hint="cs"/>
          <w:rtl/>
        </w:rPr>
        <w:t>לא</w:t>
      </w:r>
      <w:r w:rsidRPr="006F178A">
        <w:rPr>
          <w:rtl/>
        </w:rPr>
        <w:t>?</w:t>
      </w:r>
    </w:p>
    <w:p w14:paraId="2F116FEF" w14:textId="7EF44F68" w:rsidR="003E2DCC" w:rsidRPr="006F178A" w:rsidRDefault="003E2DCC" w:rsidP="0099376D">
      <w:pPr>
        <w:pStyle w:val="afffff"/>
        <w:rPr>
          <w:rtl/>
        </w:rPr>
      </w:pPr>
      <w:r w:rsidRPr="006F178A">
        <w:rPr>
          <w:rFonts w:hint="cs"/>
          <w:rtl/>
        </w:rPr>
        <w:t xml:space="preserve">לא </w:t>
      </w:r>
      <w:r w:rsidR="0099376D">
        <w:rPr>
          <w:rFonts w:hint="cs"/>
          <w:rtl/>
        </w:rPr>
        <w:t>ש</w:t>
      </w:r>
      <w:r w:rsidRPr="006F178A">
        <w:rPr>
          <w:rFonts w:hint="cs"/>
          <w:rtl/>
        </w:rPr>
        <w:t>אמר שערוגה זו תהא פאה, וזו גם, דההיא פיאה מעלייתא.</w:t>
      </w:r>
    </w:p>
    <w:p w14:paraId="5054437A" w14:textId="77777777" w:rsidR="00295E41" w:rsidRPr="00C14A40" w:rsidRDefault="003E2DCC" w:rsidP="00295E41">
      <w:pPr>
        <w:pStyle w:val="38"/>
        <w:framePr w:wrap="notBeside"/>
        <w:rPr>
          <w:rFonts w:hint="cs"/>
          <w:rtl/>
        </w:rPr>
      </w:pPr>
      <w:r w:rsidRPr="00C14A40">
        <w:rPr>
          <w:rFonts w:hint="cs"/>
          <w:rtl/>
        </w:rPr>
        <w:t xml:space="preserve">אלא </w:t>
      </w:r>
    </w:p>
    <w:p w14:paraId="4AFFEB61" w14:textId="358527CA" w:rsidR="003E2DCC" w:rsidRPr="006F178A" w:rsidRDefault="003E2DCC" w:rsidP="003E2DCC">
      <w:pPr>
        <w:rPr>
          <w:rtl/>
        </w:rPr>
      </w:pPr>
      <w:r w:rsidRPr="006F178A">
        <w:rPr>
          <w:rFonts w:hint="cs"/>
          <w:rtl/>
        </w:rPr>
        <w:t xml:space="preserve">כשאמר </w:t>
      </w:r>
      <w:r w:rsidRPr="00295E41">
        <w:rPr>
          <w:rStyle w:val="afffa"/>
          <w:rFonts w:hint="cs"/>
          <w:rtl/>
        </w:rPr>
        <w:t>והדין</w:t>
      </w:r>
      <w:r w:rsidRPr="006F178A">
        <w:rPr>
          <w:rFonts w:hint="cs"/>
          <w:rtl/>
        </w:rPr>
        <w:t xml:space="preserve"> ולא אמר </w:t>
      </w:r>
      <w:r w:rsidR="0099376D" w:rsidRPr="00295E41">
        <w:rPr>
          <w:rStyle w:val="afffa"/>
          <w:rFonts w:hint="cs"/>
          <w:rtl/>
        </w:rPr>
        <w:t>גם</w:t>
      </w:r>
      <w:r w:rsidRPr="006F178A">
        <w:rPr>
          <w:rFonts w:hint="cs"/>
          <w:rtl/>
        </w:rPr>
        <w:t xml:space="preserve"> אי הוי כאומר</w:t>
      </w:r>
      <w:r w:rsidRPr="00295E41">
        <w:rPr>
          <w:rStyle w:val="afffa"/>
          <w:rFonts w:hint="cs"/>
          <w:rtl/>
        </w:rPr>
        <w:t xml:space="preserve"> 'תהא השדה כולה פאה'</w:t>
      </w:r>
      <w:r w:rsidRPr="00A824E4">
        <w:rPr>
          <w:rStyle w:val="affffa"/>
          <w:rFonts w:hint="cs"/>
          <w:rtl/>
        </w:rPr>
        <w:t xml:space="preserve"> </w:t>
      </w:r>
      <w:r w:rsidRPr="0099376D">
        <w:rPr>
          <w:rStyle w:val="afffff0"/>
          <w:rFonts w:hint="cs"/>
          <w:rtl/>
        </w:rPr>
        <w:t>[דהוי פאה 'פאת שדך']</w:t>
      </w:r>
    </w:p>
    <w:p w14:paraId="67E942DB" w14:textId="77777777" w:rsidR="005A52F3" w:rsidRDefault="003E2DCC" w:rsidP="005A52F3">
      <w:pPr>
        <w:rPr>
          <w:rtl/>
        </w:rPr>
      </w:pPr>
      <w:r w:rsidRPr="006F178A">
        <w:rPr>
          <w:rFonts w:hint="cs"/>
          <w:rtl/>
        </w:rPr>
        <w:t>ו</w:t>
      </w:r>
      <w:r w:rsidR="007518BC">
        <w:rPr>
          <w:rFonts w:hint="cs"/>
          <w:rtl/>
        </w:rPr>
        <w:t xml:space="preserve">כיון דהוקש </w:t>
      </w:r>
      <w:r w:rsidRPr="006F178A">
        <w:rPr>
          <w:rFonts w:hint="cs"/>
          <w:rtl/>
        </w:rPr>
        <w:t>ל</w:t>
      </w:r>
      <w:r w:rsidRPr="007518BC">
        <w:rPr>
          <w:rStyle w:val="affffa"/>
          <w:rFonts w:hint="cs"/>
          <w:rtl/>
        </w:rPr>
        <w:t>קרבנות</w:t>
      </w:r>
      <w:r w:rsidRPr="006F178A">
        <w:rPr>
          <w:rFonts w:hint="cs"/>
          <w:rtl/>
        </w:rPr>
        <w:t xml:space="preserve"> דיש להם יד ה</w:t>
      </w:r>
      <w:r w:rsidRPr="006F178A">
        <w:rPr>
          <w:rtl/>
        </w:rPr>
        <w:t>"</w:t>
      </w:r>
      <w:r w:rsidRPr="006F178A">
        <w:rPr>
          <w:rFonts w:hint="cs"/>
          <w:rtl/>
        </w:rPr>
        <w:t>נ</w:t>
      </w:r>
      <w:r w:rsidR="005A52F3">
        <w:rPr>
          <w:rFonts w:hint="cs"/>
          <w:rtl/>
        </w:rPr>
        <w:t>,</w:t>
      </w:r>
      <w:r w:rsidRPr="006F178A">
        <w:rPr>
          <w:rFonts w:hint="cs"/>
          <w:rtl/>
        </w:rPr>
        <w:t xml:space="preserve"> </w:t>
      </w:r>
    </w:p>
    <w:p w14:paraId="2FD24C08" w14:textId="31951C56" w:rsidR="003E2DCC" w:rsidRPr="00295E41" w:rsidRDefault="003E2DCC" w:rsidP="005A52F3">
      <w:pPr>
        <w:rPr>
          <w:rStyle w:val="afffa"/>
          <w:rtl/>
        </w:rPr>
      </w:pPr>
      <w:r w:rsidRPr="00295E41">
        <w:rPr>
          <w:rStyle w:val="affffe"/>
          <w:rFonts w:hint="cs"/>
          <w:rtl/>
        </w:rPr>
        <w:t>או</w:t>
      </w:r>
      <w:r w:rsidRPr="00295E41">
        <w:rPr>
          <w:rStyle w:val="affffe"/>
          <w:rtl/>
        </w:rPr>
        <w:t>"</w:t>
      </w:r>
      <w:r w:rsidRPr="00295E41">
        <w:rPr>
          <w:rStyle w:val="affffe"/>
          <w:rFonts w:hint="cs"/>
          <w:rtl/>
        </w:rPr>
        <w:t>ד</w:t>
      </w:r>
      <w:r w:rsidRPr="006F178A">
        <w:rPr>
          <w:rFonts w:hint="cs"/>
          <w:rtl/>
        </w:rPr>
        <w:t xml:space="preserve"> </w:t>
      </w:r>
      <w:r w:rsidR="007518BC">
        <w:rPr>
          <w:rFonts w:hint="cs"/>
          <w:rtl/>
        </w:rPr>
        <w:t xml:space="preserve">הוקש </w:t>
      </w:r>
      <w:r w:rsidRPr="007518BC">
        <w:rPr>
          <w:rStyle w:val="affffa"/>
          <w:rFonts w:hint="cs"/>
          <w:rtl/>
        </w:rPr>
        <w:t>לבל תאחר</w:t>
      </w:r>
      <w:r w:rsidRPr="006F178A">
        <w:rPr>
          <w:rFonts w:hint="cs"/>
          <w:rtl/>
        </w:rPr>
        <w:t xml:space="preserve"> </w:t>
      </w:r>
      <w:r w:rsidRPr="002C641B">
        <w:rPr>
          <w:rStyle w:val="affffa"/>
          <w:rFonts w:hint="cs"/>
          <w:rtl/>
        </w:rPr>
        <w:t xml:space="preserve">ד'מעמך' </w:t>
      </w:r>
      <w:r w:rsidRPr="006F178A">
        <w:rPr>
          <w:rFonts w:hint="cs"/>
          <w:rtl/>
        </w:rPr>
        <w:t xml:space="preserve">זה לקט שכחה ופאה. </w:t>
      </w:r>
    </w:p>
    <w:p w14:paraId="31BB8E72" w14:textId="77777777" w:rsidR="003E2DCC" w:rsidRPr="006F178A" w:rsidRDefault="003E2DCC" w:rsidP="00A522DC">
      <w:pPr>
        <w:pStyle w:val="a3"/>
        <w:framePr w:wrap="around"/>
        <w:rPr>
          <w:rtl/>
        </w:rPr>
      </w:pPr>
      <w:r w:rsidRPr="006F178A">
        <w:rPr>
          <w:rtl/>
        </w:rPr>
        <w:t>ז.</w:t>
      </w:r>
    </w:p>
    <w:p w14:paraId="03548675" w14:textId="61816E31" w:rsidR="003E2DCC" w:rsidRPr="006F178A" w:rsidRDefault="003E2DCC" w:rsidP="005A52F3">
      <w:pPr>
        <w:pStyle w:val="affffb"/>
        <w:rPr>
          <w:rtl/>
        </w:rPr>
      </w:pPr>
      <w:r w:rsidRPr="006F178A">
        <w:rPr>
          <w:rtl/>
        </w:rPr>
        <w:t xml:space="preserve">יש יד לצדקה, או </w:t>
      </w:r>
      <w:r w:rsidR="00295E41">
        <w:rPr>
          <w:rFonts w:hint="cs"/>
          <w:rtl/>
        </w:rPr>
        <w:t>לא</w:t>
      </w:r>
      <w:r w:rsidRPr="006F178A">
        <w:rPr>
          <w:rtl/>
        </w:rPr>
        <w:t xml:space="preserve">? </w:t>
      </w:r>
    </w:p>
    <w:p w14:paraId="5CB6DE37" w14:textId="03E89399" w:rsidR="003E2DCC" w:rsidRPr="006F178A" w:rsidRDefault="003E2DCC" w:rsidP="00E67450">
      <w:pPr>
        <w:pStyle w:val="afffff"/>
        <w:rPr>
          <w:rtl/>
        </w:rPr>
      </w:pPr>
      <w:r w:rsidRPr="006F178A">
        <w:rPr>
          <w:rFonts w:hint="cs"/>
          <w:rtl/>
        </w:rPr>
        <w:t xml:space="preserve">לא באומר יהא זוז לצדקה וגם זה דצדקה עצמה היא </w:t>
      </w:r>
    </w:p>
    <w:p w14:paraId="631DD24C" w14:textId="77777777" w:rsidR="00295E41" w:rsidRPr="00C14A40" w:rsidRDefault="003E2DCC" w:rsidP="00295E41">
      <w:pPr>
        <w:pStyle w:val="38"/>
        <w:framePr w:wrap="notBeside"/>
        <w:rPr>
          <w:rtl/>
        </w:rPr>
      </w:pPr>
      <w:r w:rsidRPr="00C14A40">
        <w:rPr>
          <w:rtl/>
        </w:rPr>
        <w:t xml:space="preserve">אלא </w:t>
      </w:r>
    </w:p>
    <w:p w14:paraId="7BEC73B1" w14:textId="7B3B5FDA" w:rsidR="006B25C6" w:rsidRDefault="00295E41" w:rsidP="003E2DCC">
      <w:pPr>
        <w:rPr>
          <w:rtl/>
        </w:rPr>
      </w:pPr>
      <w:r>
        <w:rPr>
          <w:rFonts w:hint="cs"/>
          <w:rtl/>
        </w:rPr>
        <w:t>ש</w:t>
      </w:r>
      <w:r w:rsidR="003E2DCC" w:rsidRPr="006F178A">
        <w:rPr>
          <w:rtl/>
        </w:rPr>
        <w:t xml:space="preserve">אמר </w:t>
      </w:r>
      <w:r w:rsidR="003E2DCC" w:rsidRPr="00295E41">
        <w:rPr>
          <w:rStyle w:val="afffa"/>
          <w:rtl/>
        </w:rPr>
        <w:t>הדין</w:t>
      </w:r>
      <w:r w:rsidR="003E2DCC" w:rsidRPr="006F178A">
        <w:rPr>
          <w:rtl/>
        </w:rPr>
        <w:t xml:space="preserve"> ולא אמר </w:t>
      </w:r>
      <w:r w:rsidR="00E67450" w:rsidRPr="00295E41">
        <w:rPr>
          <w:rStyle w:val="afffa"/>
          <w:rFonts w:hint="cs"/>
          <w:rtl/>
        </w:rPr>
        <w:t>גם</w:t>
      </w:r>
      <w:r w:rsidR="003E2DCC" w:rsidRPr="006F178A">
        <w:rPr>
          <w:rFonts w:hint="cs"/>
          <w:rtl/>
        </w:rPr>
        <w:t xml:space="preserve"> אי הדין</w:t>
      </w:r>
      <w:r w:rsidR="003E2DCC" w:rsidRPr="006F178A">
        <w:rPr>
          <w:rtl/>
        </w:rPr>
        <w:t xml:space="preserve"> </w:t>
      </w:r>
      <w:r w:rsidR="006B25C6">
        <w:rPr>
          <w:rtl/>
        </w:rPr>
        <w:t xml:space="preserve">גם </w:t>
      </w:r>
      <w:r w:rsidR="003E2DCC" w:rsidRPr="006F178A">
        <w:rPr>
          <w:rtl/>
        </w:rPr>
        <w:t xml:space="preserve">צדקה אמר, </w:t>
      </w:r>
    </w:p>
    <w:p w14:paraId="6E77C829" w14:textId="4B00E20A" w:rsidR="003E2DCC" w:rsidRPr="006F178A" w:rsidRDefault="003E2DCC" w:rsidP="003E2DCC">
      <w:pPr>
        <w:rPr>
          <w:rtl/>
        </w:rPr>
      </w:pPr>
      <w:r w:rsidRPr="006B25C6">
        <w:rPr>
          <w:rStyle w:val="affffe"/>
          <w:rFonts w:hint="cs"/>
          <w:rtl/>
        </w:rPr>
        <w:t>או</w:t>
      </w:r>
      <w:r w:rsidRPr="006B25C6">
        <w:rPr>
          <w:rStyle w:val="affffe"/>
          <w:rtl/>
        </w:rPr>
        <w:t>"</w:t>
      </w:r>
      <w:r w:rsidRPr="006B25C6">
        <w:rPr>
          <w:rStyle w:val="affffe"/>
          <w:rFonts w:hint="cs"/>
          <w:rtl/>
        </w:rPr>
        <w:t>ד</w:t>
      </w:r>
      <w:r w:rsidRPr="006F178A">
        <w:rPr>
          <w:rFonts w:hint="cs"/>
          <w:rtl/>
        </w:rPr>
        <w:t xml:space="preserve"> ו</w:t>
      </w:r>
      <w:r w:rsidRPr="006F178A">
        <w:rPr>
          <w:rtl/>
        </w:rPr>
        <w:t>הדין ל</w:t>
      </w:r>
      <w:r w:rsidRPr="006F178A">
        <w:rPr>
          <w:rFonts w:hint="cs"/>
          <w:rtl/>
        </w:rPr>
        <w:t xml:space="preserve">הוצאה </w:t>
      </w:r>
      <w:r w:rsidRPr="006F178A">
        <w:rPr>
          <w:rtl/>
        </w:rPr>
        <w:t xml:space="preserve">בעלמא אמר, </w:t>
      </w:r>
      <w:r w:rsidRPr="006F178A">
        <w:rPr>
          <w:rFonts w:hint="cs"/>
          <w:rtl/>
        </w:rPr>
        <w:t xml:space="preserve">ולא השלים דיבורו </w:t>
      </w:r>
    </w:p>
    <w:p w14:paraId="2970C172" w14:textId="77777777" w:rsidR="00295E41" w:rsidRPr="00C14A40" w:rsidRDefault="003E2DCC" w:rsidP="00295E41">
      <w:pPr>
        <w:pStyle w:val="38"/>
        <w:framePr w:wrap="notBeside"/>
        <w:rPr>
          <w:rFonts w:hint="cs"/>
          <w:rtl/>
        </w:rPr>
      </w:pPr>
      <w:r w:rsidRPr="00C14A40">
        <w:rPr>
          <w:rFonts w:hint="cs"/>
          <w:rtl/>
        </w:rPr>
        <w:t xml:space="preserve">והיינו </w:t>
      </w:r>
    </w:p>
    <w:p w14:paraId="0446B81F" w14:textId="4866C3C2" w:rsidR="003E2DCC" w:rsidRPr="006F178A" w:rsidRDefault="003E2DCC" w:rsidP="003E2DCC">
      <w:pPr>
        <w:rPr>
          <w:rtl/>
        </w:rPr>
      </w:pPr>
      <w:r w:rsidRPr="006F178A">
        <w:rPr>
          <w:rFonts w:hint="cs"/>
          <w:rtl/>
        </w:rPr>
        <w:t>אי</w:t>
      </w:r>
      <w:r w:rsidR="006B25C6">
        <w:rPr>
          <w:rFonts w:hint="cs"/>
          <w:rtl/>
        </w:rPr>
        <w:t xml:space="preserve"> הוקש </w:t>
      </w:r>
      <w:r w:rsidRPr="006F178A">
        <w:rPr>
          <w:rtl/>
        </w:rPr>
        <w:t>לקרבנות</w:t>
      </w:r>
      <w:r w:rsidRPr="006B25C6">
        <w:rPr>
          <w:rStyle w:val="afffff0"/>
          <w:rFonts w:hint="cs"/>
          <w:rtl/>
        </w:rPr>
        <w:t xml:space="preserve"> דיש להן יד</w:t>
      </w:r>
      <w:r w:rsidRPr="006B25C6">
        <w:rPr>
          <w:rStyle w:val="afffff0"/>
          <w:rtl/>
        </w:rPr>
        <w:t>,</w:t>
      </w:r>
      <w:r w:rsidRPr="006F178A">
        <w:rPr>
          <w:rtl/>
        </w:rPr>
        <w:t xml:space="preserve"> </w:t>
      </w:r>
      <w:r w:rsidRPr="002C641B">
        <w:rPr>
          <w:rStyle w:val="affffa"/>
          <w:rFonts w:hint="cs"/>
          <w:rtl/>
        </w:rPr>
        <w:t>ד'</w:t>
      </w:r>
      <w:r w:rsidRPr="002C641B">
        <w:rPr>
          <w:rStyle w:val="affffa"/>
          <w:rtl/>
        </w:rPr>
        <w:t>בפיך</w:t>
      </w:r>
      <w:r w:rsidRPr="002C641B">
        <w:rPr>
          <w:rStyle w:val="affffa"/>
          <w:rFonts w:hint="cs"/>
          <w:rtl/>
        </w:rPr>
        <w:t>'</w:t>
      </w:r>
      <w:r w:rsidRPr="006F178A">
        <w:rPr>
          <w:rtl/>
        </w:rPr>
        <w:t xml:space="preserve"> זו צדקה,</w:t>
      </w:r>
      <w:r w:rsidRPr="006F178A">
        <w:rPr>
          <w:rFonts w:hint="cs"/>
          <w:rtl/>
        </w:rPr>
        <w:t xml:space="preserve"> </w:t>
      </w:r>
      <w:r w:rsidRPr="00295E41">
        <w:rPr>
          <w:rStyle w:val="afffa"/>
          <w:rFonts w:hint="cs"/>
          <w:rtl/>
        </w:rPr>
        <w:t>או</w:t>
      </w:r>
      <w:r w:rsidRPr="006F178A">
        <w:rPr>
          <w:rFonts w:hint="cs"/>
          <w:rtl/>
        </w:rPr>
        <w:t xml:space="preserve"> </w:t>
      </w:r>
      <w:r w:rsidRPr="006B25C6">
        <w:rPr>
          <w:rStyle w:val="affffa"/>
          <w:rFonts w:hint="cs"/>
          <w:rtl/>
        </w:rPr>
        <w:t>לבל תאחר</w:t>
      </w:r>
    </w:p>
    <w:p w14:paraId="28122E0B" w14:textId="7F5A924F" w:rsidR="003E2DCC" w:rsidRPr="006F178A" w:rsidRDefault="003E2DCC" w:rsidP="000B70E6">
      <w:pPr>
        <w:pStyle w:val="affffb"/>
        <w:rPr>
          <w:rtl/>
        </w:rPr>
      </w:pPr>
      <w:r w:rsidRPr="006F178A">
        <w:rPr>
          <w:rtl/>
        </w:rPr>
        <w:t xml:space="preserve">יש יד להפקר, </w:t>
      </w:r>
      <w:r w:rsidRPr="00262278">
        <w:rPr>
          <w:rtl/>
        </w:rPr>
        <w:t>או</w:t>
      </w:r>
      <w:r w:rsidR="000B70E6">
        <w:rPr>
          <w:rFonts w:hint="cs"/>
          <w:rtl/>
        </w:rPr>
        <w:t xml:space="preserve"> לא</w:t>
      </w:r>
      <w:r w:rsidRPr="006F178A">
        <w:rPr>
          <w:rtl/>
        </w:rPr>
        <w:t xml:space="preserve">? </w:t>
      </w:r>
      <w:r w:rsidR="000B70E6">
        <w:rPr>
          <w:rFonts w:hint="cs"/>
          <w:rtl/>
        </w:rPr>
        <w:t xml:space="preserve">- </w:t>
      </w:r>
      <w:r w:rsidRPr="006F178A">
        <w:rPr>
          <w:rtl/>
        </w:rPr>
        <w:t>היינו צדקה!</w:t>
      </w:r>
    </w:p>
    <w:p w14:paraId="6F304837" w14:textId="77777777" w:rsidR="00482CEE" w:rsidRPr="00C14A40" w:rsidRDefault="003E2DCC" w:rsidP="00295E41">
      <w:pPr>
        <w:pStyle w:val="38"/>
        <w:framePr w:wrap="notBeside"/>
        <w:rPr>
          <w:rFonts w:hint="cs"/>
          <w:rtl/>
        </w:rPr>
      </w:pPr>
      <w:r w:rsidRPr="00C14A40">
        <w:rPr>
          <w:rtl/>
        </w:rPr>
        <w:t>א</w:t>
      </w:r>
      <w:r w:rsidRPr="00C14A40">
        <w:rPr>
          <w:rFonts w:hint="cs"/>
          <w:rtl/>
        </w:rPr>
        <w:t>ת</w:t>
      </w:r>
      <w:r w:rsidRPr="00C14A40">
        <w:rPr>
          <w:rtl/>
        </w:rPr>
        <w:t>"</w:t>
      </w:r>
      <w:r w:rsidRPr="00C14A40">
        <w:rPr>
          <w:rFonts w:hint="cs"/>
          <w:rtl/>
        </w:rPr>
        <w:t>ל</w:t>
      </w:r>
    </w:p>
    <w:p w14:paraId="5C7D18FC" w14:textId="02E6E6C8" w:rsidR="003E2DCC" w:rsidRPr="006F178A" w:rsidRDefault="003E2DCC" w:rsidP="003E2DCC">
      <w:pPr>
        <w:rPr>
          <w:rtl/>
        </w:rPr>
      </w:pPr>
      <w:r w:rsidRPr="006F178A">
        <w:rPr>
          <w:rtl/>
        </w:rPr>
        <w:t xml:space="preserve">יש יד לצדקה, דאין היקש למחצה, </w:t>
      </w:r>
      <w:r w:rsidR="000B70E6">
        <w:rPr>
          <w:rFonts w:hint="cs"/>
          <w:rtl/>
        </w:rPr>
        <w:t xml:space="preserve">אי </w:t>
      </w:r>
      <w:r w:rsidRPr="006F178A">
        <w:rPr>
          <w:rtl/>
        </w:rPr>
        <w:t xml:space="preserve">הפקר </w:t>
      </w:r>
      <w:r w:rsidR="000B70E6">
        <w:rPr>
          <w:rFonts w:hint="cs"/>
          <w:rtl/>
        </w:rPr>
        <w:t>כ</w:t>
      </w:r>
      <w:r w:rsidRPr="006F178A">
        <w:rPr>
          <w:rtl/>
        </w:rPr>
        <w:t xml:space="preserve">צדקה, </w:t>
      </w:r>
    </w:p>
    <w:p w14:paraId="0C06C509" w14:textId="77777777" w:rsidR="00295E41" w:rsidRPr="00C14A40" w:rsidRDefault="003E2DCC" w:rsidP="00295E41">
      <w:pPr>
        <w:pStyle w:val="38"/>
        <w:framePr w:wrap="notBeside"/>
        <w:rPr>
          <w:rtl/>
        </w:rPr>
      </w:pPr>
      <w:r w:rsidRPr="00C14A40">
        <w:rPr>
          <w:rtl/>
        </w:rPr>
        <w:t>או"</w:t>
      </w:r>
      <w:r w:rsidRPr="00C14A40">
        <w:rPr>
          <w:rFonts w:hint="cs"/>
          <w:rtl/>
        </w:rPr>
        <w:t>ד</w:t>
      </w:r>
      <w:r w:rsidRPr="00C14A40">
        <w:rPr>
          <w:rtl/>
        </w:rPr>
        <w:t xml:space="preserve"> </w:t>
      </w:r>
    </w:p>
    <w:p w14:paraId="46347634" w14:textId="26A7BCE8" w:rsidR="003E2DCC" w:rsidRPr="006F178A" w:rsidRDefault="003E2DCC" w:rsidP="003E2DCC">
      <w:pPr>
        <w:rPr>
          <w:rtl/>
        </w:rPr>
      </w:pPr>
      <w:r w:rsidRPr="006F178A">
        <w:rPr>
          <w:rtl/>
        </w:rPr>
        <w:t xml:space="preserve">שאני צדקה, דצדקה </w:t>
      </w:r>
      <w:r w:rsidR="00325220">
        <w:rPr>
          <w:rFonts w:hint="cs"/>
          <w:rtl/>
        </w:rPr>
        <w:t>רק</w:t>
      </w:r>
      <w:r w:rsidRPr="006F178A">
        <w:rPr>
          <w:rtl/>
        </w:rPr>
        <w:t xml:space="preserve"> לעניים, אבל הפקר </w:t>
      </w:r>
      <w:r w:rsidR="00325220">
        <w:rPr>
          <w:rFonts w:hint="cs"/>
          <w:rtl/>
        </w:rPr>
        <w:t>גם לעשירים.</w:t>
      </w:r>
    </w:p>
    <w:p w14:paraId="65A78FFD" w14:textId="1371D2E3" w:rsidR="003E2DCC" w:rsidRPr="006F178A" w:rsidRDefault="003E2DCC" w:rsidP="00325220">
      <w:pPr>
        <w:pStyle w:val="affffb"/>
        <w:rPr>
          <w:rtl/>
        </w:rPr>
      </w:pPr>
      <w:r w:rsidRPr="00325220">
        <w:rPr>
          <w:rStyle w:val="affffe"/>
          <w:rtl/>
        </w:rPr>
        <w:t xml:space="preserve">בעי רבינא: </w:t>
      </w:r>
      <w:r w:rsidRPr="006F178A">
        <w:rPr>
          <w:rtl/>
        </w:rPr>
        <w:t xml:space="preserve">יש יד לבית הכסא או לא? </w:t>
      </w:r>
    </w:p>
    <w:p w14:paraId="684BDAB6" w14:textId="2AB9668B" w:rsidR="003E2DCC" w:rsidRPr="006F178A" w:rsidRDefault="003E2DCC" w:rsidP="00325220">
      <w:pPr>
        <w:pStyle w:val="afffff"/>
        <w:rPr>
          <w:rtl/>
        </w:rPr>
      </w:pPr>
      <w:r w:rsidRPr="006F178A">
        <w:rPr>
          <w:rFonts w:hint="cs"/>
          <w:rtl/>
        </w:rPr>
        <w:t>לאו דאמר בית כסא זה, וזה גם</w:t>
      </w:r>
      <w:r w:rsidR="00325220">
        <w:rPr>
          <w:rFonts w:hint="cs"/>
          <w:rtl/>
        </w:rPr>
        <w:t>,</w:t>
      </w:r>
      <w:r w:rsidRPr="006F178A">
        <w:rPr>
          <w:rFonts w:hint="cs"/>
          <w:rtl/>
        </w:rPr>
        <w:t xml:space="preserve"> דההוא בית הכסא גם </w:t>
      </w:r>
      <w:r>
        <w:rPr>
          <w:rFonts w:hint="cs"/>
          <w:rtl/>
        </w:rPr>
        <w:t>היה</w:t>
      </w:r>
    </w:p>
    <w:p w14:paraId="5CFAB50E" w14:textId="77777777" w:rsidR="00295E41" w:rsidRPr="00C14A40" w:rsidRDefault="003E2DCC" w:rsidP="00295E41">
      <w:pPr>
        <w:pStyle w:val="38"/>
        <w:framePr w:wrap="notBeside"/>
        <w:rPr>
          <w:rtl/>
        </w:rPr>
      </w:pPr>
      <w:r w:rsidRPr="00C14A40">
        <w:rPr>
          <w:rtl/>
        </w:rPr>
        <w:t xml:space="preserve">אלא </w:t>
      </w:r>
    </w:p>
    <w:p w14:paraId="123510E4" w14:textId="6D7FDAD3" w:rsidR="00325220" w:rsidRDefault="003E2DCC" w:rsidP="003E2DCC">
      <w:pPr>
        <w:rPr>
          <w:rtl/>
        </w:rPr>
      </w:pPr>
      <w:r w:rsidRPr="00325220">
        <w:rPr>
          <w:rtl/>
        </w:rPr>
        <w:t xml:space="preserve">כגון </w:t>
      </w:r>
      <w:r w:rsidR="007E3B20">
        <w:rPr>
          <w:rFonts w:hint="cs"/>
          <w:rtl/>
        </w:rPr>
        <w:t>ש</w:t>
      </w:r>
      <w:r w:rsidRPr="00325220">
        <w:rPr>
          <w:rtl/>
        </w:rPr>
        <w:t xml:space="preserve">אמר והדין ולא אמר </w:t>
      </w:r>
      <w:r w:rsidR="00325220" w:rsidRPr="00325220">
        <w:rPr>
          <w:rFonts w:hint="cs"/>
          <w:rtl/>
        </w:rPr>
        <w:t>גם</w:t>
      </w:r>
      <w:r w:rsidRPr="00325220">
        <w:rPr>
          <w:rtl/>
        </w:rPr>
        <w:t xml:space="preserve">, </w:t>
      </w:r>
    </w:p>
    <w:p w14:paraId="41127758" w14:textId="19548D04" w:rsidR="003E2DCC" w:rsidRPr="00325220" w:rsidRDefault="003E2DCC" w:rsidP="003E2DCC">
      <w:pPr>
        <w:rPr>
          <w:rtl/>
        </w:rPr>
      </w:pPr>
      <w:r w:rsidRPr="00325220">
        <w:rPr>
          <w:rFonts w:hint="cs"/>
          <w:rtl/>
        </w:rPr>
        <w:t>אי ו</w:t>
      </w:r>
      <w:r w:rsidRPr="00325220">
        <w:rPr>
          <w:rtl/>
        </w:rPr>
        <w:t>הדין</w:t>
      </w:r>
      <w:r w:rsidRPr="00325220">
        <w:rPr>
          <w:rFonts w:hint="cs"/>
          <w:rtl/>
        </w:rPr>
        <w:t xml:space="preserve"> </w:t>
      </w:r>
      <w:r w:rsidRPr="00325220">
        <w:rPr>
          <w:rtl/>
        </w:rPr>
        <w:t xml:space="preserve">והדין </w:t>
      </w:r>
      <w:r w:rsidR="006B25C6" w:rsidRPr="00325220">
        <w:rPr>
          <w:rtl/>
        </w:rPr>
        <w:t xml:space="preserve">גם </w:t>
      </w:r>
      <w:r w:rsidRPr="00325220">
        <w:rPr>
          <w:rtl/>
        </w:rPr>
        <w:t xml:space="preserve">בית הכסא, </w:t>
      </w:r>
      <w:r w:rsidRPr="007E3B20">
        <w:rPr>
          <w:rStyle w:val="affffe"/>
          <w:rtl/>
        </w:rPr>
        <w:t>או</w:t>
      </w:r>
      <w:r w:rsidRPr="00325220">
        <w:rPr>
          <w:rtl/>
        </w:rPr>
        <w:t xml:space="preserve"> והדין - לתשמישא בעלמא </w:t>
      </w:r>
    </w:p>
    <w:p w14:paraId="09AEF4D5" w14:textId="3FAFC7A0" w:rsidR="00295E41" w:rsidRPr="00C14A40" w:rsidRDefault="003E2DCC" w:rsidP="00295E41">
      <w:pPr>
        <w:pStyle w:val="38"/>
        <w:framePr w:wrap="notBeside"/>
        <w:rPr>
          <w:rFonts w:hint="cs"/>
          <w:rtl/>
        </w:rPr>
      </w:pPr>
      <w:r w:rsidRPr="00C14A40">
        <w:rPr>
          <w:rFonts w:hint="cs"/>
          <w:rtl/>
        </w:rPr>
        <w:t>ורבינא</w:t>
      </w:r>
      <w:r w:rsidR="0075729B">
        <w:rPr>
          <w:rFonts w:hint="cs"/>
          <w:rtl/>
        </w:rPr>
        <w:t xml:space="preserve"> </w:t>
      </w:r>
      <w:r w:rsidR="00E53731" w:rsidRPr="00C14A40">
        <w:rPr>
          <w:rFonts w:hint="cs"/>
          <w:rtl/>
        </w:rPr>
        <w:t>נסתפק</w:t>
      </w:r>
    </w:p>
    <w:p w14:paraId="55C42EAD" w14:textId="6CA995AA" w:rsidR="003E2DCC" w:rsidRPr="006F178A" w:rsidRDefault="003E2DCC" w:rsidP="00A522DC">
      <w:pPr>
        <w:rPr>
          <w:rtl/>
        </w:rPr>
      </w:pPr>
      <w:r w:rsidRPr="006F178A">
        <w:rPr>
          <w:rFonts w:hint="cs"/>
          <w:rtl/>
        </w:rPr>
        <w:t>אי זימון מועיל לבית הכסא</w:t>
      </w:r>
      <w:r w:rsidR="00325220">
        <w:rPr>
          <w:rFonts w:hint="cs"/>
          <w:rtl/>
        </w:rPr>
        <w:t>,</w:t>
      </w:r>
      <w:r w:rsidRPr="006F178A">
        <w:rPr>
          <w:rFonts w:hint="cs"/>
          <w:rtl/>
        </w:rPr>
        <w:t xml:space="preserve"> </w:t>
      </w:r>
      <w:r w:rsidRPr="00325220">
        <w:rPr>
          <w:rStyle w:val="affffe"/>
          <w:rFonts w:hint="cs"/>
          <w:rtl/>
        </w:rPr>
        <w:t>ואת</w:t>
      </w:r>
      <w:r w:rsidRPr="00325220">
        <w:rPr>
          <w:rStyle w:val="affffe"/>
          <w:rtl/>
        </w:rPr>
        <w:t>"</w:t>
      </w:r>
      <w:r w:rsidRPr="00325220">
        <w:rPr>
          <w:rStyle w:val="affffe"/>
          <w:rFonts w:hint="cs"/>
          <w:rtl/>
        </w:rPr>
        <w:t xml:space="preserve">ל </w:t>
      </w:r>
      <w:r w:rsidRPr="006F178A">
        <w:rPr>
          <w:rFonts w:hint="cs"/>
          <w:rtl/>
        </w:rPr>
        <w:t>מועיל</w:t>
      </w:r>
      <w:r w:rsidR="00325220">
        <w:rPr>
          <w:rFonts w:hint="cs"/>
          <w:rtl/>
        </w:rPr>
        <w:t>,</w:t>
      </w:r>
      <w:r w:rsidRPr="006F178A">
        <w:rPr>
          <w:rFonts w:hint="cs"/>
          <w:rtl/>
        </w:rPr>
        <w:t xml:space="preserve"> אי יש יד </w:t>
      </w:r>
      <w:r w:rsidR="00E53731">
        <w:rPr>
          <w:rFonts w:hint="cs"/>
          <w:rtl/>
        </w:rPr>
        <w:t>או לא</w:t>
      </w:r>
    </w:p>
    <w:p w14:paraId="623F9290" w14:textId="77777777" w:rsidR="003E2DCC" w:rsidRPr="006F178A" w:rsidRDefault="003E2DCC" w:rsidP="000F1DD4">
      <w:pPr>
        <w:pStyle w:val="afffd"/>
        <w:rPr>
          <w:rtl/>
        </w:rPr>
      </w:pPr>
      <w:ins w:id="9803" w:author="מספור קטעי משנה" w:date="2026-10-06T06:45:39Z">
        <w:r>
          <w:rPr>
            <w:rStyle w:val="MisparKeta"/>
          </w:rPr>
          <w:t xml:space="preserve">ב. </w:t>
        </w:r>
      </w:ins>
      <w:r w:rsidRPr="006F178A">
        <w:rPr>
          <w:rtl/>
        </w:rPr>
        <w:t>מנודה אני לך וכו'.</w:t>
      </w:r>
    </w:p>
    <w:p w14:paraId="70C6B3BD" w14:textId="4F1A16F6" w:rsidR="00E53731" w:rsidRPr="00C14A40" w:rsidRDefault="00605052" w:rsidP="00E53731">
      <w:pPr>
        <w:pStyle w:val="38"/>
        <w:framePr w:wrap="notBeside"/>
        <w:rPr>
          <w:rtl/>
        </w:rPr>
      </w:pPr>
      <w:r w:rsidRPr="00C14A40">
        <w:rPr>
          <w:rFonts w:hint="cs"/>
          <w:rtl/>
        </w:rPr>
        <w:t>א</w:t>
      </w:r>
      <w:r w:rsidR="003E2DCC" w:rsidRPr="00C14A40">
        <w:rPr>
          <w:rtl/>
        </w:rPr>
        <w:t xml:space="preserve">ביי: </w:t>
      </w:r>
    </w:p>
    <w:p w14:paraId="3BE697D9" w14:textId="58C5BBCA" w:rsidR="003E2DCC" w:rsidRPr="006F178A" w:rsidRDefault="003E2DCC" w:rsidP="003E2DCC">
      <w:pPr>
        <w:rPr>
          <w:rtl/>
        </w:rPr>
      </w:pPr>
      <w:r w:rsidRPr="00EB4C46">
        <w:rPr>
          <w:rStyle w:val="affffe"/>
          <w:rtl/>
        </w:rPr>
        <w:t xml:space="preserve">מודה ר"ע, </w:t>
      </w:r>
      <w:r w:rsidRPr="006F178A">
        <w:rPr>
          <w:rFonts w:ascii="Fb Fontext" w:hAnsi="Fb Fontext"/>
          <w:rtl/>
        </w:rPr>
        <w:t xml:space="preserve">שאינו לוקה, </w:t>
      </w:r>
      <w:r w:rsidRPr="00EB4C46">
        <w:rPr>
          <w:rStyle w:val="afffff0"/>
          <w:rtl/>
        </w:rPr>
        <w:t>דא"</w:t>
      </w:r>
      <w:r w:rsidRPr="00EB4C46">
        <w:rPr>
          <w:rStyle w:val="afffff0"/>
          <w:rFonts w:hint="cs"/>
          <w:rtl/>
        </w:rPr>
        <w:t>כ ניתני</w:t>
      </w:r>
      <w:r w:rsidR="0075729B">
        <w:rPr>
          <w:rStyle w:val="afffff0"/>
          <w:rFonts w:hint="cs"/>
          <w:rtl/>
        </w:rPr>
        <w:t xml:space="preserve"> </w:t>
      </w:r>
      <w:r>
        <w:rPr>
          <w:rStyle w:val="affffe"/>
          <w:rFonts w:hint="cs"/>
          <w:rtl/>
          <w:rPrChange w:id="9007" w:author="מנוע אמוראים" w:date="2026-10-05T16:41:00Z">
            <w:rPr>
              <w:rStyle w:val="afffff0"/>
              <w:rFonts w:hint="cs"/>
              <w:rtl/>
            </w:rPr>
          </w:rPrChange>
        </w:rPr>
        <w:t xml:space="preserve">דר</w:t>
      </w:r>
      <w:r>
        <w:rPr>
          <w:rStyle w:val="affffe"/>
          <w:rtl/>
          <w:rPrChange w:id="9008" w:author="מנוע אמוראים" w:date="2026-10-05T16:41:00Z">
            <w:rPr>
              <w:rStyle w:val="afffff0"/>
              <w:rtl/>
            </w:rPr>
          </w:rPrChange>
        </w:rPr>
        <w:t xml:space="preserve">"</w:t>
      </w:r>
      <w:r>
        <w:rPr>
          <w:rStyle w:val="affffe"/>
          <w:rFonts w:hint="cs"/>
          <w:rtl/>
          <w:rPrChange w:id="9009" w:author="מנוע אמוראים" w:date="2026-10-05T16:41:00Z">
            <w:rPr>
              <w:rStyle w:val="afffff0"/>
              <w:rFonts w:hint="cs"/>
              <w:rtl/>
            </w:rPr>
          </w:rPrChange>
        </w:rPr>
        <w:t xml:space="preserve">ע</w:t>
      </w:r>
      <w:r>
        <w:rPr>
          <w:rStyle w:val="afffff0"/>
          <w:rFonts w:hint="cs"/>
          <w:rtl/>
        </w:rPr>
        <w:t xml:space="preserve"> </w:t>
      </w:r>
      <w:r w:rsidRPr="00EB4C46">
        <w:rPr>
          <w:rStyle w:val="afffff0"/>
          <w:rtl/>
        </w:rPr>
        <w:t>מחמיר.</w:t>
      </w:r>
    </w:p>
    <w:p w14:paraId="689F39E5" w14:textId="629944E5" w:rsidR="00E53731" w:rsidRPr="00C14A40" w:rsidRDefault="003E2DCC" w:rsidP="00E53731">
      <w:pPr>
        <w:pStyle w:val="38"/>
        <w:framePr w:wrap="notBeside"/>
        <w:rPr>
          <w:rtl/>
        </w:rPr>
      </w:pPr>
      <w:r w:rsidRPr="00C14A40">
        <w:rPr>
          <w:rFonts w:hint="cs"/>
          <w:rtl/>
        </w:rPr>
        <w:t>ר</w:t>
      </w:r>
      <w:r w:rsidRPr="00C14A40">
        <w:rPr>
          <w:rtl/>
        </w:rPr>
        <w:t>"</w:t>
      </w:r>
      <w:r w:rsidRPr="00C14A40">
        <w:rPr>
          <w:rFonts w:hint="cs"/>
          <w:rtl/>
        </w:rPr>
        <w:t>פ</w:t>
      </w:r>
      <w:r w:rsidRPr="00C14A40">
        <w:rPr>
          <w:rtl/>
        </w:rPr>
        <w:t xml:space="preserve">: </w:t>
      </w:r>
    </w:p>
    <w:p w14:paraId="185C2B23" w14:textId="20AB59C2" w:rsidR="003E2DCC" w:rsidRPr="00295E41" w:rsidRDefault="003E2DCC" w:rsidP="003E2DCC">
      <w:pPr>
        <w:rPr>
          <w:rStyle w:val="afffa"/>
          <w:rtl/>
        </w:rPr>
      </w:pPr>
      <w:r w:rsidRPr="00E53731">
        <w:rPr>
          <w:rStyle w:val="afffa"/>
          <w:rtl/>
        </w:rPr>
        <w:t xml:space="preserve">נדינא מינך </w:t>
      </w:r>
      <w:r w:rsidR="00D661E4" w:rsidRPr="00E53731">
        <w:rPr>
          <w:rStyle w:val="afffa"/>
          <w:rFonts w:hint="cs"/>
          <w:rtl/>
        </w:rPr>
        <w:t>-</w:t>
      </w:r>
      <w:r w:rsidRPr="00D661E4">
        <w:rPr>
          <w:rStyle w:val="affffe"/>
          <w:rFonts w:hint="cs"/>
          <w:rtl/>
        </w:rPr>
        <w:t>לכו</w:t>
      </w:r>
      <w:r w:rsidRPr="00D661E4">
        <w:rPr>
          <w:rStyle w:val="affffe"/>
          <w:rtl/>
        </w:rPr>
        <w:t>"</w:t>
      </w:r>
      <w:r w:rsidRPr="00D661E4">
        <w:rPr>
          <w:rStyle w:val="affffe"/>
          <w:rFonts w:hint="cs"/>
          <w:rtl/>
        </w:rPr>
        <w:t>ע</w:t>
      </w:r>
      <w:r w:rsidRPr="006F178A">
        <w:rPr>
          <w:rFonts w:hint="cs"/>
          <w:rtl/>
        </w:rPr>
        <w:t xml:space="preserve"> אסור</w:t>
      </w:r>
      <w:r w:rsidRPr="006F178A">
        <w:rPr>
          <w:rtl/>
        </w:rPr>
        <w:t xml:space="preserve">, משמתנא מינך </w:t>
      </w:r>
      <w:r w:rsidR="00D661E4" w:rsidRPr="00295E41">
        <w:rPr>
          <w:rStyle w:val="afffa"/>
          <w:rFonts w:hint="cs"/>
          <w:rtl/>
        </w:rPr>
        <w:t>-</w:t>
      </w:r>
      <w:r w:rsidRPr="00D661E4">
        <w:rPr>
          <w:rStyle w:val="affffe"/>
          <w:rtl/>
        </w:rPr>
        <w:t>לכו"</w:t>
      </w:r>
      <w:r w:rsidRPr="00D661E4">
        <w:rPr>
          <w:rStyle w:val="affffe"/>
          <w:rFonts w:hint="cs"/>
          <w:rtl/>
        </w:rPr>
        <w:t>ע</w:t>
      </w:r>
      <w:r w:rsidRPr="006F178A">
        <w:rPr>
          <w:rtl/>
        </w:rPr>
        <w:t xml:space="preserve"> שרי,</w:t>
      </w:r>
    </w:p>
    <w:p w14:paraId="22EFA63F" w14:textId="77777777" w:rsidR="003E2DCC" w:rsidRPr="006F178A" w:rsidRDefault="003E2DCC" w:rsidP="00A522DC">
      <w:pPr>
        <w:pStyle w:val="a3"/>
        <w:framePr w:wrap="around"/>
        <w:rPr>
          <w:rtl/>
        </w:rPr>
      </w:pPr>
      <w:r w:rsidRPr="006F178A">
        <w:rPr>
          <w:rtl/>
        </w:rPr>
        <w:t xml:space="preserve">ז: </w:t>
      </w:r>
    </w:p>
    <w:p w14:paraId="071DC661" w14:textId="77777777" w:rsidR="00A522DC" w:rsidRDefault="00D661E4" w:rsidP="00A522DC">
      <w:pPr>
        <w:pStyle w:val="38"/>
        <w:framePr w:wrap="notBeside"/>
        <w:rPr>
          <w:rFonts w:ascii="Fb Fontext" w:hAnsi="Fb Fontext" w:hint="cs"/>
          <w:rtl/>
        </w:rPr>
      </w:pPr>
      <w:r w:rsidRPr="00E53731">
        <w:rPr>
          <w:rStyle w:val="affffe"/>
          <w:rFonts w:hint="cs"/>
          <w:rtl/>
        </w:rPr>
        <w:t>וחלקו</w:t>
      </w:r>
    </w:p>
    <w:p w14:paraId="5EC99221" w14:textId="247EA83D" w:rsidR="003E2DCC" w:rsidRPr="006F178A" w:rsidRDefault="003E2DCC" w:rsidP="003E2DCC">
      <w:pPr>
        <w:rPr>
          <w:rtl/>
        </w:rPr>
      </w:pPr>
      <w:r w:rsidRPr="00E53731">
        <w:rPr>
          <w:rStyle w:val="afffa"/>
          <w:rtl/>
        </w:rPr>
        <w:t>במנודה אני לך,</w:t>
      </w:r>
      <w:r w:rsidRPr="00DC3424">
        <w:rPr>
          <w:rStyle w:val="affffe"/>
          <w:rtl/>
        </w:rPr>
        <w:t xml:space="preserve"> </w:t>
      </w:r>
      <w:r w:rsidRPr="00DC3424">
        <w:rPr>
          <w:rStyle w:val="affffe"/>
          <w:rFonts w:hint="cs"/>
          <w:rtl/>
        </w:rPr>
        <w:t>לר</w:t>
      </w:r>
      <w:r w:rsidRPr="00DC3424">
        <w:rPr>
          <w:rStyle w:val="affffe"/>
          <w:rtl/>
        </w:rPr>
        <w:t>"</w:t>
      </w:r>
      <w:r w:rsidRPr="00DC3424">
        <w:rPr>
          <w:rStyle w:val="affffe"/>
          <w:rFonts w:hint="cs"/>
          <w:rtl/>
        </w:rPr>
        <w:t>ע</w:t>
      </w:r>
      <w:r w:rsidRPr="00DC3424">
        <w:rPr>
          <w:rStyle w:val="affffe"/>
          <w:rtl/>
        </w:rPr>
        <w:t>:</w:t>
      </w:r>
      <w:r w:rsidRPr="006F178A">
        <w:rPr>
          <w:rFonts w:ascii="Fb Fontext" w:hAnsi="Fb Fontext"/>
          <w:rtl/>
        </w:rPr>
        <w:t xml:space="preserve"> ל</w:t>
      </w:r>
      <w:r w:rsidR="00DC3424">
        <w:rPr>
          <w:rFonts w:ascii="Fb Fontext" w:hAnsi="Fb Fontext" w:hint="cs"/>
          <w:rtl/>
        </w:rPr>
        <w:t>שון נ</w:t>
      </w:r>
      <w:r w:rsidRPr="00295E41">
        <w:rPr>
          <w:rStyle w:val="afffa"/>
          <w:rtl/>
        </w:rPr>
        <w:t>ידוי</w:t>
      </w:r>
      <w:r w:rsidRPr="006F178A">
        <w:rPr>
          <w:rFonts w:ascii="Fb Fontext" w:hAnsi="Fb Fontext"/>
          <w:rtl/>
        </w:rPr>
        <w:t xml:space="preserve"> הוא, </w:t>
      </w:r>
      <w:r w:rsidRPr="00DC3424">
        <w:rPr>
          <w:rStyle w:val="affffe"/>
          <w:rtl/>
        </w:rPr>
        <w:t>רבנן:</w:t>
      </w:r>
      <w:r w:rsidRPr="006F178A">
        <w:rPr>
          <w:rFonts w:ascii="Fb Fontext" w:hAnsi="Fb Fontext"/>
          <w:rtl/>
        </w:rPr>
        <w:t xml:space="preserve"> </w:t>
      </w:r>
      <w:r w:rsidR="00DC3424">
        <w:rPr>
          <w:rFonts w:ascii="Fb Fontext" w:hAnsi="Fb Fontext" w:hint="cs"/>
          <w:rtl/>
        </w:rPr>
        <w:t>לשון</w:t>
      </w:r>
      <w:r w:rsidRPr="006F178A">
        <w:rPr>
          <w:rFonts w:ascii="Fb Fontext" w:hAnsi="Fb Fontext"/>
          <w:rtl/>
        </w:rPr>
        <w:t xml:space="preserve"> </w:t>
      </w:r>
      <w:r w:rsidRPr="00295E41">
        <w:rPr>
          <w:rStyle w:val="afffa"/>
          <w:rtl/>
        </w:rPr>
        <w:t>משמתנ</w:t>
      </w:r>
      <w:r w:rsidR="00DC3424" w:rsidRPr="00295E41">
        <w:rPr>
          <w:rStyle w:val="afffa"/>
          <w:rFonts w:hint="cs"/>
          <w:rtl/>
        </w:rPr>
        <w:t>א</w:t>
      </w:r>
      <w:r w:rsidRPr="006F178A">
        <w:rPr>
          <w:rFonts w:ascii="Fb Fontext" w:hAnsi="Fb Fontext"/>
          <w:rtl/>
        </w:rPr>
        <w:t>.</w:t>
      </w:r>
    </w:p>
    <w:p w14:paraId="7DD17046" w14:textId="77777777" w:rsidR="00E53731" w:rsidRPr="00C14A40" w:rsidRDefault="00680AF9" w:rsidP="00E53731">
      <w:pPr>
        <w:pStyle w:val="38"/>
        <w:framePr w:wrap="notBeside"/>
        <w:rPr>
          <w:rFonts w:hint="cs"/>
          <w:rtl/>
        </w:rPr>
      </w:pPr>
      <w:r w:rsidRPr="00C14A40">
        <w:rPr>
          <w:rFonts w:hint="cs"/>
          <w:rtl/>
        </w:rPr>
        <w:t xml:space="preserve">וחלקו </w:t>
      </w:r>
      <w:r w:rsidR="003E2DCC" w:rsidRPr="00C14A40">
        <w:rPr>
          <w:rtl/>
        </w:rPr>
        <w:t>דר"</w:t>
      </w:r>
      <w:r w:rsidR="003E2DCC" w:rsidRPr="00C14A40">
        <w:rPr>
          <w:rFonts w:hint="cs"/>
          <w:rtl/>
        </w:rPr>
        <w:t xml:space="preserve">ח </w:t>
      </w:r>
    </w:p>
    <w:p w14:paraId="0DFCA029" w14:textId="77777777" w:rsidR="00A522DC" w:rsidRDefault="003E2DCC" w:rsidP="00A522DC">
      <w:pPr>
        <w:rPr>
          <w:rtl/>
        </w:rPr>
      </w:pPr>
      <w:r w:rsidRPr="006F178A">
        <w:rPr>
          <w:rFonts w:hint="cs"/>
          <w:rtl/>
        </w:rPr>
        <w:t xml:space="preserve">ההוא דאמר </w:t>
      </w:r>
      <w:r w:rsidRPr="006F178A">
        <w:rPr>
          <w:rtl/>
        </w:rPr>
        <w:t xml:space="preserve">משמתנא בנכסי </w:t>
      </w:r>
      <w:r>
        <w:rPr>
          <w:rFonts w:hint="cs"/>
          <w:rtl/>
        </w:rPr>
        <w:t xml:space="preserve">בן </w:t>
      </w:r>
      <w:r>
        <w:rPr>
          <w:rStyle w:val="affffe"/>
          <w:rFonts w:hint="cs"/>
          <w:rtl/>
          <w:rPrChange w:id="9010" w:author="מנוע אמוראים" w:date="2026-10-05T16:41:00Z">
            <w:rPr>
              <w:rFonts w:hint="cs"/>
              <w:rtl/>
            </w:rPr>
          </w:rPrChange>
        </w:rPr>
        <w:t xml:space="preserve">ריב</w:t>
      </w:r>
      <w:r>
        <w:rPr>
          <w:rStyle w:val="affffe"/>
          <w:rtl/>
          <w:rPrChange w:id="9011" w:author="מנוע אמוראים" w:date="2026-10-05T16:41:00Z">
            <w:rPr>
              <w:rtl/>
            </w:rPr>
          </w:rPrChange>
        </w:rPr>
        <w:t xml:space="preserve">"</w:t>
      </w:r>
      <w:r>
        <w:rPr>
          <w:rStyle w:val="affffe"/>
          <w:rFonts w:hint="cs"/>
          <w:rtl/>
          <w:rPrChange w:id="9012" w:author="מנוע אמוראים" w:date="2026-10-05T16:41:00Z">
            <w:rPr>
              <w:rFonts w:hint="cs"/>
              <w:rtl/>
            </w:rPr>
          </w:rPrChange>
        </w:rPr>
        <w:t xml:space="preserve">א</w:t>
      </w:r>
      <w:r w:rsidR="00680AF9">
        <w:rPr>
          <w:rFonts w:hint="cs"/>
          <w:rtl/>
        </w:rPr>
        <w:t>,</w:t>
      </w:r>
      <w:r w:rsidRPr="006F178A">
        <w:rPr>
          <w:rFonts w:hint="cs"/>
          <w:rtl/>
        </w:rPr>
        <w:t xml:space="preserve"> </w:t>
      </w:r>
    </w:p>
    <w:p w14:paraId="2DA95704" w14:textId="77777777" w:rsidR="00A522DC" w:rsidRDefault="003E2DCC" w:rsidP="00A522DC">
      <w:pPr>
        <w:pStyle w:val="38"/>
        <w:framePr w:wrap="notBeside"/>
        <w:rPr>
          <w:rStyle w:val="affffe"/>
          <w:rFonts w:hint="cs"/>
          <w:rtl/>
        </w:rPr>
      </w:pPr>
      <w:r w:rsidRPr="00A27053">
        <w:rPr>
          <w:rStyle w:val="affffe"/>
          <w:rFonts w:hint="cs"/>
          <w:rtl/>
        </w:rPr>
        <w:t>וא</w:t>
      </w:r>
      <w:r w:rsidRPr="00A27053">
        <w:rPr>
          <w:rStyle w:val="affffe"/>
          <w:rtl/>
        </w:rPr>
        <w:t>"</w:t>
      </w:r>
      <w:r w:rsidRPr="00A27053">
        <w:rPr>
          <w:rStyle w:val="affffe"/>
          <w:rFonts w:hint="cs"/>
          <w:rtl/>
        </w:rPr>
        <w:t>ל</w:t>
      </w:r>
      <w:r w:rsidR="00A522DC">
        <w:rPr>
          <w:rStyle w:val="affffe"/>
          <w:rFonts w:hint="cs"/>
          <w:rtl/>
        </w:rPr>
        <w:t xml:space="preserve"> ר''ח</w:t>
      </w:r>
    </w:p>
    <w:p w14:paraId="75F7F49F" w14:textId="4B5597B2" w:rsidR="003E2DCC" w:rsidRPr="006F178A" w:rsidRDefault="003E2DCC" w:rsidP="00A522DC">
      <w:pPr>
        <w:rPr>
          <w:rtl/>
        </w:rPr>
      </w:pPr>
      <w:r w:rsidRPr="00A27053">
        <w:rPr>
          <w:rStyle w:val="affffe"/>
          <w:rFonts w:hint="cs"/>
          <w:rtl/>
        </w:rPr>
        <w:t xml:space="preserve"> </w:t>
      </w:r>
      <w:r>
        <w:rPr>
          <w:rFonts w:hint="cs"/>
          <w:rtl/>
        </w:rPr>
        <w:t xml:space="preserve">לית דחש </w:t>
      </w:r>
      <w:r>
        <w:rPr>
          <w:rStyle w:val="affffe"/>
          <w:rFonts w:hint="cs"/>
          <w:rtl/>
          <w:rPrChange w:id="9013" w:author="מנוע אמוראים" w:date="2026-10-05T16:41:00Z">
            <w:rPr>
              <w:rFonts w:hint="cs"/>
              <w:rtl/>
            </w:rPr>
          </w:rPrChange>
        </w:rPr>
        <w:t xml:space="preserve">לר</w:t>
      </w:r>
      <w:r>
        <w:rPr>
          <w:rStyle w:val="affffe"/>
          <w:rtl/>
          <w:rPrChange w:id="9014" w:author="מנוע אמוראים" w:date="2026-10-05T16:41:00Z">
            <w:rPr>
              <w:rtl/>
            </w:rPr>
          </w:rPrChange>
        </w:rPr>
        <w:t xml:space="preserve">"</w:t>
      </w:r>
      <w:r>
        <w:rPr>
          <w:rStyle w:val="affffe"/>
          <w:rFonts w:hint="cs"/>
          <w:rtl/>
          <w:rPrChange w:id="9015" w:author="מנוע אמוראים" w:date="2026-10-05T16:41:00Z">
            <w:rPr>
              <w:rFonts w:hint="cs"/>
              <w:rtl/>
            </w:rPr>
          </w:rPrChange>
        </w:rPr>
        <w:t xml:space="preserve">ע</w:t>
      </w:r>
      <w:r>
        <w:rPr>
          <w:rFonts w:hint="cs"/>
          <w:rtl/>
        </w:rPr>
        <w:t xml:space="preserve"> ד</w:t>
      </w:r>
      <w:r w:rsidRPr="006F178A">
        <w:rPr>
          <w:rtl/>
        </w:rPr>
        <w:t xml:space="preserve">במשמתנא </w:t>
      </w:r>
      <w:r w:rsidR="00D661E4">
        <w:rPr>
          <w:rtl/>
        </w:rPr>
        <w:t>חלקו</w:t>
      </w:r>
      <w:r w:rsidRPr="006F178A">
        <w:rPr>
          <w:rtl/>
        </w:rPr>
        <w:t>.</w:t>
      </w:r>
    </w:p>
    <w:p w14:paraId="65D4B633" w14:textId="4FDB617E" w:rsidR="00482CEE" w:rsidRPr="00C14A40" w:rsidRDefault="003E2DCC" w:rsidP="00E53731">
      <w:pPr>
        <w:pStyle w:val="38"/>
        <w:framePr w:wrap="notBeside"/>
        <w:rPr>
          <w:rtl/>
        </w:rPr>
      </w:pPr>
      <w:r w:rsidRPr="00C14A40">
        <w:rPr>
          <w:rFonts w:hint="cs"/>
          <w:rtl/>
        </w:rPr>
        <w:t>ר</w:t>
      </w:r>
      <w:r w:rsidRPr="00C14A40">
        <w:rPr>
          <w:rtl/>
        </w:rPr>
        <w:t>"</w:t>
      </w:r>
      <w:r w:rsidRPr="00C14A40">
        <w:rPr>
          <w:rFonts w:hint="cs"/>
          <w:rtl/>
        </w:rPr>
        <w:t>א מ</w:t>
      </w:r>
      <w:r w:rsidRPr="00C14A40">
        <w:rPr>
          <w:rtl/>
        </w:rPr>
        <w:t>רב:</w:t>
      </w:r>
    </w:p>
    <w:p w14:paraId="64A8F057" w14:textId="151F1E29" w:rsidR="00A27053" w:rsidRDefault="003E2DCC" w:rsidP="003E2DCC">
      <w:pPr>
        <w:rPr>
          <w:rtl/>
        </w:rPr>
      </w:pPr>
      <w:r w:rsidRPr="00295E41">
        <w:rPr>
          <w:rStyle w:val="afffa"/>
          <w:rtl/>
        </w:rPr>
        <w:t>נדהו בפניו</w:t>
      </w:r>
      <w:r w:rsidRPr="006F178A">
        <w:rPr>
          <w:rtl/>
        </w:rPr>
        <w:t xml:space="preserve"> - אין מתירין לו אלא בפניו, </w:t>
      </w:r>
    </w:p>
    <w:p w14:paraId="44706289" w14:textId="767829E5" w:rsidR="003E2DCC" w:rsidRPr="006F178A" w:rsidRDefault="003E2DCC" w:rsidP="00605052">
      <w:pPr>
        <w:spacing w:after="60"/>
        <w:rPr>
          <w:rtl/>
        </w:rPr>
      </w:pPr>
      <w:r w:rsidRPr="006F178A">
        <w:rPr>
          <w:rtl/>
        </w:rPr>
        <w:t>נדהו שלא בפניו מתירין לו בין בפניו בין שלא בפניו.</w:t>
      </w:r>
    </w:p>
    <w:p w14:paraId="311A0519" w14:textId="4924587A" w:rsidR="00482CEE" w:rsidRPr="00C14A40" w:rsidRDefault="003E2DCC" w:rsidP="00E53731">
      <w:pPr>
        <w:pStyle w:val="38"/>
        <w:framePr w:wrap="notBeside"/>
        <w:rPr>
          <w:rtl/>
        </w:rPr>
      </w:pPr>
      <w:r w:rsidRPr="00C14A40">
        <w:rPr>
          <w:rFonts w:hint="cs"/>
          <w:rtl/>
        </w:rPr>
        <w:t>ר</w:t>
      </w:r>
      <w:r w:rsidRPr="00C14A40">
        <w:rPr>
          <w:rtl/>
        </w:rPr>
        <w:t>"</w:t>
      </w:r>
      <w:r w:rsidRPr="00C14A40">
        <w:rPr>
          <w:rFonts w:hint="cs"/>
          <w:rtl/>
        </w:rPr>
        <w:t>ח מרב</w:t>
      </w:r>
      <w:r w:rsidRPr="00C14A40">
        <w:rPr>
          <w:rtl/>
        </w:rPr>
        <w:t>:</w:t>
      </w:r>
    </w:p>
    <w:p w14:paraId="649A4294" w14:textId="45217F36" w:rsidR="00A27053" w:rsidRDefault="003E2DCC" w:rsidP="003E2DCC">
      <w:pPr>
        <w:rPr>
          <w:rtl/>
        </w:rPr>
      </w:pPr>
      <w:r w:rsidRPr="00605052">
        <w:rPr>
          <w:rStyle w:val="afffa"/>
          <w:rtl/>
        </w:rPr>
        <w:t>השומע הזכרת השם מפי חבירו</w:t>
      </w:r>
      <w:r w:rsidRPr="006F178A">
        <w:rPr>
          <w:rtl/>
        </w:rPr>
        <w:t xml:space="preserve"> צריך לנדותו, </w:t>
      </w:r>
    </w:p>
    <w:p w14:paraId="2680F577" w14:textId="54B95261" w:rsidR="003E2DCC" w:rsidRPr="006F178A" w:rsidRDefault="003E2DCC" w:rsidP="00A27053">
      <w:pPr>
        <w:rPr>
          <w:rtl/>
        </w:rPr>
      </w:pPr>
      <w:r w:rsidRPr="006F178A">
        <w:rPr>
          <w:rtl/>
        </w:rPr>
        <w:t xml:space="preserve">ואם לא נידהו - הוא עצמו יהא בנידוי, שכל מקום שהזכרת השם מצויה - שם עניות מצויה, </w:t>
      </w:r>
    </w:p>
    <w:p w14:paraId="7A967C6A" w14:textId="77777777" w:rsidR="00E57814" w:rsidRDefault="003E2DCC" w:rsidP="00775F2C">
      <w:pPr>
        <w:rPr>
          <w:rStyle w:val="affffe"/>
          <w:rtl/>
        </w:rPr>
      </w:pPr>
      <w:r w:rsidRPr="006F178A">
        <w:rPr>
          <w:rtl/>
        </w:rPr>
        <w:t xml:space="preserve">ועניות כמיתה, </w:t>
      </w:r>
      <w:r w:rsidR="00A27053">
        <w:rPr>
          <w:rFonts w:hint="cs"/>
          <w:rtl/>
        </w:rPr>
        <w:t>ד</w:t>
      </w:r>
      <w:r w:rsidRPr="00A824E4">
        <w:rPr>
          <w:rStyle w:val="affffa"/>
          <w:rFonts w:hint="cs"/>
          <w:rtl/>
        </w:rPr>
        <w:t>'</w:t>
      </w:r>
      <w:r w:rsidRPr="00A824E4">
        <w:rPr>
          <w:rStyle w:val="affffa"/>
          <w:rtl/>
        </w:rPr>
        <w:t>כי מתו כל האנשים</w:t>
      </w:r>
      <w:r w:rsidRPr="00A824E4">
        <w:rPr>
          <w:rStyle w:val="affffa"/>
          <w:rFonts w:hint="cs"/>
          <w:rtl/>
        </w:rPr>
        <w:t>'</w:t>
      </w:r>
      <w:r w:rsidRPr="00A824E4">
        <w:rPr>
          <w:rStyle w:val="affffa"/>
          <w:rtl/>
        </w:rPr>
        <w:t>,</w:t>
      </w:r>
      <w:r w:rsidRPr="006F178A">
        <w:rPr>
          <w:rtl/>
        </w:rPr>
        <w:t xml:space="preserve"> </w:t>
      </w:r>
    </w:p>
    <w:p w14:paraId="3E51ECF0" w14:textId="77777777" w:rsidR="00E53731" w:rsidRPr="00C14A40" w:rsidRDefault="003E2DCC" w:rsidP="00E53731">
      <w:pPr>
        <w:pStyle w:val="38"/>
        <w:framePr w:wrap="notBeside"/>
        <w:rPr>
          <w:rtl/>
        </w:rPr>
      </w:pPr>
      <w:r w:rsidRPr="00C14A40">
        <w:rPr>
          <w:rtl/>
        </w:rPr>
        <w:t xml:space="preserve">ותניא: </w:t>
      </w:r>
    </w:p>
    <w:p w14:paraId="3C55ABF3" w14:textId="3FB282D5" w:rsidR="003E2DCC" w:rsidRPr="006F178A" w:rsidRDefault="003E2DCC" w:rsidP="00E53731">
      <w:pPr>
        <w:spacing w:after="60"/>
        <w:rPr>
          <w:rtl/>
        </w:rPr>
      </w:pPr>
      <w:r w:rsidRPr="006F178A">
        <w:rPr>
          <w:rtl/>
        </w:rPr>
        <w:t>כל מקום שנתנו חכמים עיניהם - או מיתה או עוני.</w:t>
      </w:r>
    </w:p>
    <w:p w14:paraId="592902FF" w14:textId="6C7C4421" w:rsidR="00482CEE" w:rsidRPr="00C14A40" w:rsidRDefault="003E2DCC" w:rsidP="00E53731">
      <w:pPr>
        <w:pStyle w:val="38"/>
        <w:framePr w:wrap="notBeside"/>
        <w:rPr>
          <w:rFonts w:hint="eastAsia"/>
          <w:rtl/>
        </w:rPr>
      </w:pPr>
      <w:r w:rsidRPr="00C14A40">
        <w:rPr>
          <w:rFonts w:hint="cs"/>
          <w:rtl/>
        </w:rPr>
        <w:t>ר</w:t>
      </w:r>
      <w:r w:rsidRPr="00C14A40">
        <w:rPr>
          <w:rtl/>
        </w:rPr>
        <w:t>"</w:t>
      </w:r>
      <w:r w:rsidRPr="00C14A40">
        <w:rPr>
          <w:rFonts w:hint="eastAsia"/>
          <w:rtl/>
        </w:rPr>
        <w:t>ה</w:t>
      </w:r>
    </w:p>
    <w:p w14:paraId="3DB25B53" w14:textId="714401F5" w:rsidR="003E2DCC" w:rsidRPr="00E57814" w:rsidRDefault="003E2DCC" w:rsidP="003E2DCC">
      <w:pPr>
        <w:rPr>
          <w:rtl/>
        </w:rPr>
      </w:pPr>
      <w:r w:rsidRPr="005E5980">
        <w:rPr>
          <w:rStyle w:val="affffe"/>
          <w:rtl/>
        </w:rPr>
        <w:t xml:space="preserve">שמע לאשה </w:t>
      </w:r>
      <w:r w:rsidR="005E5980">
        <w:rPr>
          <w:rFonts w:hint="cs"/>
          <w:rtl/>
        </w:rPr>
        <w:t>שהזכירה ש</w:t>
      </w:r>
      <w:r w:rsidR="0075729B">
        <w:rPr>
          <w:rtl/>
        </w:rPr>
        <w:t>"</w:t>
      </w:r>
      <w:r w:rsidR="005E5980">
        <w:rPr>
          <w:rFonts w:hint="cs"/>
          <w:rtl/>
        </w:rPr>
        <w:t>ש</w:t>
      </w:r>
      <w:r w:rsidRPr="00E57814">
        <w:rPr>
          <w:rtl/>
        </w:rPr>
        <w:t xml:space="preserve"> לבטלה ונידה והתיר לה מיד בפניה </w:t>
      </w:r>
    </w:p>
    <w:p w14:paraId="7D05B8BA" w14:textId="405E9C58" w:rsidR="00482CEE" w:rsidRPr="00C14A40" w:rsidRDefault="00B94B6C" w:rsidP="00E53731">
      <w:pPr>
        <w:pStyle w:val="38"/>
        <w:framePr w:wrap="notBeside"/>
        <w:rPr>
          <w:rFonts w:hint="cs"/>
          <w:rtl/>
        </w:rPr>
      </w:pPr>
      <w:r w:rsidRPr="00C14A40">
        <w:rPr>
          <w:rtl/>
        </w:rPr>
        <w:t>ש</w:t>
      </w:r>
      <w:r w:rsidR="0075729B">
        <w:rPr>
          <w:rtl/>
        </w:rPr>
        <w:t>"</w:t>
      </w:r>
      <w:r w:rsidR="00ED621D" w:rsidRPr="00C14A40">
        <w:rPr>
          <w:rFonts w:hint="cs"/>
          <w:rtl/>
        </w:rPr>
        <w:t>מ ג:</w:t>
      </w:r>
    </w:p>
    <w:p w14:paraId="2FB5B908" w14:textId="77777777" w:rsidR="00482CEE" w:rsidRDefault="005E5980" w:rsidP="00E53731">
      <w:pPr>
        <w:rPr>
          <w:rtl/>
        </w:rPr>
      </w:pPr>
      <w:r w:rsidRPr="00295E41">
        <w:rPr>
          <w:rStyle w:val="afffa"/>
          <w:rFonts w:hint="cs"/>
          <w:rtl/>
        </w:rPr>
        <w:t>א.</w:t>
      </w:r>
      <w:r w:rsidR="003E2DCC" w:rsidRPr="006F178A">
        <w:rPr>
          <w:rtl/>
        </w:rPr>
        <w:t xml:space="preserve"> השומע הזכרת השם מפי חבירו צריך לנדותו;</w:t>
      </w:r>
    </w:p>
    <w:p w14:paraId="20EDA5AE" w14:textId="77777777" w:rsidR="00482CEE" w:rsidRDefault="005E5980" w:rsidP="003E2DCC">
      <w:pPr>
        <w:rPr>
          <w:rtl/>
        </w:rPr>
      </w:pPr>
      <w:r w:rsidRPr="00295E41">
        <w:rPr>
          <w:rStyle w:val="afffa"/>
          <w:rFonts w:hint="cs"/>
          <w:rtl/>
        </w:rPr>
        <w:t>ב.</w:t>
      </w:r>
      <w:r w:rsidR="003E2DCC" w:rsidRPr="006F178A">
        <w:rPr>
          <w:rtl/>
        </w:rPr>
        <w:t xml:space="preserve"> נידהו בפניו - אין מתירין לו אלא בפניו;</w:t>
      </w:r>
    </w:p>
    <w:p w14:paraId="2AD2062D" w14:textId="174A856F" w:rsidR="003E2DCC" w:rsidRPr="006F178A" w:rsidRDefault="00A92EE5" w:rsidP="00605052">
      <w:pPr>
        <w:spacing w:after="60"/>
        <w:rPr>
          <w:rtl/>
        </w:rPr>
      </w:pPr>
      <w:r w:rsidRPr="00295E41">
        <w:rPr>
          <w:rStyle w:val="afffa"/>
          <w:rFonts w:hint="cs"/>
          <w:rtl/>
        </w:rPr>
        <w:t>ג.</w:t>
      </w:r>
      <w:r w:rsidR="003E2DCC" w:rsidRPr="006F178A">
        <w:rPr>
          <w:rtl/>
        </w:rPr>
        <w:t xml:space="preserve"> אין בין נידוי להפרה ולא כלום.</w:t>
      </w:r>
    </w:p>
    <w:p w14:paraId="006EE00E" w14:textId="7D276138" w:rsidR="00482CEE" w:rsidRPr="00C14A40" w:rsidRDefault="003E2DCC" w:rsidP="00E53731">
      <w:pPr>
        <w:pStyle w:val="38"/>
        <w:framePr w:wrap="notBeside"/>
        <w:rPr>
          <w:rtl/>
        </w:rPr>
      </w:pPr>
      <w:r w:rsidRPr="00C14A40">
        <w:rPr>
          <w:rtl/>
        </w:rPr>
        <w:t>רב:</w:t>
      </w:r>
    </w:p>
    <w:p w14:paraId="5643ADAF" w14:textId="152CDD40" w:rsidR="003E2DCC" w:rsidRPr="006F178A" w:rsidRDefault="00A92EE5" w:rsidP="003E2DCC">
      <w:pPr>
        <w:rPr>
          <w:rtl/>
        </w:rPr>
      </w:pPr>
      <w:r>
        <w:rPr>
          <w:rFonts w:hint="cs"/>
          <w:rtl/>
        </w:rPr>
        <w:t>ת</w:t>
      </w:r>
      <w:r w:rsidR="0075729B">
        <w:rPr>
          <w:rtl/>
        </w:rPr>
        <w:t>"</w:t>
      </w:r>
      <w:r>
        <w:rPr>
          <w:rFonts w:hint="cs"/>
          <w:rtl/>
        </w:rPr>
        <w:t>ח</w:t>
      </w:r>
      <w:r w:rsidR="003E2DCC" w:rsidRPr="006F178A">
        <w:rPr>
          <w:rtl/>
        </w:rPr>
        <w:t xml:space="preserve"> מנדה ומיפר לעצמו.</w:t>
      </w:r>
      <w:r w:rsidR="003E2DCC" w:rsidRPr="00A92EE5">
        <w:rPr>
          <w:rStyle w:val="afffff0"/>
          <w:rFonts w:hint="cs"/>
          <w:rtl/>
        </w:rPr>
        <w:t xml:space="preserve"> ולא אמרי דאין חבוש מתיר עצמו מבית האסורין</w:t>
      </w:r>
    </w:p>
    <w:p w14:paraId="2292D267" w14:textId="77777777" w:rsidR="00482CEE" w:rsidRPr="00C14A40" w:rsidRDefault="00A92EE5" w:rsidP="00E53731">
      <w:pPr>
        <w:pStyle w:val="38"/>
        <w:framePr w:wrap="notBeside"/>
        <w:rPr>
          <w:rtl/>
        </w:rPr>
      </w:pPr>
      <w:r w:rsidRPr="00C14A40">
        <w:rPr>
          <w:rFonts w:hint="cs"/>
          <w:rtl/>
        </w:rPr>
        <w:t>כ</w:t>
      </w:r>
      <w:r w:rsidR="003E2DCC" w:rsidRPr="00C14A40">
        <w:rPr>
          <w:rtl/>
        </w:rPr>
        <w:t>מ"</w:t>
      </w:r>
      <w:r w:rsidR="003E2DCC" w:rsidRPr="00C14A40">
        <w:rPr>
          <w:rFonts w:hint="cs"/>
          <w:rtl/>
        </w:rPr>
        <w:t>ז</w:t>
      </w:r>
      <w:r w:rsidR="003E2DCC" w:rsidRPr="00C14A40">
        <w:rPr>
          <w:rtl/>
        </w:rPr>
        <w:t xml:space="preserve"> חסידא</w:t>
      </w:r>
    </w:p>
    <w:p w14:paraId="7D6AFB65" w14:textId="576A42D5" w:rsidR="003E2DCC" w:rsidRDefault="003E2DCC" w:rsidP="003E2DCC">
      <w:pPr>
        <w:rPr>
          <w:rtl/>
        </w:rPr>
      </w:pPr>
      <w:r w:rsidRPr="006F178A">
        <w:rPr>
          <w:rFonts w:hint="cs"/>
          <w:rtl/>
        </w:rPr>
        <w:t>שהתחייב בר בי רב בנידוי נידה עצמו קודם ואח</w:t>
      </w:r>
      <w:r w:rsidRPr="006F178A">
        <w:rPr>
          <w:rtl/>
        </w:rPr>
        <w:t>"</w:t>
      </w:r>
      <w:r w:rsidRPr="006F178A">
        <w:rPr>
          <w:rFonts w:hint="cs"/>
          <w:rtl/>
        </w:rPr>
        <w:t>כ לאותו אחד וכשעלה לביתו התירה לעצמו ואח</w:t>
      </w:r>
      <w:r w:rsidRPr="006F178A">
        <w:rPr>
          <w:rtl/>
        </w:rPr>
        <w:t>"</w:t>
      </w:r>
      <w:r w:rsidRPr="006F178A">
        <w:rPr>
          <w:rFonts w:hint="cs"/>
          <w:rtl/>
        </w:rPr>
        <w:t>כ התיר לו</w:t>
      </w:r>
      <w:r w:rsidRPr="006F178A">
        <w:rPr>
          <w:rtl/>
        </w:rPr>
        <w:t>.</w:t>
      </w:r>
    </w:p>
    <w:p w14:paraId="76F4E771" w14:textId="77777777" w:rsidR="00E2557E" w:rsidRPr="00295E41" w:rsidRDefault="00E2557E" w:rsidP="003E2DCC">
      <w:pPr>
        <w:rPr>
          <w:rStyle w:val="afffa"/>
          <w:rtl/>
        </w:rPr>
      </w:pPr>
    </w:p>
    <w:p w14:paraId="0C3B5651" w14:textId="77777777" w:rsidR="003E2DCC" w:rsidRPr="006F178A" w:rsidRDefault="003E2DCC" w:rsidP="00A522DC">
      <w:pPr>
        <w:pStyle w:val="a3"/>
        <w:framePr w:wrap="around"/>
        <w:rPr>
          <w:rtl/>
        </w:rPr>
      </w:pPr>
      <w:r w:rsidRPr="006F178A">
        <w:rPr>
          <w:rtl/>
        </w:rPr>
        <w:t>ח.</w:t>
      </w:r>
    </w:p>
    <w:p w14:paraId="585FBC6C" w14:textId="63D0F60B" w:rsidR="00E53731" w:rsidRPr="00C14A40" w:rsidRDefault="00974B19" w:rsidP="00E53731">
      <w:pPr>
        <w:pStyle w:val="38"/>
        <w:framePr w:wrap="notBeside"/>
        <w:rPr>
          <w:rtl/>
        </w:rPr>
      </w:pPr>
      <w:r w:rsidRPr="00C14A40">
        <w:rPr>
          <w:rFonts w:hint="cs"/>
          <w:rtl/>
        </w:rPr>
        <w:t>ר</w:t>
      </w:r>
      <w:r w:rsidR="0075729B">
        <w:rPr>
          <w:rtl/>
        </w:rPr>
        <w:t>"</w:t>
      </w:r>
      <w:r w:rsidRPr="00C14A40">
        <w:rPr>
          <w:rFonts w:hint="cs"/>
          <w:rtl/>
        </w:rPr>
        <w:t>ג מרב</w:t>
      </w:r>
      <w:r w:rsidR="003E2DCC" w:rsidRPr="00C14A40">
        <w:rPr>
          <w:rtl/>
        </w:rPr>
        <w:t xml:space="preserve">: </w:t>
      </w:r>
    </w:p>
    <w:p w14:paraId="38F911F7" w14:textId="45EBA18D" w:rsidR="003E2DCC" w:rsidRPr="006F178A" w:rsidRDefault="003E2DCC" w:rsidP="00605052">
      <w:pPr>
        <w:spacing w:after="60"/>
        <w:rPr>
          <w:rtl/>
        </w:rPr>
      </w:pPr>
      <w:r w:rsidRPr="00E53731">
        <w:rPr>
          <w:rStyle w:val="afffa"/>
          <w:rtl/>
        </w:rPr>
        <w:t>מנין שנשבעין לקיים את המצוה?</w:t>
      </w:r>
      <w:r w:rsidRPr="006F178A">
        <w:rPr>
          <w:rFonts w:ascii="Fb Fontext" w:hAnsi="Fb Fontext"/>
          <w:rtl/>
        </w:rPr>
        <w:t xml:space="preserve"> </w:t>
      </w:r>
      <w:r w:rsidRPr="006F178A">
        <w:rPr>
          <w:rFonts w:ascii="Fb Fontext" w:hAnsi="Fb Fontext" w:hint="cs"/>
          <w:rtl/>
        </w:rPr>
        <w:t>-</w:t>
      </w:r>
      <w:r w:rsidRPr="00D739FE">
        <w:rPr>
          <w:rStyle w:val="affffa"/>
          <w:rFonts w:hint="cs"/>
          <w:rtl/>
        </w:rPr>
        <w:t>'</w:t>
      </w:r>
      <w:r w:rsidRPr="00D739FE">
        <w:rPr>
          <w:rStyle w:val="affffa"/>
          <w:rtl/>
        </w:rPr>
        <w:t>נשבעתי ואקיימה לשמור משפטי צדקך</w:t>
      </w:r>
      <w:r w:rsidRPr="00D739FE">
        <w:rPr>
          <w:rStyle w:val="affffa"/>
          <w:rFonts w:hint="cs"/>
          <w:rtl/>
        </w:rPr>
        <w:t>'</w:t>
      </w:r>
      <w:r w:rsidRPr="006F178A">
        <w:rPr>
          <w:rFonts w:ascii="Fb Fontext" w:hAnsi="Fb Fontext"/>
          <w:rtl/>
        </w:rPr>
        <w:t>.</w:t>
      </w:r>
      <w:r w:rsidR="005D1BC4">
        <w:rPr>
          <w:rFonts w:ascii="Fb Fontext" w:hAnsi="Fb Fontext" w:hint="cs"/>
          <w:rtl/>
        </w:rPr>
        <w:t xml:space="preserve"> </w:t>
      </w:r>
      <w:r w:rsidRPr="006F178A">
        <w:rPr>
          <w:rFonts w:ascii="Fb Fontext" w:hAnsi="Fb Fontext"/>
          <w:rtl/>
        </w:rPr>
        <w:t>והלא מושבע ועומד מהר סיני הוא!</w:t>
      </w:r>
      <w:r w:rsidRPr="006F178A">
        <w:rPr>
          <w:rFonts w:ascii="Fb Fontext" w:hAnsi="Fb Fontext" w:hint="cs"/>
          <w:rtl/>
        </w:rPr>
        <w:t xml:space="preserve"> </w:t>
      </w:r>
      <w:r w:rsidRPr="006F178A">
        <w:rPr>
          <w:rFonts w:ascii="Fb Fontext" w:hAnsi="Fb Fontext"/>
          <w:rtl/>
        </w:rPr>
        <w:t xml:space="preserve">אלא </w:t>
      </w:r>
      <w:r w:rsidR="005D1BC4">
        <w:rPr>
          <w:rFonts w:ascii="Fb Fontext" w:hAnsi="Fb Fontext" w:hint="cs"/>
          <w:rtl/>
        </w:rPr>
        <w:t>קמ</w:t>
      </w:r>
      <w:r w:rsidR="0075729B">
        <w:rPr>
          <w:rFonts w:ascii="Fb Fontext" w:hAnsi="Fb Fontext"/>
          <w:rtl/>
        </w:rPr>
        <w:t>"</w:t>
      </w:r>
      <w:r w:rsidR="005D1BC4">
        <w:rPr>
          <w:rFonts w:ascii="Fb Fontext" w:hAnsi="Fb Fontext" w:hint="cs"/>
          <w:rtl/>
        </w:rPr>
        <w:t xml:space="preserve">ל דמותר לאדם לזרז עצמו </w:t>
      </w:r>
      <w:r w:rsidR="005D1BC4" w:rsidRPr="005D1BC4">
        <w:rPr>
          <w:rStyle w:val="afffff0"/>
          <w:rFonts w:hint="cs"/>
          <w:rtl/>
        </w:rPr>
        <w:t>בשבועה דמצוה</w:t>
      </w:r>
    </w:p>
    <w:p w14:paraId="372E5FBE" w14:textId="7C5411CF" w:rsidR="00E53731" w:rsidRPr="00C14A40" w:rsidRDefault="005D1BC4" w:rsidP="00E53731">
      <w:pPr>
        <w:pStyle w:val="38"/>
        <w:framePr w:wrap="notBeside"/>
        <w:rPr>
          <w:rtl/>
        </w:rPr>
      </w:pPr>
      <w:r w:rsidRPr="00C14A40">
        <w:rPr>
          <w:rFonts w:hint="cs"/>
          <w:rtl/>
        </w:rPr>
        <w:t>ר</w:t>
      </w:r>
      <w:r w:rsidR="0075729B">
        <w:rPr>
          <w:rtl/>
        </w:rPr>
        <w:t>"</w:t>
      </w:r>
      <w:r w:rsidRPr="00C14A40">
        <w:rPr>
          <w:rFonts w:hint="cs"/>
          <w:rtl/>
        </w:rPr>
        <w:t>ג מרב</w:t>
      </w:r>
      <w:r w:rsidR="003E2DCC" w:rsidRPr="00C14A40">
        <w:rPr>
          <w:rtl/>
        </w:rPr>
        <w:t>:</w:t>
      </w:r>
    </w:p>
    <w:p w14:paraId="4BE40C3A" w14:textId="67F99164" w:rsidR="003E2DCC" w:rsidRPr="00625DCC" w:rsidRDefault="003E2DCC" w:rsidP="00A522DC">
      <w:pPr>
        <w:spacing w:after="60"/>
        <w:rPr>
          <w:spacing w:val="-2"/>
          <w:rtl/>
        </w:rPr>
      </w:pPr>
      <w:r w:rsidRPr="00605052">
        <w:rPr>
          <w:rStyle w:val="afffa"/>
          <w:rtl/>
        </w:rPr>
        <w:t>האומר אשכים ואשנה פרק זה</w:t>
      </w:r>
      <w:r w:rsidRPr="006F178A">
        <w:rPr>
          <w:rtl/>
        </w:rPr>
        <w:t>, אשנה מסכתא זו - נדר גדול נדר לאלהי ישראל.</w:t>
      </w:r>
      <w:r w:rsidR="005D1BC4">
        <w:rPr>
          <w:rFonts w:hint="cs"/>
          <w:rtl/>
        </w:rPr>
        <w:t xml:space="preserve"> ואף ד</w:t>
      </w:r>
      <w:r w:rsidRPr="006F178A">
        <w:rPr>
          <w:rtl/>
        </w:rPr>
        <w:t>מושבע ועומד הוא, ואין שבועה חלה על שבועה!</w:t>
      </w:r>
      <w:r>
        <w:rPr>
          <w:rFonts w:hint="cs"/>
          <w:rtl/>
        </w:rPr>
        <w:t xml:space="preserve">- כיון דאי רצה יכל לפטור עצמו </w:t>
      </w:r>
      <w:r>
        <w:rPr>
          <w:rStyle w:val="affffe"/>
          <w:rFonts w:hint="cs"/>
          <w:rtl/>
          <w:rPrChange w:id="9016" w:author="מנוע אמוראים" w:date="2026-10-05T16:41:00Z">
            <w:rPr>
              <w:rFonts w:hint="cs"/>
              <w:rtl/>
            </w:rPr>
          </w:rPrChange>
        </w:rPr>
        <w:t xml:space="preserve">בקר</w:t>
      </w:r>
      <w:r>
        <w:rPr>
          <w:rStyle w:val="affffe"/>
          <w:rtl/>
          <w:rPrChange w:id="9017" w:author="מנוע אמוראים" w:date="2026-10-05T16:41:00Z">
            <w:rPr>
              <w:rtl/>
            </w:rPr>
          </w:rPrChange>
        </w:rPr>
        <w:t xml:space="preserve">"</w:t>
      </w:r>
      <w:r>
        <w:rPr>
          <w:rStyle w:val="affffe"/>
          <w:rFonts w:hint="cs"/>
          <w:rtl/>
          <w:rPrChange w:id="9018" w:author="מנוע אמוראים" w:date="2026-10-05T16:41:00Z">
            <w:rPr>
              <w:rFonts w:hint="cs"/>
              <w:rtl/>
            </w:rPr>
          </w:rPrChange>
        </w:rPr>
        <w:t xml:space="preserve">ש</w:t>
      </w:r>
      <w:r>
        <w:rPr>
          <w:rFonts w:hint="cs"/>
          <w:rtl/>
        </w:rPr>
        <w:t xml:space="preserve"> שחרית וערבית, מש</w:t>
      </w:r>
      <w:r w:rsidR="0075729B">
        <w:rPr>
          <w:rtl/>
        </w:rPr>
        <w:t>"</w:t>
      </w:r>
      <w:r w:rsidR="00233C42">
        <w:rPr>
          <w:rFonts w:hint="cs"/>
          <w:rtl/>
        </w:rPr>
        <w:t>ה חלה שבועתו.</w:t>
      </w:r>
    </w:p>
    <w:p w14:paraId="11FEF5A0" w14:textId="29C2A579" w:rsidR="00E53731" w:rsidRPr="00C14A40" w:rsidRDefault="00233C42" w:rsidP="00E53731">
      <w:pPr>
        <w:pStyle w:val="38"/>
        <w:framePr w:wrap="notBeside"/>
        <w:rPr>
          <w:rtl/>
        </w:rPr>
      </w:pPr>
      <w:r w:rsidRPr="00C14A40">
        <w:rPr>
          <w:rFonts w:hint="cs"/>
          <w:rtl/>
        </w:rPr>
        <w:t>ר</w:t>
      </w:r>
      <w:r w:rsidR="0075729B">
        <w:rPr>
          <w:rtl/>
        </w:rPr>
        <w:t>"</w:t>
      </w:r>
      <w:r w:rsidRPr="00C14A40">
        <w:rPr>
          <w:rFonts w:hint="cs"/>
          <w:rtl/>
        </w:rPr>
        <w:t>ג מרב</w:t>
      </w:r>
      <w:r w:rsidR="003E2DCC" w:rsidRPr="00C14A40">
        <w:rPr>
          <w:rtl/>
        </w:rPr>
        <w:t xml:space="preserve">: </w:t>
      </w:r>
    </w:p>
    <w:p w14:paraId="0246AB79" w14:textId="7595E1A9" w:rsidR="00AB7A0D" w:rsidRDefault="003E2DCC" w:rsidP="003E2DCC">
      <w:pPr>
        <w:rPr>
          <w:rStyle w:val="affffa"/>
          <w:rtl/>
        </w:rPr>
      </w:pPr>
      <w:r w:rsidRPr="00A522DC">
        <w:rPr>
          <w:rStyle w:val="afffa"/>
          <w:rtl/>
        </w:rPr>
        <w:t>האומר לחבירו נשכים ונשנה פרק זה</w:t>
      </w:r>
      <w:r w:rsidR="00233C42">
        <w:rPr>
          <w:rFonts w:hint="cs"/>
          <w:rtl/>
        </w:rPr>
        <w:t xml:space="preserve"> </w:t>
      </w:r>
      <w:r w:rsidRPr="006F178A">
        <w:rPr>
          <w:rtl/>
        </w:rPr>
        <w:t>עליו להשכים,</w:t>
      </w:r>
      <w:r w:rsidR="00AB7A0D">
        <w:rPr>
          <w:rFonts w:hint="cs"/>
          <w:rtl/>
        </w:rPr>
        <w:t xml:space="preserve"> </w:t>
      </w:r>
    </w:p>
    <w:p w14:paraId="06B5E68A" w14:textId="64E6B8A6" w:rsidR="003E2DCC" w:rsidRPr="00A522DC" w:rsidRDefault="003E2DCC" w:rsidP="00A522DC">
      <w:pPr>
        <w:pStyle w:val="affff9"/>
        <w:spacing w:after="60"/>
        <w:rPr>
          <w:rtl/>
        </w:rPr>
      </w:pPr>
      <w:r w:rsidRPr="00A522DC">
        <w:rPr>
          <w:rFonts w:hint="cs"/>
          <w:rtl/>
        </w:rPr>
        <w:t>'</w:t>
      </w:r>
      <w:r w:rsidR="00AB7A0D" w:rsidRPr="00A522DC">
        <w:rPr>
          <w:rFonts w:hint="cs"/>
          <w:rtl/>
        </w:rPr>
        <w:t>ד</w:t>
      </w:r>
      <w:r w:rsidRPr="00A522DC">
        <w:rPr>
          <w:rtl/>
        </w:rPr>
        <w:t xml:space="preserve">קום צא אל הבקעה </w:t>
      </w:r>
      <w:r w:rsidR="00AB7A0D" w:rsidRPr="00A522DC">
        <w:rPr>
          <w:rFonts w:hint="cs"/>
          <w:rtl/>
        </w:rPr>
        <w:t>וגו' ואצא והנה שם כבוד ה' עומד</w:t>
      </w:r>
      <w:r w:rsidRPr="00A522DC">
        <w:rPr>
          <w:rFonts w:hint="cs"/>
          <w:rtl/>
        </w:rPr>
        <w:t>'</w:t>
      </w:r>
      <w:r w:rsidRPr="00A522DC">
        <w:rPr>
          <w:rtl/>
        </w:rPr>
        <w:t>.</w:t>
      </w:r>
    </w:p>
    <w:p w14:paraId="65FE8F4C" w14:textId="63EB19FD" w:rsidR="00482CEE" w:rsidRPr="00C14A40" w:rsidRDefault="003E2DCC" w:rsidP="00E53731">
      <w:pPr>
        <w:pStyle w:val="38"/>
        <w:framePr w:wrap="notBeside"/>
        <w:rPr>
          <w:rtl/>
        </w:rPr>
      </w:pPr>
      <w:r w:rsidRPr="00C14A40">
        <w:rPr>
          <w:rtl/>
        </w:rPr>
        <w:t>רב יוסף:</w:t>
      </w:r>
    </w:p>
    <w:p w14:paraId="4EAACAD4" w14:textId="21982CE2" w:rsidR="00AB7A0D" w:rsidRDefault="003E2DCC" w:rsidP="00AB7A0D">
      <w:pPr>
        <w:rPr>
          <w:rtl/>
        </w:rPr>
      </w:pPr>
      <w:r w:rsidRPr="00605052">
        <w:rPr>
          <w:rStyle w:val="afffa"/>
          <w:rtl/>
        </w:rPr>
        <w:t>נידוהו בחלום</w:t>
      </w:r>
      <w:r w:rsidRPr="006F178A">
        <w:rPr>
          <w:rtl/>
        </w:rPr>
        <w:t xml:space="preserve"> צריך י' בני אדם להתיר לו;</w:t>
      </w:r>
      <w:r w:rsidRPr="006F178A">
        <w:rPr>
          <w:rFonts w:hint="cs"/>
          <w:rtl/>
        </w:rPr>
        <w:t xml:space="preserve"> </w:t>
      </w:r>
    </w:p>
    <w:p w14:paraId="0B59EAF7" w14:textId="12BF4445" w:rsidR="003E2DCC" w:rsidRPr="006F178A" w:rsidRDefault="003E2DCC" w:rsidP="00AA43FB">
      <w:pPr>
        <w:rPr>
          <w:rtl/>
        </w:rPr>
      </w:pPr>
      <w:r w:rsidRPr="006F178A">
        <w:rPr>
          <w:rFonts w:hint="cs"/>
          <w:rtl/>
        </w:rPr>
        <w:t xml:space="preserve">ודווקא דתנו </w:t>
      </w:r>
      <w:r w:rsidRPr="00295E41">
        <w:rPr>
          <w:rStyle w:val="afffa"/>
          <w:rFonts w:hint="cs"/>
          <w:rtl/>
        </w:rPr>
        <w:t>הלכתא</w:t>
      </w:r>
      <w:r w:rsidRPr="006F178A">
        <w:rPr>
          <w:rFonts w:hint="cs"/>
          <w:rtl/>
        </w:rPr>
        <w:t xml:space="preserve"> אבל מתנו ולא תנו לא</w:t>
      </w:r>
      <w:r w:rsidR="00AB7A0D">
        <w:rPr>
          <w:rFonts w:hint="cs"/>
          <w:rtl/>
        </w:rPr>
        <w:t>,</w:t>
      </w:r>
      <w:r w:rsidRPr="006F178A">
        <w:rPr>
          <w:rFonts w:hint="cs"/>
          <w:rtl/>
        </w:rPr>
        <w:t xml:space="preserve"> </w:t>
      </w:r>
    </w:p>
    <w:p w14:paraId="1397CD5D" w14:textId="77777777" w:rsidR="003E2DCC" w:rsidRPr="006F178A" w:rsidRDefault="003E2DCC" w:rsidP="00E53731">
      <w:pPr>
        <w:spacing w:after="60"/>
        <w:rPr>
          <w:rtl/>
        </w:rPr>
      </w:pPr>
      <w:r w:rsidRPr="006F178A">
        <w:rPr>
          <w:rtl/>
        </w:rPr>
        <w:t>ואי ליכא דתנו</w:t>
      </w:r>
      <w:r w:rsidRPr="006F178A">
        <w:rPr>
          <w:rFonts w:hint="cs"/>
          <w:rtl/>
        </w:rPr>
        <w:t xml:space="preserve">, </w:t>
      </w:r>
      <w:r w:rsidRPr="006F178A">
        <w:rPr>
          <w:rtl/>
        </w:rPr>
        <w:t>אפילו מתנו ולא תנו;</w:t>
      </w:r>
      <w:r w:rsidRPr="006F178A">
        <w:rPr>
          <w:rFonts w:hint="cs"/>
          <w:rtl/>
        </w:rPr>
        <w:t xml:space="preserve"> ואי ליכא ישב בפרשת דרכים ויתן שלום לי' עד שיזדמנו עשרה דגמרי </w:t>
      </w:r>
      <w:r w:rsidRPr="00295E41">
        <w:rPr>
          <w:rStyle w:val="afffa"/>
          <w:rFonts w:hint="cs"/>
          <w:rtl/>
        </w:rPr>
        <w:t>הלכתא</w:t>
      </w:r>
      <w:r w:rsidRPr="006F178A">
        <w:rPr>
          <w:rFonts w:hint="cs"/>
          <w:rtl/>
        </w:rPr>
        <w:t xml:space="preserve"> </w:t>
      </w:r>
    </w:p>
    <w:p w14:paraId="5562317E" w14:textId="0DF5D698" w:rsidR="00E53731" w:rsidRPr="00C14A40" w:rsidRDefault="003E2DCC" w:rsidP="00E53731">
      <w:pPr>
        <w:pStyle w:val="38"/>
        <w:framePr w:wrap="notBeside"/>
        <w:rPr>
          <w:rtl/>
        </w:rPr>
      </w:pPr>
      <w:r w:rsidRPr="00C14A40">
        <w:rPr>
          <w:rtl/>
        </w:rPr>
        <w:t>רבינא לר"</w:t>
      </w:r>
      <w:r w:rsidRPr="00C14A40">
        <w:rPr>
          <w:rFonts w:hint="cs"/>
          <w:rtl/>
        </w:rPr>
        <w:t>א</w:t>
      </w:r>
      <w:r w:rsidRPr="00C14A40">
        <w:rPr>
          <w:rtl/>
        </w:rPr>
        <w:t>:</w:t>
      </w:r>
    </w:p>
    <w:p w14:paraId="41AE3523" w14:textId="3175CCA0" w:rsidR="003E2DCC" w:rsidRPr="006F178A" w:rsidRDefault="003E2DCC" w:rsidP="00605052">
      <w:pPr>
        <w:spacing w:after="60"/>
        <w:rPr>
          <w:rtl/>
        </w:rPr>
      </w:pPr>
      <w:r w:rsidRPr="00605052">
        <w:rPr>
          <w:rStyle w:val="afffa"/>
          <w:rtl/>
        </w:rPr>
        <w:t>ידע מ</w:t>
      </w:r>
      <w:r w:rsidRPr="00605052">
        <w:rPr>
          <w:rStyle w:val="afffa"/>
          <w:rFonts w:hint="cs"/>
          <w:rtl/>
        </w:rPr>
        <w:t>י נידהו</w:t>
      </w:r>
      <w:r w:rsidRPr="006F178A">
        <w:rPr>
          <w:rFonts w:hint="cs"/>
          <w:rtl/>
        </w:rPr>
        <w:t xml:space="preserve"> מהו להתירו </w:t>
      </w:r>
      <w:r w:rsidRPr="00EE3C0F">
        <w:rPr>
          <w:rStyle w:val="affffe"/>
          <w:rFonts w:hint="cs"/>
          <w:rtl/>
        </w:rPr>
        <w:t>א</w:t>
      </w:r>
      <w:r w:rsidRPr="00EE3C0F">
        <w:rPr>
          <w:rStyle w:val="affffe"/>
          <w:rtl/>
        </w:rPr>
        <w:t>"</w:t>
      </w:r>
      <w:r w:rsidRPr="00EE3C0F">
        <w:rPr>
          <w:rStyle w:val="affffe"/>
          <w:rFonts w:hint="cs"/>
          <w:rtl/>
        </w:rPr>
        <w:t xml:space="preserve">ל </w:t>
      </w:r>
      <w:r w:rsidRPr="006F178A">
        <w:rPr>
          <w:rFonts w:hint="cs"/>
          <w:rtl/>
        </w:rPr>
        <w:t>לנדותו שלח ולא להתירו</w:t>
      </w:r>
      <w:r w:rsidR="00EE3C0F">
        <w:rPr>
          <w:rFonts w:hint="cs"/>
          <w:rtl/>
        </w:rPr>
        <w:t>,</w:t>
      </w:r>
      <w:r w:rsidRPr="006F178A">
        <w:rPr>
          <w:rFonts w:hint="cs"/>
          <w:rtl/>
        </w:rPr>
        <w:t xml:space="preserve"> </w:t>
      </w:r>
    </w:p>
    <w:p w14:paraId="15966875" w14:textId="1F99E351" w:rsidR="00482CEE" w:rsidRPr="00C14A40" w:rsidRDefault="003E2DCC" w:rsidP="00E53731">
      <w:pPr>
        <w:pStyle w:val="38"/>
        <w:framePr w:wrap="notBeside"/>
        <w:rPr>
          <w:rtl/>
        </w:rPr>
      </w:pPr>
      <w:r w:rsidRPr="00C14A40">
        <w:rPr>
          <w:rFonts w:hint="cs"/>
          <w:rtl/>
        </w:rPr>
        <w:t>ר</w:t>
      </w:r>
      <w:r w:rsidRPr="00C14A40">
        <w:rPr>
          <w:rtl/>
        </w:rPr>
        <w:t>"</w:t>
      </w:r>
      <w:r w:rsidRPr="00C14A40">
        <w:rPr>
          <w:rFonts w:hint="cs"/>
          <w:rtl/>
        </w:rPr>
        <w:t>א לר</w:t>
      </w:r>
      <w:r w:rsidRPr="00C14A40">
        <w:rPr>
          <w:rtl/>
        </w:rPr>
        <w:t>"</w:t>
      </w:r>
      <w:r w:rsidRPr="00C14A40">
        <w:rPr>
          <w:rFonts w:hint="cs"/>
          <w:rtl/>
        </w:rPr>
        <w:t>א</w:t>
      </w:r>
      <w:r w:rsidRPr="00C14A40">
        <w:rPr>
          <w:rtl/>
        </w:rPr>
        <w:t>:</w:t>
      </w:r>
    </w:p>
    <w:p w14:paraId="3BBF7CB9" w14:textId="77777777" w:rsidR="00605052" w:rsidRDefault="003E2DCC" w:rsidP="003E2DCC">
      <w:pPr>
        <w:rPr>
          <w:rStyle w:val="affffe"/>
          <w:rtl/>
        </w:rPr>
      </w:pPr>
      <w:r w:rsidRPr="006F178A">
        <w:rPr>
          <w:rFonts w:hint="cs"/>
          <w:rtl/>
        </w:rPr>
        <w:t xml:space="preserve">נידו והתירו בחלום </w:t>
      </w:r>
      <w:r w:rsidRPr="006F178A">
        <w:rPr>
          <w:rtl/>
        </w:rPr>
        <w:t>מאי?</w:t>
      </w:r>
      <w:r w:rsidRPr="00E56460">
        <w:rPr>
          <w:rStyle w:val="affffe"/>
          <w:rtl/>
        </w:rPr>
        <w:t xml:space="preserve"> </w:t>
      </w:r>
    </w:p>
    <w:p w14:paraId="31CA2F60" w14:textId="2592B3F5" w:rsidR="00605052" w:rsidRPr="00C14A40" w:rsidRDefault="003E2DCC" w:rsidP="00605052">
      <w:pPr>
        <w:pStyle w:val="38"/>
        <w:framePr w:wrap="notBeside"/>
        <w:rPr>
          <w:rtl/>
        </w:rPr>
      </w:pPr>
      <w:r w:rsidRPr="00C14A40">
        <w:rPr>
          <w:rtl/>
        </w:rPr>
        <w:t>א"ל</w:t>
      </w:r>
      <w:r w:rsidR="00605052" w:rsidRPr="00C14A40">
        <w:rPr>
          <w:rFonts w:hint="cs"/>
          <w:rtl/>
        </w:rPr>
        <w:t xml:space="preserve"> ר</w:t>
      </w:r>
      <w:r w:rsidR="0075729B">
        <w:rPr>
          <w:rtl/>
        </w:rPr>
        <w:t>"</w:t>
      </w:r>
      <w:r w:rsidR="00605052" w:rsidRPr="00C14A40">
        <w:rPr>
          <w:rFonts w:hint="cs"/>
          <w:rtl/>
        </w:rPr>
        <w:t>א</w:t>
      </w:r>
      <w:r w:rsidRPr="00C14A40">
        <w:rPr>
          <w:rtl/>
        </w:rPr>
        <w:t>:</w:t>
      </w:r>
    </w:p>
    <w:p w14:paraId="53395D13" w14:textId="3CBE107D" w:rsidR="003E2DCC" w:rsidRPr="006F178A" w:rsidRDefault="003E2DCC" w:rsidP="00605052">
      <w:pPr>
        <w:spacing w:after="60"/>
        <w:rPr>
          <w:rtl/>
        </w:rPr>
      </w:pPr>
      <w:r w:rsidRPr="006F178A">
        <w:rPr>
          <w:rtl/>
        </w:rPr>
        <w:t>כשם שא</w:t>
      </w:r>
      <w:r w:rsidR="00E56460">
        <w:rPr>
          <w:rFonts w:hint="cs"/>
          <w:rtl/>
        </w:rPr>
        <w:t>"א</w:t>
      </w:r>
      <w:r w:rsidRPr="006F178A">
        <w:rPr>
          <w:rtl/>
        </w:rPr>
        <w:t xml:space="preserve"> לבר בלא תבן,</w:t>
      </w:r>
      <w:r w:rsidRPr="006F178A">
        <w:rPr>
          <w:rFonts w:hint="cs"/>
          <w:rtl/>
        </w:rPr>
        <w:t xml:space="preserve"> כך א</w:t>
      </w:r>
      <w:r w:rsidRPr="006F178A">
        <w:rPr>
          <w:rtl/>
        </w:rPr>
        <w:t>"</w:t>
      </w:r>
      <w:r w:rsidRPr="006F178A">
        <w:rPr>
          <w:rFonts w:hint="cs"/>
          <w:rtl/>
        </w:rPr>
        <w:t>א לחלום בלא דברים בטלים</w:t>
      </w:r>
      <w:r w:rsidRPr="006F178A">
        <w:rPr>
          <w:rtl/>
        </w:rPr>
        <w:t xml:space="preserve"> </w:t>
      </w:r>
    </w:p>
    <w:p w14:paraId="5AB4882E" w14:textId="77777777" w:rsidR="003E2DCC" w:rsidRPr="006F178A" w:rsidRDefault="003E2DCC" w:rsidP="00A522DC">
      <w:pPr>
        <w:pStyle w:val="a3"/>
        <w:framePr w:wrap="around"/>
        <w:rPr>
          <w:rtl/>
        </w:rPr>
      </w:pPr>
      <w:r w:rsidRPr="006F178A">
        <w:rPr>
          <w:rtl/>
        </w:rPr>
        <w:t xml:space="preserve">ח: </w:t>
      </w:r>
    </w:p>
    <w:p w14:paraId="4473790A" w14:textId="49A49862" w:rsidR="00482CEE" w:rsidRPr="00C14A40" w:rsidRDefault="00BB0999" w:rsidP="003E44F8">
      <w:pPr>
        <w:pStyle w:val="38"/>
        <w:framePr w:wrap="notBeside"/>
        <w:rPr>
          <w:rtl/>
        </w:rPr>
      </w:pPr>
      <w:r w:rsidRPr="00C14A40">
        <w:rPr>
          <w:rFonts w:hint="cs"/>
          <w:rtl/>
        </w:rPr>
        <w:t xml:space="preserve">רבינא </w:t>
      </w:r>
      <w:r w:rsidR="003E2DCC" w:rsidRPr="00C14A40">
        <w:rPr>
          <w:rFonts w:hint="cs"/>
          <w:rtl/>
        </w:rPr>
        <w:t>לר"א</w:t>
      </w:r>
      <w:r w:rsidR="003E2DCC" w:rsidRPr="00C14A40">
        <w:rPr>
          <w:rtl/>
        </w:rPr>
        <w:t>:</w:t>
      </w:r>
    </w:p>
    <w:p w14:paraId="08A3BEE0" w14:textId="5CA51715" w:rsidR="00F90DE0" w:rsidRDefault="003E2DCC" w:rsidP="003E2DCC">
      <w:pPr>
        <w:rPr>
          <w:rStyle w:val="affffe"/>
          <w:rtl/>
        </w:rPr>
      </w:pPr>
      <w:r w:rsidRPr="00605052">
        <w:rPr>
          <w:rStyle w:val="afffa"/>
          <w:rtl/>
        </w:rPr>
        <w:t>בעל מהו שיעשה שליח לחרטת אשתו</w:t>
      </w:r>
      <w:r w:rsidRPr="006F178A">
        <w:rPr>
          <w:rtl/>
        </w:rPr>
        <w:t xml:space="preserve">? </w:t>
      </w:r>
    </w:p>
    <w:p w14:paraId="325D7C1C" w14:textId="77777777" w:rsidR="00E53731" w:rsidRPr="00C14A40" w:rsidRDefault="003E2DCC" w:rsidP="00E53731">
      <w:pPr>
        <w:pStyle w:val="38"/>
        <w:framePr w:wrap="notBeside"/>
        <w:rPr>
          <w:rtl/>
        </w:rPr>
      </w:pPr>
      <w:r w:rsidRPr="00C14A40">
        <w:rPr>
          <w:rtl/>
        </w:rPr>
        <w:t>א"ל:</w:t>
      </w:r>
    </w:p>
    <w:p w14:paraId="5AD9243A" w14:textId="316E5BF4" w:rsidR="003E2DCC" w:rsidRPr="0083480D" w:rsidRDefault="00BB0999" w:rsidP="00E53731">
      <w:pPr>
        <w:rPr>
          <w:rtl/>
        </w:rPr>
      </w:pPr>
      <w:r>
        <w:rPr>
          <w:rFonts w:hint="cs"/>
          <w:rtl/>
        </w:rPr>
        <w:t>רק אי</w:t>
      </w:r>
      <w:r w:rsidR="003E2DCC" w:rsidRPr="006F178A">
        <w:rPr>
          <w:rtl/>
        </w:rPr>
        <w:t xml:space="preserve"> </w:t>
      </w:r>
      <w:r w:rsidR="00F90DE0">
        <w:rPr>
          <w:rFonts w:hint="cs"/>
          <w:rtl/>
        </w:rPr>
        <w:t>הב</w:t>
      </w:r>
      <w:r w:rsidR="0075729B">
        <w:rPr>
          <w:rtl/>
        </w:rPr>
        <w:t>"</w:t>
      </w:r>
      <w:r w:rsidR="00F90DE0">
        <w:rPr>
          <w:rFonts w:hint="cs"/>
          <w:rtl/>
        </w:rPr>
        <w:t xml:space="preserve">ד כבר </w:t>
      </w:r>
      <w:r w:rsidR="003E2DCC" w:rsidRPr="006F178A">
        <w:rPr>
          <w:rtl/>
        </w:rPr>
        <w:t>מ</w:t>
      </w:r>
      <w:r w:rsidR="003E2DCC" w:rsidRPr="0083480D">
        <w:rPr>
          <w:rtl/>
        </w:rPr>
        <w:t>כ</w:t>
      </w:r>
      <w:r w:rsidR="003E2DCC" w:rsidRPr="0083480D">
        <w:rPr>
          <w:rFonts w:hint="cs"/>
          <w:rtl/>
        </w:rPr>
        <w:t>ונסים</w:t>
      </w:r>
      <w:r w:rsidR="00F90DE0" w:rsidRPr="0083480D">
        <w:rPr>
          <w:rFonts w:hint="cs"/>
          <w:rtl/>
        </w:rPr>
        <w:t>.</w:t>
      </w:r>
    </w:p>
    <w:p w14:paraId="79AD31D3" w14:textId="7F5E3875" w:rsidR="00482CEE" w:rsidRPr="00C14A40" w:rsidRDefault="0083480D" w:rsidP="003E44F8">
      <w:pPr>
        <w:pStyle w:val="38"/>
        <w:framePr w:wrap="notBeside"/>
        <w:rPr>
          <w:rtl/>
        </w:rPr>
      </w:pPr>
      <w:r w:rsidRPr="00C14A40">
        <w:rPr>
          <w:rFonts w:hint="cs"/>
          <w:rtl/>
        </w:rPr>
        <w:t>ש</w:t>
      </w:r>
      <w:r w:rsidR="0075729B">
        <w:rPr>
          <w:rtl/>
        </w:rPr>
        <w:t>"</w:t>
      </w:r>
      <w:r w:rsidRPr="00C14A40">
        <w:rPr>
          <w:rFonts w:hint="cs"/>
          <w:rtl/>
        </w:rPr>
        <w:t>מ תלת</w:t>
      </w:r>
      <w:r w:rsidRPr="00C14A40">
        <w:rPr>
          <w:rtl/>
        </w:rPr>
        <w:t>:</w:t>
      </w:r>
      <w:r w:rsidR="00605052" w:rsidRPr="00C14A40">
        <w:rPr>
          <w:rFonts w:hint="cs"/>
          <w:rtl/>
        </w:rPr>
        <w:t xml:space="preserve"> א.</w:t>
      </w:r>
    </w:p>
    <w:p w14:paraId="574FA4E7" w14:textId="3481A17A" w:rsidR="003E2DCC" w:rsidRPr="006F178A" w:rsidRDefault="003E2DCC" w:rsidP="003E2DCC">
      <w:pPr>
        <w:rPr>
          <w:rFonts w:ascii="Fb Fontext" w:hAnsi="Fb Fontext"/>
          <w:rtl/>
        </w:rPr>
      </w:pPr>
      <w:r w:rsidRPr="006F178A">
        <w:rPr>
          <w:rFonts w:ascii="Fb Fontext" w:hAnsi="Fb Fontext"/>
          <w:rtl/>
        </w:rPr>
        <w:t>בעל נעשה שליח לחרטת אשתו;</w:t>
      </w:r>
    </w:p>
    <w:p w14:paraId="1245A564" w14:textId="77777777" w:rsidR="00605052" w:rsidRPr="00C14A40" w:rsidRDefault="00C84658" w:rsidP="00605052">
      <w:pPr>
        <w:pStyle w:val="38"/>
        <w:framePr w:wrap="notBeside"/>
        <w:rPr>
          <w:rFonts w:hint="cs"/>
          <w:rtl/>
        </w:rPr>
      </w:pPr>
      <w:r w:rsidRPr="00C14A40">
        <w:rPr>
          <w:rFonts w:hint="cs"/>
          <w:rtl/>
        </w:rPr>
        <w:t>ב.</w:t>
      </w:r>
    </w:p>
    <w:p w14:paraId="257617F9" w14:textId="5348EDF4" w:rsidR="003E2DCC" w:rsidRPr="006F178A" w:rsidRDefault="003E2DCC" w:rsidP="00675056">
      <w:pPr>
        <w:rPr>
          <w:rFonts w:ascii="Fb Fontext" w:hAnsi="Fb Fontext"/>
          <w:rtl/>
        </w:rPr>
      </w:pPr>
      <w:r w:rsidRPr="006F178A">
        <w:rPr>
          <w:rFonts w:ascii="Fb Fontext" w:hAnsi="Fb Fontext"/>
          <w:rtl/>
        </w:rPr>
        <w:t>לא שרי ל</w:t>
      </w:r>
      <w:r w:rsidRPr="006F178A">
        <w:rPr>
          <w:rFonts w:ascii="Fb Fontext" w:hAnsi="Fb Fontext" w:hint="cs"/>
          <w:rtl/>
        </w:rPr>
        <w:t>התיר נדר במקום רבו</w:t>
      </w:r>
      <w:r w:rsidRPr="006F178A">
        <w:rPr>
          <w:rFonts w:ascii="Fb Fontext" w:hAnsi="Fb Fontext"/>
          <w:rtl/>
        </w:rPr>
        <w:t>;</w:t>
      </w:r>
      <w:r w:rsidR="00D1508F" w:rsidRPr="00D1508F">
        <w:rPr>
          <w:rStyle w:val="afffff0"/>
          <w:rFonts w:hint="cs"/>
          <w:rtl/>
        </w:rPr>
        <w:t xml:space="preserve"> [דאל</w:t>
      </w:r>
      <w:r w:rsidR="0075729B">
        <w:rPr>
          <w:rStyle w:val="afffff0"/>
          <w:rtl/>
        </w:rPr>
        <w:t>"</w:t>
      </w:r>
      <w:r w:rsidR="00D1508F" w:rsidRPr="00D1508F">
        <w:rPr>
          <w:rStyle w:val="afffff0"/>
          <w:rFonts w:hint="cs"/>
          <w:rtl/>
        </w:rPr>
        <w:t>ה שרבינא עצמו יתיר</w:t>
      </w:r>
    </w:p>
    <w:p w14:paraId="599C3602" w14:textId="77777777" w:rsidR="00605052" w:rsidRPr="00C14A40" w:rsidRDefault="00C84658" w:rsidP="00605052">
      <w:pPr>
        <w:pStyle w:val="38"/>
        <w:framePr w:wrap="notBeside"/>
        <w:rPr>
          <w:rtl/>
        </w:rPr>
      </w:pPr>
      <w:r w:rsidRPr="00C14A40">
        <w:rPr>
          <w:rFonts w:hint="cs"/>
          <w:rtl/>
        </w:rPr>
        <w:t>ג.</w:t>
      </w:r>
    </w:p>
    <w:p w14:paraId="3E826E12" w14:textId="0712765D" w:rsidR="003E2DCC" w:rsidRPr="006F178A" w:rsidRDefault="003E2DCC" w:rsidP="00E53731">
      <w:pPr>
        <w:rPr>
          <w:rFonts w:ascii="Fb Fontext" w:hAnsi="Fb Fontext"/>
          <w:rtl/>
        </w:rPr>
      </w:pPr>
      <w:r w:rsidRPr="006F178A">
        <w:rPr>
          <w:rFonts w:ascii="Fb Fontext" w:hAnsi="Fb Fontext"/>
          <w:rtl/>
        </w:rPr>
        <w:t>כ</w:t>
      </w:r>
      <w:r w:rsidRPr="006F178A">
        <w:rPr>
          <w:rFonts w:ascii="Fb Fontext" w:hAnsi="Fb Fontext" w:hint="cs"/>
          <w:rtl/>
        </w:rPr>
        <w:t xml:space="preserve">שמכונסים </w:t>
      </w:r>
      <w:r w:rsidRPr="006F178A">
        <w:rPr>
          <w:rFonts w:ascii="Fb Fontext" w:hAnsi="Fb Fontext"/>
          <w:rtl/>
        </w:rPr>
        <w:t>שפיר דמי.</w:t>
      </w:r>
    </w:p>
    <w:p w14:paraId="2CC56E60" w14:textId="2AF5C7FA" w:rsidR="003E2DCC" w:rsidRPr="006F178A" w:rsidRDefault="003E2DCC" w:rsidP="00E53731">
      <w:pPr>
        <w:spacing w:after="60"/>
        <w:rPr>
          <w:rFonts w:ascii="Fb Fontext" w:hAnsi="Fb Fontext"/>
          <w:rtl/>
        </w:rPr>
      </w:pPr>
      <w:r w:rsidRPr="006F178A">
        <w:rPr>
          <w:rFonts w:ascii="Fb Fontext" w:hAnsi="Fb Fontext"/>
          <w:rtl/>
        </w:rPr>
        <w:t>ו</w:t>
      </w:r>
      <w:r w:rsidRPr="006F178A">
        <w:rPr>
          <w:rFonts w:ascii="Fb Fontext" w:hAnsi="Fb Fontext" w:hint="cs"/>
          <w:rtl/>
        </w:rPr>
        <w:t xml:space="preserve">נדוי אפשר </w:t>
      </w:r>
      <w:r w:rsidR="0052609B">
        <w:rPr>
          <w:rFonts w:ascii="Fb Fontext" w:hAnsi="Fb Fontext" w:hint="cs"/>
          <w:rtl/>
        </w:rPr>
        <w:t>אף</w:t>
      </w:r>
      <w:r w:rsidRPr="006F178A">
        <w:rPr>
          <w:rFonts w:ascii="Fb Fontext" w:hAnsi="Fb Fontext" w:hint="cs"/>
          <w:rtl/>
        </w:rPr>
        <w:t xml:space="preserve"> במקום רבו</w:t>
      </w: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ויחיד מומחה </w:t>
      </w:r>
      <w:r w:rsidRPr="006F178A">
        <w:rPr>
          <w:rFonts w:ascii="Fb Fontext" w:hAnsi="Fb Fontext" w:hint="cs"/>
          <w:rtl/>
        </w:rPr>
        <w:t>יכול להתיר נידוי.</w:t>
      </w:r>
    </w:p>
    <w:p w14:paraId="2D281771" w14:textId="61B4EB71" w:rsidR="003E2DCC" w:rsidRPr="006F178A" w:rsidRDefault="003E2DCC" w:rsidP="002A0707">
      <w:pPr>
        <w:pStyle w:val="affffd"/>
        <w:rPr>
          <w:rtl/>
        </w:rPr>
      </w:pPr>
      <w:r>
        <w:rPr>
          <w:rStyle w:val="affffe"/>
          <w:rFonts w:hint="cs"/>
          <w:rtl/>
          <w:rPrChange w:id="9019" w:author="מנוע אמוראים" w:date="2026-10-05T16:41:00Z">
            <w:rPr>
              <w:rFonts w:hint="cs"/>
              <w:rtl/>
            </w:rPr>
          </w:rPrChange>
        </w:rPr>
        <w:t xml:space="preserve">רשב</w:t>
      </w:r>
      <w:r>
        <w:rPr>
          <w:rStyle w:val="affffe"/>
          <w:rtl/>
          <w:rPrChange w:id="9020" w:author="מנוע אמוראים" w:date="2026-10-05T16:41:00Z">
            <w:rPr>
              <w:rtl/>
            </w:rPr>
          </w:rPrChange>
        </w:rPr>
        <w:t xml:space="preserve">"</w:t>
      </w:r>
      <w:r>
        <w:rPr>
          <w:rStyle w:val="affffe"/>
          <w:rFonts w:hint="cs"/>
          <w:rtl/>
          <w:rPrChange w:id="9021" w:author="מנוע אמוראים" w:date="2026-10-05T16:41:00Z">
            <w:rPr>
              <w:rFonts w:hint="cs"/>
              <w:rtl/>
            </w:rPr>
          </w:rPrChange>
        </w:rPr>
        <w:t xml:space="preserve">ז</w:t>
      </w:r>
      <w:r>
        <w:rPr>
          <w:rFonts w:hint="cs"/>
          <w:rtl/>
        </w:rPr>
        <w:t xml:space="preserve"> </w:t>
      </w:r>
      <w:r>
        <w:rPr>
          <w:rStyle w:val="affffe"/>
          <w:rFonts w:hint="cs"/>
          <w:rtl/>
          <w:rPrChange w:id="9022" w:author="מנוע אמוראים" w:date="2026-10-05T16:41:00Z">
            <w:rPr>
              <w:rFonts w:hint="cs"/>
              <w:rtl/>
            </w:rPr>
          </w:rPrChange>
        </w:rPr>
        <w:t xml:space="preserve">מריב</w:t>
      </w:r>
      <w:r>
        <w:rPr>
          <w:rStyle w:val="affffe"/>
          <w:rtl/>
          <w:rPrChange w:id="9023" w:author="מנוע אמוראים" w:date="2026-10-05T16:41:00Z">
            <w:rPr>
              <w:rtl/>
            </w:rPr>
          </w:rPrChange>
        </w:rPr>
        <w:t xml:space="preserve">"</w:t>
      </w:r>
      <w:r>
        <w:rPr>
          <w:rStyle w:val="affffe"/>
          <w:rFonts w:hint="cs"/>
          <w:rtl/>
          <w:rPrChange w:id="9024" w:author="מנוע אמוראים" w:date="2026-10-05T16:41:00Z">
            <w:rPr>
              <w:rFonts w:hint="cs"/>
              <w:rtl/>
            </w:rPr>
          </w:rPrChange>
        </w:rPr>
        <w:t xml:space="preserve">ט</w:t>
      </w:r>
      <w:r w:rsidRPr="006F178A">
        <w:rPr>
          <w:rtl/>
        </w:rPr>
        <w:t xml:space="preserve"> </w:t>
      </w:r>
      <w:r>
        <w:rPr>
          <w:rStyle w:val="affffe"/>
          <w:rFonts w:hint="cs"/>
          <w:rtl/>
          <w:rPrChange w:id="9025" w:author="מנוע אמוראים" w:date="2026-10-05T16:41:00Z">
            <w:rPr>
              <w:rFonts w:hint="cs"/>
              <w:rtl/>
            </w:rPr>
          </w:rPrChange>
        </w:rPr>
        <w:t xml:space="preserve">מר</w:t>
      </w:r>
      <w:r>
        <w:rPr>
          <w:rStyle w:val="affffe"/>
          <w:rtl/>
          <w:rPrChange w:id="9026" w:author="מנוע אמוראים" w:date="2026-10-05T16:41:00Z">
            <w:rPr>
              <w:rtl/>
            </w:rPr>
          </w:rPrChange>
        </w:rPr>
        <w:t xml:space="preserve">"</w:t>
      </w:r>
      <w:r>
        <w:rPr>
          <w:rStyle w:val="affffe"/>
          <w:rFonts w:hint="cs"/>
          <w:rtl/>
          <w:rPrChange w:id="9027" w:author="מנוע אמוראים" w:date="2026-10-05T16:41:00Z">
            <w:rPr>
              <w:rFonts w:hint="cs"/>
              <w:rtl/>
            </w:rPr>
          </w:rPrChange>
        </w:rPr>
        <w:t xml:space="preserve">ח</w:t>
      </w:r>
      <w:r>
        <w:rPr>
          <w:rFonts w:hint="cs"/>
          <w:rtl/>
        </w:rPr>
        <w:t xml:space="preserve"> אריכא </w:t>
      </w:r>
      <w:r>
        <w:rPr>
          <w:rStyle w:val="affffe"/>
          <w:rFonts w:hint="cs"/>
          <w:rtl/>
          <w:rPrChange w:id="9028" w:author="מנוע אמוראים" w:date="2026-10-05T16:41:00Z">
            <w:rPr>
              <w:rFonts w:hint="cs"/>
              <w:rtl/>
            </w:rPr>
          </w:rPrChange>
        </w:rPr>
        <w:t xml:space="preserve">מר</w:t>
      </w:r>
      <w:r>
        <w:rPr>
          <w:rStyle w:val="affffe"/>
          <w:rtl/>
          <w:rPrChange w:id="9029" w:author="מנוע אמוראים" w:date="2026-10-05T16:41:00Z">
            <w:rPr>
              <w:rtl/>
            </w:rPr>
          </w:rPrChange>
        </w:rPr>
        <w:t xml:space="preserve">"</w:t>
      </w:r>
      <w:r>
        <w:rPr>
          <w:rStyle w:val="affffe"/>
          <w:rFonts w:hint="cs"/>
          <w:rtl/>
          <w:rPrChange w:id="9030" w:author="מנוע אמוראים" w:date="2026-10-05T16:41:00Z">
            <w:rPr>
              <w:rFonts w:hint="cs"/>
              <w:rtl/>
            </w:rPr>
          </w:rPrChange>
        </w:rPr>
        <w:t xml:space="preserve">א</w:t>
      </w:r>
      <w:r>
        <w:rPr>
          <w:rFonts w:hint="cs"/>
          <w:rtl/>
        </w:rPr>
        <w:t xml:space="preserve"> </w:t>
      </w:r>
      <w:r>
        <w:rPr>
          <w:rStyle w:val="affffe"/>
          <w:rFonts w:hint="cs"/>
          <w:rtl/>
          <w:rPrChange w:id="9031" w:author="מנוע אמוראים" w:date="2026-10-05T16:41:00Z">
            <w:rPr>
              <w:rFonts w:hint="cs"/>
              <w:rtl/>
            </w:rPr>
          </w:rPrChange>
        </w:rPr>
        <w:t xml:space="preserve">מר</w:t>
      </w:r>
      <w:r>
        <w:rPr>
          <w:rStyle w:val="affffe"/>
          <w:rtl/>
          <w:rPrChange w:id="9032" w:author="מנוע אמוראים" w:date="2026-10-05T16:41:00Z">
            <w:rPr>
              <w:rtl/>
            </w:rPr>
          </w:rPrChange>
        </w:rPr>
        <w:t xml:space="preserve">"</w:t>
      </w:r>
      <w:r>
        <w:rPr>
          <w:rStyle w:val="affffe"/>
          <w:rFonts w:hint="cs"/>
          <w:rtl/>
          <w:rPrChange w:id="9033" w:author="מנוע אמוראים" w:date="2026-10-05T16:41:00Z">
            <w:rPr>
              <w:rFonts w:hint="cs"/>
              <w:rtl/>
            </w:rPr>
          </w:rPrChange>
        </w:rPr>
        <w:t xml:space="preserve">ז</w:t>
      </w:r>
      <w:r>
        <w:rPr>
          <w:rFonts w:hint="cs"/>
          <w:rtl/>
        </w:rPr>
        <w:t xml:space="preserve"> </w:t>
      </w:r>
      <w:r>
        <w:rPr>
          <w:rStyle w:val="affffe"/>
          <w:rFonts w:hint="cs"/>
          <w:rtl/>
          <w:rPrChange w:id="9034" w:author="מנוע אמוראים" w:date="2026-10-05T16:41:00Z">
            <w:rPr>
              <w:rFonts w:hint="cs"/>
              <w:rtl/>
            </w:rPr>
          </w:rPrChange>
        </w:rPr>
        <w:t xml:space="preserve">מר</w:t>
      </w:r>
      <w:r>
        <w:rPr>
          <w:rStyle w:val="affffe"/>
          <w:rtl/>
          <w:rPrChange w:id="9035" w:author="מנוע אמוראים" w:date="2026-10-05T16:41:00Z">
            <w:rPr>
              <w:rtl/>
            </w:rPr>
          </w:rPrChange>
        </w:rPr>
        <w:t xml:space="preserve">"</w:t>
      </w:r>
      <w:r>
        <w:rPr>
          <w:rStyle w:val="affffe"/>
          <w:rFonts w:hint="cs"/>
          <w:rtl/>
          <w:rPrChange w:id="9036" w:author="מנוע אמוראים" w:date="2026-10-05T16:41:00Z">
            <w:rPr>
              <w:rFonts w:hint="cs"/>
              <w:rtl/>
            </w:rPr>
          </w:rPrChange>
        </w:rPr>
        <w:t xml:space="preserve">א</w:t>
      </w:r>
      <w:r>
        <w:rPr>
          <w:rFonts w:hint="cs"/>
          <w:rtl/>
        </w:rPr>
        <w:t xml:space="preserve"> </w:t>
      </w:r>
      <w:r>
        <w:rPr>
          <w:rStyle w:val="affffe"/>
          <w:rFonts w:hint="cs"/>
          <w:rtl/>
          <w:rPrChange w:id="9037" w:author="מנוע אמוראים" w:date="2026-10-05T16:41:00Z">
            <w:rPr>
              <w:rFonts w:hint="cs"/>
              <w:rtl/>
            </w:rPr>
          </w:rPrChange>
        </w:rPr>
        <w:t xml:space="preserve">מר</w:t>
      </w:r>
      <w:r>
        <w:rPr>
          <w:rStyle w:val="affffe"/>
          <w:rtl/>
          <w:rPrChange w:id="9038" w:author="מנוע אמוראים" w:date="2026-10-05T16:41:00Z">
            <w:rPr>
              <w:rtl/>
            </w:rPr>
          </w:rPrChange>
        </w:rPr>
        <w:t xml:space="preserve">"</w:t>
      </w:r>
      <w:r>
        <w:rPr>
          <w:rStyle w:val="affffe"/>
          <w:rFonts w:hint="cs"/>
          <w:rtl/>
          <w:rPrChange w:id="9039" w:author="מנוע אמוראים" w:date="2026-10-05T16:41:00Z">
            <w:rPr>
              <w:rFonts w:hint="cs"/>
              <w:rtl/>
            </w:rPr>
          </w:rPrChange>
        </w:rPr>
        <w:t xml:space="preserve">ח</w:t>
      </w:r>
      <w:r>
        <w:rPr>
          <w:rFonts w:hint="cs"/>
          <w:rtl/>
        </w:rPr>
        <w:t xml:space="preserve"> </w:t>
      </w:r>
      <w:r>
        <w:rPr>
          <w:rStyle w:val="affffe"/>
          <w:rFonts w:hint="cs"/>
          <w:rtl/>
          <w:rPrChange w:id="9040" w:author="מנוע אמוראים" w:date="2026-10-05T16:41:00Z">
            <w:rPr>
              <w:rFonts w:hint="cs"/>
              <w:rtl/>
            </w:rPr>
          </w:rPrChange>
        </w:rPr>
        <w:t xml:space="preserve">מר</w:t>
      </w:r>
      <w:r>
        <w:rPr>
          <w:rStyle w:val="affffe"/>
          <w:rtl/>
          <w:rPrChange w:id="9041" w:author="מנוע אמוראים" w:date="2026-10-05T16:41:00Z">
            <w:rPr>
              <w:rtl/>
            </w:rPr>
          </w:rPrChange>
        </w:rPr>
        <w:t xml:space="preserve">"</w:t>
      </w:r>
      <w:r>
        <w:rPr>
          <w:rStyle w:val="affffe"/>
          <w:rFonts w:hint="cs"/>
          <w:rtl/>
          <w:rPrChange w:id="9042" w:author="מנוע אמוראים" w:date="2026-10-05T16:41:00Z">
            <w:rPr>
              <w:rFonts w:hint="cs"/>
              <w:rtl/>
            </w:rPr>
          </w:rPrChange>
        </w:rPr>
        <w:t xml:space="preserve">מ</w:t>
      </w:r>
      <w:r>
        <w:rPr>
          <w:rFonts w:hint="cs"/>
          <w:rtl/>
        </w:rPr>
        <w:t xml:space="preserve"> </w:t>
      </w:r>
      <w:r>
        <w:rPr>
          <w:rStyle w:val="affffe"/>
          <w:rFonts w:hint="cs"/>
          <w:rtl/>
          <w:rPrChange w:id="9043" w:author="מנוע אמוראים" w:date="2026-10-05T16:41:00Z">
            <w:rPr>
              <w:rFonts w:hint="cs"/>
              <w:rtl/>
            </w:rPr>
          </w:rPrChange>
        </w:rPr>
        <w:t xml:space="preserve">מדריב</w:t>
      </w:r>
      <w:r>
        <w:rPr>
          <w:rStyle w:val="affffe"/>
          <w:rtl/>
          <w:rPrChange w:id="9044" w:author="מנוע אמוראים" w:date="2026-10-05T16:41:00Z">
            <w:rPr>
              <w:rtl/>
            </w:rPr>
          </w:rPrChange>
        </w:rPr>
        <w:t xml:space="preserve">"</w:t>
      </w:r>
      <w:r>
        <w:rPr>
          <w:rStyle w:val="affffe"/>
          <w:rFonts w:hint="cs"/>
          <w:rtl/>
          <w:rPrChange w:id="9045" w:author="מנוע אמוראים" w:date="2026-10-05T16:41:00Z">
            <w:rPr>
              <w:rFonts w:hint="cs"/>
              <w:rtl/>
            </w:rPr>
          </w:rPrChange>
        </w:rPr>
        <w:t xml:space="preserve">א</w:t>
      </w:r>
      <w:r>
        <w:rPr>
          <w:rFonts w:hint="cs"/>
          <w:rtl/>
        </w:rPr>
        <w:t xml:space="preserve"> </w:t>
      </w:r>
    </w:p>
    <w:p w14:paraId="628B62A1" w14:textId="5EE7846A" w:rsidR="00E53731" w:rsidRPr="00C14A40" w:rsidRDefault="00E53731" w:rsidP="00E53731">
      <w:pPr>
        <w:pStyle w:val="38"/>
        <w:framePr w:wrap="notBeside"/>
        <w:rPr>
          <w:rFonts w:hint="cs"/>
          <w:rtl/>
        </w:rPr>
      </w:pPr>
      <w:r w:rsidRPr="00C14A40">
        <w:rPr>
          <w:rFonts w:hint="cs"/>
          <w:rtl/>
        </w:rPr>
        <w:t>מריב</w:t>
      </w:r>
      <w:r w:rsidR="0075729B">
        <w:rPr>
          <w:rtl/>
        </w:rPr>
        <w:t>"</w:t>
      </w:r>
      <w:r w:rsidRPr="00C14A40">
        <w:rPr>
          <w:rFonts w:hint="cs"/>
          <w:rtl/>
        </w:rPr>
        <w:t>א</w:t>
      </w:r>
    </w:p>
    <w:p w14:paraId="76181739" w14:textId="71F2EA5B" w:rsidR="003E2DCC" w:rsidRPr="006F178A" w:rsidRDefault="003E2DCC" w:rsidP="003E2DCC">
      <w:pPr>
        <w:rPr>
          <w:rFonts w:ascii="Fb Fontext" w:hAnsi="Fb Fontext"/>
          <w:rtl/>
        </w:rPr>
      </w:pPr>
      <w:r w:rsidRPr="0063694C">
        <w:rPr>
          <w:rStyle w:val="affffa"/>
          <w:rFonts w:hint="cs"/>
          <w:rtl/>
        </w:rPr>
        <w:t>'</w:t>
      </w:r>
      <w:r w:rsidRPr="0063694C">
        <w:rPr>
          <w:rStyle w:val="affffa"/>
          <w:rtl/>
        </w:rPr>
        <w:t>וזרחה לכם יראי שמי</w:t>
      </w:r>
      <w:r w:rsidRPr="0063694C">
        <w:rPr>
          <w:rStyle w:val="affffa"/>
          <w:rFonts w:hint="cs"/>
          <w:rtl/>
        </w:rPr>
        <w:t>'</w:t>
      </w:r>
      <w:r w:rsidRPr="0063694C">
        <w:rPr>
          <w:rStyle w:val="affffa"/>
          <w:rtl/>
        </w:rPr>
        <w:t xml:space="preserve"> </w:t>
      </w:r>
      <w:r w:rsidR="002A0707">
        <w:rPr>
          <w:rFonts w:ascii="Fb Fontext" w:hAnsi="Fb Fontext" w:hint="cs"/>
          <w:rtl/>
        </w:rPr>
        <w:t>-</w:t>
      </w:r>
      <w:r w:rsidRPr="006F178A">
        <w:rPr>
          <w:rFonts w:ascii="Fb Fontext" w:hAnsi="Fb Fontext"/>
          <w:rtl/>
        </w:rPr>
        <w:t>אלו בני אדם שהן יראין להוציא שם שמים לבטלה.</w:t>
      </w:r>
    </w:p>
    <w:p w14:paraId="153FE95C" w14:textId="7D7B204C" w:rsidR="003E2DCC" w:rsidRPr="006F178A" w:rsidRDefault="003E2DCC" w:rsidP="00605052">
      <w:pPr>
        <w:spacing w:after="60"/>
        <w:rPr>
          <w:rFonts w:ascii="Fb Fontext" w:hAnsi="Fb Fontext"/>
          <w:rtl/>
        </w:rPr>
      </w:pPr>
      <w:r w:rsidRPr="0063694C">
        <w:rPr>
          <w:rStyle w:val="affffa"/>
          <w:rFonts w:hint="cs"/>
          <w:rtl/>
        </w:rPr>
        <w:t>'</w:t>
      </w:r>
      <w:r w:rsidRPr="0063694C">
        <w:rPr>
          <w:rStyle w:val="affffa"/>
          <w:rtl/>
        </w:rPr>
        <w:t>שמש צדקה ומרפא</w:t>
      </w:r>
      <w:r w:rsidRPr="0063694C">
        <w:rPr>
          <w:rStyle w:val="affffa"/>
          <w:rFonts w:hint="cs"/>
          <w:rtl/>
        </w:rPr>
        <w:t>'</w:t>
      </w:r>
      <w:r w:rsidRPr="0063694C">
        <w:rPr>
          <w:rStyle w:val="affffa"/>
          <w:rtl/>
        </w:rPr>
        <w:t xml:space="preserve"> </w:t>
      </w:r>
      <w:r w:rsidRPr="006F178A">
        <w:rPr>
          <w:rFonts w:ascii="Fb Fontext" w:hAnsi="Fb Fontext"/>
          <w:rtl/>
        </w:rPr>
        <w:t xml:space="preserve">- </w:t>
      </w:r>
      <w:r w:rsidRPr="002A0707">
        <w:rPr>
          <w:rStyle w:val="affffe"/>
          <w:rtl/>
        </w:rPr>
        <w:t>אביי:</w:t>
      </w:r>
      <w:r w:rsidRPr="006F178A">
        <w:rPr>
          <w:rFonts w:ascii="Fb Fontext" w:hAnsi="Fb Fontext"/>
          <w:rtl/>
        </w:rPr>
        <w:t xml:space="preserve"> ש"מ, </w:t>
      </w:r>
      <w:r w:rsidRPr="006F178A">
        <w:rPr>
          <w:rFonts w:ascii="Fb Fontext" w:hAnsi="Fb Fontext" w:hint="cs"/>
          <w:rtl/>
        </w:rPr>
        <w:t>אבק היום מרפא</w:t>
      </w:r>
      <w:r w:rsidRPr="006F178A">
        <w:rPr>
          <w:rFonts w:ascii="Fb Fontext" w:hAnsi="Fb Fontext"/>
          <w:rtl/>
        </w:rPr>
        <w:t>.</w:t>
      </w:r>
    </w:p>
    <w:p w14:paraId="11B555D3" w14:textId="0F02C237" w:rsidR="00482CEE" w:rsidRPr="00C14A40" w:rsidRDefault="002A0707" w:rsidP="003E44F8">
      <w:pPr>
        <w:pStyle w:val="38"/>
        <w:framePr w:wrap="notBeside"/>
        <w:rPr>
          <w:rtl/>
        </w:rPr>
      </w:pPr>
      <w:r w:rsidRPr="00C14A40">
        <w:rPr>
          <w:rFonts w:hint="cs"/>
          <w:rtl/>
        </w:rPr>
        <w:t>וחלק א</w:t>
      </w:r>
      <w:r w:rsidR="003E2DCC" w:rsidRPr="00C14A40">
        <w:rPr>
          <w:rtl/>
        </w:rPr>
        <w:t>ר</w:t>
      </w:r>
      <w:r w:rsidR="003E2DCC" w:rsidRPr="00C14A40">
        <w:rPr>
          <w:rFonts w:hint="cs"/>
          <w:rtl/>
        </w:rPr>
        <w:t>שב</w:t>
      </w:r>
      <w:r w:rsidR="003E2DCC" w:rsidRPr="00C14A40">
        <w:rPr>
          <w:rtl/>
        </w:rPr>
        <w:t>"</w:t>
      </w:r>
      <w:r w:rsidR="003E2DCC" w:rsidRPr="00C14A40">
        <w:rPr>
          <w:rFonts w:hint="cs"/>
          <w:rtl/>
        </w:rPr>
        <w:t>ל</w:t>
      </w:r>
      <w:r w:rsidR="003E2DCC" w:rsidRPr="00C14A40">
        <w:rPr>
          <w:rtl/>
        </w:rPr>
        <w:t>:</w:t>
      </w:r>
    </w:p>
    <w:p w14:paraId="4FE82771" w14:textId="297E4086" w:rsidR="003E2DCC" w:rsidRPr="006F178A" w:rsidRDefault="003E2DCC" w:rsidP="003E2DCC">
      <w:pPr>
        <w:rPr>
          <w:rFonts w:ascii="Fb Fontext" w:hAnsi="Fb Fontext"/>
          <w:rtl/>
        </w:rPr>
      </w:pPr>
      <w:r w:rsidRPr="00605052">
        <w:rPr>
          <w:rStyle w:val="afffa"/>
          <w:rtl/>
        </w:rPr>
        <w:t>אין גיהנם לעו</w:t>
      </w:r>
      <w:r w:rsidR="002A0707" w:rsidRPr="00605052">
        <w:rPr>
          <w:rStyle w:val="afffa"/>
          <w:rFonts w:hint="cs"/>
          <w:rtl/>
        </w:rPr>
        <w:t>ה</w:t>
      </w:r>
      <w:r w:rsidR="0075729B">
        <w:rPr>
          <w:rStyle w:val="afffa"/>
          <w:rtl/>
        </w:rPr>
        <w:t>"</w:t>
      </w:r>
      <w:r w:rsidR="002A0707" w:rsidRPr="00605052">
        <w:rPr>
          <w:rStyle w:val="afffa"/>
          <w:rFonts w:hint="cs"/>
          <w:rtl/>
        </w:rPr>
        <w:t>ב</w:t>
      </w:r>
      <w:r w:rsidRPr="00605052">
        <w:rPr>
          <w:rStyle w:val="afffa"/>
          <w:rtl/>
        </w:rPr>
        <w:t>,</w:t>
      </w:r>
      <w:r w:rsidRPr="006F178A">
        <w:rPr>
          <w:rFonts w:ascii="Fb Fontext" w:hAnsi="Fb Fontext"/>
          <w:rtl/>
        </w:rPr>
        <w:t xml:space="preserve"> אלא הק</w:t>
      </w:r>
      <w:r w:rsidRPr="006F178A">
        <w:rPr>
          <w:rFonts w:ascii="Fb Fontext" w:hAnsi="Fb Fontext" w:hint="cs"/>
          <w:rtl/>
        </w:rPr>
        <w:t>ב</w:t>
      </w:r>
      <w:r w:rsidRPr="006F178A">
        <w:rPr>
          <w:rFonts w:ascii="Fb Fontext" w:hAnsi="Fb Fontext"/>
          <w:rtl/>
        </w:rPr>
        <w:t>"</w:t>
      </w:r>
      <w:r w:rsidRPr="006F178A">
        <w:rPr>
          <w:rFonts w:ascii="Fb Fontext" w:hAnsi="Fb Fontext" w:hint="cs"/>
          <w:rtl/>
        </w:rPr>
        <w:t>ה</w:t>
      </w:r>
      <w:r w:rsidRPr="006F178A">
        <w:rPr>
          <w:rFonts w:ascii="Fb Fontext" w:hAnsi="Fb Fontext"/>
          <w:rtl/>
        </w:rPr>
        <w:t xml:space="preserve"> מוציא חמה מנרתיקה, </w:t>
      </w:r>
    </w:p>
    <w:p w14:paraId="183DFCA9" w14:textId="1AC488D9" w:rsidR="003E2DCC" w:rsidRPr="006F178A" w:rsidRDefault="003E2DCC" w:rsidP="003E2DCC">
      <w:pPr>
        <w:rPr>
          <w:rFonts w:ascii="Fb Fontext" w:hAnsi="Fb Fontext"/>
          <w:rtl/>
        </w:rPr>
      </w:pPr>
      <w:r w:rsidRPr="006F178A">
        <w:rPr>
          <w:rFonts w:ascii="Fb Fontext" w:hAnsi="Fb Fontext"/>
          <w:rtl/>
        </w:rPr>
        <w:t xml:space="preserve">צדיקים מתרפאין בה, </w:t>
      </w:r>
      <w:r w:rsidRPr="004A3A20">
        <w:rPr>
          <w:rStyle w:val="affffa"/>
          <w:rFonts w:hint="cs"/>
          <w:rtl/>
        </w:rPr>
        <w:t>'</w:t>
      </w:r>
      <w:r w:rsidRPr="004A3A20">
        <w:rPr>
          <w:rStyle w:val="affffa"/>
          <w:rtl/>
        </w:rPr>
        <w:t>וזרחה לכם יראי שמי שמש וגו';</w:t>
      </w:r>
    </w:p>
    <w:p w14:paraId="1D12945F" w14:textId="228DF273" w:rsidR="003E2DCC" w:rsidRPr="006F178A" w:rsidRDefault="002A0707" w:rsidP="003E2DCC">
      <w:pPr>
        <w:rPr>
          <w:rFonts w:ascii="Fb Fontext" w:hAnsi="Fb Fontext"/>
          <w:rtl/>
        </w:rPr>
      </w:pPr>
      <w:r>
        <w:rPr>
          <w:rFonts w:ascii="Fb Fontext" w:hAnsi="Fb Fontext" w:hint="cs"/>
          <w:rtl/>
        </w:rPr>
        <w:t>ו</w:t>
      </w:r>
      <w:r w:rsidR="003E2DCC" w:rsidRPr="006F178A">
        <w:rPr>
          <w:rFonts w:ascii="Fb Fontext" w:hAnsi="Fb Fontext"/>
          <w:rtl/>
        </w:rPr>
        <w:t xml:space="preserve">מתעדנין בה, </w:t>
      </w:r>
      <w:r>
        <w:rPr>
          <w:rFonts w:ascii="Fb Fontext" w:hAnsi="Fb Fontext" w:hint="cs"/>
          <w:rtl/>
        </w:rPr>
        <w:t>ד</w:t>
      </w:r>
      <w:r w:rsidR="003E2DCC" w:rsidRPr="004A3A20">
        <w:rPr>
          <w:rStyle w:val="affffa"/>
          <w:rFonts w:hint="cs"/>
          <w:rtl/>
        </w:rPr>
        <w:t>'</w:t>
      </w:r>
      <w:r w:rsidR="003E2DCC" w:rsidRPr="004A3A20">
        <w:rPr>
          <w:rStyle w:val="affffa"/>
          <w:rtl/>
        </w:rPr>
        <w:t>ויצאתם ופשתם כעגלי מרבק</w:t>
      </w:r>
      <w:r w:rsidR="003E2DCC" w:rsidRPr="004A3A20">
        <w:rPr>
          <w:rStyle w:val="affffa"/>
          <w:rFonts w:hint="cs"/>
          <w:rtl/>
        </w:rPr>
        <w:t>'</w:t>
      </w:r>
      <w:r w:rsidR="003E2DCC" w:rsidRPr="004A3A20">
        <w:rPr>
          <w:rStyle w:val="affffa"/>
          <w:rtl/>
        </w:rPr>
        <w:t>;</w:t>
      </w:r>
    </w:p>
    <w:p w14:paraId="66E97800" w14:textId="77777777" w:rsidR="00482CEE" w:rsidRDefault="003E2DCC" w:rsidP="003E2DCC">
      <w:pPr>
        <w:rPr>
          <w:rFonts w:ascii="Fb Fontext" w:hAnsi="Fb Fontext"/>
          <w:rtl/>
        </w:rPr>
      </w:pPr>
      <w:r w:rsidRPr="006F178A">
        <w:rPr>
          <w:rFonts w:ascii="Fb Fontext" w:hAnsi="Fb Fontext"/>
          <w:rtl/>
        </w:rPr>
        <w:t xml:space="preserve">והרשעים נידונין בה, </w:t>
      </w:r>
      <w:r w:rsidR="002A0707">
        <w:rPr>
          <w:rFonts w:ascii="Fb Fontext" w:hAnsi="Fb Fontext" w:hint="cs"/>
          <w:rtl/>
        </w:rPr>
        <w:t>ד</w:t>
      </w:r>
      <w:r w:rsidRPr="00A824E4">
        <w:rPr>
          <w:rStyle w:val="affffa"/>
          <w:rFonts w:hint="cs"/>
          <w:rtl/>
        </w:rPr>
        <w:t xml:space="preserve"> '</w:t>
      </w:r>
      <w:r w:rsidRPr="00A824E4">
        <w:rPr>
          <w:rStyle w:val="affffa"/>
          <w:rtl/>
        </w:rPr>
        <w:t>הנה היום בא בוער כתנור וגו'.</w:t>
      </w:r>
    </w:p>
    <w:p w14:paraId="6CB9C6C6" w14:textId="12A89DE4"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E0B9616" w14:textId="77777777" w:rsidR="003E2DCC" w:rsidRPr="00A522DC" w:rsidRDefault="003E2DCC" w:rsidP="00A522DC">
      <w:pPr>
        <w:pStyle w:val="a3"/>
        <w:framePr w:wrap="around"/>
        <w:rPr>
          <w:rtl/>
        </w:rPr>
      </w:pPr>
      <w:r w:rsidRPr="00A522DC">
        <w:rPr>
          <w:rtl/>
        </w:rPr>
        <w:t>ט.</w:t>
      </w:r>
    </w:p>
    <w:p>
      <w:pPr>
        <w:pStyle w:val="afffffb"/>
        <w:rPr>
          <w:ins w:id="20303" w:author="קלוד" w:date="2026-10-06T10:09:38Z"/>
        </w:rPr>
      </w:pPr>
      <w:ins w:id="20302" w:author="קלוד" w:date="2026-10-06T10:09:38Z">
        <w:r>
          <w:t xml:space="preserve">משנה ג</w:t>
        </w:r>
      </w:ins>
    </w:p>
    <w:p w14:paraId="74423557" w14:textId="77777777" w:rsidR="003E2DCC" w:rsidRPr="006F178A" w:rsidRDefault="003E2DCC" w:rsidP="003E2DCC">
      <w:pPr>
        <w:pStyle w:val="afff5"/>
        <w:rPr>
          <w:rtl/>
        </w:rPr>
      </w:pPr>
      <w:r w:rsidRPr="006F178A">
        <w:rPr>
          <w:rtl/>
        </w:rPr>
        <w:t>כנדרי רשעים - נדר בנזיר ובקרבן ובשבועה;</w:t>
      </w:r>
    </w:p>
    <w:p w14:paraId="2B054D35" w14:textId="2AF67CA4" w:rsidR="003E2DCC" w:rsidRPr="006F178A" w:rsidRDefault="003E2DCC" w:rsidP="003E2DCC">
      <w:pPr>
        <w:pStyle w:val="afff5"/>
        <w:rPr>
          <w:rtl/>
        </w:rPr>
      </w:pPr>
      <w:r w:rsidRPr="006F178A">
        <w:rPr>
          <w:rtl/>
        </w:rPr>
        <w:t xml:space="preserve">כנדרי כשרים </w:t>
      </w:r>
      <w:r w:rsidR="00500954">
        <w:rPr>
          <w:rFonts w:hint="cs"/>
          <w:rtl/>
        </w:rPr>
        <w:t>-</w:t>
      </w:r>
      <w:r w:rsidRPr="006F178A">
        <w:rPr>
          <w:rtl/>
        </w:rPr>
        <w:t>לא אמר כלום, כנדבותם -נדר בנזיר ובקרבן.</w:t>
      </w:r>
    </w:p>
    <w:p w14:paraId="297838C6" w14:textId="77777777" w:rsidR="003E2DCC" w:rsidRPr="006F178A" w:rsidRDefault="003E2DCC" w:rsidP="000F1DD4">
      <w:pPr>
        <w:pStyle w:val="afffd"/>
        <w:rPr>
          <w:rtl/>
        </w:rPr>
      </w:pPr>
      <w:ins w:id="9805" w:author="מספור קטעי משנה" w:date="2026-10-06T06:45:39Z">
        <w:r>
          <w:rPr>
            <w:rStyle w:val="MisparKeta"/>
          </w:rPr>
          <w:t xml:space="preserve">ב. </w:t>
        </w:r>
      </w:ins>
      <w:r w:rsidRPr="006F178A">
        <w:rPr>
          <w:rFonts w:hint="cs"/>
          <w:rtl/>
        </w:rPr>
        <w:t>כנדרי רשעים</w:t>
      </w:r>
    </w:p>
    <w:p w14:paraId="48CF670B" w14:textId="77777777" w:rsidR="00482CEE" w:rsidRPr="00C14A40" w:rsidRDefault="003E2DCC" w:rsidP="00E53731">
      <w:pPr>
        <w:pStyle w:val="38"/>
        <w:framePr w:wrap="notBeside"/>
        <w:rPr>
          <w:rtl/>
        </w:rPr>
      </w:pPr>
      <w:r w:rsidRPr="00C14A40">
        <w:rPr>
          <w:rtl/>
        </w:rPr>
        <w:t>שמואל:</w:t>
      </w:r>
    </w:p>
    <w:p w14:paraId="7ECF27C2" w14:textId="25F87C90" w:rsidR="001A1110" w:rsidRDefault="003E2DCC" w:rsidP="002713C3">
      <w:pPr>
        <w:rPr>
          <w:rFonts w:ascii="Fb Fontext" w:hAnsi="Fb Fontext"/>
          <w:rtl/>
        </w:rPr>
      </w:pPr>
      <w:r w:rsidRPr="006F178A">
        <w:rPr>
          <w:rFonts w:ascii="Fb Fontext" w:hAnsi="Fb Fontext"/>
          <w:rtl/>
        </w:rPr>
        <w:t>באומר כנדרי רשעים הריני</w:t>
      </w:r>
      <w:r w:rsidR="002713C3">
        <w:rPr>
          <w:rFonts w:ascii="Fb Fontext" w:hAnsi="Fb Fontext" w:hint="cs"/>
          <w:rtl/>
        </w:rPr>
        <w:t>,</w:t>
      </w:r>
      <w:r w:rsidRPr="006F178A">
        <w:rPr>
          <w:rFonts w:ascii="Fb Fontext" w:hAnsi="Fb Fontext"/>
          <w:rtl/>
        </w:rPr>
        <w:t xml:space="preserve"> עלי</w:t>
      </w:r>
      <w:r w:rsidR="002713C3">
        <w:rPr>
          <w:rFonts w:ascii="Fb Fontext" w:hAnsi="Fb Fontext" w:hint="cs"/>
          <w:rtl/>
        </w:rPr>
        <w:t>,</w:t>
      </w:r>
      <w:r w:rsidRPr="006F178A">
        <w:rPr>
          <w:rFonts w:ascii="Fb Fontext" w:hAnsi="Fb Fontext"/>
          <w:rtl/>
        </w:rPr>
        <w:t xml:space="preserve"> והימנו, </w:t>
      </w:r>
    </w:p>
    <w:p w14:paraId="01414BDF" w14:textId="77777777" w:rsidR="00A522DC" w:rsidRDefault="003E2DCC" w:rsidP="00BF5B9C">
      <w:pPr>
        <w:rPr>
          <w:rFonts w:ascii="Fb Fontext" w:hAnsi="Fb Fontext"/>
          <w:rtl/>
        </w:rPr>
      </w:pPr>
      <w:r w:rsidRPr="006F178A">
        <w:rPr>
          <w:rFonts w:ascii="Fb Fontext" w:hAnsi="Fb Fontext"/>
          <w:rtl/>
        </w:rPr>
        <w:t>הריני בנזירות עלי</w:t>
      </w:r>
      <w:r w:rsidR="002713C3">
        <w:rPr>
          <w:rFonts w:ascii="Fb Fontext" w:hAnsi="Fb Fontext" w:hint="cs"/>
          <w:rtl/>
        </w:rPr>
        <w:t>,-</w:t>
      </w:r>
      <w:r w:rsidRPr="006F178A">
        <w:rPr>
          <w:rFonts w:ascii="Fb Fontext" w:hAnsi="Fb Fontext"/>
          <w:rtl/>
        </w:rPr>
        <w:t xml:space="preserve"> בקרבן, </w:t>
      </w:r>
    </w:p>
    <w:p w14:paraId="6186E6B4" w14:textId="0F9FD1D3" w:rsidR="003E2DCC" w:rsidRPr="006F178A" w:rsidRDefault="003E2DCC" w:rsidP="00BF5B9C">
      <w:pPr>
        <w:rPr>
          <w:rtl/>
        </w:rPr>
      </w:pPr>
      <w:r w:rsidRPr="006F178A">
        <w:rPr>
          <w:rtl/>
        </w:rPr>
        <w:t>הריני נזירות,</w:t>
      </w:r>
      <w:r w:rsidRPr="006F178A">
        <w:rPr>
          <w:rFonts w:hint="cs"/>
          <w:rtl/>
        </w:rPr>
        <w:t xml:space="preserve"> </w:t>
      </w:r>
      <w:r w:rsidR="002713C3">
        <w:rPr>
          <w:rFonts w:hint="cs"/>
          <w:rtl/>
        </w:rPr>
        <w:t>-</w:t>
      </w:r>
      <w:r w:rsidRPr="006F178A">
        <w:rPr>
          <w:rtl/>
        </w:rPr>
        <w:t>כשהיה נזיר עובר לפניו.</w:t>
      </w:r>
      <w:r w:rsidR="002713C3">
        <w:rPr>
          <w:rFonts w:hint="cs"/>
          <w:rtl/>
        </w:rPr>
        <w:t xml:space="preserve"> </w:t>
      </w:r>
    </w:p>
    <w:p w14:paraId="28A8CE50" w14:textId="1F7A4DD4" w:rsidR="003E2DCC" w:rsidRPr="006F178A" w:rsidRDefault="003E2DCC" w:rsidP="00862CEE">
      <w:pPr>
        <w:rPr>
          <w:rtl/>
        </w:rPr>
      </w:pPr>
      <w:r w:rsidRPr="006F178A">
        <w:rPr>
          <w:rtl/>
        </w:rPr>
        <w:t>הימנו בשבועה,</w:t>
      </w:r>
      <w:r w:rsidR="00BF5B9C">
        <w:rPr>
          <w:rFonts w:hint="cs"/>
          <w:rtl/>
        </w:rPr>
        <w:t>-</w:t>
      </w:r>
      <w:r w:rsidRPr="006F178A">
        <w:rPr>
          <w:rtl/>
        </w:rPr>
        <w:t>הימנו שלא אוכל.</w:t>
      </w:r>
      <w:r w:rsidRPr="006F178A">
        <w:rPr>
          <w:rFonts w:hint="cs"/>
          <w:rtl/>
        </w:rPr>
        <w:t xml:space="preserve"> </w:t>
      </w:r>
      <w:r w:rsidR="0052609B">
        <w:rPr>
          <w:rFonts w:hint="cs"/>
          <w:rtl/>
        </w:rPr>
        <w:t>אף</w:t>
      </w:r>
      <w:r w:rsidRPr="006F178A">
        <w:rPr>
          <w:rFonts w:hint="cs"/>
          <w:rtl/>
        </w:rPr>
        <w:t xml:space="preserve"> ד</w:t>
      </w:r>
      <w:r w:rsidRPr="006F178A">
        <w:rPr>
          <w:rtl/>
        </w:rPr>
        <w:t xml:space="preserve">לא </w:t>
      </w:r>
      <w:r w:rsidR="00862CEE">
        <w:rPr>
          <w:rFonts w:hint="cs"/>
          <w:rtl/>
        </w:rPr>
        <w:t xml:space="preserve">מוציא שבועה מפיו </w:t>
      </w:r>
    </w:p>
    <w:p w14:paraId="6EFF8F14" w14:textId="38ADEA02" w:rsidR="003E2DCC" w:rsidRPr="006F178A" w:rsidRDefault="003E2DCC" w:rsidP="000F1DD4">
      <w:pPr>
        <w:pStyle w:val="afffd"/>
        <w:rPr>
          <w:rtl/>
        </w:rPr>
      </w:pPr>
      <w:ins w:id="9806" w:author="מספור קטעי משנה" w:date="2026-10-06T06:45:39Z">
        <w:r>
          <w:rPr>
            <w:rStyle w:val="MisparKeta"/>
          </w:rPr>
          <w:t xml:space="preserve">א. </w:t>
        </w:r>
      </w:ins>
      <w:r w:rsidRPr="006F178A">
        <w:rPr>
          <w:rtl/>
        </w:rPr>
        <w:t>כנדרי כשרים לא אמר כלום, כנדבותם</w:t>
      </w:r>
      <w:r w:rsidR="003C6024">
        <w:rPr>
          <w:rFonts w:hint="cs"/>
          <w:rtl/>
        </w:rPr>
        <w:t>-</w:t>
      </w:r>
      <w:r w:rsidRPr="006F178A">
        <w:rPr>
          <w:rtl/>
        </w:rPr>
        <w:t xml:space="preserve"> נדר </w:t>
      </w:r>
      <w:r w:rsidRPr="006F178A">
        <w:rPr>
          <w:rFonts w:hint="cs"/>
          <w:rtl/>
        </w:rPr>
        <w:t>בנזיר ובקרבן</w:t>
      </w:r>
      <w:r w:rsidRPr="006F178A">
        <w:rPr>
          <w:rtl/>
        </w:rPr>
        <w:t>.</w:t>
      </w:r>
    </w:p>
    <w:p w14:paraId="6B1FBC40" w14:textId="77777777" w:rsidR="00482CEE" w:rsidRPr="00C14A40" w:rsidRDefault="003E2DCC" w:rsidP="00E53731">
      <w:pPr>
        <w:pStyle w:val="38"/>
        <w:framePr w:wrap="notBeside"/>
        <w:rPr>
          <w:rtl/>
        </w:rPr>
      </w:pPr>
      <w:r w:rsidRPr="00C14A40">
        <w:rPr>
          <w:rtl/>
        </w:rPr>
        <w:t>מאן תנא דשאני</w:t>
      </w:r>
    </w:p>
    <w:p w14:paraId="5D20DF0F" w14:textId="024D50C1" w:rsidR="003E2DCC" w:rsidRPr="006F178A" w:rsidRDefault="003E2DCC" w:rsidP="003E2DCC">
      <w:pPr>
        <w:rPr>
          <w:rtl/>
        </w:rPr>
      </w:pPr>
      <w:r w:rsidRPr="006F178A">
        <w:rPr>
          <w:rFonts w:ascii="Fb Fontext" w:hAnsi="Fb Fontext"/>
          <w:rtl/>
        </w:rPr>
        <w:t xml:space="preserve">בין נדר לנדבה? לימא, לא </w:t>
      </w:r>
      <w:r>
        <w:rPr>
          <w:rStyle w:val="affffe"/>
          <w:rFonts w:ascii="Fb Fontext" w:hAnsi="Fb Fontext" w:hint="cs"/>
          <w:rtl/>
          <w:rPrChange w:id="9046" w:author="מנוע אמוראים" w:date="2026-10-05T16:41:00Z">
            <w:rPr>
              <w:rFonts w:ascii="Fb Fontext" w:hAnsi="Fb Fontext" w:hint="cs"/>
              <w:rtl/>
            </w:rPr>
          </w:rPrChange>
        </w:rPr>
        <w:t xml:space="preserve">ר</w:t>
      </w:r>
      <w:r>
        <w:rPr>
          <w:rStyle w:val="affffe"/>
          <w:rFonts w:ascii="Fb Fontext" w:hAnsi="Fb Fontext"/>
          <w:rtl/>
          <w:rPrChange w:id="9047" w:author="מנוע אמוראים" w:date="2026-10-05T16:41:00Z">
            <w:rPr>
              <w:rFonts w:ascii="Fb Fontext" w:hAnsi="Fb Fontext"/>
              <w:rtl/>
            </w:rPr>
          </w:rPrChange>
        </w:rPr>
        <w:t xml:space="preserve">"</w:t>
      </w:r>
      <w:r>
        <w:rPr>
          <w:rStyle w:val="affffe"/>
          <w:rFonts w:ascii="Fb Fontext" w:hAnsi="Fb Fontext" w:hint="cs"/>
          <w:rtl/>
          <w:rPrChange w:id="9048" w:author="מנוע אמוראים" w:date="2026-10-05T16:41:00Z">
            <w:rPr>
              <w:rFonts w:ascii="Fb Fontext" w:hAnsi="Fb Fontext" w:hint="cs"/>
              <w:rtl/>
            </w:rPr>
          </w:rPrChange>
        </w:rPr>
        <w:t xml:space="preserve">מ</w:t>
      </w:r>
      <w:r>
        <w:rPr>
          <w:rFonts w:ascii="Fb Fontext" w:hAnsi="Fb Fontext" w:hint="cs"/>
          <w:rtl/>
        </w:rPr>
        <w:t xml:space="preserve"> ולא </w:t>
      </w:r>
      <w:r>
        <w:rPr>
          <w:rStyle w:val="affffe"/>
          <w:rFonts w:ascii="Fb Fontext" w:hAnsi="Fb Fontext" w:hint="cs"/>
          <w:rtl/>
          <w:rPrChange w:id="9049" w:author="מנוע אמוראים" w:date="2026-10-05T16:41:00Z">
            <w:rPr>
              <w:rFonts w:ascii="Fb Fontext" w:hAnsi="Fb Fontext" w:hint="cs"/>
              <w:rtl/>
            </w:rPr>
          </w:rPrChange>
        </w:rPr>
        <w:t xml:space="preserve">ר</w:t>
      </w:r>
      <w:r>
        <w:rPr>
          <w:rStyle w:val="affffe"/>
          <w:rFonts w:ascii="Fb Fontext" w:hAnsi="Fb Fontext"/>
          <w:rtl/>
          <w:rPrChange w:id="9050" w:author="מנוע אמוראים" w:date="2026-10-05T16:41:00Z">
            <w:rPr>
              <w:rFonts w:ascii="Fb Fontext" w:hAnsi="Fb Fontext"/>
              <w:rtl/>
            </w:rPr>
          </w:rPrChange>
        </w:rPr>
        <w:t xml:space="preserve">"</w:t>
      </w:r>
      <w:r>
        <w:rPr>
          <w:rStyle w:val="affffe"/>
          <w:rFonts w:ascii="Fb Fontext" w:hAnsi="Fb Fontext" w:hint="cs"/>
          <w:rtl/>
          <w:rPrChange w:id="9051" w:author="מנוע אמוראים" w:date="2026-10-05T16:41:00Z">
            <w:rPr>
              <w:rFonts w:ascii="Fb Fontext" w:hAnsi="Fb Fontext" w:hint="cs"/>
              <w:rtl/>
            </w:rPr>
          </w:rPrChange>
        </w:rPr>
        <w:t xml:space="preserve">י</w:t>
      </w:r>
      <w:r w:rsidRPr="006F178A">
        <w:rPr>
          <w:rFonts w:ascii="Fb Fontext" w:hAnsi="Fb Fontext"/>
          <w:rtl/>
        </w:rPr>
        <w:t>!</w:t>
      </w:r>
    </w:p>
    <w:p w14:paraId="511A38C3" w14:textId="5550C4C8" w:rsidR="003E2DCC" w:rsidRDefault="003E2DCC" w:rsidP="003E2DCC">
      <w:pPr>
        <w:rPr>
          <w:rtl/>
        </w:rPr>
      </w:pPr>
      <w:r w:rsidRPr="006F178A">
        <w:rPr>
          <w:rtl/>
        </w:rPr>
        <w:t>ד</w:t>
      </w:r>
      <w:r w:rsidRPr="00A824E4">
        <w:rPr>
          <w:rStyle w:val="affffa"/>
          <w:rFonts w:hint="cs"/>
          <w:rtl/>
        </w:rPr>
        <w:t>'</w:t>
      </w:r>
      <w:r w:rsidRPr="00A824E4">
        <w:rPr>
          <w:rStyle w:val="affffa"/>
          <w:rtl/>
        </w:rPr>
        <w:t>טוב אשר לא תדור וגו'</w:t>
      </w:r>
      <w:r w:rsidRPr="006F178A">
        <w:rPr>
          <w:rFonts w:hint="cs"/>
          <w:rtl/>
        </w:rPr>
        <w:t xml:space="preserve"> </w:t>
      </w:r>
      <w:r w:rsidRPr="00446EFD">
        <w:rPr>
          <w:rStyle w:val="affffe"/>
          <w:rFonts w:hint="cs"/>
          <w:rtl/>
        </w:rPr>
        <w:t>ר</w:t>
      </w:r>
      <w:r w:rsidRPr="00446EFD">
        <w:rPr>
          <w:rStyle w:val="affffe"/>
          <w:rtl/>
        </w:rPr>
        <w:t>"</w:t>
      </w:r>
      <w:r w:rsidRPr="00446EFD">
        <w:rPr>
          <w:rStyle w:val="affffe"/>
          <w:rFonts w:hint="cs"/>
          <w:rtl/>
        </w:rPr>
        <w:t xml:space="preserve">מ: </w:t>
      </w:r>
      <w:r w:rsidRPr="006F178A">
        <w:rPr>
          <w:rtl/>
        </w:rPr>
        <w:t>טוב מזה ומזה שאינו נודר כל עיקר,</w:t>
      </w:r>
    </w:p>
    <w:p w14:paraId="76006368" w14:textId="189B8145" w:rsidR="003E2DCC" w:rsidRPr="00295E41" w:rsidRDefault="003E2DCC" w:rsidP="00446EFD">
      <w:pPr>
        <w:ind w:left="1133" w:firstLine="57"/>
        <w:rPr>
          <w:rStyle w:val="afffa"/>
          <w:rtl/>
        </w:rPr>
      </w:pPr>
      <w:r w:rsidRPr="00446EFD">
        <w:rPr>
          <w:rStyle w:val="affffe"/>
          <w:rtl/>
        </w:rPr>
        <w:t>ר</w:t>
      </w:r>
      <w:r w:rsidRPr="00446EFD">
        <w:rPr>
          <w:rStyle w:val="affffe"/>
          <w:rFonts w:hint="cs"/>
          <w:rtl/>
        </w:rPr>
        <w:t>"י</w:t>
      </w:r>
      <w:r w:rsidRPr="00446EFD">
        <w:rPr>
          <w:rStyle w:val="affffe"/>
          <w:rtl/>
        </w:rPr>
        <w:t>:</w:t>
      </w:r>
      <w:r w:rsidRPr="006F178A">
        <w:rPr>
          <w:rtl/>
        </w:rPr>
        <w:t xml:space="preserve"> טוב מזה ומזה נודר ומשלם!</w:t>
      </w:r>
    </w:p>
    <w:p w14:paraId="5090174D" w14:textId="77777777" w:rsidR="00482CEE" w:rsidRPr="00C14A40" w:rsidRDefault="003E2DCC" w:rsidP="00E53731">
      <w:pPr>
        <w:pStyle w:val="38"/>
        <w:framePr w:wrap="notBeside"/>
        <w:rPr>
          <w:rFonts w:hint="cs"/>
          <w:rtl/>
        </w:rPr>
      </w:pPr>
      <w:r w:rsidRPr="00C14A40">
        <w:rPr>
          <w:rFonts w:hint="cs"/>
          <w:rtl/>
        </w:rPr>
        <w:t xml:space="preserve">א. </w:t>
      </w:r>
      <w:r w:rsidRPr="00C14A40">
        <w:rPr>
          <w:rtl/>
        </w:rPr>
        <w:t>אפי</w:t>
      </w:r>
      <w:r w:rsidR="008A22D9" w:rsidRPr="00C14A40">
        <w:rPr>
          <w:rFonts w:hint="cs"/>
          <w:rtl/>
        </w:rPr>
        <w:t xml:space="preserve"> כ</w:t>
      </w:r>
      <w:r w:rsidRPr="00C14A40">
        <w:rPr>
          <w:rtl/>
        </w:rPr>
        <w:t>ר"מ</w:t>
      </w:r>
      <w:r w:rsidR="008A22D9" w:rsidRPr="00C14A40">
        <w:rPr>
          <w:rFonts w:hint="cs"/>
          <w:rtl/>
        </w:rPr>
        <w:t>:</w:t>
      </w:r>
    </w:p>
    <w:p w14:paraId="07F2936E" w14:textId="4A5C4356" w:rsidR="003E2DCC" w:rsidRPr="00295E41" w:rsidRDefault="003E2DCC" w:rsidP="008A22D9">
      <w:pPr>
        <w:rPr>
          <w:rStyle w:val="afffa"/>
          <w:rtl/>
        </w:rPr>
      </w:pPr>
      <w:r w:rsidRPr="006F178A">
        <w:rPr>
          <w:rFonts w:hint="cs"/>
          <w:rtl/>
        </w:rPr>
        <w:t>ה</w:t>
      </w:r>
      <w:r w:rsidRPr="006F178A">
        <w:rPr>
          <w:rtl/>
        </w:rPr>
        <w:t>"</w:t>
      </w:r>
      <w:r w:rsidRPr="006F178A">
        <w:rPr>
          <w:rFonts w:hint="cs"/>
          <w:rtl/>
        </w:rPr>
        <w:t>מ בנדר אבל לא בנדבה</w:t>
      </w:r>
      <w:r w:rsidR="008A22D9">
        <w:rPr>
          <w:rFonts w:hint="cs"/>
          <w:rtl/>
        </w:rPr>
        <w:t>,</w:t>
      </w:r>
    </w:p>
    <w:p w14:paraId="000EA62D" w14:textId="77777777" w:rsidR="003E2DCC" w:rsidRPr="006F178A" w:rsidRDefault="003E2DCC" w:rsidP="00A522DC">
      <w:pPr>
        <w:pStyle w:val="a3"/>
        <w:framePr w:wrap="around"/>
        <w:rPr>
          <w:rtl/>
        </w:rPr>
      </w:pPr>
      <w:r w:rsidRPr="006F178A">
        <w:rPr>
          <w:rtl/>
        </w:rPr>
        <w:t xml:space="preserve">ט: </w:t>
      </w:r>
    </w:p>
    <w:p w14:paraId="4D09BD33" w14:textId="77777777" w:rsidR="003E2DCC" w:rsidRPr="006F178A" w:rsidRDefault="003E2DCC" w:rsidP="003E2DCC">
      <w:pPr>
        <w:rPr>
          <w:rtl/>
        </w:rPr>
      </w:pPr>
      <w:r w:rsidRPr="008A22D9">
        <w:rPr>
          <w:rStyle w:val="affffe"/>
          <w:rFonts w:hint="cs"/>
          <w:rtl/>
        </w:rPr>
        <w:t>ו</w:t>
      </w:r>
      <w:r w:rsidRPr="008A22D9">
        <w:rPr>
          <w:rStyle w:val="affffe"/>
          <w:rtl/>
        </w:rPr>
        <w:t>תני:</w:t>
      </w:r>
      <w:r w:rsidRPr="006F178A">
        <w:rPr>
          <w:rFonts w:ascii="Fb Fontext" w:hAnsi="Fb Fontext"/>
          <w:rtl/>
        </w:rPr>
        <w:t xml:space="preserve"> </w:t>
      </w:r>
      <w:r w:rsidRPr="00295E41">
        <w:rPr>
          <w:rStyle w:val="afffa"/>
          <w:rtl/>
        </w:rPr>
        <w:t>נדב</w:t>
      </w:r>
      <w:r w:rsidRPr="006F178A">
        <w:rPr>
          <w:rFonts w:ascii="Fb Fontext" w:hAnsi="Fb Fontext"/>
          <w:rtl/>
        </w:rPr>
        <w:t xml:space="preserve"> בנזיר ובקרבן.</w:t>
      </w:r>
      <w:r w:rsidRPr="006F178A">
        <w:rPr>
          <w:rFonts w:ascii="Fb Fontext" w:hAnsi="Fb Fontext" w:hint="cs"/>
          <w:rtl/>
        </w:rPr>
        <w:t xml:space="preserve"> </w:t>
      </w:r>
      <w:r w:rsidRPr="008A22D9">
        <w:rPr>
          <w:rStyle w:val="afffff0"/>
          <w:rFonts w:hint="cs"/>
          <w:rtl/>
        </w:rPr>
        <w:t>[ולא נודר דאתי לידי תקלה]</w:t>
      </w:r>
      <w:r w:rsidRPr="006F178A">
        <w:rPr>
          <w:rFonts w:ascii="Fb Fontext" w:hAnsi="Fb Fontext" w:hint="cs"/>
          <w:rtl/>
        </w:rPr>
        <w:t xml:space="preserve"> </w:t>
      </w:r>
    </w:p>
    <w:p w14:paraId="57C2BDAC" w14:textId="77777777" w:rsidR="008A22D9" w:rsidRDefault="003E2DCC" w:rsidP="003E2DCC">
      <w:pPr>
        <w:rPr>
          <w:rtl/>
        </w:rPr>
      </w:pPr>
      <w:r w:rsidRPr="008A22D9">
        <w:rPr>
          <w:rStyle w:val="affffe"/>
          <w:rtl/>
        </w:rPr>
        <w:t>כהלל הזקן</w:t>
      </w:r>
      <w:r w:rsidRPr="006F178A">
        <w:rPr>
          <w:rtl/>
        </w:rPr>
        <w:t xml:space="preserve"> דאמרו על</w:t>
      </w:r>
      <w:r w:rsidRPr="006F178A">
        <w:rPr>
          <w:rFonts w:hint="cs"/>
          <w:rtl/>
        </w:rPr>
        <w:t>יו</w:t>
      </w:r>
      <w:r w:rsidRPr="006F178A">
        <w:rPr>
          <w:rtl/>
        </w:rPr>
        <w:t xml:space="preserve"> שלא מעל אדם בעולתו כל ימיו, </w:t>
      </w:r>
    </w:p>
    <w:p w14:paraId="09AC37DB" w14:textId="47FD340D" w:rsidR="003E2DCC" w:rsidRPr="006F178A" w:rsidRDefault="003E2DCC" w:rsidP="003E2DCC">
      <w:pPr>
        <w:rPr>
          <w:rtl/>
        </w:rPr>
      </w:pPr>
      <w:r w:rsidRPr="006F178A">
        <w:rPr>
          <w:rtl/>
        </w:rPr>
        <w:t>מביאה כשהיא חולין לעזרה ומקדישה, וסומך עליה ושוחטה.</w:t>
      </w:r>
    </w:p>
    <w:p w14:paraId="3EF15E86" w14:textId="41A8D2B5" w:rsidR="003E2DCC" w:rsidRPr="006F178A" w:rsidRDefault="00DC0BA2" w:rsidP="00E53731">
      <w:pPr>
        <w:spacing w:after="60"/>
        <w:rPr>
          <w:rtl/>
        </w:rPr>
      </w:pPr>
      <w:r w:rsidRPr="00295E41">
        <w:rPr>
          <w:rStyle w:val="afffa"/>
          <w:rFonts w:hint="cs"/>
          <w:rtl/>
        </w:rPr>
        <w:t xml:space="preserve">ואף </w:t>
      </w:r>
      <w:r w:rsidR="003E2DCC" w:rsidRPr="00295E41">
        <w:rPr>
          <w:rStyle w:val="afffa"/>
          <w:rtl/>
        </w:rPr>
        <w:t xml:space="preserve">נדבה דנזירות </w:t>
      </w:r>
      <w:r w:rsidR="003E2DCC" w:rsidRPr="00DB288A">
        <w:rPr>
          <w:rStyle w:val="affffe"/>
          <w:rFonts w:hint="cs"/>
          <w:rtl/>
        </w:rPr>
        <w:t>ס</w:t>
      </w:r>
      <w:r w:rsidR="003E2DCC" w:rsidRPr="00DB288A">
        <w:rPr>
          <w:rStyle w:val="affffe"/>
          <w:rtl/>
        </w:rPr>
        <w:t>"</w:t>
      </w:r>
      <w:r w:rsidR="003E2DCC" w:rsidRPr="00DB288A">
        <w:rPr>
          <w:rStyle w:val="affffe"/>
          <w:rFonts w:hint="cs"/>
          <w:rtl/>
        </w:rPr>
        <w:t>ל</w:t>
      </w:r>
      <w:r w:rsidR="003E2DCC" w:rsidRPr="00DB288A">
        <w:rPr>
          <w:rStyle w:val="affffe"/>
          <w:rtl/>
        </w:rPr>
        <w:t xml:space="preserve"> כשמעון הצדיק</w:t>
      </w:r>
      <w:r w:rsidR="003E2DCC" w:rsidRPr="00DB288A">
        <w:rPr>
          <w:rStyle w:val="affffe"/>
          <w:rFonts w:hint="cs"/>
          <w:rtl/>
        </w:rPr>
        <w:t xml:space="preserve"> שאמר</w:t>
      </w:r>
      <w:r w:rsidR="00DB288A">
        <w:rPr>
          <w:rStyle w:val="affffe"/>
          <w:rFonts w:hint="cs"/>
          <w:rtl/>
        </w:rPr>
        <w:t>:</w:t>
      </w:r>
      <w:r w:rsidR="003E2DCC" w:rsidRPr="006F178A">
        <w:rPr>
          <w:rtl/>
        </w:rPr>
        <w:t xml:space="preserve"> מימי לא אכלתי אשם נזיר טמא אלא אחד;</w:t>
      </w:r>
      <w:r w:rsidR="00E53731">
        <w:rPr>
          <w:rFonts w:hint="cs"/>
          <w:rtl/>
        </w:rPr>
        <w:t xml:space="preserve"> </w:t>
      </w:r>
      <w:r w:rsidR="00DB288A">
        <w:rPr>
          <w:rFonts w:hint="cs"/>
          <w:rtl/>
        </w:rPr>
        <w:t>כש</w:t>
      </w:r>
      <w:r w:rsidR="003E2DCC" w:rsidRPr="006F178A">
        <w:rPr>
          <w:rtl/>
        </w:rPr>
        <w:t>בא נזיר מהדרום, יפה עינים וטוב רואי וקווצותיו סדורות לו תלתלים,</w:t>
      </w:r>
      <w:r w:rsidR="00E53731">
        <w:rPr>
          <w:rFonts w:hint="cs"/>
          <w:rtl/>
        </w:rPr>
        <w:t xml:space="preserve"> </w:t>
      </w:r>
      <w:r w:rsidR="003E2DCC" w:rsidRPr="00DB288A">
        <w:rPr>
          <w:rStyle w:val="affffe"/>
          <w:rtl/>
        </w:rPr>
        <w:t>אמרתי לו:</w:t>
      </w:r>
      <w:r w:rsidR="003E2DCC" w:rsidRPr="006F178A">
        <w:rPr>
          <w:rtl/>
        </w:rPr>
        <w:t xml:space="preserve"> בני, מה ראית להשחית את שערך זה הנאה? </w:t>
      </w:r>
      <w:r w:rsidR="003E2DCC" w:rsidRPr="00DB288A">
        <w:rPr>
          <w:rStyle w:val="affffe"/>
          <w:rtl/>
        </w:rPr>
        <w:t>אמר לי:</w:t>
      </w:r>
      <w:r w:rsidR="003E2DCC" w:rsidRPr="006F178A">
        <w:rPr>
          <w:rtl/>
        </w:rPr>
        <w:t xml:space="preserve"> רועה הייתי לאבא בעירי, הלכתי למלאות מים מן המעיין ונסתכלתי בבבואה שלי, ופחז עלי יצרי ובקש לטורדני מן העולם, </w:t>
      </w:r>
      <w:r w:rsidR="003E2DCC" w:rsidRPr="005C1C27">
        <w:rPr>
          <w:rStyle w:val="affffe"/>
          <w:rtl/>
        </w:rPr>
        <w:t xml:space="preserve">אמרתי לו: </w:t>
      </w:r>
      <w:r w:rsidR="003E2DCC" w:rsidRPr="006F178A">
        <w:rPr>
          <w:rtl/>
        </w:rPr>
        <w:t>רשע!</w:t>
      </w:r>
      <w:r w:rsidR="003E2DCC" w:rsidRPr="006F178A">
        <w:rPr>
          <w:rFonts w:hint="cs"/>
          <w:rtl/>
        </w:rPr>
        <w:t xml:space="preserve"> </w:t>
      </w:r>
      <w:r w:rsidR="003E2DCC" w:rsidRPr="006F178A">
        <w:rPr>
          <w:rtl/>
        </w:rPr>
        <w:t>למה אתה מתגאה בעולם שאינו שלך, במי שהוא עתיד להיות רמה ותולעה? העבודה, שאגלחך לשמים!</w:t>
      </w:r>
      <w:r w:rsidR="003E2DCC" w:rsidRPr="006F178A">
        <w:rPr>
          <w:rFonts w:hint="cs"/>
          <w:rtl/>
        </w:rPr>
        <w:t xml:space="preserve"> </w:t>
      </w:r>
      <w:r w:rsidR="003E2DCC" w:rsidRPr="006F178A">
        <w:rPr>
          <w:rtl/>
        </w:rPr>
        <w:t xml:space="preserve">מיד עמדתי ונשקתיו על ראשו, </w:t>
      </w:r>
      <w:r w:rsidR="003E2DCC" w:rsidRPr="005C1C27">
        <w:rPr>
          <w:rStyle w:val="affffe"/>
          <w:rtl/>
        </w:rPr>
        <w:t xml:space="preserve">אמרתי לו: </w:t>
      </w:r>
      <w:r w:rsidR="003E2DCC" w:rsidRPr="006F178A">
        <w:rPr>
          <w:rtl/>
        </w:rPr>
        <w:t xml:space="preserve">בני, כמוך ירבו נוזרי נזירות בישראל, </w:t>
      </w:r>
      <w:r w:rsidR="003E2DCC" w:rsidRPr="0015050D">
        <w:rPr>
          <w:rStyle w:val="affffe"/>
          <w:rtl/>
        </w:rPr>
        <w:t>עליך הכתוב אומר:</w:t>
      </w:r>
      <w:r w:rsidR="003E2DCC" w:rsidRPr="00A824E4">
        <w:rPr>
          <w:rStyle w:val="affffa"/>
          <w:rtl/>
        </w:rPr>
        <w:t xml:space="preserve"> </w:t>
      </w:r>
      <w:r w:rsidR="003E2DCC" w:rsidRPr="00A824E4">
        <w:rPr>
          <w:rStyle w:val="affffa"/>
          <w:rFonts w:hint="cs"/>
          <w:rtl/>
        </w:rPr>
        <w:t>'</w:t>
      </w:r>
      <w:r w:rsidR="003E2DCC" w:rsidRPr="00A824E4">
        <w:rPr>
          <w:rStyle w:val="affffa"/>
          <w:rtl/>
        </w:rPr>
        <w:t>איש</w:t>
      </w:r>
      <w:r w:rsidR="003E2DCC" w:rsidRPr="00A824E4">
        <w:rPr>
          <w:rStyle w:val="affffa"/>
          <w:rFonts w:hint="cs"/>
          <w:rtl/>
        </w:rPr>
        <w:t xml:space="preserve"> </w:t>
      </w:r>
      <w:r w:rsidR="003E2DCC" w:rsidRPr="00A824E4">
        <w:rPr>
          <w:rStyle w:val="affffa"/>
          <w:rtl/>
        </w:rPr>
        <w:t>כי יפליא לנדור נדר נזיר להזיר לה'.</w:t>
      </w:r>
    </w:p>
    <w:p w14:paraId="4CC4229B" w14:textId="0D44004B" w:rsidR="003E2DCC" w:rsidRPr="006F178A" w:rsidRDefault="003E2DCC" w:rsidP="003E2DCC">
      <w:pPr>
        <w:rPr>
          <w:rtl/>
        </w:rPr>
      </w:pPr>
      <w:r w:rsidRPr="006F178A">
        <w:rPr>
          <w:rFonts w:hint="cs"/>
          <w:rtl/>
        </w:rPr>
        <w:lastRenderedPageBreak/>
        <w:t xml:space="preserve">ואשם נזיר טמא לא אכל </w:t>
      </w:r>
      <w:r w:rsidR="00831904">
        <w:rPr>
          <w:rFonts w:hint="cs"/>
          <w:rtl/>
        </w:rPr>
        <w:t xml:space="preserve">שבא </w:t>
      </w:r>
      <w:r w:rsidRPr="006F178A">
        <w:rPr>
          <w:rFonts w:hint="cs"/>
          <w:rtl/>
        </w:rPr>
        <w:t>על חטא</w:t>
      </w:r>
      <w:r w:rsidR="00831904">
        <w:rPr>
          <w:rFonts w:hint="cs"/>
          <w:rtl/>
        </w:rPr>
        <w:t>,</w:t>
      </w:r>
      <w:r w:rsidRPr="006F178A">
        <w:rPr>
          <w:rFonts w:hint="cs"/>
          <w:rtl/>
        </w:rPr>
        <w:t xml:space="preserve"> דכשהן תוהין נוזרין וכשהן מטמאין ורבין עליהן ימי נזירות מתחרטין בהן ונמצאו מביאין חולין לעזרה, משא</w:t>
      </w:r>
      <w:r w:rsidRPr="006F178A">
        <w:rPr>
          <w:rtl/>
        </w:rPr>
        <w:t>"</w:t>
      </w:r>
      <w:r w:rsidRPr="006F178A">
        <w:rPr>
          <w:rFonts w:hint="cs"/>
          <w:rtl/>
        </w:rPr>
        <w:t>כ שאר אשמות.</w:t>
      </w:r>
    </w:p>
    <w:p w14:paraId="1B706BAD" w14:textId="1FE8A18D" w:rsidR="003E2DCC" w:rsidRPr="00295E41" w:rsidRDefault="003E2DCC" w:rsidP="00E53731">
      <w:pPr>
        <w:spacing w:after="120"/>
        <w:rPr>
          <w:rStyle w:val="afffa"/>
          <w:rtl/>
        </w:rPr>
      </w:pPr>
      <w:r w:rsidRPr="006F178A">
        <w:rPr>
          <w:rFonts w:hint="cs"/>
          <w:rtl/>
        </w:rPr>
        <w:t>אבל נזיר ט</w:t>
      </w:r>
      <w:r w:rsidRPr="006F178A">
        <w:rPr>
          <w:rtl/>
        </w:rPr>
        <w:t>הור לא, ד</w:t>
      </w:r>
      <w:r w:rsidR="00831904">
        <w:rPr>
          <w:rFonts w:hint="cs"/>
          <w:rtl/>
        </w:rPr>
        <w:t>אומד עצמו</w:t>
      </w:r>
      <w:r w:rsidRPr="006F178A">
        <w:rPr>
          <w:rtl/>
        </w:rPr>
        <w:t xml:space="preserve"> דיכול לנדור.</w:t>
      </w:r>
    </w:p>
    <w:p w14:paraId="4957C391" w14:textId="34E6E8A8" w:rsidR="00E53731" w:rsidRPr="00C14A40" w:rsidRDefault="003E2DCC" w:rsidP="00E53731">
      <w:pPr>
        <w:pStyle w:val="38"/>
        <w:framePr w:wrap="notBeside"/>
        <w:rPr>
          <w:rFonts w:hint="cs"/>
          <w:rtl/>
        </w:rPr>
      </w:pPr>
      <w:r w:rsidRPr="00C14A40">
        <w:rPr>
          <w:rFonts w:hint="cs"/>
          <w:rtl/>
        </w:rPr>
        <w:t>ב.</w:t>
      </w:r>
      <w:r w:rsidR="00E53731" w:rsidRPr="00C14A40">
        <w:rPr>
          <w:rFonts w:hint="cs"/>
          <w:rtl/>
        </w:rPr>
        <w:t xml:space="preserve"> </w:t>
      </w:r>
      <w:r w:rsidR="0052609B" w:rsidRPr="00C14A40">
        <w:rPr>
          <w:rFonts w:hint="cs"/>
          <w:rtl/>
        </w:rPr>
        <w:t>אף</w:t>
      </w:r>
      <w:r w:rsidRPr="00C14A40">
        <w:rPr>
          <w:rFonts w:hint="cs"/>
          <w:rtl/>
        </w:rPr>
        <w:t xml:space="preserve"> </w:t>
      </w:r>
      <w:r w:rsidR="00831904" w:rsidRPr="00C14A40">
        <w:rPr>
          <w:rFonts w:hint="cs"/>
          <w:rtl/>
        </w:rPr>
        <w:t>כ</w:t>
      </w:r>
      <w:r w:rsidRPr="00C14A40">
        <w:rPr>
          <w:rFonts w:hint="cs"/>
          <w:rtl/>
        </w:rPr>
        <w:t>ר</w:t>
      </w:r>
      <w:r w:rsidRPr="00C14A40">
        <w:rPr>
          <w:rtl/>
        </w:rPr>
        <w:t>"</w:t>
      </w:r>
      <w:r w:rsidRPr="00C14A40">
        <w:rPr>
          <w:rFonts w:hint="cs"/>
          <w:rtl/>
        </w:rPr>
        <w:t xml:space="preserve">י </w:t>
      </w:r>
    </w:p>
    <w:p w14:paraId="42DF9DBF" w14:textId="7CCC6BFD" w:rsidR="003E2DCC" w:rsidRPr="00295E41" w:rsidRDefault="003E2DCC" w:rsidP="003E2DCC">
      <w:pPr>
        <w:rPr>
          <w:rStyle w:val="afffa"/>
          <w:rtl/>
        </w:rPr>
      </w:pPr>
      <w:r w:rsidRPr="006F178A">
        <w:rPr>
          <w:rFonts w:hint="cs"/>
          <w:rtl/>
        </w:rPr>
        <w:t xml:space="preserve">דווקא בנדבה אבל לא בנדר </w:t>
      </w:r>
    </w:p>
    <w:p w14:paraId="17B37052" w14:textId="77777777" w:rsidR="003E2DCC" w:rsidRPr="006F178A" w:rsidRDefault="003E2DCC" w:rsidP="00A522DC">
      <w:pPr>
        <w:pStyle w:val="a3"/>
        <w:framePr w:wrap="around"/>
        <w:rPr>
          <w:rtl/>
        </w:rPr>
      </w:pPr>
      <w:r w:rsidRPr="006F178A">
        <w:rPr>
          <w:rtl/>
        </w:rPr>
        <w:t>י.</w:t>
      </w:r>
    </w:p>
    <w:p w14:paraId="59E8BBA6" w14:textId="3961E2A4" w:rsidR="003E2DCC" w:rsidRPr="006F178A" w:rsidRDefault="003E2DCC" w:rsidP="003E2DCC">
      <w:pPr>
        <w:rPr>
          <w:rtl/>
        </w:rPr>
      </w:pPr>
      <w:r w:rsidRPr="00A522DC">
        <w:rPr>
          <w:rStyle w:val="affffe"/>
          <w:rFonts w:hint="cs"/>
          <w:rtl/>
        </w:rPr>
        <w:t>ו</w:t>
      </w:r>
      <w:r w:rsidRPr="00A522DC">
        <w:rPr>
          <w:rStyle w:val="affffe"/>
          <w:rtl/>
        </w:rPr>
        <w:t>תני:</w:t>
      </w:r>
      <w:r w:rsidRPr="006F178A">
        <w:rPr>
          <w:rFonts w:ascii="Fb Fontext" w:hAnsi="Fb Fontext"/>
          <w:rtl/>
        </w:rPr>
        <w:t xml:space="preserve"> </w:t>
      </w:r>
      <w:r w:rsidRPr="00295E41">
        <w:rPr>
          <w:rStyle w:val="afffa"/>
          <w:rtl/>
        </w:rPr>
        <w:t>נודב</w:t>
      </w:r>
      <w:r w:rsidRPr="006F178A">
        <w:rPr>
          <w:rFonts w:ascii="Fb Fontext" w:hAnsi="Fb Fontext"/>
          <w:rtl/>
        </w:rPr>
        <w:t xml:space="preserve"> ומקיים.</w:t>
      </w:r>
      <w:r w:rsidRPr="006F178A">
        <w:rPr>
          <w:rFonts w:ascii="Fb Fontext" w:hAnsi="Fb Fontext" w:hint="cs"/>
          <w:rtl/>
        </w:rPr>
        <w:t xml:space="preserve"> אבל לא נודר </w:t>
      </w:r>
      <w:r>
        <w:rPr>
          <w:rFonts w:ascii="Fb Fontext" w:hAnsi="Fb Fontext" w:hint="cs"/>
          <w:rtl/>
        </w:rPr>
        <w:t>שמא</w:t>
      </w:r>
      <w:r w:rsidRPr="006F178A">
        <w:rPr>
          <w:rFonts w:ascii="Fb Fontext" w:hAnsi="Fb Fontext" w:hint="cs"/>
          <w:rtl/>
        </w:rPr>
        <w:t xml:space="preserve"> </w:t>
      </w:r>
      <w:r w:rsidR="00A44CDA">
        <w:rPr>
          <w:rFonts w:ascii="Fb Fontext" w:hAnsi="Fb Fontext" w:hint="cs"/>
          <w:rtl/>
        </w:rPr>
        <w:t xml:space="preserve">יבוא </w:t>
      </w:r>
      <w:r w:rsidRPr="006F178A">
        <w:rPr>
          <w:rFonts w:ascii="Fb Fontext" w:hAnsi="Fb Fontext" w:hint="cs"/>
          <w:rtl/>
        </w:rPr>
        <w:t xml:space="preserve">לידי תקלה </w:t>
      </w:r>
    </w:p>
    <w:p w14:paraId="1E1F043F" w14:textId="77777777" w:rsidR="00482CEE" w:rsidRPr="00C14A40" w:rsidRDefault="003E2DCC" w:rsidP="00E53731">
      <w:pPr>
        <w:pStyle w:val="38"/>
        <w:framePr w:wrap="notBeside"/>
        <w:rPr>
          <w:rFonts w:hint="cs"/>
          <w:rtl/>
        </w:rPr>
      </w:pPr>
      <w:r w:rsidRPr="00C14A40">
        <w:rPr>
          <w:rFonts w:hint="cs"/>
          <w:rtl/>
        </w:rPr>
        <w:t>ור</w:t>
      </w:r>
      <w:r w:rsidRPr="00C14A40">
        <w:rPr>
          <w:rtl/>
        </w:rPr>
        <w:t>"</w:t>
      </w:r>
      <w:r w:rsidRPr="00C14A40">
        <w:rPr>
          <w:rFonts w:hint="cs"/>
          <w:rtl/>
        </w:rPr>
        <w:t>י לטעמ</w:t>
      </w:r>
      <w:r w:rsidR="007E685B" w:rsidRPr="00C14A40">
        <w:rPr>
          <w:rFonts w:hint="cs"/>
          <w:rtl/>
        </w:rPr>
        <w:t>ו</w:t>
      </w:r>
    </w:p>
    <w:p w14:paraId="5073C28B" w14:textId="6B7FBA67" w:rsidR="003E2DCC" w:rsidRPr="006F178A" w:rsidRDefault="003E2DCC" w:rsidP="003E2DCC">
      <w:pPr>
        <w:rPr>
          <w:rtl/>
        </w:rPr>
      </w:pPr>
      <w:r w:rsidRPr="006F178A">
        <w:rPr>
          <w:rFonts w:hint="cs"/>
          <w:rtl/>
        </w:rPr>
        <w:t>ד</w:t>
      </w:r>
      <w:r w:rsidRPr="006F178A">
        <w:rPr>
          <w:rtl/>
        </w:rPr>
        <w:t>אדם מביא כבשתו לעזרה ומקדישה, וסומך עליה ושוחטה.</w:t>
      </w:r>
    </w:p>
    <w:p w14:paraId="03FB3647" w14:textId="178AB7C2" w:rsidR="003E2DCC" w:rsidRPr="006F178A" w:rsidRDefault="00DC0BA2" w:rsidP="00605052">
      <w:pPr>
        <w:spacing w:after="60"/>
        <w:rPr>
          <w:rtl/>
        </w:rPr>
      </w:pPr>
      <w:r w:rsidRPr="007E685B">
        <w:rPr>
          <w:rStyle w:val="affffe"/>
          <w:rFonts w:hint="cs"/>
          <w:rtl/>
        </w:rPr>
        <w:t xml:space="preserve">ואף </w:t>
      </w:r>
      <w:r w:rsidR="003E2DCC" w:rsidRPr="007E685B">
        <w:rPr>
          <w:rStyle w:val="affffe"/>
          <w:rFonts w:hint="cs"/>
          <w:rtl/>
        </w:rPr>
        <w:t>נדבה דנזירות דר</w:t>
      </w:r>
      <w:r w:rsidR="003E2DCC" w:rsidRPr="007E685B">
        <w:rPr>
          <w:rStyle w:val="affffe"/>
          <w:rtl/>
        </w:rPr>
        <w:t>"</w:t>
      </w:r>
      <w:r w:rsidR="003E2DCC" w:rsidRPr="007E685B">
        <w:rPr>
          <w:rStyle w:val="affffe"/>
          <w:rFonts w:hint="cs"/>
          <w:rtl/>
        </w:rPr>
        <w:t>י לטעמ</w:t>
      </w:r>
      <w:r w:rsidR="007E685B" w:rsidRPr="007E685B">
        <w:rPr>
          <w:rStyle w:val="affffe"/>
          <w:rFonts w:hint="cs"/>
          <w:rtl/>
        </w:rPr>
        <w:t>ו</w:t>
      </w:r>
      <w:r w:rsidR="003E2DCC" w:rsidRPr="007E685B">
        <w:rPr>
          <w:rStyle w:val="affffe"/>
          <w:rtl/>
        </w:rPr>
        <w:t>:</w:t>
      </w:r>
      <w:r w:rsidR="003E2DCC" w:rsidRPr="006F178A">
        <w:rPr>
          <w:rtl/>
        </w:rPr>
        <w:t xml:space="preserve"> חסידים הראשונים היו מתאוין להביא קרבן חטאת, לפי שאין הק</w:t>
      </w:r>
      <w:r w:rsidR="003E2DCC" w:rsidRPr="006F178A">
        <w:rPr>
          <w:rFonts w:hint="cs"/>
          <w:rtl/>
        </w:rPr>
        <w:t>ב</w:t>
      </w:r>
      <w:r w:rsidR="003E2DCC" w:rsidRPr="006F178A">
        <w:rPr>
          <w:rtl/>
        </w:rPr>
        <w:t>"</w:t>
      </w:r>
      <w:r w:rsidR="003E2DCC" w:rsidRPr="006F178A">
        <w:rPr>
          <w:rFonts w:hint="cs"/>
          <w:rtl/>
        </w:rPr>
        <w:t>ה</w:t>
      </w:r>
      <w:r w:rsidR="003E2DCC" w:rsidRPr="006F178A">
        <w:rPr>
          <w:rtl/>
        </w:rPr>
        <w:t xml:space="preserve"> מביא תקלה על ידיהם, </w:t>
      </w:r>
      <w:r w:rsidR="003561F0">
        <w:rPr>
          <w:rFonts w:hint="cs"/>
          <w:rtl/>
        </w:rPr>
        <w:t>-</w:t>
      </w:r>
      <w:r w:rsidR="003E2DCC" w:rsidRPr="006F178A">
        <w:rPr>
          <w:rtl/>
        </w:rPr>
        <w:t>עומדין ומתנדבין נזירות למקום, כדי שיתחייב קרבן חטאת למקום;</w:t>
      </w:r>
    </w:p>
    <w:p w14:paraId="1897A49C" w14:textId="2780D78A" w:rsidR="00E53731" w:rsidRPr="00C14A40" w:rsidRDefault="003E2DCC" w:rsidP="00E53731">
      <w:pPr>
        <w:pStyle w:val="38"/>
        <w:framePr w:wrap="notBeside"/>
        <w:rPr>
          <w:rtl/>
        </w:rPr>
      </w:pPr>
      <w:r w:rsidRPr="00C14A40">
        <w:rPr>
          <w:rFonts w:hint="cs"/>
          <w:rtl/>
        </w:rPr>
        <w:t>ר</w:t>
      </w:r>
      <w:r w:rsidRPr="00C14A40">
        <w:rPr>
          <w:rtl/>
        </w:rPr>
        <w:t>"</w:t>
      </w:r>
      <w:r w:rsidRPr="00C14A40">
        <w:rPr>
          <w:rFonts w:hint="cs"/>
          <w:rtl/>
        </w:rPr>
        <w:t>ש</w:t>
      </w:r>
      <w:r w:rsidRPr="00C14A40">
        <w:rPr>
          <w:rtl/>
        </w:rPr>
        <w:t xml:space="preserve">: </w:t>
      </w:r>
    </w:p>
    <w:p w14:paraId="10AAA5D5" w14:textId="77777777" w:rsidR="006666DF" w:rsidRDefault="003E2DCC" w:rsidP="00605052">
      <w:pPr>
        <w:spacing w:after="60"/>
        <w:rPr>
          <w:rtl/>
        </w:rPr>
      </w:pPr>
      <w:r w:rsidRPr="006F178A">
        <w:rPr>
          <w:rtl/>
        </w:rPr>
        <w:t>לא נדרו בנזיר, אלא הרוצה להביא עולה מתנדב ומביא, שלמים - מתנדב ומביא, תודה וארבעה מיני לחמה</w:t>
      </w:r>
      <w:r w:rsidRPr="006F178A">
        <w:rPr>
          <w:rFonts w:hint="cs"/>
          <w:rtl/>
        </w:rPr>
        <w:t xml:space="preserve"> </w:t>
      </w:r>
      <w:r w:rsidRPr="006F178A">
        <w:rPr>
          <w:rtl/>
        </w:rPr>
        <w:t xml:space="preserve">מתנדב ומביא, אבל בנזירות לא התנדבו, כדי שלא יקראו חוטאין, </w:t>
      </w:r>
      <w:r w:rsidR="003561F0">
        <w:rPr>
          <w:rFonts w:hint="cs"/>
          <w:rtl/>
        </w:rPr>
        <w:t>ד</w:t>
      </w:r>
      <w:r w:rsidRPr="004A3A20">
        <w:rPr>
          <w:rStyle w:val="affffa"/>
          <w:rtl/>
        </w:rPr>
        <w:t>'וכפר עליו מאשר חטא על הנפש</w:t>
      </w:r>
      <w:r w:rsidRPr="004A3A20">
        <w:rPr>
          <w:rStyle w:val="affffa"/>
          <w:rFonts w:hint="cs"/>
          <w:rtl/>
        </w:rPr>
        <w:t>'</w:t>
      </w:r>
      <w:r w:rsidRPr="004A3A20">
        <w:rPr>
          <w:rStyle w:val="affffa"/>
          <w:rtl/>
        </w:rPr>
        <w:t>.</w:t>
      </w:r>
    </w:p>
    <w:p w14:paraId="371CE235" w14:textId="1EFDFB9E" w:rsidR="00E53731" w:rsidRPr="00C14A40" w:rsidRDefault="003E2DCC" w:rsidP="00E53731">
      <w:pPr>
        <w:pStyle w:val="38"/>
        <w:framePr w:wrap="notBeside"/>
        <w:rPr>
          <w:rtl/>
        </w:rPr>
      </w:pPr>
      <w:r w:rsidRPr="00C14A40">
        <w:rPr>
          <w:rtl/>
        </w:rPr>
        <w:t xml:space="preserve">אביי: </w:t>
      </w:r>
    </w:p>
    <w:p w14:paraId="4821A60F" w14:textId="7951C234" w:rsidR="003E2DCC" w:rsidRPr="006F178A" w:rsidRDefault="003E2DCC" w:rsidP="003E2DCC">
      <w:pPr>
        <w:rPr>
          <w:rtl/>
        </w:rPr>
      </w:pPr>
      <w:r w:rsidRPr="008E2F2D">
        <w:rPr>
          <w:rStyle w:val="affffe"/>
          <w:rtl/>
        </w:rPr>
        <w:t>שמעון הצדיק ור</w:t>
      </w:r>
      <w:r w:rsidR="0075729B">
        <w:rPr>
          <w:rStyle w:val="affffe"/>
          <w:rtl/>
        </w:rPr>
        <w:t>"</w:t>
      </w:r>
      <w:r w:rsidR="003561F0" w:rsidRPr="008E2F2D">
        <w:rPr>
          <w:rStyle w:val="affffe"/>
          <w:rFonts w:hint="cs"/>
          <w:rtl/>
        </w:rPr>
        <w:t>ש ור</w:t>
      </w:r>
      <w:r w:rsidR="0075729B">
        <w:rPr>
          <w:rStyle w:val="affffe"/>
          <w:rtl/>
        </w:rPr>
        <w:t>"</w:t>
      </w:r>
      <w:r w:rsidR="003561F0" w:rsidRPr="008E2F2D">
        <w:rPr>
          <w:rStyle w:val="affffe"/>
          <w:rFonts w:hint="cs"/>
          <w:rtl/>
        </w:rPr>
        <w:t>א הקפר</w:t>
      </w:r>
      <w:r w:rsidRPr="008E2F2D">
        <w:rPr>
          <w:rStyle w:val="affffe"/>
          <w:rtl/>
        </w:rPr>
        <w:t xml:space="preserve">, </w:t>
      </w:r>
      <w:r w:rsidR="008E2F2D">
        <w:rPr>
          <w:rFonts w:hint="cs"/>
          <w:rtl/>
        </w:rPr>
        <w:t>-</w:t>
      </w:r>
      <w:r w:rsidRPr="006F178A">
        <w:rPr>
          <w:rtl/>
        </w:rPr>
        <w:t xml:space="preserve"> </w:t>
      </w:r>
      <w:r w:rsidRPr="00295E41">
        <w:rPr>
          <w:rStyle w:val="afffa"/>
          <w:rtl/>
        </w:rPr>
        <w:t xml:space="preserve">דנזיר </w:t>
      </w:r>
      <w:r w:rsidR="008E2F2D" w:rsidRPr="00295E41">
        <w:rPr>
          <w:rStyle w:val="afffa"/>
          <w:rFonts w:hint="cs"/>
          <w:rtl/>
        </w:rPr>
        <w:t xml:space="preserve">הוא </w:t>
      </w:r>
      <w:r w:rsidRPr="00295E41">
        <w:rPr>
          <w:rStyle w:val="afffa"/>
          <w:rtl/>
        </w:rPr>
        <w:t>חוטא</w:t>
      </w:r>
      <w:r w:rsidRPr="006F178A">
        <w:rPr>
          <w:rtl/>
        </w:rPr>
        <w:t>.</w:t>
      </w:r>
    </w:p>
    <w:p w14:paraId="4DEC7AFE" w14:textId="58C6959C" w:rsidR="003E2DCC" w:rsidRPr="006F178A" w:rsidRDefault="003E2DCC" w:rsidP="003E2DCC">
      <w:pPr>
        <w:rPr>
          <w:rtl/>
        </w:rPr>
      </w:pPr>
      <w:r w:rsidRPr="00685AA0">
        <w:rPr>
          <w:rStyle w:val="affffe"/>
          <w:rtl/>
        </w:rPr>
        <w:t>שמעון הצדיק ור</w:t>
      </w:r>
      <w:r w:rsidR="00685AA0">
        <w:rPr>
          <w:rStyle w:val="affffe"/>
          <w:rFonts w:hint="cs"/>
          <w:rtl/>
        </w:rPr>
        <w:t>"ש</w:t>
      </w:r>
      <w:r w:rsidRPr="006F178A">
        <w:rPr>
          <w:rtl/>
        </w:rPr>
        <w:t xml:space="preserve"> - הא דאמרן;</w:t>
      </w:r>
    </w:p>
    <w:p w14:paraId="20403DC6" w14:textId="77777777" w:rsidR="008B3B63" w:rsidRDefault="003E2DCC" w:rsidP="008E2F2D">
      <w:pPr>
        <w:rPr>
          <w:rtl/>
        </w:rPr>
      </w:pPr>
      <w:r w:rsidRPr="00AD39DB">
        <w:rPr>
          <w:rStyle w:val="affffe"/>
          <w:rtl/>
        </w:rPr>
        <w:t>ור</w:t>
      </w:r>
      <w:r w:rsidR="00AD39DB" w:rsidRPr="00AD39DB">
        <w:rPr>
          <w:rStyle w:val="affffe"/>
          <w:rFonts w:hint="cs"/>
          <w:rtl/>
        </w:rPr>
        <w:t>"א</w:t>
      </w:r>
      <w:r w:rsidRPr="00AD39DB">
        <w:rPr>
          <w:rStyle w:val="affffe"/>
          <w:rtl/>
        </w:rPr>
        <w:t xml:space="preserve"> הקפר</w:t>
      </w:r>
      <w:r w:rsidR="008E2F2D">
        <w:rPr>
          <w:rStyle w:val="affffe"/>
          <w:rFonts w:hint="cs"/>
          <w:rtl/>
        </w:rPr>
        <w:t>:</w:t>
      </w:r>
      <w:r w:rsidRPr="00AD39DB">
        <w:rPr>
          <w:rStyle w:val="affffe"/>
          <w:rtl/>
        </w:rPr>
        <w:t xml:space="preserve"> </w:t>
      </w:r>
      <w:r w:rsidRPr="00A824E4">
        <w:rPr>
          <w:rStyle w:val="affffa"/>
          <w:rFonts w:hint="cs"/>
          <w:rtl/>
        </w:rPr>
        <w:t>'</w:t>
      </w:r>
      <w:r w:rsidRPr="00A824E4">
        <w:rPr>
          <w:rStyle w:val="affffa"/>
          <w:rtl/>
        </w:rPr>
        <w:t>וכפר עליו מאשר חטא על הנפש</w:t>
      </w:r>
      <w:r w:rsidRPr="00A824E4">
        <w:rPr>
          <w:rStyle w:val="affffa"/>
          <w:rFonts w:hint="cs"/>
          <w:rtl/>
        </w:rPr>
        <w:t>'</w:t>
      </w:r>
      <w:r w:rsidRPr="00A824E4">
        <w:rPr>
          <w:rStyle w:val="affffa"/>
          <w:rtl/>
        </w:rPr>
        <w:t xml:space="preserve"> </w:t>
      </w:r>
      <w:r w:rsidRPr="006F178A">
        <w:rPr>
          <w:rtl/>
        </w:rPr>
        <w:t xml:space="preserve">- וכי באיזו נפש חטא זה? </w:t>
      </w:r>
    </w:p>
    <w:p w14:paraId="4E0B2DFC" w14:textId="6228C71A" w:rsidR="00482CEE" w:rsidRDefault="003E2DCC" w:rsidP="009B1249">
      <w:pPr>
        <w:rPr>
          <w:rtl/>
        </w:rPr>
      </w:pPr>
      <w:r w:rsidRPr="006F178A">
        <w:rPr>
          <w:rtl/>
        </w:rPr>
        <w:t xml:space="preserve">אלא שציער עצמו מן היין, </w:t>
      </w:r>
      <w:r w:rsidRPr="00AD39DB">
        <w:rPr>
          <w:rStyle w:val="affffe"/>
          <w:rtl/>
        </w:rPr>
        <w:t>וק"ו:</w:t>
      </w:r>
      <w:r w:rsidRPr="00625DCC">
        <w:rPr>
          <w:spacing w:val="-4"/>
          <w:rtl/>
        </w:rPr>
        <w:t xml:space="preserve"> </w:t>
      </w:r>
      <w:r w:rsidRPr="00AD39DB">
        <w:rPr>
          <w:rtl/>
        </w:rPr>
        <w:t>ומה</w:t>
      </w:r>
      <w:r w:rsidRPr="00625DCC">
        <w:rPr>
          <w:spacing w:val="-4"/>
          <w:rtl/>
        </w:rPr>
        <w:t xml:space="preserve"> זה שציער עצמו </w:t>
      </w:r>
      <w:r w:rsidR="00685AA0">
        <w:rPr>
          <w:rFonts w:hint="cs"/>
          <w:spacing w:val="-4"/>
          <w:rtl/>
        </w:rPr>
        <w:t>רק</w:t>
      </w:r>
      <w:r w:rsidRPr="00625DCC">
        <w:rPr>
          <w:spacing w:val="-4"/>
          <w:rtl/>
        </w:rPr>
        <w:t xml:space="preserve"> מן היין נקרא חוטא, </w:t>
      </w:r>
      <w:r w:rsidR="00AD39DB">
        <w:rPr>
          <w:rFonts w:hint="cs"/>
          <w:spacing w:val="-4"/>
          <w:rtl/>
        </w:rPr>
        <w:t>כ</w:t>
      </w:r>
      <w:r w:rsidR="0075729B">
        <w:rPr>
          <w:spacing w:val="-4"/>
          <w:rtl/>
        </w:rPr>
        <w:t>"</w:t>
      </w:r>
      <w:r w:rsidR="00AD39DB">
        <w:rPr>
          <w:rFonts w:hint="cs"/>
          <w:spacing w:val="-4"/>
          <w:rtl/>
        </w:rPr>
        <w:t xml:space="preserve">ש </w:t>
      </w:r>
      <w:r w:rsidRPr="00625DCC">
        <w:rPr>
          <w:spacing w:val="-4"/>
          <w:rtl/>
        </w:rPr>
        <w:t>מצער עצמו מכל דבר</w:t>
      </w:r>
      <w:r w:rsidR="00AD39DB">
        <w:rPr>
          <w:rFonts w:hint="cs"/>
          <w:spacing w:val="-4"/>
          <w:rtl/>
        </w:rPr>
        <w:t xml:space="preserve">, </w:t>
      </w:r>
      <w:r w:rsidRPr="006F178A">
        <w:rPr>
          <w:rtl/>
        </w:rPr>
        <w:t>מכאן, כל היושב בתענית נקרא חוטא.</w:t>
      </w:r>
      <w:r w:rsidRPr="006F178A">
        <w:rPr>
          <w:rFonts w:hint="cs"/>
          <w:rtl/>
        </w:rPr>
        <w:t xml:space="preserve"> </w:t>
      </w:r>
      <w:r w:rsidRPr="00685AA0">
        <w:rPr>
          <w:rStyle w:val="affffa"/>
          <w:rtl/>
        </w:rPr>
        <w:t xml:space="preserve">וקרא </w:t>
      </w:r>
      <w:r w:rsidRPr="006F178A">
        <w:rPr>
          <w:rtl/>
        </w:rPr>
        <w:t>בנזיר טמא משום דשנה בחטא.</w:t>
      </w:r>
    </w:p>
    <w:p w14:paraId="2960AA29" w14:textId="388728AB"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05" w:author="קלוד" w:date="2026-10-06T10:09:38Z"/>
        </w:rPr>
      </w:pPr>
      <w:ins w:id="20304" w:author="קלוד" w:date="2026-10-06T10:09:38Z">
        <w:r>
          <w:t xml:space="preserve">משנה ב</w:t>
        </w:r>
      </w:ins>
    </w:p>
    <w:p w14:paraId="0B41ACD5" w14:textId="77777777" w:rsidR="00482CEE" w:rsidRDefault="003E2DCC" w:rsidP="003E2DCC">
      <w:pPr>
        <w:pStyle w:val="afff5"/>
        <w:rPr>
          <w:rtl/>
        </w:rPr>
      </w:pPr>
      <w:r w:rsidRPr="006F178A">
        <w:rPr>
          <w:rtl/>
        </w:rPr>
        <w:t>האומר קונם, קונח, קונס - הרי אלו כינויין לקרבן;</w:t>
      </w:r>
    </w:p>
    <w:p w14:paraId="3E692BFE" w14:textId="77777777" w:rsidR="00482CEE" w:rsidRDefault="003E2DCC" w:rsidP="003E2DCC">
      <w:pPr>
        <w:pStyle w:val="afff5"/>
        <w:rPr>
          <w:rtl/>
        </w:rPr>
      </w:pPr>
      <w:r w:rsidRPr="006F178A">
        <w:rPr>
          <w:rFonts w:hint="cs"/>
          <w:rtl/>
        </w:rPr>
        <w:tab/>
      </w:r>
      <w:r w:rsidRPr="006F178A">
        <w:rPr>
          <w:rtl/>
        </w:rPr>
        <w:tab/>
        <w:t>חרק חרך חרף - הרי אלו כינויין לחרם;</w:t>
      </w:r>
    </w:p>
    <w:p w14:paraId="450875EF" w14:textId="77777777" w:rsidR="00482CEE" w:rsidRDefault="003E2DCC" w:rsidP="003E2DCC">
      <w:pPr>
        <w:pStyle w:val="afff5"/>
        <w:rPr>
          <w:rtl/>
        </w:rPr>
      </w:pPr>
      <w:r w:rsidRPr="006F178A">
        <w:rPr>
          <w:rFonts w:hint="cs"/>
          <w:rtl/>
        </w:rPr>
        <w:tab/>
      </w:r>
      <w:r w:rsidRPr="006F178A">
        <w:rPr>
          <w:rtl/>
        </w:rPr>
        <w:tab/>
        <w:t>נזיק נזיח, פזיח - הרי אלו כינויין לנזירות;</w:t>
      </w:r>
    </w:p>
    <w:p w14:paraId="5060A4B6" w14:textId="63C98537" w:rsidR="003E2DCC" w:rsidRPr="006F178A" w:rsidRDefault="003E2DCC" w:rsidP="003E2DCC">
      <w:pPr>
        <w:pStyle w:val="afff5"/>
        <w:rPr>
          <w:rtl/>
        </w:rPr>
      </w:pPr>
      <w:r w:rsidRPr="006F178A">
        <w:rPr>
          <w:rFonts w:hint="cs"/>
          <w:rtl/>
        </w:rPr>
        <w:tab/>
      </w:r>
      <w:r w:rsidRPr="006F178A">
        <w:rPr>
          <w:rtl/>
        </w:rPr>
        <w:tab/>
        <w:t>שבותה, שקוקה, נודר במוהי - הרי אלו כינויין לשבועה.</w:t>
      </w:r>
    </w:p>
    <w:p w14:paraId="3039D874" w14:textId="77777777" w:rsidR="00E53731" w:rsidRDefault="003E2DCC" w:rsidP="00E53731">
      <w:pPr>
        <w:pStyle w:val="affffb"/>
        <w:rPr>
          <w:rFonts w:ascii="Fb Fontext" w:hAnsi="Fb Fontext"/>
          <w:rtl/>
        </w:rPr>
      </w:pPr>
      <w:r w:rsidRPr="00E53731">
        <w:rPr>
          <w:rtl/>
        </w:rPr>
        <w:t>כינויין</w:t>
      </w:r>
      <w:r w:rsidRPr="006F178A">
        <w:rPr>
          <w:rFonts w:ascii="Fb Fontext" w:hAnsi="Fb Fontext"/>
          <w:rtl/>
        </w:rPr>
        <w:t xml:space="preserve"> </w:t>
      </w:r>
      <w:r w:rsidRPr="006F178A">
        <w:rPr>
          <w:rFonts w:ascii="Fb Fontext" w:hAnsi="Fb Fontext"/>
          <w:rtl/>
        </w:rPr>
        <w:tab/>
      </w:r>
    </w:p>
    <w:p w14:paraId="6FA2469F" w14:textId="77777777" w:rsidR="00482CEE" w:rsidRPr="00C14A40" w:rsidRDefault="003E2DCC" w:rsidP="00E53731">
      <w:pPr>
        <w:pStyle w:val="38"/>
        <w:framePr w:wrap="notBeside"/>
        <w:rPr>
          <w:rtl/>
        </w:rPr>
      </w:pPr>
      <w:r w:rsidRPr="00C14A40">
        <w:rPr>
          <w:rtl/>
        </w:rPr>
        <w:t>ר</w:t>
      </w:r>
      <w:r w:rsidRPr="00C14A40">
        <w:rPr>
          <w:rFonts w:hint="cs"/>
          <w:rtl/>
        </w:rPr>
        <w:t>י</w:t>
      </w:r>
      <w:r w:rsidRPr="00C14A40">
        <w:rPr>
          <w:rtl/>
        </w:rPr>
        <w:t>"</w:t>
      </w:r>
      <w:r w:rsidRPr="00C14A40">
        <w:rPr>
          <w:rFonts w:hint="cs"/>
          <w:rtl/>
        </w:rPr>
        <w:t>ו</w:t>
      </w:r>
      <w:r w:rsidRPr="00C14A40">
        <w:rPr>
          <w:rtl/>
        </w:rPr>
        <w:t>:</w:t>
      </w:r>
    </w:p>
    <w:p w14:paraId="403C39B1" w14:textId="70A11B54" w:rsidR="003E2DCC" w:rsidRPr="006F178A" w:rsidRDefault="003E2DCC" w:rsidP="003E2DCC">
      <w:pPr>
        <w:rPr>
          <w:rtl/>
        </w:rPr>
      </w:pPr>
      <w:r w:rsidRPr="006F178A">
        <w:rPr>
          <w:rFonts w:ascii="Fb Fontext" w:hAnsi="Fb Fontext"/>
          <w:rtl/>
        </w:rPr>
        <w:t xml:space="preserve">לשון אומות הן, </w:t>
      </w:r>
    </w:p>
    <w:p w14:paraId="199199CC" w14:textId="77777777" w:rsidR="00482CEE" w:rsidRPr="00C14A40" w:rsidRDefault="003E2DCC" w:rsidP="00E53731">
      <w:pPr>
        <w:pStyle w:val="38"/>
        <w:framePr w:wrap="notBeside"/>
        <w:rPr>
          <w:rtl/>
        </w:rPr>
      </w:pPr>
      <w:r w:rsidRPr="00C14A40">
        <w:rPr>
          <w:rFonts w:hint="cs"/>
          <w:rtl/>
        </w:rPr>
        <w:t>רשב</w:t>
      </w:r>
      <w:r w:rsidRPr="00C14A40">
        <w:rPr>
          <w:rtl/>
        </w:rPr>
        <w:t>"</w:t>
      </w:r>
      <w:r w:rsidRPr="00C14A40">
        <w:rPr>
          <w:rFonts w:hint="cs"/>
          <w:rtl/>
        </w:rPr>
        <w:t>ל</w:t>
      </w:r>
      <w:r w:rsidRPr="00C14A40">
        <w:rPr>
          <w:rtl/>
        </w:rPr>
        <w:t>:</w:t>
      </w:r>
    </w:p>
    <w:p w14:paraId="617E0AA6" w14:textId="3F7C2B30" w:rsidR="003E2DCC" w:rsidRPr="006F178A" w:rsidRDefault="003E2DCC" w:rsidP="003E2DCC">
      <w:pPr>
        <w:rPr>
          <w:rtl/>
        </w:rPr>
      </w:pPr>
      <w:r w:rsidRPr="006F178A">
        <w:rPr>
          <w:rtl/>
        </w:rPr>
        <w:t>לשון שבדו להם חכמים ל</w:t>
      </w:r>
      <w:r w:rsidR="003A522D">
        <w:rPr>
          <w:rFonts w:hint="cs"/>
          <w:rtl/>
        </w:rPr>
        <w:t>נדור</w:t>
      </w:r>
      <w:r w:rsidRPr="006F178A">
        <w:rPr>
          <w:rtl/>
        </w:rPr>
        <w:t xml:space="preserve"> בו, </w:t>
      </w:r>
      <w:r w:rsidRPr="00A67E0A">
        <w:rPr>
          <w:rStyle w:val="affffe"/>
          <w:rtl/>
        </w:rPr>
        <w:t xml:space="preserve">וכן </w:t>
      </w:r>
      <w:r w:rsidRPr="00A824E4">
        <w:rPr>
          <w:rStyle w:val="affffa"/>
          <w:rFonts w:hint="cs"/>
          <w:rtl/>
        </w:rPr>
        <w:t>'</w:t>
      </w:r>
      <w:r w:rsidRPr="00A824E4">
        <w:rPr>
          <w:rStyle w:val="affffa"/>
          <w:rtl/>
        </w:rPr>
        <w:t>בחדש אשר בדא מלבו</w:t>
      </w:r>
      <w:r w:rsidRPr="00A824E4">
        <w:rPr>
          <w:rStyle w:val="affffa"/>
          <w:rFonts w:hint="cs"/>
          <w:rtl/>
        </w:rPr>
        <w:t>'</w:t>
      </w:r>
      <w:r w:rsidRPr="00A824E4">
        <w:rPr>
          <w:rStyle w:val="affffa"/>
          <w:rtl/>
        </w:rPr>
        <w:t>.</w:t>
      </w:r>
    </w:p>
    <w:p w14:paraId="434D5E4C" w14:textId="23842790" w:rsidR="00CC5485" w:rsidRPr="006F178A" w:rsidRDefault="003E2DCC" w:rsidP="00CC5485">
      <w:pPr>
        <w:rPr>
          <w:rtl/>
        </w:rPr>
      </w:pPr>
      <w:r w:rsidRPr="00A67E0A">
        <w:rPr>
          <w:rStyle w:val="affffe"/>
          <w:rtl/>
        </w:rPr>
        <w:t>ו</w:t>
      </w:r>
      <w:r w:rsidR="00A67E0A">
        <w:rPr>
          <w:rStyle w:val="affffe"/>
          <w:rFonts w:hint="cs"/>
          <w:rtl/>
        </w:rPr>
        <w:t>ה</w:t>
      </w:r>
      <w:r w:rsidRPr="00A67E0A">
        <w:rPr>
          <w:rStyle w:val="affffe"/>
          <w:rtl/>
        </w:rPr>
        <w:t>טע</w:t>
      </w:r>
      <w:r w:rsidR="00A67E0A">
        <w:rPr>
          <w:rStyle w:val="affffe"/>
          <w:rFonts w:hint="cs"/>
          <w:rtl/>
        </w:rPr>
        <w:t>ם ש</w:t>
      </w:r>
      <w:r w:rsidRPr="00A67E0A">
        <w:rPr>
          <w:rStyle w:val="affffe"/>
          <w:rtl/>
        </w:rPr>
        <w:t>תי</w:t>
      </w:r>
      <w:r w:rsidR="00A67E0A">
        <w:rPr>
          <w:rStyle w:val="affffe"/>
          <w:rFonts w:hint="cs"/>
          <w:rtl/>
        </w:rPr>
        <w:t>ק</w:t>
      </w:r>
      <w:r w:rsidRPr="00A67E0A">
        <w:rPr>
          <w:rStyle w:val="affffe"/>
          <w:rtl/>
        </w:rPr>
        <w:t>נו רבנן כינויין</w:t>
      </w:r>
      <w:r w:rsidR="00A67E0A">
        <w:rPr>
          <w:rFonts w:hint="cs"/>
          <w:rtl/>
        </w:rPr>
        <w:t>,</w:t>
      </w:r>
      <w:r w:rsidRPr="006F178A">
        <w:rPr>
          <w:rtl/>
        </w:rPr>
        <w:t xml:space="preserve"> </w:t>
      </w:r>
      <w:r w:rsidR="00CC5485">
        <w:rPr>
          <w:rFonts w:hint="cs"/>
          <w:rtl/>
        </w:rPr>
        <w:t xml:space="preserve">שלא יאמר </w:t>
      </w:r>
      <w:r w:rsidRPr="006F178A">
        <w:rPr>
          <w:rtl/>
        </w:rPr>
        <w:t xml:space="preserve">קרבן, </w:t>
      </w:r>
      <w:r w:rsidRPr="006F178A">
        <w:rPr>
          <w:rFonts w:hint="cs"/>
          <w:rtl/>
        </w:rPr>
        <w:t>ד</w:t>
      </w:r>
      <w:r w:rsidR="00A67E0A">
        <w:rPr>
          <w:rFonts w:hint="cs"/>
          <w:rtl/>
        </w:rPr>
        <w:t>ש</w:t>
      </w:r>
      <w:r w:rsidRPr="006F178A">
        <w:rPr>
          <w:rFonts w:hint="cs"/>
          <w:rtl/>
        </w:rPr>
        <w:t>מא יאמר ל</w:t>
      </w:r>
      <w:r>
        <w:rPr>
          <w:rFonts w:hint="cs"/>
          <w:rtl/>
        </w:rPr>
        <w:t>ה</w:t>
      </w:r>
      <w:r>
        <w:rPr>
          <w:rtl/>
        </w:rPr>
        <w:t>'</w:t>
      </w:r>
      <w:r w:rsidRPr="006F178A">
        <w:rPr>
          <w:rFonts w:hint="cs"/>
          <w:rtl/>
        </w:rPr>
        <w:t xml:space="preserve"> ו</w:t>
      </w:r>
      <w:r w:rsidR="00A67E0A">
        <w:rPr>
          <w:rFonts w:hint="cs"/>
          <w:rtl/>
        </w:rPr>
        <w:t>ש</w:t>
      </w:r>
      <w:r w:rsidRPr="006F178A">
        <w:rPr>
          <w:rFonts w:hint="cs"/>
          <w:rtl/>
        </w:rPr>
        <w:t>מא יאמר רק ל</w:t>
      </w:r>
      <w:r>
        <w:rPr>
          <w:rFonts w:hint="cs"/>
          <w:rtl/>
        </w:rPr>
        <w:t>ה</w:t>
      </w:r>
      <w:r>
        <w:rPr>
          <w:rtl/>
        </w:rPr>
        <w:t>'</w:t>
      </w:r>
      <w:r w:rsidR="00CC5485">
        <w:rPr>
          <w:rFonts w:hint="cs"/>
          <w:rtl/>
        </w:rPr>
        <w:t>,</w:t>
      </w:r>
      <w:r w:rsidRPr="006F178A">
        <w:rPr>
          <w:rFonts w:hint="cs"/>
          <w:rtl/>
        </w:rPr>
        <w:t xml:space="preserve"> יוציא שם שמים לבטלה</w:t>
      </w:r>
    </w:p>
    <w:p w14:paraId="22C8D173" w14:textId="77777777" w:rsidR="003E2DCC" w:rsidRPr="00D75ACD" w:rsidRDefault="003E2DCC" w:rsidP="00A522DC">
      <w:pPr>
        <w:pStyle w:val="a3"/>
        <w:framePr w:wrap="around"/>
        <w:rPr>
          <w:rtl/>
        </w:rPr>
      </w:pPr>
      <w:r w:rsidRPr="00D75ACD">
        <w:rPr>
          <w:rtl/>
        </w:rPr>
        <w:t xml:space="preserve">י: </w:t>
      </w:r>
    </w:p>
    <w:p w14:paraId="5A71619B" w14:textId="77777777" w:rsidR="00E53731" w:rsidRPr="00C14A40" w:rsidRDefault="003E2DCC" w:rsidP="00E53731">
      <w:pPr>
        <w:pStyle w:val="38"/>
        <w:framePr w:wrap="notBeside"/>
        <w:rPr>
          <w:rFonts w:hint="cs"/>
          <w:rtl/>
        </w:rPr>
      </w:pPr>
      <w:r w:rsidRPr="00C14A40">
        <w:rPr>
          <w:rFonts w:hint="cs"/>
          <w:rtl/>
        </w:rPr>
        <w:t>ותניא ר</w:t>
      </w:r>
      <w:r w:rsidRPr="00C14A40">
        <w:rPr>
          <w:rtl/>
        </w:rPr>
        <w:t>"</w:t>
      </w:r>
      <w:r w:rsidRPr="00C14A40">
        <w:rPr>
          <w:rFonts w:hint="cs"/>
          <w:rtl/>
        </w:rPr>
        <w:t>ש</w:t>
      </w:r>
    </w:p>
    <w:p w14:paraId="0D17E8EB" w14:textId="6C62FCC0" w:rsidR="003E2DCC" w:rsidRPr="006F178A" w:rsidRDefault="003E2DCC" w:rsidP="003E2DCC">
      <w:pPr>
        <w:rPr>
          <w:rtl/>
        </w:rPr>
      </w:pPr>
      <w:r w:rsidRPr="006F178A">
        <w:rPr>
          <w:rFonts w:ascii="Fb Fontext" w:hAnsi="Fb Fontext"/>
          <w:rtl/>
        </w:rPr>
        <w:t>מנין שלא יאמר אדם ל</w:t>
      </w:r>
      <w:r>
        <w:rPr>
          <w:rFonts w:ascii="Fb Fontext" w:hAnsi="Fb Fontext"/>
          <w:rtl/>
        </w:rPr>
        <w:t>ה'</w:t>
      </w:r>
      <w:r w:rsidRPr="006F178A">
        <w:rPr>
          <w:rFonts w:ascii="Fb Fontext" w:hAnsi="Fb Fontext"/>
          <w:rtl/>
        </w:rPr>
        <w:t xml:space="preserve"> עולה, ל</w:t>
      </w:r>
      <w:r>
        <w:rPr>
          <w:rFonts w:ascii="Fb Fontext" w:hAnsi="Fb Fontext"/>
          <w:rtl/>
        </w:rPr>
        <w:t>ה'</w:t>
      </w:r>
      <w:r w:rsidRPr="006F178A">
        <w:rPr>
          <w:rFonts w:ascii="Fb Fontext" w:hAnsi="Fb Fontext"/>
          <w:rtl/>
        </w:rPr>
        <w:t xml:space="preserve"> מנחה, ל</w:t>
      </w:r>
      <w:r>
        <w:rPr>
          <w:rFonts w:ascii="Fb Fontext" w:hAnsi="Fb Fontext"/>
          <w:rtl/>
        </w:rPr>
        <w:t>ה'</w:t>
      </w:r>
      <w:r w:rsidRPr="006F178A">
        <w:rPr>
          <w:rFonts w:ascii="Fb Fontext" w:hAnsi="Fb Fontext"/>
          <w:rtl/>
        </w:rPr>
        <w:t xml:space="preserve"> תודה, ל</w:t>
      </w:r>
      <w:r>
        <w:rPr>
          <w:rFonts w:ascii="Fb Fontext" w:hAnsi="Fb Fontext"/>
          <w:rtl/>
        </w:rPr>
        <w:t>ה'</w:t>
      </w:r>
      <w:r w:rsidRPr="006F178A">
        <w:rPr>
          <w:rFonts w:ascii="Fb Fontext" w:hAnsi="Fb Fontext"/>
          <w:rtl/>
        </w:rPr>
        <w:t xml:space="preserve"> שלמים? </w:t>
      </w:r>
      <w:r w:rsidRPr="006F178A">
        <w:rPr>
          <w:rFonts w:ascii="Fb Fontext" w:hAnsi="Fb Fontext" w:hint="cs"/>
          <w:rtl/>
        </w:rPr>
        <w:t xml:space="preserve">- </w:t>
      </w:r>
      <w:r w:rsidRPr="006F178A">
        <w:rPr>
          <w:rFonts w:ascii="Fb Fontext" w:hAnsi="Fb Fontext"/>
          <w:rtl/>
        </w:rPr>
        <w:t>ת"ל:</w:t>
      </w:r>
      <w:r w:rsidRPr="00A824E4">
        <w:rPr>
          <w:rStyle w:val="affffa"/>
          <w:rtl/>
        </w:rPr>
        <w:t xml:space="preserve"> </w:t>
      </w:r>
      <w:r w:rsidRPr="00A824E4">
        <w:rPr>
          <w:rStyle w:val="affffa"/>
          <w:rFonts w:hint="cs"/>
          <w:rtl/>
        </w:rPr>
        <w:t>'</w:t>
      </w:r>
      <w:r w:rsidRPr="00A824E4">
        <w:rPr>
          <w:rStyle w:val="affffa"/>
          <w:rtl/>
        </w:rPr>
        <w:t>קרבן לה',</w:t>
      </w:r>
    </w:p>
    <w:p w14:paraId="694F456D" w14:textId="77777777" w:rsidR="003E2DCC" w:rsidRPr="006F178A" w:rsidRDefault="003E2DCC" w:rsidP="003E2DCC">
      <w:pPr>
        <w:rPr>
          <w:rtl/>
        </w:rPr>
      </w:pPr>
      <w:r w:rsidRPr="006F178A">
        <w:rPr>
          <w:rtl/>
        </w:rPr>
        <w:tab/>
        <w:t>וק"ו: ומה זה שלא נתכוון אלא להזכיר שם שמים על הקרבן, אמרה תורה קרבן ל</w:t>
      </w:r>
      <w:r>
        <w:rPr>
          <w:rtl/>
        </w:rPr>
        <w:t>ה'</w:t>
      </w:r>
      <w:r w:rsidRPr="006F178A">
        <w:rPr>
          <w:rtl/>
        </w:rPr>
        <w:t>, לבטלה ע</w:t>
      </w:r>
      <w:r w:rsidRPr="006F178A">
        <w:rPr>
          <w:rFonts w:hint="cs"/>
          <w:rtl/>
        </w:rPr>
        <w:t>אכו</w:t>
      </w:r>
      <w:r w:rsidRPr="006F178A">
        <w:rPr>
          <w:rtl/>
        </w:rPr>
        <w:t>"</w:t>
      </w:r>
      <w:r w:rsidRPr="006F178A">
        <w:rPr>
          <w:rFonts w:hint="cs"/>
          <w:rtl/>
        </w:rPr>
        <w:t xml:space="preserve">כ </w:t>
      </w:r>
    </w:p>
    <w:p w14:paraId="1398FA99" w14:textId="77777777" w:rsidR="00E53731" w:rsidRPr="00C14A40" w:rsidRDefault="003E2DCC" w:rsidP="00E53731">
      <w:pPr>
        <w:pStyle w:val="38"/>
        <w:framePr w:wrap="notBeside"/>
        <w:rPr>
          <w:rtl/>
        </w:rPr>
      </w:pPr>
      <w:r w:rsidRPr="00C14A40">
        <w:rPr>
          <w:rtl/>
        </w:rPr>
        <w:t>לימא כתנאי, בש"א:</w:t>
      </w:r>
    </w:p>
    <w:p w14:paraId="6DC8137E" w14:textId="394B105B" w:rsidR="00CC5485" w:rsidRDefault="003E2DCC" w:rsidP="003E2DCC">
      <w:pPr>
        <w:rPr>
          <w:rtl/>
        </w:rPr>
      </w:pPr>
      <w:r w:rsidRPr="006F178A">
        <w:rPr>
          <w:rtl/>
        </w:rPr>
        <w:t>כינויי כינויין אסורין,</w:t>
      </w:r>
      <w:r w:rsidRPr="006F178A">
        <w:rPr>
          <w:rFonts w:hint="cs"/>
          <w:rtl/>
        </w:rPr>
        <w:t xml:space="preserve"> </w:t>
      </w:r>
      <w:r w:rsidRPr="00CC5485">
        <w:rPr>
          <w:rStyle w:val="afffff0"/>
          <w:rFonts w:hint="cs"/>
          <w:rtl/>
        </w:rPr>
        <w:t>[לשון אומות]</w:t>
      </w:r>
      <w:r w:rsidRPr="006F178A">
        <w:rPr>
          <w:rtl/>
        </w:rPr>
        <w:t xml:space="preserve"> </w:t>
      </w:r>
    </w:p>
    <w:p w14:paraId="55F7E3A8" w14:textId="77777777" w:rsidR="00E53731" w:rsidRPr="00C14A40" w:rsidRDefault="003E2DCC" w:rsidP="00E53731">
      <w:pPr>
        <w:pStyle w:val="38"/>
        <w:framePr w:wrap="notBeside"/>
        <w:rPr>
          <w:rtl/>
        </w:rPr>
      </w:pPr>
      <w:r w:rsidRPr="00C14A40">
        <w:rPr>
          <w:rtl/>
        </w:rPr>
        <w:t>ובה"א:</w:t>
      </w:r>
    </w:p>
    <w:p w14:paraId="2127606F" w14:textId="63A82106" w:rsidR="003E2DCC" w:rsidRPr="006F178A" w:rsidRDefault="003E2DCC" w:rsidP="00E53731">
      <w:pPr>
        <w:rPr>
          <w:rtl/>
        </w:rPr>
      </w:pPr>
      <w:r w:rsidRPr="006F178A">
        <w:rPr>
          <w:rtl/>
        </w:rPr>
        <w:t>כינויי כינויין מותרין</w:t>
      </w:r>
      <w:r w:rsidRPr="006F178A">
        <w:rPr>
          <w:rFonts w:hint="cs"/>
          <w:rtl/>
        </w:rPr>
        <w:t>,</w:t>
      </w:r>
      <w:r w:rsidRPr="00CC5485">
        <w:rPr>
          <w:rStyle w:val="afffff0"/>
          <w:rFonts w:hint="cs"/>
          <w:rtl/>
        </w:rPr>
        <w:t xml:space="preserve"> [לשון שבדו חכמים]</w:t>
      </w:r>
    </w:p>
    <w:p w14:paraId="42CBAB12" w14:textId="77777777" w:rsidR="00E53731" w:rsidRPr="00C14A40" w:rsidRDefault="003E2DCC" w:rsidP="00E53731">
      <w:pPr>
        <w:pStyle w:val="38"/>
        <w:framePr w:wrap="notBeside"/>
        <w:rPr>
          <w:rtl/>
        </w:rPr>
      </w:pPr>
      <w:r w:rsidRPr="00C14A40">
        <w:rPr>
          <w:rFonts w:hint="cs"/>
          <w:rtl/>
        </w:rPr>
        <w:t>ודחי' דלכו</w:t>
      </w:r>
      <w:r w:rsidRPr="00C14A40">
        <w:rPr>
          <w:rtl/>
        </w:rPr>
        <w:t>"</w:t>
      </w:r>
      <w:r w:rsidRPr="00C14A40">
        <w:rPr>
          <w:rFonts w:hint="cs"/>
          <w:rtl/>
        </w:rPr>
        <w:t xml:space="preserve">ע </w:t>
      </w:r>
    </w:p>
    <w:p w14:paraId="21122F1A" w14:textId="65EFFD0C" w:rsidR="00CC5485" w:rsidRDefault="003E2DCC" w:rsidP="003E2DCC">
      <w:pPr>
        <w:rPr>
          <w:rtl/>
        </w:rPr>
      </w:pPr>
      <w:r w:rsidRPr="006F178A">
        <w:rPr>
          <w:rtl/>
        </w:rPr>
        <w:t xml:space="preserve">כינויין לשון אומות הן, </w:t>
      </w:r>
    </w:p>
    <w:p w14:paraId="1D5FA9AD" w14:textId="77777777" w:rsidR="00482CEE" w:rsidRPr="00C14A40" w:rsidRDefault="00CC5485" w:rsidP="00E53731">
      <w:pPr>
        <w:pStyle w:val="38"/>
        <w:framePr w:wrap="notBeside"/>
        <w:rPr>
          <w:rtl/>
        </w:rPr>
      </w:pPr>
      <w:r w:rsidRPr="00C14A40">
        <w:rPr>
          <w:rFonts w:hint="cs"/>
          <w:rtl/>
        </w:rPr>
        <w:t>ל</w:t>
      </w:r>
      <w:r w:rsidR="003E2DCC" w:rsidRPr="00C14A40">
        <w:rPr>
          <w:rtl/>
        </w:rPr>
        <w:t>ב"ש:</w:t>
      </w:r>
    </w:p>
    <w:p w14:paraId="7EAB4322" w14:textId="01C5D3EC" w:rsidR="003E2DCC" w:rsidRPr="006F178A" w:rsidRDefault="003E2DCC" w:rsidP="003E2DCC">
      <w:pPr>
        <w:rPr>
          <w:rtl/>
        </w:rPr>
      </w:pPr>
      <w:r w:rsidRPr="006F178A">
        <w:rPr>
          <w:rtl/>
        </w:rPr>
        <w:t xml:space="preserve">בהני </w:t>
      </w:r>
      <w:r w:rsidR="006B25C6">
        <w:rPr>
          <w:rtl/>
        </w:rPr>
        <w:t xml:space="preserve">גם </w:t>
      </w:r>
      <w:r w:rsidRPr="006F178A">
        <w:rPr>
          <w:rtl/>
        </w:rPr>
        <w:t xml:space="preserve">משתעי אומות, </w:t>
      </w:r>
      <w:r w:rsidRPr="00CC5485">
        <w:rPr>
          <w:rStyle w:val="affffe"/>
          <w:rtl/>
        </w:rPr>
        <w:t>ו</w:t>
      </w:r>
      <w:r w:rsidRPr="00CC5485">
        <w:rPr>
          <w:rStyle w:val="affffe"/>
          <w:rFonts w:hint="cs"/>
          <w:rtl/>
        </w:rPr>
        <w:t>ל</w:t>
      </w:r>
      <w:r w:rsidRPr="00CC5485">
        <w:rPr>
          <w:rStyle w:val="affffe"/>
          <w:rtl/>
        </w:rPr>
        <w:t>ב"</w:t>
      </w:r>
      <w:r w:rsidRPr="00CC5485">
        <w:rPr>
          <w:rStyle w:val="affffe"/>
          <w:rFonts w:hint="cs"/>
          <w:rtl/>
        </w:rPr>
        <w:t>ה</w:t>
      </w:r>
      <w:r w:rsidRPr="00CC5485">
        <w:rPr>
          <w:rStyle w:val="affffe"/>
          <w:rtl/>
        </w:rPr>
        <w:t>:</w:t>
      </w:r>
      <w:r w:rsidRPr="006F178A">
        <w:rPr>
          <w:rtl/>
        </w:rPr>
        <w:t xml:space="preserve"> בהני לא משתעי אומות.</w:t>
      </w:r>
    </w:p>
    <w:p w14:paraId="7DE9E57C" w14:textId="17478CB7" w:rsidR="00482CEE" w:rsidRPr="00C14A40" w:rsidRDefault="003E2DCC" w:rsidP="00E53731">
      <w:pPr>
        <w:pStyle w:val="38"/>
        <w:framePr w:wrap="notBeside"/>
        <w:rPr>
          <w:rtl/>
        </w:rPr>
      </w:pPr>
      <w:r w:rsidRPr="00C14A40">
        <w:rPr>
          <w:rFonts w:hint="cs"/>
          <w:rtl/>
        </w:rPr>
        <w:t xml:space="preserve">ב. </w:t>
      </w:r>
      <w:r w:rsidR="00CC5485" w:rsidRPr="00C14A40">
        <w:rPr>
          <w:rFonts w:hint="cs"/>
          <w:rtl/>
        </w:rPr>
        <w:t>לב</w:t>
      </w:r>
      <w:r w:rsidR="0075729B">
        <w:rPr>
          <w:rtl/>
        </w:rPr>
        <w:t>"</w:t>
      </w:r>
      <w:r w:rsidR="00CC5485" w:rsidRPr="00C14A40">
        <w:rPr>
          <w:rFonts w:hint="cs"/>
          <w:rtl/>
        </w:rPr>
        <w:t>ש</w:t>
      </w:r>
      <w:r w:rsidRPr="00C14A40">
        <w:rPr>
          <w:rtl/>
        </w:rPr>
        <w:t>:</w:t>
      </w:r>
    </w:p>
    <w:p w14:paraId="0B3B7421" w14:textId="79FD1A61" w:rsidR="003E2DCC" w:rsidRPr="006F178A" w:rsidRDefault="003E2DCC" w:rsidP="00605052">
      <w:pPr>
        <w:spacing w:after="60"/>
        <w:rPr>
          <w:rtl/>
        </w:rPr>
      </w:pPr>
      <w:r w:rsidRPr="006F178A">
        <w:rPr>
          <w:rtl/>
        </w:rPr>
        <w:t xml:space="preserve">גזרינן כינויי כינויין משום כינויין, </w:t>
      </w:r>
      <w:r w:rsidRPr="00CC5485">
        <w:rPr>
          <w:rStyle w:val="affffe"/>
          <w:rtl/>
        </w:rPr>
        <w:t>ו</w:t>
      </w:r>
      <w:r w:rsidR="00CC5485" w:rsidRPr="00CC5485">
        <w:rPr>
          <w:rStyle w:val="affffe"/>
          <w:rFonts w:hint="cs"/>
          <w:rtl/>
        </w:rPr>
        <w:t>ל</w:t>
      </w:r>
      <w:r w:rsidRPr="00CC5485">
        <w:rPr>
          <w:rStyle w:val="affffe"/>
          <w:rtl/>
        </w:rPr>
        <w:t>ב"ה</w:t>
      </w:r>
      <w:r w:rsidRPr="006F178A">
        <w:rPr>
          <w:rtl/>
        </w:rPr>
        <w:t>: לא גזרינן</w:t>
      </w:r>
      <w:r w:rsidR="00CC5485">
        <w:rPr>
          <w:rFonts w:hint="cs"/>
          <w:rtl/>
        </w:rPr>
        <w:t>,</w:t>
      </w:r>
    </w:p>
    <w:p w14:paraId="5CA5C9F1" w14:textId="77777777" w:rsidR="00E53731" w:rsidRPr="00C14A40" w:rsidRDefault="003E2DCC" w:rsidP="00E53731">
      <w:pPr>
        <w:pStyle w:val="38"/>
        <w:framePr w:wrap="notBeside"/>
        <w:rPr>
          <w:rFonts w:hint="cs"/>
          <w:rtl/>
        </w:rPr>
      </w:pPr>
      <w:r w:rsidRPr="00C14A40">
        <w:rPr>
          <w:rtl/>
        </w:rPr>
        <w:t>•</w:t>
      </w:r>
      <w:r w:rsidR="00CC5485" w:rsidRPr="00C14A40">
        <w:rPr>
          <w:rFonts w:hint="cs"/>
          <w:rtl/>
        </w:rPr>
        <w:t xml:space="preserve"> </w:t>
      </w:r>
    </w:p>
    <w:p w14:paraId="3726C047" w14:textId="77777777" w:rsidR="00482CEE" w:rsidRDefault="003E2DCC" w:rsidP="003E2DCC">
      <w:pPr>
        <w:rPr>
          <w:rtl/>
        </w:rPr>
      </w:pPr>
      <w:r w:rsidRPr="00CC5485">
        <w:rPr>
          <w:rStyle w:val="affffc"/>
          <w:rtl/>
        </w:rPr>
        <w:t>כינויי כינויין</w:t>
      </w:r>
      <w:r w:rsidRPr="00295E41">
        <w:rPr>
          <w:rStyle w:val="afffa"/>
          <w:rtl/>
        </w:rPr>
        <w:t xml:space="preserve"> דנדרים</w:t>
      </w:r>
      <w:r w:rsidRPr="006F178A">
        <w:rPr>
          <w:rtl/>
        </w:rPr>
        <w:t xml:space="preserve">? </w:t>
      </w:r>
      <w:r w:rsidRPr="00CC5485">
        <w:rPr>
          <w:rStyle w:val="affffe"/>
          <w:rtl/>
        </w:rPr>
        <w:t xml:space="preserve">תני רב יוסף: </w:t>
      </w:r>
      <w:r w:rsidRPr="006F178A">
        <w:rPr>
          <w:rtl/>
        </w:rPr>
        <w:t>מקנמנא, מקנחנא, מקנסנא.</w:t>
      </w:r>
    </w:p>
    <w:p w14:paraId="662A05E8" w14:textId="77777777" w:rsidR="006666DF" w:rsidRDefault="00CC5485" w:rsidP="003E2DCC">
      <w:pPr>
        <w:rPr>
          <w:rtl/>
        </w:rPr>
      </w:pPr>
      <w:r w:rsidRPr="00295E41">
        <w:rPr>
          <w:rStyle w:val="afffa"/>
          <w:rtl/>
        </w:rPr>
        <w:tab/>
      </w:r>
      <w:r w:rsidRPr="00295E41">
        <w:rPr>
          <w:rStyle w:val="afffa"/>
          <w:rtl/>
        </w:rPr>
        <w:tab/>
      </w:r>
      <w:r w:rsidRPr="00295E41">
        <w:rPr>
          <w:rStyle w:val="afffa"/>
          <w:rtl/>
        </w:rPr>
        <w:tab/>
      </w:r>
      <w:r w:rsidRPr="00295E41">
        <w:rPr>
          <w:rStyle w:val="afffa"/>
          <w:rtl/>
        </w:rPr>
        <w:tab/>
      </w:r>
      <w:r w:rsidRPr="00295E41">
        <w:rPr>
          <w:rStyle w:val="afffa"/>
          <w:rtl/>
        </w:rPr>
        <w:tab/>
      </w:r>
      <w:r w:rsidR="003E2DCC" w:rsidRPr="00295E41">
        <w:rPr>
          <w:rStyle w:val="afffa"/>
          <w:rtl/>
        </w:rPr>
        <w:t>דחרם</w:t>
      </w:r>
      <w:r w:rsidR="003E2DCC" w:rsidRPr="006F178A">
        <w:rPr>
          <w:rtl/>
        </w:rPr>
        <w:t xml:space="preserve">? </w:t>
      </w:r>
      <w:r w:rsidR="003E2DCC" w:rsidRPr="00CC5485">
        <w:rPr>
          <w:rStyle w:val="affffe"/>
          <w:rtl/>
        </w:rPr>
        <w:t xml:space="preserve">תני מפשאה: </w:t>
      </w:r>
      <w:r w:rsidR="003E2DCC" w:rsidRPr="006F178A">
        <w:rPr>
          <w:rtl/>
        </w:rPr>
        <w:t>חרקים, חרכים, חרפים.</w:t>
      </w:r>
    </w:p>
    <w:p w14:paraId="60B675BE" w14:textId="23B15C2E" w:rsidR="003E2DCC" w:rsidRPr="006F178A" w:rsidRDefault="00CC5485" w:rsidP="00605052">
      <w:pPr>
        <w:spacing w:after="60"/>
        <w:rPr>
          <w:rtl/>
        </w:rPr>
      </w:pPr>
      <w:r>
        <w:rPr>
          <w:rtl/>
        </w:rPr>
        <w:tab/>
      </w:r>
      <w:r>
        <w:rPr>
          <w:rtl/>
        </w:rPr>
        <w:tab/>
      </w:r>
      <w:r>
        <w:rPr>
          <w:rtl/>
        </w:rPr>
        <w:tab/>
      </w:r>
      <w:r>
        <w:rPr>
          <w:rtl/>
        </w:rPr>
        <w:tab/>
      </w:r>
      <w:r>
        <w:rPr>
          <w:rtl/>
        </w:rPr>
        <w:tab/>
      </w:r>
      <w:r w:rsidR="003E2DCC" w:rsidRPr="00295E41">
        <w:rPr>
          <w:rStyle w:val="afffa"/>
          <w:rtl/>
        </w:rPr>
        <w:t>נזירות</w:t>
      </w:r>
      <w:r w:rsidR="003E2DCC" w:rsidRPr="006F178A">
        <w:rPr>
          <w:rtl/>
        </w:rPr>
        <w:t>?</w:t>
      </w:r>
      <w:r w:rsidR="00605052">
        <w:rPr>
          <w:rStyle w:val="affffe"/>
          <w:rFonts w:hint="cs"/>
          <w:rtl/>
        </w:rPr>
        <w:t xml:space="preserve"> </w:t>
      </w:r>
      <w:r w:rsidR="003E2DCC" w:rsidRPr="00CC5485">
        <w:rPr>
          <w:rStyle w:val="affffe"/>
          <w:rtl/>
        </w:rPr>
        <w:t>תני רב יוסף:</w:t>
      </w:r>
      <w:r w:rsidR="003E2DCC" w:rsidRPr="006F178A">
        <w:rPr>
          <w:rtl/>
        </w:rPr>
        <w:t xml:space="preserve"> מחזקנא, מנזחנא, מפיחנ</w:t>
      </w:r>
      <w:r w:rsidR="00605052">
        <w:rPr>
          <w:rFonts w:hint="cs"/>
          <w:rtl/>
        </w:rPr>
        <w:t>א</w:t>
      </w:r>
    </w:p>
    <w:p w14:paraId="561838EC" w14:textId="5A92F95B" w:rsidR="00E53731" w:rsidRPr="00C14A40" w:rsidRDefault="00605052" w:rsidP="00E53731">
      <w:pPr>
        <w:pStyle w:val="38"/>
        <w:framePr w:wrap="notBeside"/>
        <w:rPr>
          <w:rtl/>
        </w:rPr>
      </w:pPr>
      <w:r w:rsidRPr="00C14A40">
        <w:rPr>
          <w:rFonts w:hint="cs"/>
          <w:rtl/>
        </w:rPr>
        <w:t>איבעיא</w:t>
      </w:r>
      <w:r w:rsidR="003E2DCC" w:rsidRPr="00C14A40">
        <w:rPr>
          <w:rtl/>
        </w:rPr>
        <w:t xml:space="preserve"> </w:t>
      </w:r>
    </w:p>
    <w:p w14:paraId="52CFEC23" w14:textId="05DB779F" w:rsidR="003E2DCC" w:rsidRPr="006F178A" w:rsidRDefault="003E2DCC" w:rsidP="003E2DCC">
      <w:pPr>
        <w:rPr>
          <w:rtl/>
        </w:rPr>
      </w:pPr>
      <w:r w:rsidRPr="006F178A">
        <w:rPr>
          <w:rtl/>
        </w:rPr>
        <w:t xml:space="preserve">מיפחזנא, מיתחזנא, מיתעזנא, מאי? </w:t>
      </w:r>
    </w:p>
    <w:p w14:paraId="7CBD3387" w14:textId="77777777" w:rsidR="00605052" w:rsidRPr="00C14A40" w:rsidRDefault="00606AA1" w:rsidP="00605052">
      <w:pPr>
        <w:pStyle w:val="38"/>
        <w:framePr w:wrap="notBeside"/>
        <w:rPr>
          <w:rFonts w:hint="cs"/>
          <w:rtl/>
        </w:rPr>
      </w:pPr>
      <w:r w:rsidRPr="00C14A40">
        <w:rPr>
          <w:rFonts w:hint="cs"/>
          <w:rtl/>
        </w:rPr>
        <w:t>שאלו</w:t>
      </w:r>
      <w:r w:rsidR="003E2DCC" w:rsidRPr="00C14A40">
        <w:rPr>
          <w:rFonts w:hint="cs"/>
          <w:rtl/>
        </w:rPr>
        <w:t xml:space="preserve"> לר</w:t>
      </w:r>
      <w:r w:rsidR="003E2DCC" w:rsidRPr="00C14A40">
        <w:rPr>
          <w:rtl/>
        </w:rPr>
        <w:t>"</w:t>
      </w:r>
      <w:r w:rsidR="003E2DCC" w:rsidRPr="00C14A40">
        <w:rPr>
          <w:rFonts w:hint="cs"/>
          <w:rtl/>
        </w:rPr>
        <w:t>א</w:t>
      </w:r>
      <w:r w:rsidR="003E2DCC" w:rsidRPr="00C14A40">
        <w:rPr>
          <w:rtl/>
        </w:rPr>
        <w:t xml:space="preserve">: </w:t>
      </w:r>
      <w:r w:rsidRPr="00C14A40">
        <w:rPr>
          <w:rFonts w:hint="cs"/>
          <w:rtl/>
        </w:rPr>
        <w:t>א.</w:t>
      </w:r>
    </w:p>
    <w:p w14:paraId="257A088D" w14:textId="5AECED15" w:rsidR="00482CEE" w:rsidRDefault="003E2DCC" w:rsidP="003E2DCC">
      <w:pPr>
        <w:rPr>
          <w:rtl/>
        </w:rPr>
      </w:pPr>
      <w:r w:rsidRPr="00295E41">
        <w:rPr>
          <w:rStyle w:val="afffa"/>
          <w:rtl/>
        </w:rPr>
        <w:t>קינמא</w:t>
      </w:r>
      <w:r w:rsidRPr="006F178A">
        <w:rPr>
          <w:rtl/>
        </w:rPr>
        <w:t xml:space="preserve">? </w:t>
      </w:r>
      <w:r w:rsidR="00C45A47">
        <w:rPr>
          <w:rFonts w:hint="cs"/>
          <w:rtl/>
        </w:rPr>
        <w:t xml:space="preserve">- </w:t>
      </w:r>
      <w:r w:rsidRPr="006F178A">
        <w:rPr>
          <w:rtl/>
        </w:rPr>
        <w:t>קונם</w:t>
      </w:r>
      <w:r w:rsidRPr="006F178A">
        <w:rPr>
          <w:rFonts w:hint="cs"/>
          <w:rtl/>
        </w:rPr>
        <w:t>, או קינמן בשם אמר?</w:t>
      </w:r>
    </w:p>
    <w:p w14:paraId="31B21BD8" w14:textId="77777777" w:rsidR="00605052" w:rsidRPr="00C14A40" w:rsidRDefault="00606AA1" w:rsidP="00605052">
      <w:pPr>
        <w:pStyle w:val="38"/>
        <w:framePr w:wrap="notBeside"/>
        <w:rPr>
          <w:rFonts w:hint="cs"/>
          <w:rtl/>
        </w:rPr>
      </w:pPr>
      <w:r w:rsidRPr="00C14A40">
        <w:rPr>
          <w:rFonts w:hint="cs"/>
          <w:rtl/>
        </w:rPr>
        <w:t>ב</w:t>
      </w:r>
      <w:r w:rsidR="00C45A47" w:rsidRPr="00C14A40">
        <w:rPr>
          <w:rFonts w:hint="cs"/>
          <w:rtl/>
        </w:rPr>
        <w:t>.</w:t>
      </w:r>
    </w:p>
    <w:p w14:paraId="3E6D12F8" w14:textId="4180C416" w:rsidR="003E2DCC" w:rsidRPr="006F178A" w:rsidRDefault="003E2DCC" w:rsidP="00605052">
      <w:pPr>
        <w:rPr>
          <w:rtl/>
        </w:rPr>
      </w:pPr>
      <w:r w:rsidRPr="00295E41">
        <w:rPr>
          <w:rStyle w:val="afffa"/>
          <w:rtl/>
        </w:rPr>
        <w:t>קינה</w:t>
      </w:r>
      <w:r w:rsidRPr="006F178A">
        <w:rPr>
          <w:rtl/>
        </w:rPr>
        <w:t xml:space="preserve">, </w:t>
      </w:r>
      <w:r w:rsidR="00606AA1">
        <w:rPr>
          <w:rFonts w:hint="cs"/>
          <w:rtl/>
        </w:rPr>
        <w:t>-</w:t>
      </w:r>
      <w:r w:rsidRPr="006F178A">
        <w:rPr>
          <w:rtl/>
        </w:rPr>
        <w:t xml:space="preserve"> של תרנגולין אמר, </w:t>
      </w:r>
      <w:r w:rsidRPr="00295E41">
        <w:rPr>
          <w:rStyle w:val="afffa"/>
          <w:rFonts w:hint="cs"/>
          <w:rtl/>
        </w:rPr>
        <w:t>או</w:t>
      </w:r>
      <w:r w:rsidRPr="006F178A">
        <w:rPr>
          <w:rtl/>
        </w:rPr>
        <w:t xml:space="preserve"> לשון קונם? </w:t>
      </w:r>
      <w:r w:rsidRPr="00295E41">
        <w:rPr>
          <w:rStyle w:val="afffa"/>
          <w:rtl/>
        </w:rPr>
        <w:t>תיבעי</w:t>
      </w:r>
      <w:r w:rsidRPr="006F178A">
        <w:rPr>
          <w:rtl/>
        </w:rPr>
        <w:t>.</w:t>
      </w:r>
    </w:p>
    <w:p w14:paraId="4CE66501" w14:textId="77777777" w:rsidR="00E53731" w:rsidRPr="00C14A40" w:rsidRDefault="003E2DCC" w:rsidP="00E53731">
      <w:pPr>
        <w:pStyle w:val="38"/>
        <w:framePr w:wrap="notBeside"/>
        <w:rPr>
          <w:rtl/>
        </w:rPr>
      </w:pPr>
      <w:r w:rsidRPr="00C14A40">
        <w:rPr>
          <w:rtl/>
        </w:rPr>
        <w:t xml:space="preserve">• </w:t>
      </w:r>
    </w:p>
    <w:p w14:paraId="797D889C" w14:textId="430C60B2" w:rsidR="003E2DCC" w:rsidRPr="006F178A" w:rsidRDefault="003E2DCC" w:rsidP="003E2DCC">
      <w:pPr>
        <w:rPr>
          <w:rtl/>
        </w:rPr>
      </w:pPr>
      <w:r w:rsidRPr="00295E41">
        <w:rPr>
          <w:rStyle w:val="afffa"/>
          <w:rtl/>
        </w:rPr>
        <w:t>כינויי</w:t>
      </w:r>
      <w:r w:rsidRPr="006F178A">
        <w:rPr>
          <w:rtl/>
        </w:rPr>
        <w:t xml:space="preserve"> </w:t>
      </w:r>
      <w:r w:rsidRPr="00295E41">
        <w:rPr>
          <w:rStyle w:val="afffa"/>
          <w:rtl/>
        </w:rPr>
        <w:t>כינויין</w:t>
      </w:r>
      <w:r w:rsidRPr="006F178A">
        <w:rPr>
          <w:rtl/>
        </w:rPr>
        <w:t xml:space="preserve"> </w:t>
      </w:r>
      <w:r w:rsidRPr="00295E41">
        <w:rPr>
          <w:rStyle w:val="afffa"/>
          <w:rtl/>
        </w:rPr>
        <w:t>דשבועה</w:t>
      </w:r>
      <w:r w:rsidRPr="006F178A">
        <w:rPr>
          <w:rtl/>
        </w:rPr>
        <w:t xml:space="preserve"> </w:t>
      </w:r>
      <w:r w:rsidR="00CC5485" w:rsidRPr="00295E41">
        <w:rPr>
          <w:rStyle w:val="afffa"/>
          <w:rFonts w:hint="cs"/>
          <w:rtl/>
        </w:rPr>
        <w:t>-</w:t>
      </w:r>
      <w:r w:rsidRPr="006F178A">
        <w:rPr>
          <w:rtl/>
        </w:rPr>
        <w:t>שבו</w:t>
      </w:r>
      <w:r w:rsidRPr="006F178A">
        <w:rPr>
          <w:rFonts w:hint="cs"/>
          <w:rtl/>
        </w:rPr>
        <w:t>ב</w:t>
      </w:r>
      <w:r w:rsidRPr="006F178A">
        <w:rPr>
          <w:rtl/>
        </w:rPr>
        <w:t>אל</w:t>
      </w:r>
      <w:r w:rsidRPr="006F178A">
        <w:rPr>
          <w:rFonts w:hint="cs"/>
          <w:rtl/>
        </w:rPr>
        <w:t xml:space="preserve"> </w:t>
      </w:r>
      <w:r w:rsidRPr="00CC5485">
        <w:rPr>
          <w:rStyle w:val="afffff0"/>
          <w:rFonts w:hint="cs"/>
          <w:rtl/>
        </w:rPr>
        <w:t>[ולא שבואל]</w:t>
      </w:r>
      <w:r w:rsidRPr="00CC5485">
        <w:rPr>
          <w:rStyle w:val="afffff0"/>
          <w:rtl/>
        </w:rPr>
        <w:t>,</w:t>
      </w:r>
      <w:r w:rsidRPr="006F178A">
        <w:rPr>
          <w:rtl/>
        </w:rPr>
        <w:t xml:space="preserve"> שבותיאל, שקוקאל.</w:t>
      </w:r>
      <w:r w:rsidRPr="006F178A">
        <w:rPr>
          <w:rFonts w:hint="cs"/>
          <w:rtl/>
        </w:rPr>
        <w:t xml:space="preserve"> מהו?</w:t>
      </w:r>
    </w:p>
    <w:p w14:paraId="7F833532" w14:textId="77777777" w:rsidR="00E53731" w:rsidRPr="00C14A40" w:rsidRDefault="003E2DCC" w:rsidP="00E53731">
      <w:pPr>
        <w:pStyle w:val="38"/>
        <w:framePr w:wrap="notBeside"/>
        <w:rPr>
          <w:rtl/>
        </w:rPr>
      </w:pPr>
      <w:r w:rsidRPr="00C14A40">
        <w:rPr>
          <w:rtl/>
        </w:rPr>
        <w:t xml:space="preserve">שמואל: </w:t>
      </w:r>
    </w:p>
    <w:p w14:paraId="65FC125D" w14:textId="4D92458E" w:rsidR="003E2DCC" w:rsidRPr="006F178A" w:rsidRDefault="003E2DCC" w:rsidP="00605052">
      <w:pPr>
        <w:spacing w:after="60"/>
        <w:rPr>
          <w:rtl/>
        </w:rPr>
      </w:pPr>
      <w:r w:rsidRPr="006F178A">
        <w:rPr>
          <w:rtl/>
        </w:rPr>
        <w:t>אשיבתא</w:t>
      </w:r>
      <w:r w:rsidR="00CC5485">
        <w:rPr>
          <w:rFonts w:hint="cs"/>
          <w:rtl/>
        </w:rPr>
        <w:t>,</w:t>
      </w:r>
      <w:r w:rsidRPr="006F178A">
        <w:rPr>
          <w:rtl/>
        </w:rPr>
        <w:t xml:space="preserve"> אשקיקא</w:t>
      </w:r>
      <w:r w:rsidR="00CC5485">
        <w:rPr>
          <w:rFonts w:hint="cs"/>
          <w:rtl/>
        </w:rPr>
        <w:t>,</w:t>
      </w:r>
      <w:r w:rsidRPr="006F178A">
        <w:rPr>
          <w:rtl/>
        </w:rPr>
        <w:t xml:space="preserve"> קרינשא - לא אמר כלום.</w:t>
      </w:r>
    </w:p>
    <w:p w14:paraId="528355E0" w14:textId="77777777" w:rsidR="00482CEE" w:rsidRPr="00C14A40" w:rsidRDefault="003E2DCC" w:rsidP="00E53731">
      <w:pPr>
        <w:pStyle w:val="38"/>
        <w:framePr w:wrap="notBeside"/>
        <w:rPr>
          <w:rtl/>
        </w:rPr>
      </w:pPr>
      <w:r w:rsidRPr="00C14A40">
        <w:rPr>
          <w:rtl/>
        </w:rPr>
        <w:t>•</w:t>
      </w:r>
    </w:p>
    <w:p w14:paraId="12595ABF" w14:textId="09D8856D" w:rsidR="003E2DCC" w:rsidRPr="006F178A" w:rsidRDefault="003E2DCC" w:rsidP="003E2DCC">
      <w:pPr>
        <w:rPr>
          <w:rtl/>
        </w:rPr>
      </w:pPr>
      <w:r w:rsidRPr="00605052">
        <w:rPr>
          <w:rStyle w:val="afffa"/>
          <w:rtl/>
        </w:rPr>
        <w:t>נדר במוהי</w:t>
      </w:r>
      <w:r w:rsidRPr="006F178A">
        <w:rPr>
          <w:rFonts w:ascii="Fb Fontext" w:hAnsi="Fb Fontext"/>
          <w:rtl/>
        </w:rPr>
        <w:t xml:space="preserve"> - הרי אלו כינויין</w:t>
      </w:r>
      <w:r w:rsidR="00837463">
        <w:rPr>
          <w:rFonts w:ascii="Fb Fontext" w:hAnsi="Fb Fontext" w:hint="cs"/>
          <w:rtl/>
        </w:rPr>
        <w:t xml:space="preserve"> לשבועה</w:t>
      </w:r>
      <w:r w:rsidRPr="006F178A">
        <w:rPr>
          <w:rFonts w:ascii="Fb Fontext" w:hAnsi="Fb Fontext"/>
          <w:rtl/>
        </w:rPr>
        <w:t>.</w:t>
      </w:r>
    </w:p>
    <w:p w14:paraId="0C3C22EB" w14:textId="77777777" w:rsidR="00482CEE" w:rsidRPr="00C14A40" w:rsidRDefault="003E2DCC" w:rsidP="00E53731">
      <w:pPr>
        <w:pStyle w:val="38"/>
        <w:framePr w:wrap="notBeside"/>
        <w:rPr>
          <w:rtl/>
        </w:rPr>
      </w:pPr>
      <w:r w:rsidRPr="00C14A40">
        <w:rPr>
          <w:rtl/>
        </w:rPr>
        <w:t>רשב"ג:</w:t>
      </w:r>
    </w:p>
    <w:p w14:paraId="78F98443" w14:textId="77777777" w:rsidR="006666DF" w:rsidRDefault="003E2DCC" w:rsidP="00FA23A7">
      <w:pPr>
        <w:rPr>
          <w:spacing w:val="-6"/>
          <w:rtl/>
        </w:rPr>
      </w:pPr>
      <w:r w:rsidRPr="00FA23A7">
        <w:rPr>
          <w:rtl/>
        </w:rPr>
        <w:t>האומר</w:t>
      </w:r>
      <w:r w:rsidRPr="00625DCC">
        <w:rPr>
          <w:spacing w:val="-6"/>
          <w:rtl/>
        </w:rPr>
        <w:t xml:space="preserve"> במוהי</w:t>
      </w:r>
      <w:r w:rsidR="006F42FC">
        <w:rPr>
          <w:rFonts w:hint="cs"/>
          <w:spacing w:val="-6"/>
          <w:rtl/>
        </w:rPr>
        <w:t xml:space="preserve"> </w:t>
      </w:r>
      <w:r w:rsidR="006F42FC" w:rsidRPr="006F42FC">
        <w:rPr>
          <w:rStyle w:val="afffff0"/>
          <w:rFonts w:hint="cs"/>
          <w:rtl/>
        </w:rPr>
        <w:t>[משה]</w:t>
      </w:r>
      <w:r w:rsidRPr="00625DCC">
        <w:rPr>
          <w:spacing w:val="-6"/>
          <w:rtl/>
        </w:rPr>
        <w:t xml:space="preserve"> - לא אמר כלום, </w:t>
      </w:r>
    </w:p>
    <w:p w14:paraId="6C3FE069" w14:textId="01B43247" w:rsidR="00482CEE" w:rsidRDefault="003E2DCC" w:rsidP="00E53731">
      <w:pPr>
        <w:ind w:left="170" w:firstLine="170"/>
        <w:rPr>
          <w:spacing w:val="-6"/>
          <w:rtl/>
        </w:rPr>
      </w:pPr>
      <w:r w:rsidRPr="00FA23A7">
        <w:rPr>
          <w:rtl/>
        </w:rPr>
        <w:t>במומתא</w:t>
      </w:r>
      <w:r w:rsidRPr="00625DCC">
        <w:rPr>
          <w:spacing w:val="-6"/>
          <w:rtl/>
        </w:rPr>
        <w:t xml:space="preserve"> </w:t>
      </w:r>
      <w:r w:rsidRPr="00295E41">
        <w:rPr>
          <w:rStyle w:val="afffa"/>
          <w:rtl/>
        </w:rPr>
        <w:t>דאמר</w:t>
      </w:r>
      <w:r w:rsidRPr="00625DCC">
        <w:rPr>
          <w:spacing w:val="-6"/>
          <w:rtl/>
        </w:rPr>
        <w:t xml:space="preserve"> </w:t>
      </w:r>
      <w:r w:rsidRPr="00295E41">
        <w:rPr>
          <w:rStyle w:val="afffa"/>
          <w:rtl/>
        </w:rPr>
        <w:t>מוהי</w:t>
      </w:r>
      <w:r w:rsidRPr="00625DCC">
        <w:rPr>
          <w:spacing w:val="-6"/>
          <w:rtl/>
        </w:rPr>
        <w:t xml:space="preserve"> - הרי אלו כינויין לשבועה.</w:t>
      </w:r>
    </w:p>
    <w:p w14:paraId="2135A11D" w14:textId="2FA5B91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07" w:author="קלוד" w:date="2026-10-06T10:09:38Z"/>
        </w:rPr>
      </w:pPr>
      <w:ins w:id="20306" w:author="קלוד" w:date="2026-10-06T10:09:38Z">
        <w:r>
          <w:t xml:space="preserve">משנה ג</w:t>
        </w:r>
      </w:ins>
    </w:p>
    <w:p w14:paraId="4596E061" w14:textId="77777777" w:rsidR="003E2DCC" w:rsidRPr="006F178A" w:rsidRDefault="003E2DCC" w:rsidP="003E2DCC">
      <w:pPr>
        <w:pStyle w:val="afff5"/>
        <w:rPr>
          <w:rtl/>
        </w:rPr>
      </w:pPr>
      <w:r w:rsidRPr="006F178A">
        <w:rPr>
          <w:rtl/>
        </w:rPr>
        <w:t>האומר לחולין שאוכל לך, לא כשר, ולא דכי, טהור וטמא, נותר ופיגול - אסור.</w:t>
      </w:r>
    </w:p>
    <w:p w14:paraId="482AB43E" w14:textId="21F1608F" w:rsidR="003E2DCC" w:rsidRPr="006F178A" w:rsidRDefault="003E2DCC" w:rsidP="003E2DCC">
      <w:pPr>
        <w:pStyle w:val="afff5"/>
        <w:rPr>
          <w:rtl/>
        </w:rPr>
      </w:pPr>
      <w:r w:rsidRPr="006F178A">
        <w:rPr>
          <w:rtl/>
        </w:rPr>
        <w:t>כאימרא, כדירים, כעצים, כאשים, כמזבח, כהיכל, כירושלים, נדר באחד מכל משמשי המזבח, א</w:t>
      </w:r>
      <w:r w:rsidR="00837463">
        <w:rPr>
          <w:rFonts w:hint="cs"/>
          <w:rtl/>
        </w:rPr>
        <w:t xml:space="preserve">ע"פ </w:t>
      </w:r>
      <w:r w:rsidRPr="006F178A">
        <w:rPr>
          <w:rtl/>
        </w:rPr>
        <w:t>שלא הזכיר קרבן - ה"ז נדר בקרבן;</w:t>
      </w:r>
    </w:p>
    <w:p w14:paraId="36E3953A" w14:textId="5A27EB3B" w:rsidR="003E2DCC" w:rsidRPr="006F178A" w:rsidRDefault="003E2DCC" w:rsidP="00605052">
      <w:pPr>
        <w:pStyle w:val="afff5"/>
        <w:spacing w:after="120"/>
        <w:rPr>
          <w:rtl/>
        </w:rPr>
      </w:pPr>
      <w:r w:rsidRPr="009E562F">
        <w:rPr>
          <w:rStyle w:val="TanaimMishna"/>
          <w:rtl/>
          <w:rPrChange w:id="20003" w:author="קלוד" w:date="2026-10-06T10:09:38Z">
            <w:rPr>
              <w:rStyle w:val="affffe"/>
              <w:rtl/>
            </w:rPr>
          </w:rPrChange>
        </w:rPr>
        <w:t>רבי יהודה:</w:t>
      </w:r>
      <w:r w:rsidRPr="006F178A">
        <w:rPr>
          <w:rtl/>
        </w:rPr>
        <w:t xml:space="preserve"> האומר ירושלים - לא אמר כלום.</w:t>
      </w:r>
    </w:p>
    <w:p w14:paraId="53E0A2D8" w14:textId="77777777" w:rsidR="003E2DCC" w:rsidRPr="006F178A" w:rsidRDefault="003E2DCC" w:rsidP="00A522DC">
      <w:pPr>
        <w:pStyle w:val="a3"/>
        <w:framePr w:wrap="around"/>
        <w:rPr>
          <w:rtl/>
        </w:rPr>
      </w:pPr>
      <w:r w:rsidRPr="006F178A">
        <w:rPr>
          <w:rtl/>
        </w:rPr>
        <w:t>יא.</w:t>
      </w:r>
    </w:p>
    <w:p w14:paraId="6BD40AF6" w14:textId="2680B03D" w:rsidR="003E2DCC" w:rsidRPr="006F178A" w:rsidRDefault="003E2DCC" w:rsidP="003A4B80">
      <w:pPr>
        <w:rPr>
          <w:rtl/>
        </w:rPr>
      </w:pPr>
      <w:r w:rsidRPr="006F178A">
        <w:rPr>
          <w:rStyle w:val="afffe"/>
          <w:b/>
          <w:sz w:val="20"/>
          <w:rtl/>
        </w:rPr>
        <w:t>לחולין</w:t>
      </w:r>
      <w:r w:rsidRPr="006F178A">
        <w:rPr>
          <w:rFonts w:ascii="Fb Fontext" w:hAnsi="Fb Fontext" w:cs="Guttman Vilna" w:hint="cs"/>
          <w:b/>
          <w:bCs/>
          <w:rtl/>
        </w:rPr>
        <w:t xml:space="preserve"> </w:t>
      </w:r>
      <w:r w:rsidRPr="009E562F">
        <w:rPr>
          <w:rFonts w:hint="cs"/>
          <w:rtl/>
        </w:rPr>
        <w:t>סבורה לאו לחולין אלא קרבן</w:t>
      </w:r>
      <w:r w:rsidR="003A4B80">
        <w:rPr>
          <w:rFonts w:hint="cs"/>
          <w:rtl/>
        </w:rPr>
        <w:t>,</w:t>
      </w:r>
      <w:r w:rsidRPr="009E562F">
        <w:rPr>
          <w:rFonts w:hint="cs"/>
          <w:rtl/>
        </w:rPr>
        <w:t xml:space="preserve"> </w:t>
      </w:r>
    </w:p>
    <w:p w14:paraId="20A9A1A8" w14:textId="77777777" w:rsidR="00482CEE" w:rsidRPr="00C14A40" w:rsidRDefault="003E2DCC" w:rsidP="00E53731">
      <w:pPr>
        <w:pStyle w:val="38"/>
        <w:framePr w:wrap="notBeside"/>
        <w:rPr>
          <w:rFonts w:hint="cs"/>
          <w:rtl/>
        </w:rPr>
      </w:pPr>
      <w:r w:rsidRPr="00C14A40">
        <w:rPr>
          <w:rFonts w:hint="cs"/>
          <w:rtl/>
        </w:rPr>
        <w:t>ולא ר</w:t>
      </w:r>
      <w:r w:rsidRPr="00C14A40">
        <w:rPr>
          <w:rtl/>
        </w:rPr>
        <w:t>"</w:t>
      </w:r>
      <w:r w:rsidRPr="00C14A40">
        <w:rPr>
          <w:rFonts w:hint="cs"/>
          <w:rtl/>
        </w:rPr>
        <w:t>מ</w:t>
      </w:r>
    </w:p>
    <w:p w14:paraId="62FE18D8" w14:textId="3DEF4EAA" w:rsidR="003A4B80" w:rsidRDefault="003E2DCC" w:rsidP="003E2DCC">
      <w:pPr>
        <w:rPr>
          <w:rFonts w:ascii="Fb Fontext" w:hAnsi="Fb Fontext"/>
          <w:rtl/>
        </w:rPr>
      </w:pPr>
      <w:r w:rsidRPr="006F178A">
        <w:rPr>
          <w:rFonts w:ascii="Fb Fontext" w:hAnsi="Fb Fontext" w:hint="cs"/>
          <w:rtl/>
        </w:rPr>
        <w:t>דלית ליה מכלל לאו אתה שומע הן</w:t>
      </w:r>
      <w:r w:rsidR="003A4B80">
        <w:rPr>
          <w:rFonts w:ascii="Fb Fontext" w:hAnsi="Fb Fontext" w:hint="cs"/>
          <w:rtl/>
        </w:rPr>
        <w:t>,</w:t>
      </w:r>
      <w:r w:rsidRPr="006F178A">
        <w:rPr>
          <w:rFonts w:ascii="Fb Fontext" w:hAnsi="Fb Fontext" w:hint="cs"/>
          <w:rtl/>
        </w:rPr>
        <w:t xml:space="preserve"> </w:t>
      </w:r>
    </w:p>
    <w:p w14:paraId="40B57F0C" w14:textId="5C70807D" w:rsidR="003E2DCC" w:rsidRPr="006F178A" w:rsidRDefault="003E2DCC" w:rsidP="00E53731">
      <w:pPr>
        <w:rPr>
          <w:rFonts w:ascii="Fb Fontext" w:hAnsi="Fb Fontext"/>
          <w:rtl/>
        </w:rPr>
      </w:pPr>
      <w:r w:rsidRPr="006F178A">
        <w:rPr>
          <w:rFonts w:ascii="Fb Fontext" w:hAnsi="Fb Fontext" w:hint="cs"/>
          <w:rtl/>
        </w:rPr>
        <w:t xml:space="preserve">דס'ל כל תנאי שאינו כתנאי בני גד ובני ראובן אינו תנאי </w:t>
      </w:r>
    </w:p>
    <w:p w14:paraId="1A3FD298" w14:textId="77777777" w:rsidR="00482CEE" w:rsidRPr="00C14A40" w:rsidRDefault="003E2DCC" w:rsidP="00E53731">
      <w:pPr>
        <w:pStyle w:val="38"/>
        <w:framePr w:wrap="notBeside"/>
        <w:rPr>
          <w:rFonts w:hint="cs"/>
          <w:rtl/>
        </w:rPr>
      </w:pPr>
      <w:r w:rsidRPr="00C14A40">
        <w:rPr>
          <w:rFonts w:hint="cs"/>
          <w:rtl/>
        </w:rPr>
        <w:t>ולא ר</w:t>
      </w:r>
      <w:r w:rsidRPr="00C14A40">
        <w:rPr>
          <w:rtl/>
        </w:rPr>
        <w:t>"</w:t>
      </w:r>
      <w:r w:rsidRPr="00C14A40">
        <w:rPr>
          <w:rFonts w:hint="cs"/>
          <w:rtl/>
        </w:rPr>
        <w:t>י</w:t>
      </w:r>
    </w:p>
    <w:p w14:paraId="0DD7B69F" w14:textId="26AB71F7" w:rsidR="003E2DCC" w:rsidRPr="00295E41" w:rsidRDefault="003E2DCC" w:rsidP="003E2DCC">
      <w:pPr>
        <w:rPr>
          <w:rStyle w:val="afffa"/>
          <w:rtl/>
        </w:rPr>
      </w:pPr>
      <w:r w:rsidRPr="006F178A">
        <w:rPr>
          <w:rFonts w:ascii="Fb Fontext" w:hAnsi="Fb Fontext" w:hint="cs"/>
          <w:rtl/>
        </w:rPr>
        <w:t xml:space="preserve">דסיפא דהאומר ירושלים לא אמר כלום </w:t>
      </w:r>
      <w:r w:rsidRPr="003A4B80">
        <w:rPr>
          <w:rStyle w:val="affffe"/>
          <w:rFonts w:hint="cs"/>
          <w:rtl/>
        </w:rPr>
        <w:t>כר</w:t>
      </w:r>
      <w:r w:rsidRPr="003A4B80">
        <w:rPr>
          <w:rStyle w:val="affffe"/>
          <w:rtl/>
        </w:rPr>
        <w:t>"</w:t>
      </w:r>
      <w:r w:rsidRPr="003A4B80">
        <w:rPr>
          <w:rStyle w:val="affffe"/>
          <w:rFonts w:hint="cs"/>
          <w:rtl/>
        </w:rPr>
        <w:t xml:space="preserve">י, </w:t>
      </w:r>
      <w:r>
        <w:rPr>
          <w:rFonts w:ascii="Fb Fontext" w:hAnsi="Fb Fontext" w:hint="cs"/>
          <w:rtl/>
        </w:rPr>
        <w:t xml:space="preserve">מכלל דרישא לאו </w:t>
      </w:r>
      <w:r>
        <w:rPr>
          <w:rStyle w:val="affffe"/>
          <w:rFonts w:ascii="Fb Fontext" w:hAnsi="Fb Fontext" w:hint="cs"/>
          <w:rtl/>
          <w:rPrChange w:id="9052" w:author="מנוע אמוראים" w:date="2026-10-05T16:41:00Z">
            <w:rPr>
              <w:rFonts w:ascii="Fb Fontext" w:hAnsi="Fb Fontext" w:hint="cs"/>
              <w:rtl/>
            </w:rPr>
          </w:rPrChange>
        </w:rPr>
        <w:t xml:space="preserve">ר</w:t>
      </w:r>
      <w:r>
        <w:rPr>
          <w:rStyle w:val="affffe"/>
          <w:rFonts w:ascii="Fb Fontext" w:hAnsi="Fb Fontext"/>
          <w:rtl/>
          <w:rPrChange w:id="9053" w:author="מנוע אמוראים" w:date="2026-10-05T16:41:00Z">
            <w:rPr>
              <w:rFonts w:ascii="Fb Fontext" w:hAnsi="Fb Fontext"/>
              <w:rtl/>
            </w:rPr>
          </w:rPrChange>
        </w:rPr>
        <w:t xml:space="preserve">"</w:t>
      </w:r>
      <w:r>
        <w:rPr>
          <w:rStyle w:val="affffe"/>
          <w:rFonts w:ascii="Fb Fontext" w:hAnsi="Fb Fontext" w:hint="cs"/>
          <w:rtl/>
          <w:rPrChange w:id="9054" w:author="מנוע אמוראים" w:date="2026-10-05T16:41:00Z">
            <w:rPr>
              <w:rFonts w:ascii="Fb Fontext" w:hAnsi="Fb Fontext" w:hint="cs"/>
              <w:rtl/>
            </w:rPr>
          </w:rPrChange>
        </w:rPr>
        <w:t xml:space="preserve">י</w:t>
      </w:r>
    </w:p>
    <w:p w14:paraId="271B267F" w14:textId="77777777" w:rsidR="00482CEE" w:rsidRPr="00C14A40" w:rsidRDefault="003E2DCC" w:rsidP="00E53731">
      <w:pPr>
        <w:pStyle w:val="38"/>
        <w:framePr w:wrap="notBeside"/>
        <w:rPr>
          <w:rFonts w:hint="cs"/>
          <w:rtl/>
        </w:rPr>
      </w:pPr>
      <w:r w:rsidRPr="00C14A40">
        <w:rPr>
          <w:rFonts w:hint="cs"/>
          <w:rtl/>
        </w:rPr>
        <w:t xml:space="preserve">א. אלא </w:t>
      </w:r>
      <w:r w:rsidRPr="00C14A40">
        <w:rPr>
          <w:rtl/>
        </w:rPr>
        <w:t>כולה ר</w:t>
      </w:r>
      <w:r w:rsidRPr="00C14A40">
        <w:rPr>
          <w:rFonts w:hint="cs"/>
          <w:rtl/>
        </w:rPr>
        <w:t xml:space="preserve">'י </w:t>
      </w:r>
    </w:p>
    <w:p w14:paraId="1D057D0F" w14:textId="1D7EDE19" w:rsidR="00974053" w:rsidRDefault="003E2DCC" w:rsidP="003E2DCC">
      <w:pPr>
        <w:rPr>
          <w:rStyle w:val="afffff0"/>
          <w:rtl/>
        </w:rPr>
      </w:pPr>
      <w:r w:rsidRPr="0054059F">
        <w:rPr>
          <w:rFonts w:hint="cs"/>
          <w:rtl/>
        </w:rPr>
        <w:t xml:space="preserve">ותרי תנאי אליבא </w:t>
      </w:r>
      <w:r w:rsidRPr="0054059F">
        <w:rPr>
          <w:rStyle w:val="affffe"/>
          <w:rFonts w:hint="cs"/>
          <w:rtl/>
        </w:rPr>
        <w:t>דר</w:t>
      </w:r>
      <w:r w:rsidRPr="0054059F">
        <w:rPr>
          <w:rStyle w:val="affffe"/>
          <w:rtl/>
        </w:rPr>
        <w:t>"</w:t>
      </w:r>
      <w:r w:rsidRPr="0054059F">
        <w:rPr>
          <w:rStyle w:val="affffe"/>
          <w:rFonts w:hint="eastAsia"/>
          <w:rtl/>
        </w:rPr>
        <w:t>י</w:t>
      </w:r>
      <w:r w:rsidRPr="0054059F">
        <w:rPr>
          <w:rtl/>
        </w:rPr>
        <w:t xml:space="preserve"> </w:t>
      </w:r>
    </w:p>
    <w:p w14:paraId="27859B46" w14:textId="74B69F2D" w:rsidR="003E2DCC" w:rsidRPr="00625DCC" w:rsidRDefault="003E2DCC" w:rsidP="00974053">
      <w:pPr>
        <w:rPr>
          <w:rFonts w:ascii="Fb Fontext" w:hAnsi="Fb Fontext"/>
          <w:spacing w:val="-6"/>
          <w:rtl/>
        </w:rPr>
      </w:pPr>
      <w:r w:rsidRPr="00B35E39">
        <w:rPr>
          <w:rStyle w:val="afffff0"/>
          <w:rtl/>
        </w:rPr>
        <w:t>[דא"</w:t>
      </w:r>
      <w:r w:rsidRPr="00B35E39">
        <w:rPr>
          <w:rStyle w:val="afffff0"/>
          <w:rFonts w:hint="eastAsia"/>
          <w:rtl/>
        </w:rPr>
        <w:t>כ</w:t>
      </w:r>
      <w:r w:rsidRPr="00B35E39">
        <w:rPr>
          <w:rStyle w:val="afffff0"/>
          <w:rtl/>
        </w:rPr>
        <w:t xml:space="preserve"> </w:t>
      </w:r>
      <w:r w:rsidRPr="00B35E39">
        <w:rPr>
          <w:rStyle w:val="afffff0"/>
          <w:rFonts w:hint="eastAsia"/>
          <w:rtl/>
        </w:rPr>
        <w:t>ליתני</w:t>
      </w:r>
      <w:r w:rsidRPr="00B35E39">
        <w:rPr>
          <w:rStyle w:val="afffff0"/>
          <w:rtl/>
        </w:rPr>
        <w:t xml:space="preserve"> </w:t>
      </w:r>
      <w:r>
        <w:rPr>
          <w:rStyle w:val="affffe"/>
          <w:rFonts w:hint="eastAsia"/>
          <w:rtl/>
          <w:rPrChange w:id="9055" w:author="מנוע אמוראים" w:date="2026-10-05T16:41:00Z">
            <w:rPr>
              <w:rStyle w:val="afffff0"/>
              <w:rFonts w:hint="eastAsia"/>
              <w:rtl/>
            </w:rPr>
          </w:rPrChange>
        </w:rPr>
        <w:t xml:space="preserve">שר</w:t>
      </w:r>
      <w:r>
        <w:rPr>
          <w:rStyle w:val="affffe"/>
          <w:rtl/>
          <w:rPrChange w:id="9056" w:author="מנוע אמוראים" w:date="2026-10-05T16:41:00Z">
            <w:rPr>
              <w:rStyle w:val="afffff0"/>
              <w:rtl/>
            </w:rPr>
          </w:rPrChange>
        </w:rPr>
        <w:t xml:space="preserve">"</w:t>
      </w:r>
      <w:r>
        <w:rPr>
          <w:rStyle w:val="affffe"/>
          <w:rFonts w:hint="eastAsia"/>
          <w:rtl/>
          <w:rPrChange w:id="9057" w:author="מנוע אמוראים" w:date="2026-10-05T16:41:00Z">
            <w:rPr>
              <w:rStyle w:val="afffff0"/>
              <w:rFonts w:hint="eastAsia"/>
              <w:rtl/>
            </w:rPr>
          </w:rPrChange>
        </w:rPr>
        <w:t xml:space="preserve">י</w:t>
      </w:r>
      <w:r w:rsidRPr="00B35E39">
        <w:rPr>
          <w:rStyle w:val="afffff0"/>
          <w:rtl/>
        </w:rPr>
        <w:t xml:space="preserve"> </w:t>
      </w:r>
      <w:r w:rsidRPr="00B35E39">
        <w:rPr>
          <w:rStyle w:val="afffff0"/>
          <w:rFonts w:hint="eastAsia"/>
          <w:rtl/>
        </w:rPr>
        <w:t>אומר</w:t>
      </w:r>
      <w:r w:rsidRPr="00B35E39">
        <w:rPr>
          <w:rStyle w:val="afffff0"/>
          <w:rtl/>
        </w:rPr>
        <w:t xml:space="preserve"> </w:t>
      </w:r>
      <w:r w:rsidRPr="00B35E39">
        <w:rPr>
          <w:rStyle w:val="afffff0"/>
          <w:rFonts w:hint="eastAsia"/>
          <w:rtl/>
        </w:rPr>
        <w:t>דלא</w:t>
      </w:r>
      <w:r w:rsidRPr="00B35E39">
        <w:rPr>
          <w:rStyle w:val="afffff0"/>
          <w:rtl/>
        </w:rPr>
        <w:t xml:space="preserve"> </w:t>
      </w:r>
      <w:r w:rsidRPr="00B35E39">
        <w:rPr>
          <w:rStyle w:val="afffff0"/>
          <w:rFonts w:hint="eastAsia"/>
          <w:rtl/>
        </w:rPr>
        <w:t>מחלק</w:t>
      </w:r>
      <w:r w:rsidRPr="00B35E39">
        <w:rPr>
          <w:rStyle w:val="afffff0"/>
          <w:rtl/>
        </w:rPr>
        <w:t xml:space="preserve"> </w:t>
      </w:r>
      <w:r w:rsidRPr="00B35E39">
        <w:rPr>
          <w:rStyle w:val="afffff0"/>
          <w:rFonts w:hint="eastAsia"/>
          <w:rtl/>
        </w:rPr>
        <w:t>בין</w:t>
      </w:r>
      <w:r w:rsidRPr="00B35E39">
        <w:rPr>
          <w:rStyle w:val="afffff0"/>
          <w:rtl/>
        </w:rPr>
        <w:t xml:space="preserve"> </w:t>
      </w:r>
      <w:r w:rsidRPr="00B35E39">
        <w:rPr>
          <w:rStyle w:val="afffff0"/>
          <w:rFonts w:hint="eastAsia"/>
          <w:rtl/>
        </w:rPr>
        <w:t>ירושלים</w:t>
      </w:r>
      <w:r w:rsidRPr="00B35E39">
        <w:rPr>
          <w:rStyle w:val="afffff0"/>
          <w:rtl/>
        </w:rPr>
        <w:t xml:space="preserve"> </w:t>
      </w:r>
      <w:r w:rsidRPr="00B35E39">
        <w:rPr>
          <w:rStyle w:val="afffff0"/>
          <w:rFonts w:hint="eastAsia"/>
          <w:rtl/>
        </w:rPr>
        <w:t>לכירושלים</w:t>
      </w:r>
      <w:r w:rsidRPr="00B35E39">
        <w:rPr>
          <w:rStyle w:val="afffff0"/>
          <w:rtl/>
        </w:rPr>
        <w:t xml:space="preserve">] </w:t>
      </w:r>
    </w:p>
    <w:p w14:paraId="4BA29808" w14:textId="77777777" w:rsidR="003E2DCC" w:rsidRPr="006F178A" w:rsidRDefault="003E2DCC" w:rsidP="00A522DC">
      <w:pPr>
        <w:pStyle w:val="a3"/>
        <w:framePr w:wrap="around"/>
        <w:rPr>
          <w:rtl/>
        </w:rPr>
      </w:pPr>
      <w:r w:rsidRPr="006F178A">
        <w:rPr>
          <w:rtl/>
        </w:rPr>
        <w:t xml:space="preserve">יא: </w:t>
      </w:r>
    </w:p>
    <w:p w14:paraId="481657D0" w14:textId="77777777" w:rsidR="00482CEE" w:rsidRPr="00C14A40" w:rsidRDefault="003E2DCC" w:rsidP="00E53731">
      <w:pPr>
        <w:pStyle w:val="38"/>
        <w:framePr w:wrap="notBeside"/>
        <w:rPr>
          <w:rtl/>
        </w:rPr>
      </w:pPr>
      <w:r w:rsidRPr="00C14A40">
        <w:rPr>
          <w:rtl/>
        </w:rPr>
        <w:t>תניא:</w:t>
      </w:r>
    </w:p>
    <w:p w14:paraId="37AF4F50" w14:textId="354BD0ED" w:rsidR="003E2DCC" w:rsidRPr="006F178A" w:rsidRDefault="003E2DCC" w:rsidP="003E2DCC">
      <w:pPr>
        <w:rPr>
          <w:rtl/>
        </w:rPr>
      </w:pPr>
      <w:r w:rsidRPr="006F178A">
        <w:rPr>
          <w:rFonts w:ascii="Fb Fontext" w:hAnsi="Fb Fontext"/>
          <w:rtl/>
        </w:rPr>
        <w:t>חולין החולין כחולין, בין שאוכל לך ובין שלא אוכל לך מותר,</w:t>
      </w:r>
      <w:r w:rsidR="0075729B">
        <w:rPr>
          <w:rFonts w:ascii="Fb Fontext" w:hAnsi="Fb Fontext"/>
          <w:rtl/>
        </w:rPr>
        <w:t xml:space="preserve"> </w:t>
      </w:r>
      <w:r w:rsidRPr="006F178A">
        <w:rPr>
          <w:rFonts w:ascii="Fb Fontext" w:hAnsi="Fb Fontext" w:hint="cs"/>
          <w:rtl/>
        </w:rPr>
        <w:tab/>
      </w:r>
      <w:r w:rsidRPr="006F178A">
        <w:rPr>
          <w:rFonts w:ascii="Fb Fontext" w:hAnsi="Fb Fontext"/>
          <w:rtl/>
        </w:rPr>
        <w:br/>
        <w:t>לחולין שאוכל לך אסור, לחולין לא אוכל לך - מותר;</w:t>
      </w:r>
    </w:p>
    <w:p w14:paraId="5B8272D2" w14:textId="2A1A0833" w:rsidR="003E2DCC" w:rsidRPr="00974053" w:rsidRDefault="003E2DCC" w:rsidP="00974053">
      <w:pPr>
        <w:rPr>
          <w:spacing w:val="-4"/>
          <w:rtl/>
        </w:rPr>
      </w:pPr>
      <w:r w:rsidRPr="00974053">
        <w:rPr>
          <w:rStyle w:val="affffe"/>
          <w:rtl/>
        </w:rPr>
        <w:t xml:space="preserve">תנא ס"ל </w:t>
      </w:r>
      <w:r w:rsidRPr="00974053">
        <w:rPr>
          <w:rStyle w:val="affffe"/>
          <w:rFonts w:hint="eastAsia"/>
          <w:rtl/>
        </w:rPr>
        <w:t>כר</w:t>
      </w:r>
      <w:r w:rsidRPr="00974053">
        <w:rPr>
          <w:rStyle w:val="affffe"/>
          <w:rtl/>
        </w:rPr>
        <w:t>"</w:t>
      </w:r>
      <w:r w:rsidRPr="00974053">
        <w:rPr>
          <w:rStyle w:val="affffe"/>
          <w:rFonts w:hint="eastAsia"/>
          <w:rtl/>
        </w:rPr>
        <w:t>מ</w:t>
      </w:r>
      <w:r w:rsidRPr="00974053">
        <w:rPr>
          <w:rStyle w:val="affffe"/>
          <w:rtl/>
        </w:rPr>
        <w:t xml:space="preserve"> </w:t>
      </w:r>
      <w:r w:rsidR="000C4DBC" w:rsidRPr="000C4DBC">
        <w:rPr>
          <w:rFonts w:hint="cs"/>
          <w:rtl/>
        </w:rPr>
        <w:t>ד</w:t>
      </w:r>
      <w:r w:rsidRPr="00974053">
        <w:rPr>
          <w:rFonts w:ascii="Fb Fontext" w:hAnsi="Fb Fontext"/>
          <w:spacing w:val="-4"/>
          <w:rtl/>
        </w:rPr>
        <w:t>מכלל לאו א</w:t>
      </w:r>
      <w:r w:rsidR="000C4DBC">
        <w:rPr>
          <w:rFonts w:ascii="Fb Fontext" w:hAnsi="Fb Fontext" w:hint="cs"/>
          <w:spacing w:val="-4"/>
          <w:rtl/>
        </w:rPr>
        <w:t>ין א</w:t>
      </w:r>
      <w:r w:rsidRPr="00974053">
        <w:rPr>
          <w:rFonts w:ascii="Fb Fontext" w:hAnsi="Fb Fontext"/>
          <w:spacing w:val="-4"/>
          <w:rtl/>
        </w:rPr>
        <w:t>תה שומע הן,</w:t>
      </w:r>
      <w:r w:rsidR="0075729B">
        <w:rPr>
          <w:rFonts w:ascii="Fb Fontext" w:hAnsi="Fb Fontext"/>
          <w:spacing w:val="-4"/>
          <w:rtl/>
        </w:rPr>
        <w:t xml:space="preserve"> </w:t>
      </w:r>
      <w:r w:rsidRPr="000C4DBC">
        <w:rPr>
          <w:rStyle w:val="affffe"/>
          <w:rtl/>
        </w:rPr>
        <w:t>ו</w:t>
      </w:r>
      <w:r w:rsidR="00974053" w:rsidRPr="000C4DBC">
        <w:rPr>
          <w:rStyle w:val="affffe"/>
          <w:rFonts w:hint="cs"/>
          <w:rtl/>
        </w:rPr>
        <w:t xml:space="preserve">חלק </w:t>
      </w:r>
      <w:r w:rsidR="00974053" w:rsidRPr="00295E41">
        <w:rPr>
          <w:rStyle w:val="afffa"/>
          <w:rFonts w:hint="cs"/>
          <w:rtl/>
        </w:rPr>
        <w:t xml:space="preserve">בקרבן </w:t>
      </w:r>
    </w:p>
    <w:p w14:paraId="24FE056B" w14:textId="1504C504" w:rsidR="00E53731" w:rsidRPr="00C14A40" w:rsidRDefault="003E2DCC" w:rsidP="00E53731">
      <w:pPr>
        <w:pStyle w:val="38"/>
        <w:framePr w:wrap="notBeside"/>
        <w:rPr>
          <w:rtl/>
        </w:rPr>
      </w:pPr>
      <w:r w:rsidRPr="00C14A40">
        <w:rPr>
          <w:rFonts w:hint="cs"/>
          <w:rtl/>
        </w:rPr>
        <w:t>ב. רב אשי</w:t>
      </w:r>
      <w:r w:rsidR="00E53731" w:rsidRPr="00C14A40">
        <w:rPr>
          <w:rFonts w:hint="cs"/>
          <w:rtl/>
        </w:rPr>
        <w:t>:</w:t>
      </w:r>
    </w:p>
    <w:p w14:paraId="77218D33" w14:textId="27AC5185" w:rsidR="000C4DBC" w:rsidRDefault="003E2DCC" w:rsidP="003E2DCC">
      <w:pPr>
        <w:rPr>
          <w:rFonts w:ascii="Fb Fontext" w:hAnsi="Fb Fontext"/>
          <w:rtl/>
        </w:rPr>
      </w:pPr>
      <w:r w:rsidRPr="006F178A">
        <w:rPr>
          <w:rFonts w:ascii="Fb Fontext" w:hAnsi="Fb Fontext"/>
          <w:rtl/>
        </w:rPr>
        <w:t xml:space="preserve">הא דאמר לחולין, </w:t>
      </w:r>
    </w:p>
    <w:p w14:paraId="367BDC6C" w14:textId="7BBD2F59" w:rsidR="003E2DCC" w:rsidRPr="006F178A" w:rsidRDefault="003E2DCC" w:rsidP="00E53731">
      <w:pPr>
        <w:rPr>
          <w:rtl/>
        </w:rPr>
      </w:pPr>
      <w:r w:rsidRPr="006F178A">
        <w:rPr>
          <w:rFonts w:ascii="Fb Fontext" w:hAnsi="Fb Fontext"/>
          <w:rtl/>
        </w:rPr>
        <w:t>והא דאמר לא לחולין, דמשמע לא</w:t>
      </w:r>
      <w:r w:rsidR="007D3F0B">
        <w:rPr>
          <w:rFonts w:ascii="Fb Fontext" w:hAnsi="Fb Fontext" w:hint="cs"/>
          <w:rtl/>
        </w:rPr>
        <w:t xml:space="preserve"> יהא</w:t>
      </w:r>
      <w:r w:rsidRPr="006F178A">
        <w:rPr>
          <w:rFonts w:ascii="Fb Fontext" w:hAnsi="Fb Fontext"/>
          <w:rtl/>
        </w:rPr>
        <w:t xml:space="preserve"> חולין אלא כקרבן.</w:t>
      </w:r>
    </w:p>
    <w:p w14:paraId="210AE6A9" w14:textId="77777777" w:rsidR="003E2DCC" w:rsidRPr="006F178A" w:rsidRDefault="003E2DCC" w:rsidP="000F1DD4">
      <w:pPr>
        <w:pStyle w:val="afffd"/>
        <w:rPr>
          <w:rtl/>
        </w:rPr>
      </w:pPr>
      <w:ins w:id="9808" w:author="מספור קטעי משנה" w:date="2026-10-06T06:45:39Z">
        <w:r>
          <w:rPr>
            <w:rStyle w:val="MisparKeta"/>
          </w:rPr>
          <w:t xml:space="preserve">ב. </w:t>
        </w:r>
      </w:ins>
      <w:r w:rsidRPr="006F178A">
        <w:rPr>
          <w:rtl/>
        </w:rPr>
        <w:t>טהור וטמא, נותר ופיגול - אסור.</w:t>
      </w:r>
    </w:p>
    <w:p w14:paraId="06915F15" w14:textId="7A5ADE02" w:rsidR="00482CEE" w:rsidRPr="00C14A40" w:rsidRDefault="003E2DCC" w:rsidP="00E53731">
      <w:pPr>
        <w:pStyle w:val="38"/>
        <w:framePr w:wrap="notBeside"/>
        <w:rPr>
          <w:rtl/>
        </w:rPr>
      </w:pPr>
      <w:r w:rsidRPr="00C14A40">
        <w:rPr>
          <w:rtl/>
        </w:rPr>
        <w:t xml:space="preserve">בעי </w:t>
      </w:r>
      <w:r w:rsidR="007D3F0B" w:rsidRPr="00C14A40">
        <w:rPr>
          <w:rFonts w:hint="cs"/>
          <w:rtl/>
        </w:rPr>
        <w:t>רב</w:t>
      </w:r>
      <w:r w:rsidR="0075729B">
        <w:rPr>
          <w:rtl/>
        </w:rPr>
        <w:t>"</w:t>
      </w:r>
      <w:r w:rsidR="007D3F0B" w:rsidRPr="00C14A40">
        <w:rPr>
          <w:rFonts w:hint="cs"/>
          <w:rtl/>
        </w:rPr>
        <w:t>ח</w:t>
      </w:r>
      <w:r w:rsidRPr="00C14A40">
        <w:rPr>
          <w:rtl/>
        </w:rPr>
        <w:t>:</w:t>
      </w:r>
    </w:p>
    <w:p w14:paraId="3A3FB7A3" w14:textId="1C33B41C" w:rsidR="003E2DCC" w:rsidRPr="006F178A" w:rsidRDefault="003E2DCC" w:rsidP="003E2DCC">
      <w:pPr>
        <w:rPr>
          <w:rtl/>
        </w:rPr>
      </w:pPr>
      <w:r w:rsidRPr="00295E41">
        <w:rPr>
          <w:rStyle w:val="afffa"/>
          <w:rtl/>
        </w:rPr>
        <w:t xml:space="preserve">הרי עלי כבשר זבחי שלמים לאחר זריקת דמים, מהו? </w:t>
      </w:r>
    </w:p>
    <w:p w14:paraId="4FAA003B" w14:textId="6FAE4B3B" w:rsidR="003E2DCC" w:rsidRPr="006F178A" w:rsidRDefault="003E2DCC" w:rsidP="00495090">
      <w:pPr>
        <w:rPr>
          <w:rtl/>
        </w:rPr>
      </w:pPr>
      <w:r w:rsidRPr="006F178A">
        <w:rPr>
          <w:rtl/>
        </w:rPr>
        <w:t xml:space="preserve">דמחית בשר זבחי שלמים ומחית </w:t>
      </w:r>
      <w:r w:rsidRPr="006F178A">
        <w:rPr>
          <w:rFonts w:hint="cs"/>
          <w:rtl/>
        </w:rPr>
        <w:t>דהיתר אצלו</w:t>
      </w:r>
      <w:r w:rsidRPr="006F178A">
        <w:rPr>
          <w:rtl/>
        </w:rPr>
        <w:t>, ואמר זה כזה,</w:t>
      </w:r>
      <w:r w:rsidR="00495090">
        <w:rPr>
          <w:rFonts w:hint="cs"/>
          <w:rtl/>
        </w:rPr>
        <w:t xml:space="preserve"> </w:t>
      </w:r>
      <w:r w:rsidRPr="006F178A">
        <w:rPr>
          <w:rtl/>
        </w:rPr>
        <w:t>מאי? בעיקרו מתפיס, או בהיתר</w:t>
      </w:r>
      <w:r w:rsidRPr="006F178A">
        <w:rPr>
          <w:rFonts w:hint="cs"/>
          <w:rtl/>
        </w:rPr>
        <w:t xml:space="preserve"> מתפיס</w:t>
      </w:r>
      <w:r w:rsidR="00495090">
        <w:rPr>
          <w:rFonts w:hint="cs"/>
          <w:rtl/>
        </w:rPr>
        <w:t xml:space="preserve">, </w:t>
      </w:r>
      <w:r w:rsidRPr="00CB614F">
        <w:rPr>
          <w:rStyle w:val="afffff0"/>
          <w:rFonts w:hint="cs"/>
          <w:rtl/>
        </w:rPr>
        <w:t xml:space="preserve">[ולא </w:t>
      </w:r>
      <w:r w:rsidR="00495090" w:rsidRPr="00CB614F">
        <w:rPr>
          <w:rStyle w:val="afffff0"/>
          <w:rFonts w:hint="cs"/>
          <w:rtl/>
        </w:rPr>
        <w:t>ש</w:t>
      </w:r>
      <w:r w:rsidRPr="00CB614F">
        <w:rPr>
          <w:rStyle w:val="afffff0"/>
          <w:rFonts w:hint="cs"/>
          <w:rtl/>
        </w:rPr>
        <w:t xml:space="preserve">אמר </w:t>
      </w:r>
      <w:r w:rsidR="00495090" w:rsidRPr="00CB614F">
        <w:rPr>
          <w:rStyle w:val="afffff0"/>
          <w:rFonts w:hint="cs"/>
          <w:rtl/>
        </w:rPr>
        <w:t>ש</w:t>
      </w:r>
      <w:r w:rsidRPr="00CB614F">
        <w:rPr>
          <w:rStyle w:val="afffff0"/>
          <w:rFonts w:hint="cs"/>
          <w:rtl/>
        </w:rPr>
        <w:t xml:space="preserve">בהיתר מתפיס] </w:t>
      </w:r>
    </w:p>
    <w:p w14:paraId="24CB3AF1" w14:textId="77777777" w:rsidR="00482CEE" w:rsidRPr="00C14A40" w:rsidRDefault="003E2DCC" w:rsidP="00E53731">
      <w:pPr>
        <w:pStyle w:val="38"/>
        <w:framePr w:wrap="notBeside"/>
        <w:rPr>
          <w:rtl/>
        </w:rPr>
      </w:pPr>
      <w:r w:rsidRPr="00C14A40">
        <w:rPr>
          <w:rtl/>
        </w:rPr>
        <w:t>רבא</w:t>
      </w:r>
      <w:r w:rsidRPr="00C14A40">
        <w:rPr>
          <w:rFonts w:hint="cs"/>
          <w:rtl/>
        </w:rPr>
        <w:t>:</w:t>
      </w:r>
    </w:p>
    <w:p w14:paraId="3614D3D3" w14:textId="11F951FE" w:rsidR="005B6A59" w:rsidRDefault="003E2DCC" w:rsidP="003E2DCC">
      <w:pPr>
        <w:rPr>
          <w:spacing w:val="-4"/>
          <w:rtl/>
        </w:rPr>
      </w:pPr>
      <w:r w:rsidRPr="00B15076">
        <w:rPr>
          <w:spacing w:val="-4"/>
          <w:rtl/>
        </w:rPr>
        <w:t>נותר ופיגול</w:t>
      </w:r>
      <w:r>
        <w:rPr>
          <w:rFonts w:hint="cs"/>
          <w:spacing w:val="-4"/>
          <w:rtl/>
        </w:rPr>
        <w:t xml:space="preserve"> של עולה דקודם זריקת דמים</w:t>
      </w:r>
      <w:r w:rsidRPr="00B15076">
        <w:rPr>
          <w:rFonts w:hint="cs"/>
          <w:spacing w:val="-4"/>
          <w:rtl/>
        </w:rPr>
        <w:t xml:space="preserve"> </w:t>
      </w:r>
    </w:p>
    <w:p w14:paraId="3A08ECF9" w14:textId="32FE3573" w:rsidR="003E2DCC" w:rsidRPr="006F178A" w:rsidRDefault="003E2DCC" w:rsidP="001B22AE">
      <w:pPr>
        <w:pStyle w:val="afffff"/>
        <w:rPr>
          <w:rtl/>
        </w:rPr>
      </w:pPr>
      <w:r w:rsidRPr="00B15076">
        <w:rPr>
          <w:rFonts w:hint="cs"/>
          <w:rtl/>
        </w:rPr>
        <w:t>[ולא בבשר עולה דאסור דהא בקרבן מתפיס]</w:t>
      </w:r>
      <w:r w:rsidR="001B22AE">
        <w:rPr>
          <w:rFonts w:hint="cs"/>
          <w:rtl/>
        </w:rPr>
        <w:t xml:space="preserve"> ס</w:t>
      </w:r>
      <w:r w:rsidR="0075729B">
        <w:rPr>
          <w:rtl/>
        </w:rPr>
        <w:t>"</w:t>
      </w:r>
      <w:r w:rsidR="001B22AE">
        <w:rPr>
          <w:rFonts w:hint="cs"/>
          <w:rtl/>
        </w:rPr>
        <w:t xml:space="preserve">ד </w:t>
      </w:r>
      <w:r w:rsidRPr="006F178A">
        <w:rPr>
          <w:rFonts w:hint="cs"/>
          <w:rtl/>
        </w:rPr>
        <w:t xml:space="preserve">כאיסור נותר ופיגול </w:t>
      </w:r>
      <w:r w:rsidR="001B22AE">
        <w:rPr>
          <w:rFonts w:hint="cs"/>
          <w:rtl/>
        </w:rPr>
        <w:t>ו</w:t>
      </w:r>
      <w:r w:rsidRPr="006F178A">
        <w:rPr>
          <w:rFonts w:hint="cs"/>
          <w:rtl/>
        </w:rPr>
        <w:t xml:space="preserve">כמתפיס בדבר האסור ולא </w:t>
      </w:r>
      <w:r w:rsidR="001B22AE">
        <w:rPr>
          <w:rFonts w:hint="cs"/>
          <w:rtl/>
        </w:rPr>
        <w:t>נאסר</w:t>
      </w:r>
      <w:r w:rsidRPr="006F178A">
        <w:rPr>
          <w:rFonts w:hint="cs"/>
          <w:rtl/>
        </w:rPr>
        <w:t xml:space="preserve"> קמ</w:t>
      </w:r>
      <w:r w:rsidRPr="006F178A">
        <w:rPr>
          <w:rtl/>
        </w:rPr>
        <w:t>"</w:t>
      </w:r>
      <w:r w:rsidRPr="006F178A">
        <w:rPr>
          <w:rFonts w:hint="cs"/>
          <w:rtl/>
        </w:rPr>
        <w:t>ל</w:t>
      </w:r>
      <w:r w:rsidRPr="006F178A">
        <w:rPr>
          <w:rtl/>
        </w:rPr>
        <w:t>;</w:t>
      </w:r>
      <w:r w:rsidRPr="006F178A">
        <w:rPr>
          <w:rFonts w:hint="cs"/>
          <w:rtl/>
        </w:rPr>
        <w:t xml:space="preserve"> </w:t>
      </w:r>
    </w:p>
    <w:p w14:paraId="0377D00C" w14:textId="77777777" w:rsidR="003E2DCC" w:rsidRPr="006F178A" w:rsidRDefault="003E2DCC" w:rsidP="00A522DC">
      <w:pPr>
        <w:pStyle w:val="a3"/>
        <w:framePr w:wrap="around"/>
        <w:rPr>
          <w:rtl/>
        </w:rPr>
      </w:pPr>
      <w:r w:rsidRPr="006F178A">
        <w:rPr>
          <w:rtl/>
        </w:rPr>
        <w:t>יב.</w:t>
      </w:r>
    </w:p>
    <w:p w14:paraId="7103D4C0" w14:textId="77777777" w:rsidR="00482CEE" w:rsidRPr="00C14A40" w:rsidRDefault="003E2DCC" w:rsidP="00E53731">
      <w:pPr>
        <w:pStyle w:val="38"/>
        <w:framePr w:wrap="notBeside"/>
        <w:rPr>
          <w:rFonts w:hint="cs"/>
          <w:rtl/>
        </w:rPr>
      </w:pPr>
      <w:r w:rsidRPr="00C14A40">
        <w:rPr>
          <w:rFonts w:hint="cs"/>
          <w:rtl/>
        </w:rPr>
        <w:t>ואין להקשות</w:t>
      </w:r>
    </w:p>
    <w:p w14:paraId="267509B1" w14:textId="23A0F5D6" w:rsidR="003E2DCC" w:rsidRPr="006F178A" w:rsidRDefault="003E2DCC" w:rsidP="003E2DCC">
      <w:pPr>
        <w:rPr>
          <w:rtl/>
        </w:rPr>
      </w:pPr>
      <w:r w:rsidRPr="00B15076">
        <w:rPr>
          <w:rFonts w:ascii="Fb Fontext" w:hAnsi="Fb Fontext" w:hint="cs"/>
          <w:spacing w:val="-2"/>
          <w:rtl/>
        </w:rPr>
        <w:t>מהא ד</w:t>
      </w:r>
      <w:r w:rsidRPr="00B15076">
        <w:rPr>
          <w:rFonts w:ascii="Fb Fontext" w:hAnsi="Fb Fontext"/>
          <w:spacing w:val="-2"/>
          <w:rtl/>
        </w:rPr>
        <w:t>איזהו איסר האמור בתורה? אמר הריני שלא אוכל בשר ושלא אשתה יין</w:t>
      </w:r>
      <w:r w:rsidR="00C064FB">
        <w:rPr>
          <w:rFonts w:ascii="Fb Fontext" w:hAnsi="Fb Fontext" w:hint="cs"/>
          <w:spacing w:val="-2"/>
          <w:rtl/>
        </w:rPr>
        <w:t>,</w:t>
      </w:r>
      <w:r w:rsidRPr="006F178A">
        <w:rPr>
          <w:rFonts w:ascii="Fb Fontext" w:hAnsi="Fb Fontext"/>
          <w:rtl/>
        </w:rPr>
        <w:t>כיום שמת בו אביו, כיום שמת בו רבו, כיום שנהרג בו גדליה בן אחיקם, כיום שראיתי ירושלים בחורבנה;</w:t>
      </w:r>
    </w:p>
    <w:p w14:paraId="6846C5A1" w14:textId="77777777" w:rsidR="00482CEE" w:rsidRDefault="003E2DCC" w:rsidP="001E1AB4">
      <w:pPr>
        <w:pStyle w:val="36"/>
        <w:framePr w:wrap="around"/>
        <w:rPr>
          <w:rStyle w:val="affffe"/>
          <w:bCs/>
          <w:spacing w:val="0"/>
          <w:sz w:val="12"/>
          <w:rtl/>
        </w:rPr>
      </w:pPr>
      <w:r w:rsidRPr="001E1AB4">
        <w:rPr>
          <w:rStyle w:val="affffe"/>
          <w:bCs/>
          <w:spacing w:val="0"/>
          <w:sz w:val="12"/>
          <w:rtl/>
        </w:rPr>
        <w:t>ואמר שמואל:</w:t>
      </w:r>
    </w:p>
    <w:p w14:paraId="7301A104" w14:textId="3B05CAED" w:rsidR="003E2DCC" w:rsidRPr="006F178A" w:rsidRDefault="003E2DCC" w:rsidP="003E2DCC">
      <w:pPr>
        <w:rPr>
          <w:rtl/>
        </w:rPr>
      </w:pPr>
      <w:r w:rsidRPr="006F178A">
        <w:rPr>
          <w:rtl/>
        </w:rPr>
        <w:t>והוא שנדור באותו היום,</w:t>
      </w:r>
      <w:r w:rsidRPr="006F178A">
        <w:rPr>
          <w:rFonts w:hint="cs"/>
          <w:rtl/>
        </w:rPr>
        <w:t xml:space="preserve"> ובפשטות שעמד בחד בשבא שמת בו אביו וש</w:t>
      </w:r>
      <w:r w:rsidRPr="006F178A">
        <w:rPr>
          <w:rtl/>
        </w:rPr>
        <w:t>"</w:t>
      </w:r>
      <w:r w:rsidRPr="006F178A">
        <w:rPr>
          <w:rFonts w:hint="cs"/>
          <w:rtl/>
        </w:rPr>
        <w:t>מ אסור דבעיקר מתפיס</w:t>
      </w:r>
    </w:p>
    <w:p w14:paraId="208B0EDD" w14:textId="68937B73" w:rsidR="003E2DCC" w:rsidRPr="006F178A" w:rsidRDefault="002819B5" w:rsidP="00605052">
      <w:pPr>
        <w:spacing w:after="60"/>
        <w:rPr>
          <w:rtl/>
        </w:rPr>
      </w:pPr>
      <w:r w:rsidRPr="002819B5">
        <w:rPr>
          <w:rStyle w:val="affffe"/>
          <w:rFonts w:hint="cs"/>
          <w:rtl/>
        </w:rPr>
        <w:t xml:space="preserve">שכך אמר </w:t>
      </w:r>
      <w:r w:rsidR="003E2DCC" w:rsidRPr="002819B5">
        <w:rPr>
          <w:rStyle w:val="affffe"/>
          <w:rFonts w:hint="cs"/>
          <w:rtl/>
        </w:rPr>
        <w:t>שמואל</w:t>
      </w:r>
      <w:r w:rsidR="003E2DCC" w:rsidRPr="002819B5">
        <w:rPr>
          <w:rStyle w:val="affffe"/>
          <w:rtl/>
        </w:rPr>
        <w:t>:</w:t>
      </w:r>
      <w:r w:rsidR="003E2DCC" w:rsidRPr="002819B5">
        <w:rPr>
          <w:rFonts w:ascii="Fb Fontext" w:hAnsi="Fb Fontext"/>
          <w:rtl/>
        </w:rPr>
        <w:t xml:space="preserve"> והוא שנדור ובא מאותו היום ואילך.</w:t>
      </w:r>
    </w:p>
    <w:p w14:paraId="120CE001" w14:textId="2EA95468" w:rsidR="00482CEE" w:rsidRPr="00C14A40" w:rsidRDefault="003E2DCC" w:rsidP="00E53731">
      <w:pPr>
        <w:pStyle w:val="38"/>
        <w:framePr w:wrap="notBeside"/>
        <w:rPr>
          <w:rtl/>
        </w:rPr>
      </w:pPr>
      <w:r w:rsidRPr="00C14A40">
        <w:rPr>
          <w:rtl/>
        </w:rPr>
        <w:t>רבינא</w:t>
      </w:r>
      <w:r w:rsidR="00605052" w:rsidRPr="00C14A40">
        <w:rPr>
          <w:rFonts w:hint="cs"/>
          <w:rtl/>
        </w:rPr>
        <w:t xml:space="preserve"> ת</w:t>
      </w:r>
      <w:r w:rsidR="0075729B">
        <w:rPr>
          <w:rtl/>
        </w:rPr>
        <w:t>"</w:t>
      </w:r>
      <w:r w:rsidR="00605052" w:rsidRPr="00C14A40">
        <w:rPr>
          <w:rFonts w:hint="cs"/>
          <w:rtl/>
        </w:rPr>
        <w:t>ש:</w:t>
      </w:r>
    </w:p>
    <w:p w14:paraId="11C60A3B" w14:textId="7D79C5EF" w:rsidR="003E2DCC" w:rsidRDefault="003E2DCC" w:rsidP="003E2DCC">
      <w:pPr>
        <w:rPr>
          <w:rFonts w:ascii="Fb Fontext" w:hAnsi="Fb Fontext"/>
          <w:rtl/>
        </w:rPr>
      </w:pPr>
      <w:r w:rsidRPr="006F178A">
        <w:rPr>
          <w:rFonts w:ascii="Fb Fontext" w:hAnsi="Fb Fontext"/>
          <w:rtl/>
        </w:rPr>
        <w:t>כחלת אהרן וכתרומתו - מותר;</w:t>
      </w:r>
      <w:r w:rsidRPr="006F178A">
        <w:rPr>
          <w:rFonts w:ascii="Fb Fontext" w:hAnsi="Fb Fontext" w:hint="cs"/>
          <w:rtl/>
        </w:rPr>
        <w:t xml:space="preserve"> </w:t>
      </w:r>
    </w:p>
    <w:p w14:paraId="75833A05" w14:textId="19278C6B" w:rsidR="003E2DCC" w:rsidRPr="006F178A" w:rsidRDefault="003E2DCC" w:rsidP="003E2DCC">
      <w:pPr>
        <w:rPr>
          <w:rtl/>
        </w:rPr>
      </w:pPr>
      <w:r w:rsidRPr="006F178A">
        <w:rPr>
          <w:rFonts w:ascii="Fb Fontext" w:hAnsi="Fb Fontext"/>
          <w:rtl/>
        </w:rPr>
        <w:t>הא כתרומת לחמי תודה אסור</w:t>
      </w:r>
      <w:r w:rsidR="002819B5">
        <w:rPr>
          <w:rStyle w:val="afffff0"/>
          <w:rFonts w:hint="cs"/>
          <w:rtl/>
        </w:rPr>
        <w:t xml:space="preserve"> </w:t>
      </w:r>
      <w:r w:rsidRPr="002819B5">
        <w:rPr>
          <w:rStyle w:val="afffff0"/>
          <w:rFonts w:hint="cs"/>
          <w:rtl/>
        </w:rPr>
        <w:t>[</w:t>
      </w:r>
      <w:r w:rsidR="00DC0BA2" w:rsidRPr="002819B5">
        <w:rPr>
          <w:rStyle w:val="afffff0"/>
          <w:rFonts w:hint="cs"/>
          <w:rtl/>
        </w:rPr>
        <w:t xml:space="preserve">ואף </w:t>
      </w:r>
      <w:r w:rsidRPr="002819B5">
        <w:rPr>
          <w:rStyle w:val="afffff0"/>
          <w:rFonts w:hint="cs"/>
          <w:rtl/>
        </w:rPr>
        <w:t>דאחר זריקת דמים היא]</w:t>
      </w:r>
    </w:p>
    <w:p w14:paraId="4655C1AF" w14:textId="77777777" w:rsidR="003E2DCC" w:rsidRPr="006F178A" w:rsidRDefault="003E2DCC" w:rsidP="00A522DC">
      <w:pPr>
        <w:pStyle w:val="a3"/>
        <w:framePr w:wrap="around"/>
        <w:rPr>
          <w:rtl/>
        </w:rPr>
      </w:pPr>
      <w:r w:rsidRPr="006F178A">
        <w:rPr>
          <w:rtl/>
        </w:rPr>
        <w:t>יב:</w:t>
      </w:r>
    </w:p>
    <w:p w14:paraId="2713618D" w14:textId="77777777" w:rsidR="00482CEE" w:rsidRPr="00C14A40" w:rsidRDefault="003E2DCC" w:rsidP="00E53731">
      <w:pPr>
        <w:pStyle w:val="38"/>
        <w:framePr w:wrap="notBeside"/>
        <w:rPr>
          <w:rFonts w:hint="cs"/>
          <w:rtl/>
        </w:rPr>
      </w:pPr>
      <w:r w:rsidRPr="00C14A40">
        <w:rPr>
          <w:rFonts w:hint="cs"/>
          <w:rtl/>
        </w:rPr>
        <w:t>א.</w:t>
      </w:r>
    </w:p>
    <w:p w14:paraId="62F437C1" w14:textId="12FA4AC7" w:rsidR="003E2DCC" w:rsidRPr="00295E41" w:rsidRDefault="003E2DCC" w:rsidP="003E2DCC">
      <w:pPr>
        <w:rPr>
          <w:rStyle w:val="afffa"/>
          <w:rtl/>
        </w:rPr>
      </w:pPr>
      <w:r w:rsidRPr="006F178A">
        <w:rPr>
          <w:rtl/>
        </w:rPr>
        <w:t>אימא כתרומת הלשכה אסור</w:t>
      </w:r>
      <w:r w:rsidRPr="006F178A">
        <w:rPr>
          <w:rFonts w:hint="cs"/>
          <w:rtl/>
        </w:rPr>
        <w:t xml:space="preserve"> אבל תרומת לחמי תודה מותר ולא תני לחמי תודה וכ</w:t>
      </w:r>
      <w:r w:rsidRPr="006F178A">
        <w:rPr>
          <w:rtl/>
        </w:rPr>
        <w:t>"</w:t>
      </w:r>
      <w:r w:rsidRPr="006F178A">
        <w:rPr>
          <w:rFonts w:hint="cs"/>
          <w:rtl/>
        </w:rPr>
        <w:t>ש תרומתו דקמ'ל דתרומתו היא</w:t>
      </w:r>
    </w:p>
    <w:p w14:paraId="13D1B437" w14:textId="77777777" w:rsidR="00E53731" w:rsidRPr="00C14A40" w:rsidRDefault="003E2DCC" w:rsidP="00E53731">
      <w:pPr>
        <w:pStyle w:val="38"/>
        <w:framePr w:wrap="notBeside"/>
        <w:rPr>
          <w:rFonts w:hint="cs"/>
          <w:rtl/>
        </w:rPr>
      </w:pPr>
      <w:r w:rsidRPr="00C14A40">
        <w:rPr>
          <w:rFonts w:hint="cs"/>
          <w:rtl/>
        </w:rPr>
        <w:t>ב.</w:t>
      </w:r>
      <w:r w:rsidR="00D54B5C" w:rsidRPr="00C14A40">
        <w:rPr>
          <w:rFonts w:hint="cs"/>
          <w:rtl/>
        </w:rPr>
        <w:t xml:space="preserve"> </w:t>
      </w:r>
    </w:p>
    <w:p w14:paraId="4E0BD781" w14:textId="28CE77AB" w:rsidR="003E2DCC" w:rsidRPr="006F178A" w:rsidRDefault="003E2DCC" w:rsidP="003E2DCC">
      <w:pPr>
        <w:rPr>
          <w:rFonts w:ascii="Fb Fontext" w:hAnsi="Fb Fontext"/>
          <w:rtl/>
        </w:rPr>
      </w:pPr>
      <w:r w:rsidRPr="006F178A">
        <w:rPr>
          <w:rFonts w:ascii="Fb Fontext" w:hAnsi="Fb Fontext" w:hint="cs"/>
          <w:rtl/>
        </w:rPr>
        <w:t xml:space="preserve">תרומת לחמי תודה </w:t>
      </w:r>
      <w:r w:rsidR="006B25C6">
        <w:rPr>
          <w:rFonts w:ascii="Fb Fontext" w:hAnsi="Fb Fontext" w:hint="cs"/>
          <w:rtl/>
        </w:rPr>
        <w:t xml:space="preserve">גם </w:t>
      </w:r>
      <w:r w:rsidRPr="006F178A">
        <w:rPr>
          <w:rFonts w:ascii="Fb Fontext" w:hAnsi="Fb Fontext" w:hint="cs"/>
          <w:rtl/>
        </w:rPr>
        <w:t xml:space="preserve">קודם זריקת דמים הוא </w:t>
      </w:r>
      <w:r w:rsidRPr="006F178A">
        <w:rPr>
          <w:rFonts w:ascii="Fb Fontext" w:hAnsi="Fb Fontext"/>
          <w:rtl/>
        </w:rPr>
        <w:t xml:space="preserve">כגון דאפרשינהו בלישה, </w:t>
      </w:r>
      <w:r w:rsidRPr="00D54B5C">
        <w:rPr>
          <w:rStyle w:val="affffe"/>
          <w:rtl/>
        </w:rPr>
        <w:t xml:space="preserve">וכשמואל: </w:t>
      </w:r>
      <w:r w:rsidRPr="006F178A">
        <w:rPr>
          <w:rFonts w:ascii="Fb Fontext" w:hAnsi="Fb Fontext"/>
          <w:rtl/>
        </w:rPr>
        <w:t>לחמי תודה שאפאן בארבע חלות - יצא.</w:t>
      </w:r>
    </w:p>
    <w:p w14:paraId="4D30C1CC" w14:textId="77777777" w:rsidR="00E53731" w:rsidRPr="00C14A40" w:rsidRDefault="003E2DCC" w:rsidP="00E53731">
      <w:pPr>
        <w:pStyle w:val="38"/>
        <w:framePr w:wrap="notBeside"/>
        <w:rPr>
          <w:rFonts w:hint="cs"/>
          <w:rtl/>
        </w:rPr>
      </w:pPr>
      <w:r w:rsidRPr="00C14A40">
        <w:rPr>
          <w:rtl/>
        </w:rPr>
        <w:tab/>
      </w:r>
      <w:r w:rsidRPr="00C14A40">
        <w:rPr>
          <w:rFonts w:hint="cs"/>
          <w:rtl/>
        </w:rPr>
        <w:t>והך</w:t>
      </w:r>
    </w:p>
    <w:p w14:paraId="37575B63" w14:textId="773E378E" w:rsidR="003E2DCC" w:rsidRPr="006F178A" w:rsidRDefault="003E2DCC" w:rsidP="003E2DCC">
      <w:pPr>
        <w:rPr>
          <w:rFonts w:ascii="Fb Fontext" w:hAnsi="Fb Fontext"/>
          <w:rtl/>
        </w:rPr>
      </w:pPr>
      <w:r w:rsidRPr="006F178A">
        <w:rPr>
          <w:rFonts w:ascii="Fb Fontext" w:hAnsi="Fb Fontext" w:hint="cs"/>
          <w:rtl/>
        </w:rPr>
        <w:t>דארבעים למצוה ולקח לתרומה משעת לישה אחד מחמץ ואחד מחלות ואחד מרקיקים ואחד מרבוכה</w:t>
      </w:r>
      <w:r w:rsidR="00D54B5C">
        <w:rPr>
          <w:rFonts w:ascii="Fb Fontext" w:hAnsi="Fb Fontext" w:hint="cs"/>
          <w:rtl/>
        </w:rPr>
        <w:t>,</w:t>
      </w:r>
      <w:r w:rsidRPr="006F178A">
        <w:rPr>
          <w:rFonts w:ascii="Fb Fontext" w:hAnsi="Fb Fontext" w:hint="cs"/>
          <w:rtl/>
        </w:rPr>
        <w:t xml:space="preserve"> </w:t>
      </w:r>
    </w:p>
    <w:p w14:paraId="5BD422A0" w14:textId="695FE88A" w:rsidR="00482CEE" w:rsidRPr="00C14A40" w:rsidRDefault="003E2DCC" w:rsidP="00E53731">
      <w:pPr>
        <w:pStyle w:val="38"/>
        <w:framePr w:wrap="notBeside"/>
        <w:rPr>
          <w:rtl/>
        </w:rPr>
      </w:pPr>
      <w:r w:rsidRPr="00C14A40">
        <w:rPr>
          <w:rtl/>
        </w:rPr>
        <w:t>לימא כתנאי:</w:t>
      </w:r>
    </w:p>
    <w:p w14:paraId="64FCED66" w14:textId="2D922CF9" w:rsidR="003E2DCC" w:rsidRPr="006F178A" w:rsidRDefault="003E2DCC" w:rsidP="003E2DCC">
      <w:pPr>
        <w:rPr>
          <w:rFonts w:ascii="Fb Fontext" w:hAnsi="Fb Fontext"/>
          <w:rtl/>
        </w:rPr>
      </w:pPr>
      <w:r w:rsidRPr="006F178A">
        <w:rPr>
          <w:rFonts w:ascii="Fb Fontext" w:hAnsi="Fb Fontext"/>
          <w:rtl/>
        </w:rPr>
        <w:t xml:space="preserve">הרי עלי כבכור </w:t>
      </w:r>
      <w:r w:rsidRPr="00D54B5C">
        <w:rPr>
          <w:rStyle w:val="affffe"/>
          <w:rtl/>
        </w:rPr>
        <w:t>- רבי יעקב</w:t>
      </w:r>
      <w:r w:rsidRPr="006F178A">
        <w:rPr>
          <w:rFonts w:ascii="Fb Fontext" w:hAnsi="Fb Fontext"/>
          <w:rtl/>
        </w:rPr>
        <w:t xml:space="preserve"> אוסר, </w:t>
      </w:r>
      <w:r w:rsidRPr="00D54B5C">
        <w:rPr>
          <w:rStyle w:val="affffe"/>
          <w:rtl/>
        </w:rPr>
        <w:t xml:space="preserve">ורבי יהודה </w:t>
      </w:r>
      <w:r w:rsidRPr="006F178A">
        <w:rPr>
          <w:rFonts w:ascii="Fb Fontext" w:hAnsi="Fb Fontext"/>
          <w:rtl/>
        </w:rPr>
        <w:t>מתיר;</w:t>
      </w:r>
    </w:p>
    <w:p w14:paraId="076760ED" w14:textId="77777777" w:rsidR="00D54B5C" w:rsidRDefault="003E2DCC" w:rsidP="003E2DCC">
      <w:pPr>
        <w:rPr>
          <w:rFonts w:ascii="Fb Fontext" w:hAnsi="Fb Fontext"/>
          <w:rtl/>
        </w:rPr>
      </w:pPr>
      <w:r w:rsidRPr="006F178A">
        <w:rPr>
          <w:rFonts w:ascii="Fb Fontext" w:hAnsi="Fb Fontext" w:hint="cs"/>
          <w:rtl/>
        </w:rPr>
        <w:t>וא</w:t>
      </w:r>
      <w:r w:rsidRPr="006F178A">
        <w:rPr>
          <w:rFonts w:ascii="Fb Fontext" w:hAnsi="Fb Fontext"/>
          <w:rtl/>
        </w:rPr>
        <w:t>"</w:t>
      </w:r>
      <w:r w:rsidRPr="006F178A">
        <w:rPr>
          <w:rFonts w:ascii="Fb Fontext" w:hAnsi="Fb Fontext" w:hint="cs"/>
          <w:rtl/>
        </w:rPr>
        <w:t>א קודם זריקת דמים דמ</w:t>
      </w:r>
      <w:r w:rsidRPr="006F178A">
        <w:rPr>
          <w:rFonts w:ascii="Fb Fontext" w:hAnsi="Fb Fontext"/>
          <w:rtl/>
        </w:rPr>
        <w:t>"</w:t>
      </w:r>
      <w:r w:rsidRPr="006F178A">
        <w:rPr>
          <w:rFonts w:ascii="Fb Fontext" w:hAnsi="Fb Fontext" w:hint="cs"/>
          <w:rtl/>
        </w:rPr>
        <w:t>ט מאן דשרי וא</w:t>
      </w:r>
      <w:r w:rsidRPr="006F178A">
        <w:rPr>
          <w:rFonts w:ascii="Fb Fontext" w:hAnsi="Fb Fontext"/>
          <w:rtl/>
        </w:rPr>
        <w:t>"</w:t>
      </w:r>
      <w:r w:rsidRPr="006F178A">
        <w:rPr>
          <w:rFonts w:ascii="Fb Fontext" w:hAnsi="Fb Fontext" w:hint="cs"/>
          <w:rtl/>
        </w:rPr>
        <w:t>א אחר זריקת דמים דמ</w:t>
      </w:r>
      <w:r w:rsidRPr="006F178A">
        <w:rPr>
          <w:rFonts w:ascii="Fb Fontext" w:hAnsi="Fb Fontext"/>
          <w:rtl/>
        </w:rPr>
        <w:t>"</w:t>
      </w:r>
      <w:r w:rsidRPr="006F178A">
        <w:rPr>
          <w:rFonts w:ascii="Fb Fontext" w:hAnsi="Fb Fontext" w:hint="cs"/>
          <w:rtl/>
        </w:rPr>
        <w:t>ט מאן דאסר</w:t>
      </w:r>
      <w:r>
        <w:rPr>
          <w:rFonts w:ascii="Fb Fontext" w:hAnsi="Fb Fontext" w:hint="cs"/>
          <w:rtl/>
        </w:rPr>
        <w:t>,</w:t>
      </w:r>
    </w:p>
    <w:p w14:paraId="2C60DCD8" w14:textId="77777777" w:rsidR="00E53731" w:rsidRPr="00C14A40" w:rsidRDefault="003E2DCC" w:rsidP="00E53731">
      <w:pPr>
        <w:pStyle w:val="38"/>
        <w:framePr w:wrap="notBeside"/>
        <w:rPr>
          <w:rFonts w:hint="cs"/>
          <w:rtl/>
        </w:rPr>
      </w:pPr>
      <w:r w:rsidRPr="00C14A40">
        <w:rPr>
          <w:rFonts w:hint="cs"/>
          <w:rtl/>
        </w:rPr>
        <w:t xml:space="preserve">אלא </w:t>
      </w:r>
    </w:p>
    <w:p w14:paraId="02E675E8" w14:textId="77777777" w:rsidR="00482CEE" w:rsidRDefault="003E2DCC" w:rsidP="003E2DCC">
      <w:pPr>
        <w:rPr>
          <w:rFonts w:ascii="Fb Fontext" w:hAnsi="Fb Fontext"/>
          <w:rtl/>
        </w:rPr>
      </w:pPr>
      <w:r w:rsidRPr="006F178A">
        <w:rPr>
          <w:rFonts w:ascii="Fb Fontext" w:hAnsi="Fb Fontext" w:hint="cs"/>
          <w:rtl/>
        </w:rPr>
        <w:t xml:space="preserve">דמחית בשר בכור ובשר דהאיך גביה ואמר זה כזה ותנאי היא </w:t>
      </w:r>
    </w:p>
    <w:p w14:paraId="7A0571BB" w14:textId="7441299E" w:rsidR="003E2DCC" w:rsidRPr="006F178A" w:rsidRDefault="003E2DCC" w:rsidP="00A522DC">
      <w:pPr>
        <w:pStyle w:val="a3"/>
        <w:framePr w:wrap="around"/>
        <w:rPr>
          <w:rtl/>
        </w:rPr>
      </w:pPr>
      <w:r w:rsidRPr="006F178A">
        <w:rPr>
          <w:rtl/>
        </w:rPr>
        <w:t>יג.</w:t>
      </w:r>
    </w:p>
    <w:p w14:paraId="3DE90E91" w14:textId="34696B95" w:rsidR="003E2DCC" w:rsidRPr="006F178A" w:rsidRDefault="003E2DCC" w:rsidP="003E2DCC">
      <w:pPr>
        <w:rPr>
          <w:rtl/>
        </w:rPr>
      </w:pPr>
      <w:r w:rsidRPr="00295E41">
        <w:rPr>
          <w:rStyle w:val="afffa"/>
          <w:rFonts w:hint="cs"/>
          <w:rtl/>
        </w:rPr>
        <w:t xml:space="preserve">- </w:t>
      </w:r>
      <w:r w:rsidRPr="00295E41">
        <w:rPr>
          <w:rStyle w:val="afffa"/>
          <w:rtl/>
        </w:rPr>
        <w:t>לא</w:t>
      </w:r>
      <w:r w:rsidRPr="00B15076">
        <w:rPr>
          <w:rFonts w:ascii="Fb Fontext" w:hAnsi="Fb Fontext"/>
          <w:rtl/>
        </w:rPr>
        <w:t xml:space="preserve">, </w:t>
      </w:r>
      <w:r w:rsidRPr="00D54B5C">
        <w:rPr>
          <w:rStyle w:val="affffe"/>
          <w:rtl/>
        </w:rPr>
        <w:t>דכו"</w:t>
      </w:r>
      <w:r w:rsidRPr="00D54B5C">
        <w:rPr>
          <w:rStyle w:val="affffe"/>
          <w:rFonts w:hint="cs"/>
          <w:rtl/>
        </w:rPr>
        <w:t>ע</w:t>
      </w:r>
      <w:r w:rsidRPr="00B15076">
        <w:rPr>
          <w:rFonts w:ascii="Fb Fontext" w:hAnsi="Fb Fontext" w:hint="cs"/>
          <w:rtl/>
        </w:rPr>
        <w:t xml:space="preserve"> </w:t>
      </w:r>
      <w:r w:rsidRPr="00B15076">
        <w:rPr>
          <w:rFonts w:ascii="Fb Fontext" w:hAnsi="Fb Fontext"/>
          <w:rtl/>
        </w:rPr>
        <w:t xml:space="preserve">לפני זריקת דמים, </w:t>
      </w:r>
      <w:r w:rsidRPr="00B15076">
        <w:rPr>
          <w:rFonts w:ascii="Fb Fontext" w:hAnsi="Fb Fontext" w:hint="cs"/>
          <w:rtl/>
        </w:rPr>
        <w:t>ו</w:t>
      </w:r>
      <w:r w:rsidR="00D54B5C">
        <w:rPr>
          <w:rFonts w:ascii="Fb Fontext" w:hAnsi="Fb Fontext" w:hint="cs"/>
          <w:rtl/>
        </w:rPr>
        <w:t>המתיר</w:t>
      </w:r>
      <w:r w:rsidRPr="00B15076">
        <w:rPr>
          <w:rFonts w:ascii="Fb Fontext" w:hAnsi="Fb Fontext"/>
          <w:rtl/>
        </w:rPr>
        <w:t>:</w:t>
      </w:r>
      <w:r w:rsidRPr="00A824E4">
        <w:rPr>
          <w:rStyle w:val="affffa"/>
          <w:rtl/>
        </w:rPr>
        <w:t xml:space="preserve"> </w:t>
      </w:r>
      <w:r w:rsidRPr="00A824E4">
        <w:rPr>
          <w:rStyle w:val="affffa"/>
          <w:rFonts w:hint="cs"/>
          <w:rtl/>
        </w:rPr>
        <w:t>'</w:t>
      </w:r>
      <w:r w:rsidRPr="00A824E4">
        <w:rPr>
          <w:rStyle w:val="affffa"/>
          <w:rtl/>
        </w:rPr>
        <w:t>כי ידור</w:t>
      </w:r>
      <w:r w:rsidRPr="00A824E4">
        <w:rPr>
          <w:rStyle w:val="affffa"/>
          <w:rFonts w:hint="cs"/>
          <w:rtl/>
        </w:rPr>
        <w:t>'</w:t>
      </w:r>
      <w:r w:rsidRPr="00A824E4">
        <w:rPr>
          <w:rStyle w:val="affffa"/>
          <w:rtl/>
        </w:rPr>
        <w:t xml:space="preserve"> </w:t>
      </w:r>
      <w:r w:rsidRPr="00B15076">
        <w:rPr>
          <w:rFonts w:ascii="Fb Fontext" w:hAnsi="Fb Fontext"/>
          <w:rtl/>
        </w:rPr>
        <w:t>עד שידור בדבר הנדור, ל</w:t>
      </w:r>
      <w:r w:rsidR="00D54B5C">
        <w:rPr>
          <w:rFonts w:ascii="Fb Fontext" w:hAnsi="Fb Fontext" w:hint="cs"/>
          <w:rtl/>
        </w:rPr>
        <w:t>הוציא</w:t>
      </w:r>
      <w:r w:rsidRPr="00B15076">
        <w:rPr>
          <w:rFonts w:ascii="Fb Fontext" w:hAnsi="Fb Fontext"/>
          <w:rtl/>
        </w:rPr>
        <w:t xml:space="preserve"> בכור דדבר האסור הוא</w:t>
      </w:r>
    </w:p>
    <w:p w14:paraId="362F3373" w14:textId="77777777" w:rsidR="00D54B5C" w:rsidRDefault="003E2DCC" w:rsidP="003E2DCC">
      <w:pPr>
        <w:rPr>
          <w:rStyle w:val="afffff0"/>
          <w:rtl/>
        </w:rPr>
      </w:pPr>
      <w:r w:rsidRPr="00625DCC">
        <w:rPr>
          <w:rFonts w:ascii="Fb Fontext" w:hAnsi="Fb Fontext"/>
          <w:spacing w:val="-8"/>
          <w:rtl/>
        </w:rPr>
        <w:t>ו</w:t>
      </w:r>
      <w:r w:rsidR="00D54B5C">
        <w:rPr>
          <w:rFonts w:ascii="Fb Fontext" w:hAnsi="Fb Fontext" w:hint="cs"/>
          <w:spacing w:val="-8"/>
          <w:rtl/>
        </w:rPr>
        <w:t>האוסר</w:t>
      </w:r>
      <w:r w:rsidRPr="00625DCC">
        <w:rPr>
          <w:rFonts w:ascii="Fb Fontext" w:hAnsi="Fb Fontext" w:hint="cs"/>
          <w:spacing w:val="-8"/>
          <w:rtl/>
        </w:rPr>
        <w:t>-</w:t>
      </w:r>
      <w:r w:rsidRPr="00625DCC">
        <w:rPr>
          <w:rFonts w:ascii="Fb Fontext" w:hAnsi="Fb Fontext"/>
          <w:spacing w:val="-8"/>
          <w:rtl/>
        </w:rPr>
        <w:t xml:space="preserve"> </w:t>
      </w:r>
      <w:r w:rsidRPr="00B15076">
        <w:rPr>
          <w:rStyle w:val="affffa"/>
          <w:rtl/>
        </w:rPr>
        <w:t>לה'</w:t>
      </w:r>
      <w:r w:rsidRPr="00625DCC">
        <w:rPr>
          <w:rFonts w:ascii="Fb Fontext" w:hAnsi="Fb Fontext"/>
          <w:spacing w:val="-8"/>
          <w:rtl/>
        </w:rPr>
        <w:t xml:space="preserve">, לרבות דבר האסור. </w:t>
      </w:r>
    </w:p>
    <w:p w14:paraId="30E09F6D" w14:textId="648750AF" w:rsidR="003E2DCC" w:rsidRPr="00D54B5C" w:rsidRDefault="003E2DCC" w:rsidP="003E2DCC">
      <w:pPr>
        <w:rPr>
          <w:rStyle w:val="afffff0"/>
          <w:rtl/>
        </w:rPr>
      </w:pPr>
      <w:r w:rsidRPr="00D54B5C">
        <w:rPr>
          <w:rStyle w:val="afffff0"/>
          <w:rtl/>
        </w:rPr>
        <w:t xml:space="preserve">[ובכור לא תפיס בנדר דמשום רבי 'הזכר תקדיש' </w:t>
      </w:r>
      <w:r w:rsidRPr="00D54B5C">
        <w:rPr>
          <w:rStyle w:val="afffff0"/>
          <w:rFonts w:hint="eastAsia"/>
          <w:rtl/>
        </w:rPr>
        <w:t>שמצווה</w:t>
      </w:r>
      <w:r w:rsidRPr="00D54B5C">
        <w:rPr>
          <w:rStyle w:val="afffff0"/>
          <w:rtl/>
        </w:rPr>
        <w:t xml:space="preserve"> </w:t>
      </w:r>
      <w:r w:rsidRPr="00D54B5C">
        <w:rPr>
          <w:rStyle w:val="afffff0"/>
          <w:rFonts w:hint="eastAsia"/>
          <w:rtl/>
        </w:rPr>
        <w:t>להקדישו</w:t>
      </w:r>
      <w:r w:rsidRPr="00D54B5C">
        <w:rPr>
          <w:rStyle w:val="afffff0"/>
          <w:rtl/>
        </w:rPr>
        <w:t>]</w:t>
      </w:r>
    </w:p>
    <w:p w14:paraId="3450EEC4" w14:textId="364F6FD7" w:rsidR="003E2DCC" w:rsidRPr="006F178A" w:rsidRDefault="00D54B5C" w:rsidP="003E2DCC">
      <w:pPr>
        <w:rPr>
          <w:rtl/>
        </w:rPr>
      </w:pPr>
      <w:r>
        <w:rPr>
          <w:rFonts w:hint="cs"/>
          <w:rtl/>
        </w:rPr>
        <w:t>והמתיר-</w:t>
      </w:r>
      <w:r w:rsidR="003E2DCC" w:rsidRPr="00A824E4">
        <w:rPr>
          <w:rStyle w:val="affffa"/>
          <w:rtl/>
        </w:rPr>
        <w:t xml:space="preserve"> </w:t>
      </w:r>
      <w:r w:rsidR="003E2DCC" w:rsidRPr="00A824E4">
        <w:rPr>
          <w:rStyle w:val="affffa"/>
          <w:rFonts w:hint="cs"/>
          <w:rtl/>
        </w:rPr>
        <w:t>'</w:t>
      </w:r>
      <w:r w:rsidR="003E2DCC" w:rsidRPr="00A824E4">
        <w:rPr>
          <w:rStyle w:val="affffa"/>
          <w:rtl/>
        </w:rPr>
        <w:t xml:space="preserve">לה' </w:t>
      </w:r>
      <w:r w:rsidR="003E2DCC" w:rsidRPr="006F178A">
        <w:rPr>
          <w:rtl/>
        </w:rPr>
        <w:t>מיבעי למתפיס בחטאת ואשם</w:t>
      </w:r>
      <w:r w:rsidR="003E2DCC" w:rsidRPr="006F178A">
        <w:rPr>
          <w:rFonts w:hint="cs"/>
          <w:rtl/>
        </w:rPr>
        <w:t xml:space="preserve"> ש</w:t>
      </w:r>
      <w:r w:rsidR="003E2DCC" w:rsidRPr="006F178A">
        <w:rPr>
          <w:rtl/>
        </w:rPr>
        <w:t xml:space="preserve">מתפיס בנדר, ומוציא בכור </w:t>
      </w:r>
      <w:r w:rsidR="003E2DCC" w:rsidRPr="006F178A">
        <w:rPr>
          <w:rFonts w:hint="cs"/>
          <w:rtl/>
        </w:rPr>
        <w:t>ה</w:t>
      </w:r>
      <w:r w:rsidR="003E2DCC" w:rsidRPr="006F178A">
        <w:rPr>
          <w:rtl/>
        </w:rPr>
        <w:t>קדוש ממעי אמו.</w:t>
      </w:r>
      <w:r w:rsidR="003E2DCC" w:rsidRPr="006F178A">
        <w:rPr>
          <w:rFonts w:hint="cs"/>
          <w:rtl/>
        </w:rPr>
        <w:t xml:space="preserve"> גם אי לא מקדיש</w:t>
      </w:r>
    </w:p>
    <w:p w14:paraId="1FE4AAB3" w14:textId="364C075A" w:rsidR="003E2DCC" w:rsidRPr="006F178A" w:rsidRDefault="003E2DCC" w:rsidP="003E2DCC">
      <w:pPr>
        <w:pStyle w:val="affc"/>
        <w:rPr>
          <w:del w:id="90008" w:author="מנוע עיצוב" w:date="2026-10-08T11:01:28Z"/>
          <w:rtl/>
        </w:rPr>
      </w:pPr>
      <w:del w:id="90006" w:author="מנוע עיצוב" w:date="2026-10-08T11:01:28Z">
        <w:r>
          <w:rPr>
            <w:rFonts w:hint="eastAsia"/>
            <w:rtl/>
          </w:rPr>
          <w:delText xml:space="preserve">׹</w:delText>
        </w:r>
      </w:del>
      <w:del w:id="90007" w:author="מנוע עיצוב" w:date="2026-10-08T11:01:28Z">
        <w:r w:rsidR="0075729B">
          <w:rPr>
            <w:rFonts w:hint="eastAsia"/>
            <w:rtl/>
          </w:rPr>
          <w:delText xml:space="preserve"> </w:delText>
        </w:r>
      </w:del>
    </w:p>
    <w:p w14:paraId="2275522C" w14:textId="319111D7" w:rsidR="003E2DCC" w:rsidRPr="006F178A" w:rsidRDefault="003E2DCC" w:rsidP="000F1DD4">
      <w:pPr>
        <w:pStyle w:val="afffd"/>
        <w:rPr>
          <w:rtl/>
        </w:rPr>
      </w:pPr>
      <w:ins w:id="9809" w:author="מספור קטעי משנה" w:date="2026-10-06T06:45:39Z">
        <w:r>
          <w:rPr>
            <w:rStyle w:val="MisparKeta"/>
          </w:rPr>
          <w:t xml:space="preserve">א. </w:t>
        </w:r>
      </w:ins>
      <w:r w:rsidRPr="006F178A">
        <w:rPr>
          <w:rtl/>
        </w:rPr>
        <w:t>כאימרא, כדירים.</w:t>
      </w:r>
      <w:r w:rsidR="00800DD2">
        <w:rPr>
          <w:rFonts w:hint="cs"/>
          <w:rtl/>
        </w:rPr>
        <w:t xml:space="preserve"> </w:t>
      </w:r>
      <w:r w:rsidR="00B02DF7">
        <w:rPr>
          <w:rFonts w:hint="cs"/>
          <w:rtl/>
        </w:rPr>
        <w:t xml:space="preserve">וכו' </w:t>
      </w:r>
      <w:r w:rsidR="00541299">
        <w:rPr>
          <w:rFonts w:hint="cs"/>
          <w:rtl/>
        </w:rPr>
        <w:t xml:space="preserve">מכל משמשמי מזבח </w:t>
      </w:r>
      <w:r w:rsidR="00B02DF7">
        <w:rPr>
          <w:rFonts w:hint="cs"/>
          <w:rtl/>
        </w:rPr>
        <w:t xml:space="preserve">אף שלא הזכיר קרבן </w:t>
      </w:r>
    </w:p>
    <w:p w14:paraId="3EA6EDAB" w14:textId="77777777" w:rsidR="00482CEE" w:rsidRPr="00C14A40" w:rsidRDefault="003E2DCC" w:rsidP="00E53731">
      <w:pPr>
        <w:pStyle w:val="38"/>
        <w:framePr w:wrap="notBeside"/>
        <w:rPr>
          <w:rtl/>
        </w:rPr>
      </w:pPr>
      <w:r w:rsidRPr="00C14A40">
        <w:rPr>
          <w:rtl/>
        </w:rPr>
        <w:t>תנא:</w:t>
      </w:r>
    </w:p>
    <w:p w14:paraId="09DE1DDB" w14:textId="5E460126" w:rsidR="003E2DCC" w:rsidRPr="006F178A" w:rsidRDefault="003E2DCC" w:rsidP="003E2DCC">
      <w:pPr>
        <w:rPr>
          <w:rtl/>
        </w:rPr>
      </w:pPr>
      <w:r w:rsidRPr="006F178A">
        <w:rPr>
          <w:rtl/>
        </w:rPr>
        <w:t xml:space="preserve">אימרא </w:t>
      </w:r>
      <w:r w:rsidRPr="00295E41">
        <w:rPr>
          <w:rStyle w:val="afffa"/>
          <w:rtl/>
        </w:rPr>
        <w:t>ל</w:t>
      </w:r>
      <w:r w:rsidRPr="006F178A">
        <w:rPr>
          <w:rtl/>
        </w:rPr>
        <w:t xml:space="preserve">אימרא </w:t>
      </w:r>
      <w:r w:rsidRPr="00295E41">
        <w:rPr>
          <w:rStyle w:val="afffa"/>
          <w:rtl/>
        </w:rPr>
        <w:t>כ</w:t>
      </w:r>
      <w:r w:rsidRPr="006F178A">
        <w:rPr>
          <w:rtl/>
        </w:rPr>
        <w:t xml:space="preserve">אימרא, דירים לדירים כדירים, עצים לעצים כעצים, אישים לאישים כאישים, מזבח למזבח כמזבח, היכל להיכל כהיכל, ירושלים לירושלים כירושלים, כולן שאוכל לך אסור, לא אוכל לך - </w:t>
      </w:r>
      <w:r w:rsidRPr="00295E41">
        <w:rPr>
          <w:rStyle w:val="afffa"/>
          <w:rtl/>
        </w:rPr>
        <w:t>מותר</w:t>
      </w:r>
      <w:r w:rsidRPr="006F178A">
        <w:rPr>
          <w:rtl/>
        </w:rPr>
        <w:t>.</w:t>
      </w:r>
    </w:p>
    <w:p w14:paraId="292C130E" w14:textId="7232D9C5" w:rsidR="003E2DCC" w:rsidRPr="006F178A" w:rsidRDefault="003E2DCC" w:rsidP="003E2DCC">
      <w:pPr>
        <w:rPr>
          <w:rFonts w:ascii="Fb Fontext" w:hAnsi="Fb Fontext"/>
          <w:rtl/>
        </w:rPr>
      </w:pPr>
      <w:r w:rsidRPr="0098682C">
        <w:rPr>
          <w:rStyle w:val="affffe"/>
          <w:rtl/>
        </w:rPr>
        <w:tab/>
      </w:r>
      <w:r w:rsidRPr="0098682C">
        <w:rPr>
          <w:rStyle w:val="affffe"/>
          <w:rFonts w:hint="cs"/>
          <w:rtl/>
        </w:rPr>
        <w:t>ו</w:t>
      </w:r>
      <w:r w:rsidR="0098682C">
        <w:rPr>
          <w:rStyle w:val="affffe"/>
          <w:rFonts w:hint="cs"/>
          <w:rtl/>
        </w:rPr>
        <w:t>כ</w:t>
      </w:r>
      <w:r w:rsidRPr="0098682C">
        <w:rPr>
          <w:rStyle w:val="affffe"/>
          <w:rFonts w:hint="cs"/>
          <w:rtl/>
        </w:rPr>
        <w:t>ר</w:t>
      </w:r>
      <w:r w:rsidRPr="0098682C">
        <w:rPr>
          <w:rStyle w:val="affffe"/>
          <w:rtl/>
        </w:rPr>
        <w:t>"</w:t>
      </w:r>
      <w:r w:rsidRPr="0098682C">
        <w:rPr>
          <w:rStyle w:val="affffe"/>
          <w:rFonts w:hint="cs"/>
          <w:rtl/>
        </w:rPr>
        <w:t>מ</w:t>
      </w:r>
      <w:r w:rsidRPr="006F178A">
        <w:rPr>
          <w:rFonts w:ascii="Fb Fontext" w:hAnsi="Fb Fontext" w:hint="cs"/>
          <w:rtl/>
        </w:rPr>
        <w:t xml:space="preserve"> דלא </w:t>
      </w:r>
      <w:r w:rsidR="0098682C">
        <w:rPr>
          <w:rFonts w:ascii="Fb Fontext" w:hAnsi="Fb Fontext" w:hint="cs"/>
          <w:rtl/>
        </w:rPr>
        <w:t xml:space="preserve">חילק בין </w:t>
      </w:r>
      <w:r w:rsidRPr="006F178A">
        <w:rPr>
          <w:rFonts w:ascii="Fb Fontext" w:hAnsi="Fb Fontext"/>
          <w:rtl/>
        </w:rPr>
        <w:t xml:space="preserve">אימרא </w:t>
      </w:r>
      <w:r w:rsidRPr="00295E41">
        <w:rPr>
          <w:rStyle w:val="afffa"/>
          <w:rtl/>
        </w:rPr>
        <w:t>ל</w:t>
      </w:r>
      <w:r w:rsidRPr="006F178A">
        <w:rPr>
          <w:rFonts w:ascii="Fb Fontext" w:hAnsi="Fb Fontext"/>
          <w:rtl/>
        </w:rPr>
        <w:t xml:space="preserve">אימרא </w:t>
      </w:r>
      <w:r w:rsidRPr="00295E41">
        <w:rPr>
          <w:rStyle w:val="afffa"/>
          <w:rtl/>
        </w:rPr>
        <w:t>כ</w:t>
      </w:r>
      <w:r w:rsidRPr="006F178A">
        <w:rPr>
          <w:rFonts w:ascii="Fb Fontext" w:hAnsi="Fb Fontext"/>
          <w:rtl/>
        </w:rPr>
        <w:t>אימרא</w:t>
      </w:r>
      <w:r w:rsidRPr="006F178A">
        <w:rPr>
          <w:rFonts w:ascii="Fb Fontext" w:hAnsi="Fb Fontext" w:hint="cs"/>
          <w:rtl/>
        </w:rPr>
        <w:t>.</w:t>
      </w:r>
    </w:p>
    <w:p w14:paraId="55AB2840" w14:textId="77777777" w:rsidR="00E53731" w:rsidRPr="00C14A40" w:rsidRDefault="003E2DCC" w:rsidP="00E53731">
      <w:pPr>
        <w:pStyle w:val="38"/>
        <w:framePr w:wrap="notBeside"/>
        <w:rPr>
          <w:rFonts w:hint="cs"/>
          <w:rtl/>
        </w:rPr>
      </w:pPr>
      <w:r w:rsidRPr="00C14A40">
        <w:rPr>
          <w:rFonts w:hint="cs"/>
          <w:rtl/>
        </w:rPr>
        <w:t xml:space="preserve">והך דסיפא </w:t>
      </w:r>
    </w:p>
    <w:p w14:paraId="371F74ED" w14:textId="2BD2EBC1" w:rsidR="00720B17" w:rsidRDefault="003E2DCC" w:rsidP="003E2DCC">
      <w:pPr>
        <w:rPr>
          <w:rtl/>
        </w:rPr>
      </w:pPr>
      <w:r w:rsidRPr="006F178A">
        <w:rPr>
          <w:rFonts w:hint="cs"/>
          <w:rtl/>
        </w:rPr>
        <w:lastRenderedPageBreak/>
        <w:t xml:space="preserve">דוכולן לא אוכל לך מותר ולקרבן לא אוכל לך, </w:t>
      </w:r>
    </w:p>
    <w:p w14:paraId="1AE3D847" w14:textId="241670B3" w:rsidR="003E2DCC" w:rsidRPr="006F178A" w:rsidRDefault="00720B17" w:rsidP="003E2DCC">
      <w:pPr>
        <w:rPr>
          <w:rtl/>
        </w:rPr>
      </w:pPr>
      <w:r w:rsidRPr="00720B17">
        <w:rPr>
          <w:rStyle w:val="affffe"/>
          <w:rFonts w:hint="cs"/>
          <w:rtl/>
        </w:rPr>
        <w:t>ש</w:t>
      </w:r>
      <w:r w:rsidR="003E2DCC" w:rsidRPr="00720B17">
        <w:rPr>
          <w:rStyle w:val="affffe"/>
          <w:rFonts w:hint="cs"/>
          <w:rtl/>
        </w:rPr>
        <w:t>לר</w:t>
      </w:r>
      <w:r w:rsidR="003E2DCC" w:rsidRPr="00720B17">
        <w:rPr>
          <w:rStyle w:val="affffe"/>
          <w:rtl/>
        </w:rPr>
        <w:t>"</w:t>
      </w:r>
      <w:r w:rsidR="003E2DCC" w:rsidRPr="00720B17">
        <w:rPr>
          <w:rStyle w:val="affffe"/>
          <w:rFonts w:hint="cs"/>
          <w:rtl/>
        </w:rPr>
        <w:t>מ</w:t>
      </w:r>
      <w:r w:rsidR="003E2DCC" w:rsidRPr="006F178A">
        <w:rPr>
          <w:rFonts w:hint="cs"/>
          <w:rtl/>
        </w:rPr>
        <w:t xml:space="preserve"> אסור</w:t>
      </w:r>
      <w:r w:rsidR="00800DD2">
        <w:rPr>
          <w:rFonts w:hint="cs"/>
          <w:rtl/>
        </w:rPr>
        <w:t>,</w:t>
      </w:r>
      <w:r w:rsidR="003E2DCC" w:rsidRPr="006F178A">
        <w:rPr>
          <w:rFonts w:hint="cs"/>
          <w:rtl/>
        </w:rPr>
        <w:t xml:space="preserve"> </w:t>
      </w:r>
      <w:r w:rsidR="003E2DCC" w:rsidRPr="00720B17">
        <w:rPr>
          <w:rStyle w:val="affffe"/>
          <w:rFonts w:hint="cs"/>
          <w:rtl/>
        </w:rPr>
        <w:t>ולר</w:t>
      </w:r>
      <w:r w:rsidR="003E2DCC" w:rsidRPr="00720B17">
        <w:rPr>
          <w:rStyle w:val="affffe"/>
          <w:rtl/>
        </w:rPr>
        <w:t>"</w:t>
      </w:r>
      <w:r w:rsidR="003E2DCC" w:rsidRPr="00720B17">
        <w:rPr>
          <w:rStyle w:val="affffe"/>
          <w:rFonts w:hint="cs"/>
          <w:rtl/>
        </w:rPr>
        <w:t xml:space="preserve">א </w:t>
      </w:r>
      <w:r w:rsidR="003E2DCC" w:rsidRPr="006F178A">
        <w:rPr>
          <w:rFonts w:hint="cs"/>
          <w:rtl/>
        </w:rPr>
        <w:t>נעשה כאומר לקרבן יהא ולפיכך לא אוכל</w:t>
      </w:r>
      <w:r>
        <w:rPr>
          <w:rFonts w:hint="cs"/>
          <w:rtl/>
        </w:rPr>
        <w:t>,</w:t>
      </w:r>
    </w:p>
    <w:p w14:paraId="092C1F81" w14:textId="77777777" w:rsidR="00482CEE" w:rsidRDefault="003E2DCC" w:rsidP="003E2DCC">
      <w:pPr>
        <w:rPr>
          <w:rFonts w:ascii="Fb Fontext" w:hAnsi="Fb Fontext"/>
          <w:rtl/>
        </w:rPr>
      </w:pPr>
      <w:r w:rsidRPr="00720B17">
        <w:rPr>
          <w:rStyle w:val="affffe"/>
          <w:rtl/>
        </w:rPr>
        <w:t xml:space="preserve">לא קשיא: </w:t>
      </w:r>
      <w:r w:rsidRPr="006F178A">
        <w:rPr>
          <w:rFonts w:ascii="Fb Fontext" w:hAnsi="Fb Fontext"/>
          <w:rtl/>
        </w:rPr>
        <w:t>הא דאמר לא לאימרא, הא דאמר לאימרא.</w:t>
      </w:r>
    </w:p>
    <w:p w14:paraId="6964875C" w14:textId="5913ADC6"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09" w:author="קלוד" w:date="2026-10-06T10:09:38Z"/>
        </w:rPr>
      </w:pPr>
      <w:ins w:id="20308" w:author="קלוד" w:date="2026-10-06T10:09:38Z">
        <w:r>
          <w:t xml:space="preserve">משנה ד</w:t>
        </w:r>
      </w:ins>
    </w:p>
    <w:p w14:paraId="4F1558CB" w14:textId="5812A8DC" w:rsidR="00800DD2" w:rsidRDefault="003E2DCC" w:rsidP="003E2DCC">
      <w:pPr>
        <w:pStyle w:val="afff5"/>
        <w:rPr>
          <w:rtl/>
        </w:rPr>
      </w:pPr>
      <w:r w:rsidRPr="00B15076">
        <w:rPr>
          <w:rtl/>
        </w:rPr>
        <w:t xml:space="preserve">האומר קרבן עולה, מנחה, </w:t>
      </w:r>
      <w:r>
        <w:rPr>
          <w:rtl/>
        </w:rPr>
        <w:t>חטאת, תודה, שלמים שאני אוכל לך</w:t>
      </w:r>
      <w:r w:rsidR="0075729B">
        <w:rPr>
          <w:rtl/>
        </w:rPr>
        <w:t xml:space="preserve"> </w:t>
      </w:r>
      <w:r w:rsidRPr="00B15076">
        <w:rPr>
          <w:rtl/>
        </w:rPr>
        <w:t xml:space="preserve">אסור, </w:t>
      </w:r>
    </w:p>
    <w:p w14:paraId="1B551212" w14:textId="5923D7A9" w:rsidR="003E2DCC" w:rsidRPr="00B15076" w:rsidRDefault="003E2DCC" w:rsidP="003E2DCC">
      <w:pPr>
        <w:pStyle w:val="afff5"/>
        <w:rPr>
          <w:rtl/>
        </w:rPr>
      </w:pPr>
      <w:r w:rsidRPr="00800DD2">
        <w:rPr>
          <w:rStyle w:val="TanaimMishna"/>
          <w:rtl/>
          <w:rPrChange w:id="20004" w:author="קלוד" w:date="2026-10-06T10:09:38Z">
            <w:rPr>
              <w:rStyle w:val="affffe"/>
              <w:rtl/>
            </w:rPr>
          </w:rPrChange>
        </w:rPr>
        <w:t xml:space="preserve">רבי יהודה </w:t>
      </w:r>
      <w:r w:rsidRPr="00B15076">
        <w:rPr>
          <w:rtl/>
        </w:rPr>
        <w:t>מתיר.</w:t>
      </w:r>
    </w:p>
    <w:p w14:paraId="29A3017A" w14:textId="77777777" w:rsidR="003E2DCC" w:rsidRPr="006F178A" w:rsidRDefault="003E2DCC" w:rsidP="003E2DCC">
      <w:pPr>
        <w:pStyle w:val="afff5"/>
        <w:rPr>
          <w:rtl/>
        </w:rPr>
      </w:pPr>
      <w:r w:rsidRPr="006F178A">
        <w:rPr>
          <w:rtl/>
        </w:rPr>
        <w:t>הקרבן, כקרבן, קרבן שאוכל לך - אסור.</w:t>
      </w:r>
    </w:p>
    <w:p w14:paraId="7C50F047" w14:textId="77777777" w:rsidR="00482CEE" w:rsidRDefault="003E2DCC" w:rsidP="003E2DCC">
      <w:pPr>
        <w:pStyle w:val="afff5"/>
        <w:rPr>
          <w:rtl/>
        </w:rPr>
      </w:pPr>
      <w:r>
        <w:rPr>
          <w:rtl/>
        </w:rPr>
        <w:t xml:space="preserve">לקרבן לא אוכל לך - </w:t>
      </w:r>
      <w:r>
        <w:rPr>
          <w:rStyle w:val="TanaimMishna"/>
          <w:rtl/>
          <w:rPrChange w:id="20005" w:author="קלוד" w:date="2026-10-06T10:09:38Z">
            <w:rPr>
              <w:rtl/>
            </w:rPr>
          </w:rPrChange>
        </w:rPr>
        <w:t xml:space="preserve">רבי מאיר</w:t>
      </w:r>
      <w:r>
        <w:rPr>
          <w:rtl/>
        </w:rPr>
        <w:t xml:space="preserve"> אוסר.</w:t>
      </w:r>
    </w:p>
    <w:p w14:paraId="5708548A" w14:textId="0F48DF9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67C2AEB" w14:textId="77777777" w:rsidR="00482CEE" w:rsidRPr="00C14A40" w:rsidRDefault="003E2DCC" w:rsidP="00E53731">
      <w:pPr>
        <w:pStyle w:val="38"/>
        <w:framePr w:wrap="notBeside"/>
        <w:rPr>
          <w:rtl/>
        </w:rPr>
      </w:pPr>
      <w:r w:rsidRPr="00C14A40">
        <w:rPr>
          <w:rtl/>
        </w:rPr>
        <w:t>תני:</w:t>
      </w:r>
    </w:p>
    <w:p w14:paraId="75A00B12" w14:textId="5B8C0A83" w:rsidR="003E2DCC" w:rsidRDefault="003E2DCC" w:rsidP="003E2DCC">
      <w:pPr>
        <w:rPr>
          <w:rFonts w:ascii="Fb Fontext" w:hAnsi="Fb Fontext"/>
          <w:rtl/>
        </w:rPr>
      </w:pPr>
      <w:r w:rsidRPr="006F178A">
        <w:rPr>
          <w:rFonts w:ascii="Fb Fontext" w:hAnsi="Fb Fontext"/>
          <w:rtl/>
        </w:rPr>
        <w:t xml:space="preserve">קרבן, הקרבן, כקרבן שאוכל לך - אסור, </w:t>
      </w:r>
    </w:p>
    <w:p w14:paraId="17D5A2AF" w14:textId="7DB65A45" w:rsidR="003E2DCC" w:rsidRPr="006F178A" w:rsidRDefault="003E2DCC" w:rsidP="003E2DCC">
      <w:pPr>
        <w:rPr>
          <w:rtl/>
        </w:rPr>
      </w:pPr>
      <w:r w:rsidRPr="00254EA8">
        <w:rPr>
          <w:rStyle w:val="affffe"/>
          <w:rtl/>
        </w:rPr>
        <w:t xml:space="preserve">סתמא </w:t>
      </w:r>
      <w:r w:rsidR="00254EA8">
        <w:rPr>
          <w:rStyle w:val="affffe"/>
          <w:rFonts w:hint="cs"/>
          <w:rtl/>
        </w:rPr>
        <w:t>כר</w:t>
      </w:r>
      <w:r w:rsidR="0075729B">
        <w:rPr>
          <w:rStyle w:val="affffe"/>
          <w:rtl/>
        </w:rPr>
        <w:t>"</w:t>
      </w:r>
      <w:r w:rsidR="00254EA8">
        <w:rPr>
          <w:rStyle w:val="affffe"/>
          <w:rFonts w:hint="cs"/>
          <w:rtl/>
        </w:rPr>
        <w:t>מ שלא חילק</w:t>
      </w:r>
      <w:r w:rsidRPr="006F178A">
        <w:rPr>
          <w:rFonts w:ascii="Fb Fontext" w:hAnsi="Fb Fontext"/>
          <w:rtl/>
        </w:rPr>
        <w:t xml:space="preserve"> בין אימרא לאימרא;</w:t>
      </w:r>
    </w:p>
    <w:p w14:paraId="48601E40" w14:textId="77777777" w:rsidR="00254EA8" w:rsidRDefault="003E2DCC" w:rsidP="003E2DCC">
      <w:pPr>
        <w:rPr>
          <w:rStyle w:val="affffe"/>
          <w:rtl/>
        </w:rPr>
      </w:pPr>
      <w:r w:rsidRPr="00254EA8">
        <w:rPr>
          <w:rStyle w:val="affffe"/>
          <w:rtl/>
        </w:rPr>
        <w:t xml:space="preserve">אי ר"מ, הא דתני: </w:t>
      </w:r>
      <w:r w:rsidRPr="006F178A">
        <w:rPr>
          <w:rtl/>
        </w:rPr>
        <w:t xml:space="preserve">קרבן שאוכל לך - אסור, </w:t>
      </w:r>
    </w:p>
    <w:p w14:paraId="5396528F" w14:textId="77777777" w:rsidR="00482CEE" w:rsidRPr="00C14A40" w:rsidRDefault="003E2DCC" w:rsidP="00E53731">
      <w:pPr>
        <w:pStyle w:val="38"/>
        <w:framePr w:wrap="notBeside"/>
        <w:rPr>
          <w:rtl/>
        </w:rPr>
      </w:pPr>
      <w:r w:rsidRPr="00C14A40">
        <w:rPr>
          <w:rtl/>
        </w:rPr>
        <w:t>והתניא:</w:t>
      </w:r>
    </w:p>
    <w:p w14:paraId="79CED1D6" w14:textId="04873F5C" w:rsidR="003E2DCC" w:rsidRPr="006F178A" w:rsidRDefault="003E2DCC" w:rsidP="003E2DCC">
      <w:pPr>
        <w:rPr>
          <w:rtl/>
        </w:rPr>
      </w:pPr>
      <w:r w:rsidRPr="00254EA8">
        <w:rPr>
          <w:rStyle w:val="affffe"/>
          <w:rtl/>
        </w:rPr>
        <w:t>מודים חכמים לר</w:t>
      </w:r>
      <w:r w:rsidRPr="00254EA8">
        <w:rPr>
          <w:rStyle w:val="affffe"/>
          <w:rFonts w:hint="cs"/>
          <w:rtl/>
        </w:rPr>
        <w:t>"י,</w:t>
      </w:r>
      <w:r w:rsidRPr="006F178A">
        <w:rPr>
          <w:rFonts w:hint="cs"/>
          <w:rtl/>
        </w:rPr>
        <w:t xml:space="preserve"> </w:t>
      </w:r>
      <w:r w:rsidRPr="006F178A">
        <w:rPr>
          <w:rtl/>
        </w:rPr>
        <w:t xml:space="preserve">באומר </w:t>
      </w:r>
      <w:r w:rsidRPr="00295E41">
        <w:rPr>
          <w:rStyle w:val="afffa"/>
          <w:rtl/>
        </w:rPr>
        <w:t>הא</w:t>
      </w:r>
      <w:r w:rsidRPr="006F178A">
        <w:rPr>
          <w:rtl/>
        </w:rPr>
        <w:t xml:space="preserve"> קרבן, </w:t>
      </w:r>
      <w:r w:rsidRPr="00295E41">
        <w:rPr>
          <w:rStyle w:val="afffa"/>
          <w:rtl/>
        </w:rPr>
        <w:t>והא</w:t>
      </w:r>
      <w:r w:rsidRPr="006F178A">
        <w:rPr>
          <w:rtl/>
        </w:rPr>
        <w:t xml:space="preserve"> עולה, </w:t>
      </w:r>
      <w:r w:rsidRPr="00295E41">
        <w:rPr>
          <w:rStyle w:val="afffa"/>
          <w:rtl/>
        </w:rPr>
        <w:t>והא</w:t>
      </w:r>
      <w:r w:rsidRPr="006F178A">
        <w:rPr>
          <w:rtl/>
        </w:rPr>
        <w:t xml:space="preserve"> מנחה, </w:t>
      </w:r>
      <w:r w:rsidRPr="00295E41">
        <w:rPr>
          <w:rStyle w:val="afffa"/>
          <w:rtl/>
        </w:rPr>
        <w:t>והא</w:t>
      </w:r>
      <w:r w:rsidRPr="006F178A">
        <w:rPr>
          <w:rtl/>
        </w:rPr>
        <w:t xml:space="preserve"> חטאת שאוכל לך שמותר, שלא נדר זה אלא בחיי קרבן!</w:t>
      </w:r>
    </w:p>
    <w:p w14:paraId="0E54FCC6" w14:textId="77777777" w:rsidR="003E2DCC" w:rsidRPr="006F178A" w:rsidRDefault="003E2DCC" w:rsidP="00A522DC">
      <w:pPr>
        <w:pStyle w:val="a3"/>
        <w:framePr w:wrap="around"/>
        <w:rPr>
          <w:rtl/>
        </w:rPr>
      </w:pPr>
      <w:r w:rsidRPr="006F178A">
        <w:rPr>
          <w:rtl/>
        </w:rPr>
        <w:t xml:space="preserve">יג: </w:t>
      </w:r>
    </w:p>
    <w:p w14:paraId="595705EC" w14:textId="77777777" w:rsidR="00482CEE" w:rsidRPr="00C14A40" w:rsidRDefault="003E2DCC" w:rsidP="00E53731">
      <w:pPr>
        <w:pStyle w:val="38"/>
        <w:framePr w:wrap="notBeside"/>
        <w:rPr>
          <w:rtl/>
        </w:rPr>
      </w:pPr>
      <w:r w:rsidRPr="00C14A40">
        <w:rPr>
          <w:rFonts w:hint="cs"/>
          <w:rtl/>
        </w:rPr>
        <w:t xml:space="preserve">- </w:t>
      </w:r>
      <w:r w:rsidRPr="00C14A40">
        <w:rPr>
          <w:rtl/>
        </w:rPr>
        <w:t>לא קשיא:</w:t>
      </w:r>
    </w:p>
    <w:p w14:paraId="6D71FF7C" w14:textId="48EA233F" w:rsidR="003E2DCC" w:rsidRPr="006F178A" w:rsidRDefault="003E2DCC" w:rsidP="003E2DCC">
      <w:pPr>
        <w:rPr>
          <w:rtl/>
        </w:rPr>
      </w:pPr>
      <w:r w:rsidRPr="006F178A">
        <w:rPr>
          <w:rFonts w:ascii="Fb Fontext" w:hAnsi="Fb Fontext"/>
          <w:rtl/>
        </w:rPr>
        <w:t xml:space="preserve">הא דאמר </w:t>
      </w:r>
      <w:r w:rsidRPr="00295E41">
        <w:rPr>
          <w:rStyle w:val="afffa"/>
          <w:rtl/>
        </w:rPr>
        <w:t xml:space="preserve">הא </w:t>
      </w:r>
      <w:r w:rsidRPr="006F178A">
        <w:rPr>
          <w:rFonts w:ascii="Fb Fontext" w:hAnsi="Fb Fontext"/>
          <w:rtl/>
        </w:rPr>
        <w:t xml:space="preserve">קרבן, והא דאמר </w:t>
      </w:r>
      <w:r w:rsidRPr="00295E41">
        <w:rPr>
          <w:rStyle w:val="afffa"/>
          <w:rtl/>
        </w:rPr>
        <w:t>ה</w:t>
      </w:r>
      <w:r w:rsidRPr="006F178A">
        <w:rPr>
          <w:rFonts w:ascii="Fb Fontext" w:hAnsi="Fb Fontext"/>
          <w:rtl/>
        </w:rPr>
        <w:t xml:space="preserve">קרבן, </w:t>
      </w:r>
      <w:r w:rsidRPr="006F178A">
        <w:rPr>
          <w:rFonts w:ascii="Fb Fontext" w:hAnsi="Fb Fontext" w:hint="cs"/>
          <w:rtl/>
        </w:rPr>
        <w:t>-ד</w:t>
      </w:r>
      <w:r w:rsidRPr="006F178A">
        <w:rPr>
          <w:rFonts w:ascii="Fb Fontext" w:hAnsi="Fb Fontext"/>
          <w:rtl/>
        </w:rPr>
        <w:t>חיי קרבן קאמר.</w:t>
      </w:r>
    </w:p>
    <w:p w14:paraId="429863CA" w14:textId="6120B028" w:rsidR="00482CEE" w:rsidRDefault="003E2DCC" w:rsidP="003E2DCC">
      <w:pPr>
        <w:rPr>
          <w:rtl/>
        </w:rPr>
      </w:pPr>
      <w:r w:rsidRPr="00254EA8">
        <w:rPr>
          <w:rStyle w:val="affffe"/>
          <w:rtl/>
        </w:rPr>
        <w:t xml:space="preserve">תני: </w:t>
      </w:r>
      <w:r w:rsidRPr="006F178A">
        <w:rPr>
          <w:rtl/>
        </w:rPr>
        <w:t>לקרבן לא אוכל לך</w:t>
      </w:r>
      <w:r w:rsidRPr="00254EA8">
        <w:rPr>
          <w:rStyle w:val="affffe"/>
          <w:rtl/>
        </w:rPr>
        <w:t xml:space="preserve"> ר</w:t>
      </w:r>
      <w:r w:rsidR="0075729B">
        <w:rPr>
          <w:rStyle w:val="affffe"/>
          <w:rtl/>
        </w:rPr>
        <w:t>"</w:t>
      </w:r>
      <w:r w:rsidR="002019B6">
        <w:rPr>
          <w:rStyle w:val="affffe"/>
          <w:rFonts w:hint="cs"/>
          <w:rtl/>
        </w:rPr>
        <w:t>מ</w:t>
      </w:r>
      <w:r w:rsidRPr="006F178A">
        <w:rPr>
          <w:rtl/>
        </w:rPr>
        <w:t xml:space="preserve"> אוסר, </w:t>
      </w:r>
    </w:p>
    <w:p w14:paraId="496323CB" w14:textId="76521FFE" w:rsidR="003E2DCC" w:rsidRPr="006F178A" w:rsidRDefault="003E2DCC" w:rsidP="0041249D">
      <w:pPr>
        <w:ind w:firstLine="57"/>
        <w:rPr>
          <w:rtl/>
        </w:rPr>
      </w:pPr>
      <w:r w:rsidRPr="006F178A">
        <w:rPr>
          <w:rtl/>
        </w:rPr>
        <w:t xml:space="preserve">והא </w:t>
      </w:r>
      <w:r w:rsidR="0041249D" w:rsidRPr="0041249D">
        <w:rPr>
          <w:rStyle w:val="affffe"/>
          <w:rFonts w:hint="cs"/>
          <w:rtl/>
        </w:rPr>
        <w:t>ר</w:t>
      </w:r>
      <w:r w:rsidR="0075729B">
        <w:rPr>
          <w:rStyle w:val="affffe"/>
          <w:rtl/>
        </w:rPr>
        <w:t>"</w:t>
      </w:r>
      <w:r w:rsidR="0041249D" w:rsidRPr="0041249D">
        <w:rPr>
          <w:rStyle w:val="affffe"/>
          <w:rFonts w:hint="cs"/>
          <w:rtl/>
        </w:rPr>
        <w:t>מ לא ס</w:t>
      </w:r>
      <w:r w:rsidR="0041249D">
        <w:rPr>
          <w:rStyle w:val="affffe"/>
          <w:rFonts w:hint="cs"/>
          <w:rtl/>
        </w:rPr>
        <w:t>"</w:t>
      </w:r>
      <w:r w:rsidR="0041249D" w:rsidRPr="0041249D">
        <w:rPr>
          <w:rStyle w:val="affffe"/>
          <w:rFonts w:hint="cs"/>
          <w:rtl/>
        </w:rPr>
        <w:t>ל</w:t>
      </w:r>
      <w:r w:rsidR="0041249D">
        <w:rPr>
          <w:rFonts w:hint="cs"/>
          <w:rtl/>
        </w:rPr>
        <w:t xml:space="preserve"> </w:t>
      </w:r>
      <w:r w:rsidRPr="006F178A">
        <w:rPr>
          <w:rtl/>
        </w:rPr>
        <w:t>מכלל לאו אתה שומע הן!</w:t>
      </w:r>
    </w:p>
    <w:p w14:paraId="77C00A5D" w14:textId="77777777" w:rsidR="00482CEE" w:rsidRDefault="003E2DCC" w:rsidP="003E2DCC">
      <w:pPr>
        <w:rPr>
          <w:rtl/>
        </w:rPr>
      </w:pPr>
      <w:r w:rsidRPr="00254EA8">
        <w:rPr>
          <w:rStyle w:val="affffe"/>
          <w:rFonts w:hint="cs"/>
          <w:rtl/>
        </w:rPr>
        <w:t xml:space="preserve">- </w:t>
      </w:r>
      <w:r w:rsidRPr="00254EA8">
        <w:rPr>
          <w:rStyle w:val="affffe"/>
          <w:rtl/>
        </w:rPr>
        <w:t>רבי אבא:</w:t>
      </w:r>
      <w:r w:rsidRPr="006F178A">
        <w:rPr>
          <w:rtl/>
        </w:rPr>
        <w:t xml:space="preserve"> נעשה כאומר לקרבן יהא לפיכך לא אוכל לך.</w:t>
      </w:r>
    </w:p>
    <w:p w14:paraId="53F1CAB7" w14:textId="4920367E"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11" w:author="קלוד" w:date="2026-10-06T10:09:38Z"/>
        </w:rPr>
      </w:pPr>
      <w:ins w:id="20310" w:author="קלוד" w:date="2026-10-06T10:09:38Z">
        <w:r>
          <w:t xml:space="preserve">משנה ד</w:t>
        </w:r>
      </w:ins>
    </w:p>
    <w:p w14:paraId="65130ECE" w14:textId="77777777" w:rsidR="00482CEE" w:rsidRDefault="003E2DCC" w:rsidP="00A522DC">
      <w:pPr>
        <w:pStyle w:val="afff5"/>
        <w:spacing w:after="120"/>
        <w:rPr>
          <w:rtl/>
        </w:rPr>
      </w:pPr>
      <w:r w:rsidRPr="00E53731">
        <w:rPr>
          <w:rtl/>
        </w:rPr>
        <w:t>האומר לחבירו קונם פי מדבר עמך, ידי עושה עמך, רגלי מהלכת עמך - אסור.</w:t>
      </w:r>
    </w:p>
    <w:p w14:paraId="75D0B6DC" w14:textId="77777777" w:rsidR="00E53731" w:rsidRPr="00C14A40" w:rsidRDefault="003E2DCC" w:rsidP="00E53731">
      <w:pPr>
        <w:pStyle w:val="38"/>
        <w:framePr w:wrap="notBeside"/>
        <w:rPr>
          <w:rtl/>
        </w:rPr>
      </w:pPr>
      <w:r w:rsidRPr="00C14A40">
        <w:rPr>
          <w:rtl/>
        </w:rPr>
        <w:t xml:space="preserve">ורמינהו: </w:t>
      </w:r>
    </w:p>
    <w:p w14:paraId="03C1824B" w14:textId="44FE9617" w:rsidR="003E2DCC" w:rsidRPr="00625DCC" w:rsidRDefault="003E2DCC" w:rsidP="003E2DCC">
      <w:pPr>
        <w:rPr>
          <w:spacing w:val="-2"/>
          <w:rtl/>
        </w:rPr>
      </w:pPr>
      <w:r w:rsidRPr="00625DCC">
        <w:rPr>
          <w:rFonts w:ascii="Fb Fontext" w:hAnsi="Fb Fontext"/>
          <w:spacing w:val="-2"/>
          <w:rtl/>
        </w:rPr>
        <w:t>חומר בנדרים</w:t>
      </w:r>
      <w:r w:rsidRPr="00625DCC">
        <w:rPr>
          <w:rFonts w:ascii="Fb Fontext" w:hAnsi="Fb Fontext" w:hint="cs"/>
          <w:spacing w:val="-2"/>
          <w:rtl/>
        </w:rPr>
        <w:t xml:space="preserve"> מבשבועות</w:t>
      </w:r>
      <w:r w:rsidRPr="00625DCC">
        <w:rPr>
          <w:rFonts w:ascii="Fb Fontext" w:hAnsi="Fb Fontext"/>
          <w:spacing w:val="-2"/>
          <w:rtl/>
        </w:rPr>
        <w:t>, שהנדרים חלין על המצוה כברשות, מה שאין כן בשבועות;</w:t>
      </w:r>
    </w:p>
    <w:p w14:paraId="31B0257A" w14:textId="77777777" w:rsidR="003E2DCC" w:rsidRPr="00E53731" w:rsidRDefault="003E2DCC" w:rsidP="003E2DCC">
      <w:pPr>
        <w:rPr>
          <w:rtl/>
        </w:rPr>
      </w:pPr>
      <w:r w:rsidRPr="00E53731">
        <w:rPr>
          <w:rtl/>
        </w:rPr>
        <w:t>וחומר בשבועות</w:t>
      </w:r>
      <w:r w:rsidRPr="00E53731">
        <w:rPr>
          <w:rFonts w:hint="cs"/>
          <w:rtl/>
        </w:rPr>
        <w:t xml:space="preserve"> מבנדרים</w:t>
      </w:r>
      <w:r w:rsidRPr="00E53731">
        <w:rPr>
          <w:rtl/>
        </w:rPr>
        <w:t>, שהשבועות חלות על דבר שיש בו ממש ושאין בו ממש, מ</w:t>
      </w:r>
      <w:r w:rsidRPr="00E53731">
        <w:rPr>
          <w:rFonts w:hint="cs"/>
          <w:rtl/>
        </w:rPr>
        <w:t>שא</w:t>
      </w:r>
      <w:r w:rsidRPr="00E53731">
        <w:rPr>
          <w:rtl/>
        </w:rPr>
        <w:t>"</w:t>
      </w:r>
      <w:r w:rsidRPr="00E53731">
        <w:rPr>
          <w:rFonts w:hint="cs"/>
          <w:rtl/>
        </w:rPr>
        <w:t>כ</w:t>
      </w:r>
      <w:r w:rsidRPr="00E53731">
        <w:rPr>
          <w:rtl/>
        </w:rPr>
        <w:t xml:space="preserve"> בנדרים!</w:t>
      </w:r>
    </w:p>
    <w:p w14:paraId="389159DA" w14:textId="77777777" w:rsidR="00E53731" w:rsidRPr="00C14A40" w:rsidRDefault="003E2DCC" w:rsidP="00E53731">
      <w:pPr>
        <w:pStyle w:val="38"/>
        <w:framePr w:wrap="notBeside"/>
        <w:rPr>
          <w:rtl/>
        </w:rPr>
      </w:pPr>
      <w:r w:rsidRPr="00C14A40">
        <w:rPr>
          <w:rtl/>
        </w:rPr>
        <w:t xml:space="preserve">- </w:t>
      </w:r>
      <w:r w:rsidRPr="00C14A40">
        <w:rPr>
          <w:rFonts w:hint="eastAsia"/>
          <w:rtl/>
        </w:rPr>
        <w:t>אר</w:t>
      </w:r>
      <w:r w:rsidRPr="00C14A40">
        <w:rPr>
          <w:rtl/>
        </w:rPr>
        <w:t>"</w:t>
      </w:r>
      <w:r w:rsidRPr="00C14A40">
        <w:rPr>
          <w:rFonts w:hint="eastAsia"/>
          <w:rtl/>
        </w:rPr>
        <w:t>י</w:t>
      </w:r>
      <w:r w:rsidRPr="00C14A40">
        <w:rPr>
          <w:rtl/>
        </w:rPr>
        <w:t xml:space="preserve">: </w:t>
      </w:r>
    </w:p>
    <w:p w14:paraId="26D8C618" w14:textId="12BEB0CD" w:rsidR="00800DD2" w:rsidRPr="00E53731" w:rsidRDefault="003E2DCC" w:rsidP="003E2DCC">
      <w:pPr>
        <w:rPr>
          <w:rtl/>
        </w:rPr>
      </w:pPr>
      <w:r w:rsidRPr="00625DCC">
        <w:rPr>
          <w:spacing w:val="-4"/>
          <w:rtl/>
        </w:rPr>
        <w:t>ב</w:t>
      </w:r>
      <w:r w:rsidRPr="00E53731">
        <w:rPr>
          <w:rtl/>
        </w:rPr>
        <w:t xml:space="preserve">אומר, יאסר פי לדיבורי, ידי למעשיהם, רגלי להילוכן. </w:t>
      </w:r>
    </w:p>
    <w:p w14:paraId="439A51FC" w14:textId="77777777" w:rsidR="00482CEE" w:rsidRPr="00C14A40" w:rsidRDefault="00636E29" w:rsidP="00E53731">
      <w:pPr>
        <w:pStyle w:val="38"/>
        <w:framePr w:wrap="notBeside"/>
        <w:rPr>
          <w:rtl/>
        </w:rPr>
      </w:pPr>
      <w:r w:rsidRPr="00C14A40">
        <w:rPr>
          <w:rFonts w:hint="cs"/>
          <w:rtl/>
        </w:rPr>
        <w:t>וכן מדוייק</w:t>
      </w:r>
      <w:r w:rsidR="006B25C6" w:rsidRPr="00C14A40">
        <w:rPr>
          <w:rtl/>
        </w:rPr>
        <w:t xml:space="preserve"> </w:t>
      </w:r>
      <w:r w:rsidRPr="00C14A40">
        <w:rPr>
          <w:rFonts w:hint="cs"/>
          <w:rtl/>
        </w:rPr>
        <w:t>דתני:</w:t>
      </w:r>
    </w:p>
    <w:p w14:paraId="4D9A95EE" w14:textId="20AA62BB" w:rsidR="003E2DCC" w:rsidRPr="00625DCC" w:rsidRDefault="003E2DCC" w:rsidP="003E2DCC">
      <w:pPr>
        <w:rPr>
          <w:spacing w:val="-4"/>
          <w:rtl/>
        </w:rPr>
      </w:pPr>
      <w:r w:rsidRPr="00295E41">
        <w:rPr>
          <w:rStyle w:val="afffa"/>
          <w:rFonts w:hint="eastAsia"/>
          <w:rtl/>
        </w:rPr>
        <w:t>פי</w:t>
      </w:r>
      <w:r w:rsidRPr="00625DCC">
        <w:rPr>
          <w:spacing w:val="-4"/>
          <w:rtl/>
        </w:rPr>
        <w:t xml:space="preserve"> המדבר עמך.</w:t>
      </w:r>
    </w:p>
    <w:p w14:paraId="1F30D95F" w14:textId="4B3CF620" w:rsidR="003E2DCC" w:rsidRPr="006F178A" w:rsidRDefault="003E2DCC" w:rsidP="00C806AB">
      <w:pPr>
        <w:pStyle w:val="Hadran"/>
        <w:pPrChange w:id="91033" w:author="Claude" w:date="2026-10-08T08:34:49Z">
          <w:pPr>
            <w:pStyle w:val="afffb"/>
          </w:pPr>
        </w:pPrChange>
      </w:pPr>
      <w:r w:rsidRPr="006F178A">
        <w:rPr>
          <w:sz w:val="20"/>
          <w:rtl/>
        </w:rPr>
        <w:t>הדרן עלך כל כנויי.</w:t>
      </w:r>
    </w:p>
    <w:p w14:paraId="300FE6DB" w14:textId="77777777" w:rsidR="003E2DCC" w:rsidRPr="006F178A" w:rsidRDefault="003E2DCC" w:rsidP="003E2DCC">
      <w:pPr>
        <w:pStyle w:val="afff2"/>
        <w:framePr w:wrap="around"/>
        <w:spacing w:line="276" w:lineRule="auto"/>
        <w:rPr>
          <w:del w:id="41087" w:author="Claude" w:date="2026-10-07T09:24:31Z"/>
          <w:sz w:val="20"/>
          <w:rtl/>
        </w:rPr>
      </w:pPr>
      <w:del w:id="41085" w:author="Claude" w:date="2026-10-07T09:24:31Z">
        <w:r w:rsidRPr="006F178A">
          <w:rPr>
            <w:sz w:val="20"/>
            <w:rtl/>
          </w:rPr>
          <w:lastRenderedPageBreak/>
          <w:delText xml:space="preserve">פרק </w:delText>
        </w:r>
      </w:del>
      <w:del w:id="41086" w:author="Claude" w:date="2026-10-07T09:24:31Z">
        <w:r w:rsidRPr="006F178A">
          <w:rPr>
            <w:rFonts w:hint="cs"/>
            <w:sz w:val="20"/>
            <w:rtl/>
          </w:rPr>
          <w:delText xml:space="preserve">שני</w:delText>
        </w:r>
      </w:del>
    </w:p>
    <w:p w14:paraId="6D183520" w14:textId="77777777" w:rsidR="003E2DCC" w:rsidRPr="006F178A" w:rsidRDefault="003E2DCC" w:rsidP="003E2DCC">
      <w:pPr>
        <w:pStyle w:val="afff3"/>
        <w:framePr w:wrap="around"/>
        <w:spacing w:line="276" w:lineRule="auto"/>
        <w:rPr>
          <w:del w:id="41089" w:author="Claude" w:date="2026-10-07T09:24:31Z"/>
          <w:sz w:val="20"/>
          <w:rtl/>
        </w:rPr>
      </w:pPr>
      <w:del w:id="41088" w:author="Claude" w:date="2026-10-07T09:24:31Z">
        <w:r w:rsidRPr="006F178A">
          <w:rPr>
            <w:rFonts w:hint="cs"/>
            <w:sz w:val="20"/>
            <w:rtl/>
          </w:rPr>
          <w:delText xml:space="preserve">ואלו מותרין </w:delText>
        </w:r>
      </w:del>
    </w:p>
    <w:p>
      <w:pPr>
        <w:pStyle w:val="PetichatPerek"/>
        <w:rPr>
          <w:ins w:id="41084" w:author="Claude" w:date="2026-10-07T09:24:31Z"/>
        </w:rPr>
      </w:pPr>
      <w:ins w:id="41083" w:author="Claude" w:date="2026-10-07T09:24:31Z">
        <w:r>
          <w:rPr>
            <w:sz w:val="20"/>
            <w:rtl/>
          </w:rPr>
          <w:t xml:space="preserve">פרק שני</w:t>
        </w:r>
        <w:r>
          <w:rPr>
            <w:sz w:val="20"/>
            <w:rtl/>
          </w:rPr>
          <w:t xml:space="preserve"> - </w:t>
        </w:r>
        <w:r>
          <w:rPr>
            <w:rFonts w:hint="cs"/>
            <w:sz w:val="20"/>
            <w:rtl/>
          </w:rPr>
          <w:t xml:space="preserve">ואלו מותרין</w:t>
        </w:r>
      </w:ins>
    </w:p>
    <w:p>
      <w:pPr>
        <w:pStyle w:val="afffffb"/>
        <w:rPr>
          <w:ins w:id="20313" w:author="קלוד" w:date="2026-10-06T10:09:38Z"/>
        </w:rPr>
      </w:pPr>
      <w:ins w:id="20312" w:author="קלוד" w:date="2026-10-06T10:09:38Z">
        <w:r>
          <w:t xml:space="preserve">משנה א</w:t>
        </w:r>
      </w:ins>
    </w:p>
    <w:p w14:paraId="23A65845" w14:textId="77777777" w:rsidR="003E2DCC" w:rsidRPr="006F178A" w:rsidRDefault="003E2DCC" w:rsidP="003E2DCC">
      <w:pPr>
        <w:pStyle w:val="afff5"/>
        <w:rPr>
          <w:rtl/>
        </w:rPr>
      </w:pPr>
      <w:r w:rsidRPr="006F178A">
        <w:rPr>
          <w:rtl/>
        </w:rPr>
        <w:t>ואלו מותרין: חולין שאוכל לך, כבשר חזיר, כעבודת כוכבים, כעורות לבובין, כנבילות וטריפות, כשקצים ורמשים, כחלת אהרן וכתרומתו - מותר.</w:t>
      </w:r>
    </w:p>
    <w:p w14:paraId="5469AAD4" w14:textId="6F59F29A" w:rsidR="003E2DCC" w:rsidRPr="006F178A" w:rsidRDefault="003E2DCC" w:rsidP="00A522DC">
      <w:pPr>
        <w:pStyle w:val="afff5"/>
        <w:spacing w:after="120"/>
        <w:rPr>
          <w:rtl/>
        </w:rPr>
      </w:pPr>
      <w:r w:rsidRPr="00B15076">
        <w:rPr>
          <w:rtl/>
        </w:rPr>
        <w:t>האומר לאשתו הרי את עלי כאימא - פותחין לו פתח ממקום אחר, שלא יקל ראשו לכך.</w:t>
      </w:r>
    </w:p>
    <w:p w14:paraId="74CB6AF8" w14:textId="0B6F1416" w:rsidR="003E2DCC" w:rsidRPr="00625DCC" w:rsidRDefault="00503065" w:rsidP="003E2DCC">
      <w:pPr>
        <w:rPr>
          <w:spacing w:val="-2"/>
          <w:rtl/>
        </w:rPr>
      </w:pPr>
      <w:r>
        <w:rPr>
          <w:rFonts w:ascii="Fb Fontext" w:hAnsi="Fb Fontext" w:hint="cs"/>
          <w:spacing w:val="-2"/>
          <w:rtl/>
        </w:rPr>
        <w:t xml:space="preserve">דווקא באמר </w:t>
      </w:r>
      <w:r w:rsidR="003E2DCC" w:rsidRPr="00625DCC">
        <w:rPr>
          <w:rFonts w:ascii="Fb Fontext" w:hAnsi="Fb Fontext"/>
          <w:spacing w:val="-2"/>
          <w:rtl/>
        </w:rPr>
        <w:t xml:space="preserve">חולין שאוכל לך, הא אמר </w:t>
      </w:r>
      <w:r w:rsidR="003E2DCC" w:rsidRPr="00295E41">
        <w:rPr>
          <w:rStyle w:val="afffa"/>
          <w:rtl/>
        </w:rPr>
        <w:t>ל</w:t>
      </w:r>
      <w:r w:rsidR="003E2DCC" w:rsidRPr="00625DCC">
        <w:rPr>
          <w:rFonts w:ascii="Fb Fontext" w:hAnsi="Fb Fontext"/>
          <w:spacing w:val="-2"/>
          <w:rtl/>
        </w:rPr>
        <w:t xml:space="preserve">חולין שאוכל לך - משמע לא </w:t>
      </w:r>
      <w:r>
        <w:rPr>
          <w:rFonts w:ascii="Fb Fontext" w:hAnsi="Fb Fontext" w:hint="cs"/>
          <w:spacing w:val="-2"/>
          <w:rtl/>
        </w:rPr>
        <w:t xml:space="preserve">יהא </w:t>
      </w:r>
      <w:r w:rsidR="003E2DCC" w:rsidRPr="00625DCC">
        <w:rPr>
          <w:rFonts w:ascii="Fb Fontext" w:hAnsi="Fb Fontext"/>
          <w:spacing w:val="-2"/>
          <w:rtl/>
        </w:rPr>
        <w:t>לחולין אלא קרבן,</w:t>
      </w:r>
    </w:p>
    <w:p w14:paraId="7F7532C8" w14:textId="77777777" w:rsidR="00E53731" w:rsidRPr="00C14A40" w:rsidRDefault="003E2DCC" w:rsidP="00E53731">
      <w:pPr>
        <w:pStyle w:val="38"/>
        <w:framePr w:wrap="notBeside"/>
        <w:rPr>
          <w:rFonts w:hint="cs"/>
          <w:rtl/>
        </w:rPr>
      </w:pPr>
      <w:r w:rsidRPr="00C14A40">
        <w:rPr>
          <w:rFonts w:hint="cs"/>
          <w:rtl/>
        </w:rPr>
        <w:t xml:space="preserve">ומתני' </w:t>
      </w:r>
    </w:p>
    <w:p w14:paraId="3B4F2743" w14:textId="68617FEA" w:rsidR="00503065" w:rsidRDefault="003E2DCC" w:rsidP="003E2DCC">
      <w:pPr>
        <w:rPr>
          <w:rtl/>
        </w:rPr>
      </w:pPr>
      <w:r w:rsidRPr="00503065">
        <w:rPr>
          <w:rStyle w:val="affffe"/>
          <w:rFonts w:hint="cs"/>
          <w:rtl/>
        </w:rPr>
        <w:t>לאו ר</w:t>
      </w:r>
      <w:r w:rsidRPr="00503065">
        <w:rPr>
          <w:rStyle w:val="affffe"/>
          <w:rtl/>
        </w:rPr>
        <w:t>"</w:t>
      </w:r>
      <w:r w:rsidRPr="00503065">
        <w:rPr>
          <w:rStyle w:val="affffe"/>
          <w:rFonts w:hint="cs"/>
          <w:rtl/>
        </w:rPr>
        <w:t xml:space="preserve">מ </w:t>
      </w:r>
      <w:r w:rsidR="00503065">
        <w:rPr>
          <w:rFonts w:hint="cs"/>
          <w:rtl/>
        </w:rPr>
        <w:t xml:space="preserve">שלא סבר </w:t>
      </w:r>
      <w:r w:rsidRPr="006F178A">
        <w:rPr>
          <w:rFonts w:hint="cs"/>
          <w:rtl/>
        </w:rPr>
        <w:t>מכלל לאו אתה שומע הן</w:t>
      </w:r>
      <w:r w:rsidR="00503065">
        <w:rPr>
          <w:rFonts w:hint="cs"/>
          <w:rtl/>
        </w:rPr>
        <w:t>,</w:t>
      </w:r>
      <w:r w:rsidRPr="006F178A">
        <w:rPr>
          <w:rFonts w:hint="cs"/>
          <w:rtl/>
        </w:rPr>
        <w:t xml:space="preserve"> </w:t>
      </w:r>
    </w:p>
    <w:p w14:paraId="3AD391C6" w14:textId="6C9FF352" w:rsidR="003E2DCC" w:rsidRPr="006F178A" w:rsidRDefault="003E2DCC" w:rsidP="003E2DCC">
      <w:pPr>
        <w:rPr>
          <w:rtl/>
        </w:rPr>
      </w:pPr>
      <w:r w:rsidRPr="00503065">
        <w:rPr>
          <w:rStyle w:val="affffe"/>
          <w:rFonts w:hint="cs"/>
          <w:rtl/>
        </w:rPr>
        <w:t>אלא ר</w:t>
      </w:r>
      <w:r w:rsidRPr="00503065">
        <w:rPr>
          <w:rStyle w:val="affffe"/>
          <w:rtl/>
        </w:rPr>
        <w:t>"</w:t>
      </w:r>
      <w:r w:rsidRPr="00503065">
        <w:rPr>
          <w:rStyle w:val="affffe"/>
          <w:rFonts w:hint="cs"/>
          <w:rtl/>
        </w:rPr>
        <w:t xml:space="preserve">י </w:t>
      </w:r>
      <w:r w:rsidRPr="006F178A">
        <w:rPr>
          <w:rFonts w:hint="cs"/>
          <w:rtl/>
        </w:rPr>
        <w:t>ואיידי דתני רישא כבשר חזיר כעכו</w:t>
      </w:r>
      <w:r w:rsidRPr="006F178A">
        <w:rPr>
          <w:rtl/>
        </w:rPr>
        <w:t>"</w:t>
      </w:r>
      <w:r w:rsidRPr="006F178A">
        <w:rPr>
          <w:rFonts w:hint="cs"/>
          <w:rtl/>
        </w:rPr>
        <w:t>ם</w:t>
      </w:r>
      <w:r w:rsidR="00EC1E69">
        <w:rPr>
          <w:rFonts w:hint="cs"/>
          <w:rtl/>
        </w:rPr>
        <w:t>,</w:t>
      </w:r>
      <w:r w:rsidRPr="006F178A">
        <w:rPr>
          <w:rFonts w:hint="cs"/>
          <w:rtl/>
        </w:rPr>
        <w:t xml:space="preserve"> תני חולין</w:t>
      </w:r>
      <w:r w:rsidR="00EC1E69">
        <w:rPr>
          <w:rFonts w:hint="cs"/>
          <w:rtl/>
        </w:rPr>
        <w:t>.</w:t>
      </w:r>
    </w:p>
    <w:p w14:paraId="618C1F23" w14:textId="77777777" w:rsidR="003E2DCC" w:rsidRPr="006F178A" w:rsidRDefault="003E2DCC" w:rsidP="00A522DC">
      <w:pPr>
        <w:pStyle w:val="a3"/>
        <w:framePr w:wrap="around"/>
        <w:rPr>
          <w:rtl/>
        </w:rPr>
      </w:pPr>
      <w:r w:rsidRPr="006F178A">
        <w:rPr>
          <w:rtl/>
        </w:rPr>
        <w:t>יד.</w:t>
      </w:r>
    </w:p>
    <w:p w14:paraId="6A72D89F" w14:textId="77777777" w:rsidR="00E53731" w:rsidRPr="00C14A40" w:rsidRDefault="003E2DCC" w:rsidP="00E53731">
      <w:pPr>
        <w:pStyle w:val="38"/>
        <w:framePr w:wrap="notBeside"/>
        <w:rPr>
          <w:rFonts w:hint="cs"/>
          <w:rtl/>
        </w:rPr>
      </w:pPr>
      <w:r w:rsidRPr="00C14A40">
        <w:rPr>
          <w:rFonts w:hint="cs"/>
          <w:rtl/>
        </w:rPr>
        <w:t>וא</w:t>
      </w:r>
      <w:r w:rsidRPr="00C14A40">
        <w:rPr>
          <w:rtl/>
        </w:rPr>
        <w:t>"</w:t>
      </w:r>
      <w:r w:rsidRPr="00C14A40">
        <w:rPr>
          <w:rFonts w:hint="cs"/>
          <w:rtl/>
        </w:rPr>
        <w:t>א כ</w:t>
      </w:r>
      <w:r w:rsidRPr="00C14A40">
        <w:rPr>
          <w:rtl/>
        </w:rPr>
        <w:t xml:space="preserve">רבינא: </w:t>
      </w:r>
    </w:p>
    <w:p w14:paraId="5793631F" w14:textId="3949A26A" w:rsidR="003E2DCC" w:rsidRPr="006F178A" w:rsidRDefault="003E2DCC" w:rsidP="003E2DCC">
      <w:pPr>
        <w:rPr>
          <w:rtl/>
        </w:rPr>
      </w:pPr>
      <w:r w:rsidRPr="00EC1E69">
        <w:rPr>
          <w:rStyle w:val="affffe"/>
          <w:rFonts w:hint="cs"/>
          <w:rtl/>
        </w:rPr>
        <w:t>ד</w:t>
      </w:r>
      <w:r w:rsidRPr="00EC1E69">
        <w:rPr>
          <w:rStyle w:val="affffe"/>
          <w:rtl/>
        </w:rPr>
        <w:t>ה"</w:t>
      </w:r>
      <w:r w:rsidRPr="00EC1E69">
        <w:rPr>
          <w:rStyle w:val="affffe"/>
          <w:rFonts w:hint="cs"/>
          <w:rtl/>
        </w:rPr>
        <w:t>ק</w:t>
      </w:r>
      <w:r w:rsidRPr="00EC1E69">
        <w:rPr>
          <w:rStyle w:val="affffe"/>
          <w:rtl/>
        </w:rPr>
        <w:t>,</w:t>
      </w:r>
      <w:r w:rsidRPr="006F178A">
        <w:rPr>
          <w:rFonts w:ascii="Fb Fontext" w:hAnsi="Fb Fontext"/>
          <w:rtl/>
        </w:rPr>
        <w:t xml:space="preserve"> ואלו מותרין </w:t>
      </w:r>
      <w:r w:rsidRPr="00295E41">
        <w:rPr>
          <w:rStyle w:val="afffa"/>
          <w:rtl/>
        </w:rPr>
        <w:t>כ</w:t>
      </w:r>
      <w:r w:rsidRPr="006F178A">
        <w:rPr>
          <w:rFonts w:ascii="Fb Fontext" w:hAnsi="Fb Fontext"/>
          <w:rtl/>
        </w:rPr>
        <w:t xml:space="preserve">חולין: </w:t>
      </w:r>
      <w:r w:rsidRPr="00295E41">
        <w:rPr>
          <w:rStyle w:val="afffa"/>
          <w:rtl/>
        </w:rPr>
        <w:t>כ</w:t>
      </w:r>
      <w:r w:rsidRPr="006F178A">
        <w:rPr>
          <w:rFonts w:ascii="Fb Fontext" w:hAnsi="Fb Fontext"/>
          <w:rtl/>
        </w:rPr>
        <w:t xml:space="preserve">בשר חזיר, </w:t>
      </w:r>
      <w:r w:rsidRPr="00295E41">
        <w:rPr>
          <w:rStyle w:val="afffa"/>
          <w:rtl/>
        </w:rPr>
        <w:t>כ</w:t>
      </w:r>
      <w:r w:rsidRPr="006F178A">
        <w:rPr>
          <w:rFonts w:ascii="Fb Fontext" w:hAnsi="Fb Fontext"/>
          <w:rtl/>
        </w:rPr>
        <w:t>ע</w:t>
      </w:r>
      <w:r w:rsidR="00EC1E69">
        <w:rPr>
          <w:rFonts w:ascii="Fb Fontext" w:hAnsi="Fb Fontext" w:hint="cs"/>
          <w:rtl/>
        </w:rPr>
        <w:t>כו</w:t>
      </w:r>
      <w:r w:rsidR="0075729B">
        <w:rPr>
          <w:rFonts w:ascii="Fb Fontext" w:hAnsi="Fb Fontext"/>
          <w:rtl/>
        </w:rPr>
        <w:t>"</w:t>
      </w:r>
      <w:r w:rsidR="00EC1E69">
        <w:rPr>
          <w:rFonts w:ascii="Fb Fontext" w:hAnsi="Fb Fontext" w:hint="cs"/>
          <w:rtl/>
        </w:rPr>
        <w:t>ם</w:t>
      </w:r>
      <w:r w:rsidRPr="006F178A">
        <w:rPr>
          <w:rFonts w:ascii="Fb Fontext" w:hAnsi="Fb Fontext"/>
          <w:rtl/>
        </w:rPr>
        <w:t>.</w:t>
      </w:r>
    </w:p>
    <w:p w14:paraId="707A5AF6" w14:textId="77777777" w:rsidR="00E53731" w:rsidRPr="00C14A40" w:rsidRDefault="003E2DCC" w:rsidP="00E53731">
      <w:pPr>
        <w:pStyle w:val="38"/>
        <w:framePr w:wrap="notBeside"/>
        <w:rPr>
          <w:rFonts w:hint="cs"/>
          <w:rtl/>
        </w:rPr>
      </w:pPr>
      <w:r w:rsidRPr="00C14A40">
        <w:rPr>
          <w:rFonts w:hint="cs"/>
          <w:rtl/>
        </w:rPr>
        <w:t xml:space="preserve">דדחי' </w:t>
      </w:r>
    </w:p>
    <w:p w14:paraId="4C4E7B32" w14:textId="167DBAF7" w:rsidR="003E2DCC" w:rsidRPr="006F178A" w:rsidRDefault="003E2DCC" w:rsidP="003E2DCC">
      <w:r w:rsidRPr="00EC1E69">
        <w:rPr>
          <w:rStyle w:val="affffe"/>
          <w:rFonts w:hint="cs"/>
          <w:rtl/>
        </w:rPr>
        <w:t xml:space="preserve">דמדתני סיפא </w:t>
      </w:r>
      <w:r w:rsidRPr="006F178A">
        <w:rPr>
          <w:rFonts w:hint="cs"/>
          <w:rtl/>
        </w:rPr>
        <w:t>האומר לאשתו וכו' פותחין לו ממקום אחר מכלל דרישא לא בעי שאלה</w:t>
      </w:r>
      <w:r w:rsidR="00EC1E69">
        <w:rPr>
          <w:rFonts w:hint="cs"/>
          <w:rtl/>
        </w:rPr>
        <w:t>,</w:t>
      </w:r>
      <w:r w:rsidRPr="006F178A">
        <w:rPr>
          <w:rFonts w:hint="cs"/>
          <w:rtl/>
        </w:rPr>
        <w:t xml:space="preserve"> </w:t>
      </w:r>
    </w:p>
    <w:p w14:paraId="6491AA7C" w14:textId="77777777" w:rsidR="00482CEE" w:rsidRPr="00C14A40" w:rsidRDefault="003E2DCC" w:rsidP="00E53731">
      <w:pPr>
        <w:pStyle w:val="38"/>
        <w:framePr w:wrap="notBeside"/>
        <w:rPr>
          <w:rtl/>
        </w:rPr>
      </w:pPr>
      <w:r w:rsidRPr="00C14A40">
        <w:rPr>
          <w:rFonts w:hint="cs"/>
          <w:rtl/>
        </w:rPr>
        <w:t>א</w:t>
      </w:r>
      <w:r w:rsidRPr="00C14A40">
        <w:rPr>
          <w:rtl/>
        </w:rPr>
        <w:t>לא</w:t>
      </w:r>
    </w:p>
    <w:p w14:paraId="79D90C52" w14:textId="263BF0CD" w:rsidR="003E2DCC" w:rsidRPr="006F178A" w:rsidRDefault="003E2DCC" w:rsidP="00605052">
      <w:pPr>
        <w:spacing w:after="60"/>
        <w:rPr>
          <w:rtl/>
        </w:rPr>
      </w:pPr>
      <w:r w:rsidRPr="006F178A">
        <w:rPr>
          <w:rtl/>
        </w:rPr>
        <w:t>מחוורתא, חולין ממילא נסבה.</w:t>
      </w:r>
    </w:p>
    <w:p w14:paraId="76F3A474" w14:textId="4DA4DA54" w:rsidR="00482CEE" w:rsidRPr="00C14A40" w:rsidRDefault="003E2DCC" w:rsidP="00E53731">
      <w:pPr>
        <w:pStyle w:val="38"/>
        <w:framePr w:wrap="notBeside"/>
        <w:rPr>
          <w:rFonts w:hint="cs"/>
          <w:rtl/>
        </w:rPr>
      </w:pPr>
      <w:r w:rsidRPr="00C14A40">
        <w:rPr>
          <w:rFonts w:hint="cs"/>
          <w:rtl/>
        </w:rPr>
        <w:t>מנה</w:t>
      </w:r>
      <w:r w:rsidRPr="00C14A40">
        <w:rPr>
          <w:rtl/>
        </w:rPr>
        <w:t>"</w:t>
      </w:r>
      <w:r w:rsidRPr="00C14A40">
        <w:rPr>
          <w:rFonts w:hint="cs"/>
          <w:rtl/>
        </w:rPr>
        <w:t>מ:</w:t>
      </w:r>
    </w:p>
    <w:p w14:paraId="16BA99DB" w14:textId="434631DC" w:rsidR="003E2DCC" w:rsidRPr="006F178A" w:rsidRDefault="003E2DCC" w:rsidP="003E2DCC">
      <w:pPr>
        <w:rPr>
          <w:rtl/>
        </w:rPr>
      </w:pPr>
      <w:r w:rsidRPr="002C641B">
        <w:rPr>
          <w:rStyle w:val="affffa"/>
          <w:rFonts w:hint="cs"/>
          <w:rtl/>
        </w:rPr>
        <w:t>ד'</w:t>
      </w:r>
      <w:r w:rsidRPr="002C641B">
        <w:rPr>
          <w:rStyle w:val="affffa"/>
          <w:rtl/>
        </w:rPr>
        <w:t>איש כי ידור נדר לה',</w:t>
      </w:r>
      <w:r w:rsidRPr="006F178A">
        <w:rPr>
          <w:rtl/>
        </w:rPr>
        <w:t xml:space="preserve"> עד שידור בדבר הנדור.</w:t>
      </w:r>
    </w:p>
    <w:p w14:paraId="0FAD27F9" w14:textId="29B7F916" w:rsidR="003E2DCC" w:rsidRPr="006F178A" w:rsidRDefault="003E2DCC" w:rsidP="003E2DCC">
      <w:pPr>
        <w:rPr>
          <w:rtl/>
        </w:rPr>
      </w:pPr>
      <w:r w:rsidRPr="006F178A">
        <w:rPr>
          <w:rFonts w:hint="cs"/>
          <w:rtl/>
        </w:rPr>
        <w:t>ולא אמר</w:t>
      </w:r>
      <w:r w:rsidR="00EC1E69">
        <w:rPr>
          <w:rFonts w:hint="cs"/>
          <w:rtl/>
        </w:rPr>
        <w:t>י</w:t>
      </w:r>
      <w:r w:rsidRPr="006F178A">
        <w:rPr>
          <w:rFonts w:hint="cs"/>
          <w:rtl/>
        </w:rPr>
        <w:t xml:space="preserve"> דגם לאסור איסר </w:t>
      </w:r>
      <w:r w:rsidRPr="00EC1E69">
        <w:rPr>
          <w:rStyle w:val="affffe"/>
          <w:rFonts w:hint="cs"/>
          <w:rtl/>
        </w:rPr>
        <w:t>דמיבעי ל</w:t>
      </w:r>
      <w:r w:rsidRPr="00EC1E69">
        <w:rPr>
          <w:rStyle w:val="affffe"/>
          <w:rtl/>
        </w:rPr>
        <w:t xml:space="preserve">כדתניא: </w:t>
      </w:r>
      <w:r w:rsidRPr="006F178A">
        <w:rPr>
          <w:rtl/>
        </w:rPr>
        <w:t>איזהו איסר האמור בתורה כו'.</w:t>
      </w:r>
    </w:p>
    <w:p w14:paraId="29D6929B" w14:textId="77777777" w:rsidR="003E2DCC" w:rsidRPr="006F178A" w:rsidRDefault="003E2DCC" w:rsidP="000F1DD4">
      <w:pPr>
        <w:pStyle w:val="afffd"/>
        <w:rPr>
          <w:rtl/>
        </w:rPr>
      </w:pPr>
      <w:ins w:id="9813" w:author="מספור קטעי משנה" w:date="2026-10-06T06:45:39Z">
        <w:r>
          <w:rPr>
            <w:rStyle w:val="MisparKeta"/>
          </w:rPr>
          <w:t xml:space="preserve">א. </w:t>
        </w:r>
      </w:ins>
      <w:r w:rsidRPr="006F178A">
        <w:rPr>
          <w:rtl/>
        </w:rPr>
        <w:t>האומר לאשתו הרי את עלי כאימא כו'.</w:t>
      </w:r>
    </w:p>
    <w:p w14:paraId="16B69AD3" w14:textId="338F13DA" w:rsidR="00482CEE" w:rsidRPr="00C14A40" w:rsidRDefault="003E2DCC" w:rsidP="00E53731">
      <w:pPr>
        <w:pStyle w:val="38"/>
        <w:framePr w:wrap="notBeside"/>
        <w:rPr>
          <w:rtl/>
        </w:rPr>
      </w:pPr>
      <w:r w:rsidRPr="00C14A40">
        <w:rPr>
          <w:rtl/>
        </w:rPr>
        <w:t>ורמינהו:</w:t>
      </w:r>
    </w:p>
    <w:p w14:paraId="27C30B7E" w14:textId="7BF8E6AE" w:rsidR="003E2DCC" w:rsidRPr="006F178A" w:rsidRDefault="003E2DCC" w:rsidP="003E2DCC">
      <w:pPr>
        <w:rPr>
          <w:rtl/>
        </w:rPr>
      </w:pPr>
      <w:r w:rsidRPr="006F178A">
        <w:rPr>
          <w:rFonts w:ascii="Fb Fontext" w:hAnsi="Fb Fontext"/>
          <w:rtl/>
        </w:rPr>
        <w:t>הרי את עלי כבשר אימא, כבשר אחותי, כערלה, וככלאי הכרם - לא אמר כלום!</w:t>
      </w:r>
    </w:p>
    <w:p w14:paraId="18490498" w14:textId="77777777" w:rsidR="00482CEE" w:rsidRPr="00C14A40" w:rsidRDefault="003E2DCC" w:rsidP="00E53731">
      <w:pPr>
        <w:pStyle w:val="38"/>
        <w:framePr w:wrap="notBeside"/>
        <w:rPr>
          <w:rtl/>
        </w:rPr>
      </w:pPr>
      <w:r w:rsidRPr="00C14A40">
        <w:rPr>
          <w:rtl/>
        </w:rPr>
        <w:t>אביי:</w:t>
      </w:r>
    </w:p>
    <w:p w14:paraId="009CB52F" w14:textId="765E3CA2" w:rsidR="003E2DCC" w:rsidRPr="006F178A" w:rsidRDefault="003E2DCC" w:rsidP="003E2DCC">
      <w:pPr>
        <w:rPr>
          <w:rtl/>
        </w:rPr>
      </w:pPr>
      <w:r w:rsidRPr="006F178A">
        <w:rPr>
          <w:rtl/>
        </w:rPr>
        <w:t>לא אמר כלום מדאורייתא, וצריך שאלה מדרבנן.</w:t>
      </w:r>
    </w:p>
    <w:p w14:paraId="3E264399" w14:textId="77777777" w:rsidR="00E53731" w:rsidRPr="00C14A40" w:rsidRDefault="003E2DCC" w:rsidP="00E53731">
      <w:pPr>
        <w:pStyle w:val="38"/>
        <w:framePr w:wrap="notBeside"/>
        <w:rPr>
          <w:rtl/>
        </w:rPr>
      </w:pPr>
      <w:r w:rsidRPr="00C14A40">
        <w:rPr>
          <w:rFonts w:hint="cs"/>
          <w:rtl/>
        </w:rPr>
        <w:t>רבא</w:t>
      </w:r>
      <w:r w:rsidRPr="00C14A40">
        <w:rPr>
          <w:rtl/>
        </w:rPr>
        <w:t xml:space="preserve">: </w:t>
      </w:r>
    </w:p>
    <w:p w14:paraId="16DF8416" w14:textId="0F9765BA" w:rsidR="003E2DCC" w:rsidRPr="006F178A" w:rsidRDefault="003E2DCC" w:rsidP="003E2DCC">
      <w:pPr>
        <w:rPr>
          <w:rtl/>
        </w:rPr>
      </w:pPr>
      <w:r w:rsidRPr="006F178A">
        <w:rPr>
          <w:rtl/>
        </w:rPr>
        <w:t>הא בתלמידי חכמים, הא בעם הארץ;</w:t>
      </w:r>
    </w:p>
    <w:p w14:paraId="34A7C3B6" w14:textId="77777777" w:rsidR="00482CEE" w:rsidRPr="00C14A40" w:rsidRDefault="003E2DCC" w:rsidP="00E53731">
      <w:pPr>
        <w:pStyle w:val="38"/>
        <w:framePr w:wrap="notBeside"/>
        <w:rPr>
          <w:rtl/>
        </w:rPr>
      </w:pPr>
      <w:r w:rsidRPr="00C14A40">
        <w:rPr>
          <w:rtl/>
        </w:rPr>
        <w:t>והתניא:</w:t>
      </w:r>
    </w:p>
    <w:p w14:paraId="43BF36B1" w14:textId="44420ADE" w:rsidR="00AD0082" w:rsidRPr="00E53731" w:rsidRDefault="003E2DCC" w:rsidP="00D7380E">
      <w:pPr>
        <w:rPr>
          <w:rtl/>
        </w:rPr>
      </w:pPr>
      <w:r w:rsidRPr="006F178A">
        <w:rPr>
          <w:rtl/>
        </w:rPr>
        <w:t xml:space="preserve">הנודר בתורה - לא אמר כלום, </w:t>
      </w:r>
    </w:p>
    <w:p w14:paraId="60161A8B" w14:textId="77777777" w:rsidR="00E53731" w:rsidRPr="00C14A40" w:rsidRDefault="003E2DCC" w:rsidP="00E53731">
      <w:pPr>
        <w:pStyle w:val="38"/>
        <w:framePr w:wrap="notBeside"/>
        <w:rPr>
          <w:rtl/>
        </w:rPr>
      </w:pPr>
      <w:r w:rsidRPr="00C14A40">
        <w:rPr>
          <w:rtl/>
        </w:rPr>
        <w:t>וא</w:t>
      </w:r>
      <w:r w:rsidRPr="00C14A40">
        <w:rPr>
          <w:rFonts w:hint="cs"/>
          <w:rtl/>
        </w:rPr>
        <w:t>רי</w:t>
      </w:r>
      <w:r w:rsidRPr="00C14A40">
        <w:rPr>
          <w:rtl/>
        </w:rPr>
        <w:t>"</w:t>
      </w:r>
      <w:r w:rsidRPr="00C14A40">
        <w:rPr>
          <w:rFonts w:hint="cs"/>
          <w:rtl/>
        </w:rPr>
        <w:t>ו</w:t>
      </w:r>
      <w:r w:rsidRPr="00C14A40">
        <w:rPr>
          <w:rtl/>
        </w:rPr>
        <w:t xml:space="preserve">: </w:t>
      </w:r>
    </w:p>
    <w:p w14:paraId="17DAFE13" w14:textId="227E3DD0" w:rsidR="003E2DCC" w:rsidRPr="006F178A" w:rsidRDefault="003E2DCC" w:rsidP="00605052">
      <w:pPr>
        <w:spacing w:after="60"/>
        <w:rPr>
          <w:rtl/>
        </w:rPr>
      </w:pPr>
      <w:r w:rsidRPr="006F178A">
        <w:rPr>
          <w:rtl/>
        </w:rPr>
        <w:t xml:space="preserve">וצריך שאלה לחכם, </w:t>
      </w:r>
      <w:r w:rsidRPr="00AD0082">
        <w:rPr>
          <w:rStyle w:val="affffe"/>
          <w:rFonts w:hint="cs"/>
          <w:rtl/>
        </w:rPr>
        <w:t>ר</w:t>
      </w:r>
      <w:r w:rsidRPr="00AD0082">
        <w:rPr>
          <w:rStyle w:val="affffe"/>
          <w:rtl/>
        </w:rPr>
        <w:t>"</w:t>
      </w:r>
      <w:r w:rsidRPr="00AD0082">
        <w:rPr>
          <w:rStyle w:val="affffe"/>
          <w:rFonts w:hint="cs"/>
          <w:rtl/>
        </w:rPr>
        <w:t>נ</w:t>
      </w:r>
      <w:r w:rsidRPr="00AD0082">
        <w:rPr>
          <w:rStyle w:val="affffe"/>
          <w:rtl/>
        </w:rPr>
        <w:t xml:space="preserve">: </w:t>
      </w:r>
      <w:r w:rsidRPr="006F178A">
        <w:rPr>
          <w:rtl/>
        </w:rPr>
        <w:t>ות</w:t>
      </w:r>
      <w:r w:rsidR="00AD0082">
        <w:rPr>
          <w:rFonts w:hint="cs"/>
          <w:rtl/>
        </w:rPr>
        <w:t>"ח</w:t>
      </w:r>
      <w:r w:rsidRPr="006F178A">
        <w:rPr>
          <w:rtl/>
        </w:rPr>
        <w:t xml:space="preserve"> אינו צריך שאלה.</w:t>
      </w:r>
    </w:p>
    <w:p w14:paraId="4751DD78" w14:textId="77777777" w:rsidR="003E2DCC" w:rsidRPr="006F178A" w:rsidRDefault="003E2DCC" w:rsidP="00A522DC">
      <w:pPr>
        <w:pStyle w:val="a3"/>
        <w:framePr w:wrap="around"/>
        <w:rPr>
          <w:rtl/>
        </w:rPr>
      </w:pPr>
      <w:r w:rsidRPr="006F178A">
        <w:rPr>
          <w:rtl/>
        </w:rPr>
        <w:t xml:space="preserve">יד: </w:t>
      </w:r>
    </w:p>
    <w:p w14:paraId="61FFDB46" w14:textId="24EDFE4D" w:rsidR="00E53731" w:rsidRPr="00C14A40" w:rsidRDefault="003E2DCC" w:rsidP="00E53731">
      <w:pPr>
        <w:pStyle w:val="38"/>
        <w:framePr w:wrap="notBeside"/>
        <w:rPr>
          <w:rtl/>
        </w:rPr>
      </w:pPr>
      <w:r w:rsidRPr="00C14A40">
        <w:rPr>
          <w:rtl/>
        </w:rPr>
        <w:t xml:space="preserve">תניא: </w:t>
      </w:r>
    </w:p>
    <w:p w14:paraId="2AAA11C6" w14:textId="32F7A84A" w:rsidR="003E2DCC" w:rsidRPr="006F178A" w:rsidRDefault="003E2DCC" w:rsidP="003E2DCC">
      <w:pPr>
        <w:rPr>
          <w:rtl/>
        </w:rPr>
      </w:pPr>
      <w:r w:rsidRPr="006F178A">
        <w:rPr>
          <w:rFonts w:ascii="Fb Fontext" w:hAnsi="Fb Fontext"/>
          <w:rtl/>
        </w:rPr>
        <w:t>הנודר בתורה לא אמר כלום, במה שכתוב בה דבריו קיימין</w:t>
      </w:r>
      <w:r w:rsidRPr="006F178A">
        <w:rPr>
          <w:rFonts w:ascii="Fb Fontext" w:hAnsi="Fb Fontext" w:hint="cs"/>
          <w:rtl/>
        </w:rPr>
        <w:t>,</w:t>
      </w:r>
      <w:r w:rsidRPr="006F178A">
        <w:rPr>
          <w:rFonts w:ascii="Fb Fontext" w:hAnsi="Fb Fontext"/>
          <w:rtl/>
        </w:rPr>
        <w:t xml:space="preserve"> </w:t>
      </w:r>
      <w:r w:rsidRPr="00295E41">
        <w:rPr>
          <w:rStyle w:val="afffa"/>
          <w:rtl/>
        </w:rPr>
        <w:t xml:space="preserve">בה </w:t>
      </w:r>
      <w:r w:rsidRPr="006F178A">
        <w:rPr>
          <w:rFonts w:ascii="Fb Fontext" w:hAnsi="Fb Fontext"/>
          <w:rtl/>
        </w:rPr>
        <w:t>ובמה שכתוב בה - דבריו קיימין.</w:t>
      </w:r>
    </w:p>
    <w:p w14:paraId="0D5712CE" w14:textId="65DA9DA1" w:rsidR="000B5571" w:rsidRDefault="003E2DCC" w:rsidP="000B5571">
      <w:pPr>
        <w:ind w:firstLine="113"/>
        <w:rPr>
          <w:rtl/>
        </w:rPr>
      </w:pPr>
      <w:r w:rsidRPr="0090296F">
        <w:rPr>
          <w:rFonts w:hint="cs"/>
          <w:rtl/>
        </w:rPr>
        <w:t>בה ובמה שכתוב בה</w:t>
      </w:r>
      <w:r w:rsidRPr="0090296F">
        <w:rPr>
          <w:rtl/>
        </w:rPr>
        <w:t>:</w:t>
      </w:r>
      <w:r w:rsidR="0075729B">
        <w:rPr>
          <w:rtl/>
        </w:rPr>
        <w:t xml:space="preserve"> </w:t>
      </w:r>
      <w:r w:rsidR="000B5571">
        <w:rPr>
          <w:rFonts w:hint="cs"/>
          <w:rtl/>
        </w:rPr>
        <w:t>-שאחז בידו,</w:t>
      </w:r>
      <w:r w:rsidRPr="0090296F">
        <w:rPr>
          <w:rFonts w:hint="cs"/>
          <w:rtl/>
        </w:rPr>
        <w:t xml:space="preserve"> </w:t>
      </w:r>
      <w:r w:rsidR="000B5571">
        <w:rPr>
          <w:rFonts w:hint="cs"/>
          <w:rtl/>
        </w:rPr>
        <w:t>ש</w:t>
      </w:r>
      <w:r w:rsidRPr="0090296F">
        <w:rPr>
          <w:rFonts w:hint="cs"/>
          <w:rtl/>
        </w:rPr>
        <w:t xml:space="preserve">דעתו על אזכרות שבה, </w:t>
      </w:r>
    </w:p>
    <w:p w14:paraId="59788FDA" w14:textId="25DF94AA" w:rsidR="003E2DCC" w:rsidRPr="00625DCC" w:rsidRDefault="003E2DCC" w:rsidP="004B15CF">
      <w:pPr>
        <w:ind w:left="1020" w:firstLine="170"/>
        <w:rPr>
          <w:spacing w:val="-6"/>
          <w:rtl/>
        </w:rPr>
      </w:pPr>
      <w:r w:rsidRPr="0090296F">
        <w:rPr>
          <w:rFonts w:hint="cs"/>
          <w:rtl/>
        </w:rPr>
        <w:t xml:space="preserve">ואי </w:t>
      </w:r>
      <w:r w:rsidRPr="00A75E9E">
        <w:rPr>
          <w:rFonts w:hint="cs"/>
          <w:rtl/>
        </w:rPr>
        <w:t>מונחת על השולחן דעתו על הגוילים</w:t>
      </w:r>
    </w:p>
    <w:p w14:paraId="28FCBB25" w14:textId="77777777" w:rsidR="00E53731" w:rsidRPr="00C14A40" w:rsidRDefault="00515187" w:rsidP="00E53731">
      <w:pPr>
        <w:pStyle w:val="38"/>
        <w:framePr w:wrap="notBeside"/>
        <w:rPr>
          <w:rFonts w:hint="cs"/>
          <w:rtl/>
        </w:rPr>
      </w:pPr>
      <w:r w:rsidRPr="00C14A40">
        <w:rPr>
          <w:rFonts w:hint="cs"/>
          <w:rtl/>
        </w:rPr>
        <w:t xml:space="preserve">ב. </w:t>
      </w:r>
    </w:p>
    <w:p w14:paraId="1EA0E722" w14:textId="12DC502E" w:rsidR="00276E95" w:rsidRPr="00276E95" w:rsidRDefault="0090296F" w:rsidP="004B15CF">
      <w:pPr>
        <w:rPr>
          <w:spacing w:val="-4"/>
          <w:rtl/>
        </w:rPr>
      </w:pPr>
      <w:r w:rsidRPr="00295E41">
        <w:rPr>
          <w:rStyle w:val="afffa"/>
          <w:rFonts w:hint="cs"/>
          <w:rtl/>
        </w:rPr>
        <w:t>אף</w:t>
      </w:r>
      <w:r w:rsidR="003E2DCC" w:rsidRPr="00276E95">
        <w:rPr>
          <w:spacing w:val="-4"/>
          <w:rtl/>
        </w:rPr>
        <w:t xml:space="preserve"> </w:t>
      </w:r>
      <w:r w:rsidR="004B15CF" w:rsidRPr="00276E95">
        <w:rPr>
          <w:rFonts w:hint="cs"/>
          <w:spacing w:val="-4"/>
          <w:rtl/>
        </w:rPr>
        <w:t xml:space="preserve">שמונחת על הארץ, </w:t>
      </w:r>
      <w:r w:rsidR="003E2DCC" w:rsidRPr="00276E95">
        <w:rPr>
          <w:rFonts w:hint="cs"/>
          <w:spacing w:val="-4"/>
          <w:rtl/>
        </w:rPr>
        <w:t>קמ</w:t>
      </w:r>
      <w:r w:rsidR="003E2DCC" w:rsidRPr="00276E95">
        <w:rPr>
          <w:spacing w:val="-4"/>
          <w:rtl/>
        </w:rPr>
        <w:t>"</w:t>
      </w:r>
      <w:r w:rsidR="003E2DCC" w:rsidRPr="00276E95">
        <w:rPr>
          <w:rFonts w:hint="cs"/>
          <w:spacing w:val="-4"/>
          <w:rtl/>
        </w:rPr>
        <w:t xml:space="preserve">ל </w:t>
      </w:r>
      <w:r w:rsidR="003E2DCC" w:rsidRPr="00276E95">
        <w:rPr>
          <w:spacing w:val="-4"/>
          <w:rtl/>
        </w:rPr>
        <w:t>כיון דאמר במה שכתוב בה - מהני</w:t>
      </w:r>
      <w:r w:rsidR="00276E95">
        <w:rPr>
          <w:rFonts w:hint="cs"/>
          <w:spacing w:val="-4"/>
          <w:rtl/>
        </w:rPr>
        <w:t>.</w:t>
      </w:r>
      <w:r w:rsidR="003E2DCC" w:rsidRPr="00276E95">
        <w:rPr>
          <w:spacing w:val="-4"/>
          <w:rtl/>
        </w:rPr>
        <w:t xml:space="preserve"> </w:t>
      </w:r>
    </w:p>
    <w:p w14:paraId="01337D82" w14:textId="71993C08" w:rsidR="003E2DCC" w:rsidRPr="006F178A" w:rsidRDefault="003E2DCC" w:rsidP="00276E95">
      <w:pPr>
        <w:rPr>
          <w:rtl/>
        </w:rPr>
      </w:pPr>
      <w:r w:rsidRPr="006F178A">
        <w:rPr>
          <w:rtl/>
        </w:rPr>
        <w:t>וזו ואין צריך לומר זו קתני.</w:t>
      </w:r>
    </w:p>
    <w:p w14:paraId="1ABDC152" w14:textId="77777777" w:rsidR="00482CEE" w:rsidRPr="00C14A40" w:rsidRDefault="0090296F" w:rsidP="00E53731">
      <w:pPr>
        <w:pStyle w:val="38"/>
        <w:framePr w:wrap="notBeside"/>
        <w:rPr>
          <w:rFonts w:hint="cs"/>
          <w:rtl/>
        </w:rPr>
      </w:pPr>
      <w:r w:rsidRPr="00C14A40">
        <w:rPr>
          <w:rFonts w:hint="cs"/>
          <w:rtl/>
        </w:rPr>
        <w:t>ג.</w:t>
      </w:r>
    </w:p>
    <w:p w14:paraId="0FE6FAC6" w14:textId="77777777" w:rsidR="00482CEE" w:rsidRDefault="003E2DCC" w:rsidP="003E2DCC">
      <w:pPr>
        <w:rPr>
          <w:spacing w:val="-4"/>
          <w:rtl/>
        </w:rPr>
      </w:pPr>
      <w:r w:rsidRPr="00625DCC">
        <w:rPr>
          <w:spacing w:val="-4"/>
          <w:rtl/>
        </w:rPr>
        <w:t xml:space="preserve">כולה </w:t>
      </w:r>
      <w:r w:rsidR="00DF5FC1">
        <w:rPr>
          <w:rFonts w:hint="cs"/>
          <w:spacing w:val="-4"/>
          <w:rtl/>
        </w:rPr>
        <w:t>אף שאוחז בידו</w:t>
      </w:r>
      <w:r w:rsidRPr="00625DCC">
        <w:rPr>
          <w:spacing w:val="-4"/>
          <w:rtl/>
        </w:rPr>
        <w:t xml:space="preserve"> </w:t>
      </w:r>
      <w:r w:rsidRPr="00D7380E">
        <w:rPr>
          <w:rStyle w:val="affffe"/>
          <w:rFonts w:hint="eastAsia"/>
          <w:rtl/>
        </w:rPr>
        <w:t>ו</w:t>
      </w:r>
      <w:r w:rsidR="00D7380E" w:rsidRPr="00D7380E">
        <w:rPr>
          <w:rStyle w:val="affffe"/>
          <w:rFonts w:hint="cs"/>
          <w:rtl/>
        </w:rPr>
        <w:t>אף</w:t>
      </w:r>
      <w:r w:rsidRPr="00D7380E">
        <w:rPr>
          <w:rStyle w:val="affffe"/>
          <w:rtl/>
        </w:rPr>
        <w:t xml:space="preserve"> </w:t>
      </w:r>
      <w:r w:rsidR="00640B30">
        <w:rPr>
          <w:rFonts w:hint="cs"/>
          <w:spacing w:val="-4"/>
          <w:rtl/>
        </w:rPr>
        <w:t>שרק</w:t>
      </w:r>
      <w:r w:rsidRPr="00625DCC">
        <w:rPr>
          <w:spacing w:val="-4"/>
          <w:rtl/>
        </w:rPr>
        <w:t xml:space="preserve"> </w:t>
      </w:r>
      <w:r w:rsidRPr="00625DCC">
        <w:rPr>
          <w:rFonts w:hint="eastAsia"/>
          <w:spacing w:val="-4"/>
          <w:rtl/>
        </w:rPr>
        <w:t>אמר</w:t>
      </w:r>
      <w:r w:rsidRPr="00625DCC">
        <w:rPr>
          <w:spacing w:val="-4"/>
          <w:rtl/>
        </w:rPr>
        <w:t xml:space="preserve"> </w:t>
      </w:r>
      <w:r w:rsidRPr="00625DCC">
        <w:rPr>
          <w:rFonts w:hint="eastAsia"/>
          <w:spacing w:val="-4"/>
          <w:rtl/>
        </w:rPr>
        <w:t>בה</w:t>
      </w:r>
      <w:r w:rsidRPr="00625DCC">
        <w:rPr>
          <w:spacing w:val="-4"/>
          <w:rtl/>
        </w:rPr>
        <w:t xml:space="preserve"> </w:t>
      </w:r>
      <w:r w:rsidRPr="00625DCC">
        <w:rPr>
          <w:rFonts w:hint="eastAsia"/>
          <w:spacing w:val="-4"/>
          <w:rtl/>
        </w:rPr>
        <w:t>כמ</w:t>
      </w:r>
      <w:r w:rsidR="00DF5FC1">
        <w:rPr>
          <w:rFonts w:hint="cs"/>
          <w:spacing w:val="-4"/>
          <w:rtl/>
        </w:rPr>
        <w:t>"ד</w:t>
      </w:r>
      <w:r w:rsidRPr="00625DCC">
        <w:rPr>
          <w:spacing w:val="-4"/>
          <w:rtl/>
        </w:rPr>
        <w:t xml:space="preserve"> </w:t>
      </w:r>
      <w:r w:rsidRPr="00625DCC">
        <w:rPr>
          <w:rFonts w:hint="eastAsia"/>
          <w:spacing w:val="-4"/>
          <w:rtl/>
        </w:rPr>
        <w:t>במה</w:t>
      </w:r>
      <w:r w:rsidRPr="00625DCC">
        <w:rPr>
          <w:spacing w:val="-4"/>
          <w:rtl/>
        </w:rPr>
        <w:t xml:space="preserve"> </w:t>
      </w:r>
      <w:r w:rsidRPr="00625DCC">
        <w:rPr>
          <w:rFonts w:hint="eastAsia"/>
          <w:spacing w:val="-4"/>
          <w:rtl/>
        </w:rPr>
        <w:t>שכתוב</w:t>
      </w:r>
      <w:r w:rsidRPr="00625DCC">
        <w:rPr>
          <w:spacing w:val="-4"/>
          <w:rtl/>
        </w:rPr>
        <w:t xml:space="preserve"> </w:t>
      </w:r>
      <w:r w:rsidRPr="00625DCC">
        <w:rPr>
          <w:rFonts w:hint="eastAsia"/>
          <w:spacing w:val="-4"/>
          <w:rtl/>
        </w:rPr>
        <w:t>בה</w:t>
      </w:r>
      <w:r w:rsidRPr="00625DCC">
        <w:rPr>
          <w:spacing w:val="-4"/>
          <w:rtl/>
        </w:rPr>
        <w:t>.</w:t>
      </w:r>
    </w:p>
    <w:p w14:paraId="74A7A2F5" w14:textId="7654FDA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15" w:author="קלוד" w:date="2026-10-06T10:09:38Z"/>
        </w:rPr>
      </w:pPr>
      <w:ins w:id="20314" w:author="קלוד" w:date="2026-10-06T10:09:38Z">
        <w:r>
          <w:t xml:space="preserve">משנה א</w:t>
        </w:r>
      </w:ins>
    </w:p>
    <w:p w14:paraId="2E66666F" w14:textId="68ECAEBF" w:rsidR="00482CEE" w:rsidRDefault="003E2DCC" w:rsidP="00A522DC">
      <w:pPr>
        <w:pStyle w:val="afff5"/>
        <w:spacing w:after="120"/>
        <w:rPr>
          <w:rtl/>
        </w:rPr>
      </w:pPr>
      <w:r w:rsidRPr="006F178A">
        <w:rPr>
          <w:rtl/>
        </w:rPr>
        <w:t>קונם שאני ישן, שאני מדבר, שאני מהלך,</w:t>
      </w:r>
      <w:r w:rsidR="0075729B">
        <w:rPr>
          <w:rtl/>
        </w:rPr>
        <w:t xml:space="preserve"> </w:t>
      </w:r>
      <w:r w:rsidRPr="006F178A">
        <w:rPr>
          <w:rFonts w:hint="cs"/>
          <w:rtl/>
        </w:rPr>
        <w:tab/>
      </w:r>
      <w:r w:rsidRPr="006F178A">
        <w:rPr>
          <w:rtl/>
        </w:rPr>
        <w:br/>
        <w:t>האומר לאשה קונם שאני משמשך הרי זה בלא יחל דברו.</w:t>
      </w:r>
    </w:p>
    <w:p w14:paraId="429C84C0" w14:textId="77777777" w:rsidR="00482CEE" w:rsidRPr="00C14A40" w:rsidRDefault="003E2DCC" w:rsidP="00E53731">
      <w:pPr>
        <w:pStyle w:val="38"/>
        <w:framePr w:wrap="notBeside"/>
        <w:rPr>
          <w:rtl/>
        </w:rPr>
      </w:pPr>
      <w:r w:rsidRPr="00C14A40">
        <w:rPr>
          <w:rtl/>
        </w:rPr>
        <w:t>איתמר:</w:t>
      </w:r>
    </w:p>
    <w:p w14:paraId="1CA4925D" w14:textId="2BC86A23" w:rsidR="003E2DCC" w:rsidRPr="006F178A" w:rsidRDefault="003E2DCC" w:rsidP="003E2DCC">
      <w:pPr>
        <w:rPr>
          <w:rtl/>
        </w:rPr>
      </w:pPr>
      <w:r w:rsidRPr="006F178A">
        <w:rPr>
          <w:rFonts w:ascii="Fb Fontext" w:hAnsi="Fb Fontext"/>
          <w:rtl/>
        </w:rPr>
        <w:t xml:space="preserve">קונם עיני בשינה היום אם אישן למחר, </w:t>
      </w:r>
    </w:p>
    <w:p w14:paraId="0E7BB86F" w14:textId="711CEFB7" w:rsidR="00E53731" w:rsidRPr="00C14A40" w:rsidRDefault="00DF5FC1" w:rsidP="00E53731">
      <w:pPr>
        <w:pStyle w:val="38"/>
        <w:framePr w:wrap="notBeside"/>
        <w:rPr>
          <w:rtl/>
        </w:rPr>
      </w:pPr>
      <w:r w:rsidRPr="00C14A40">
        <w:rPr>
          <w:rFonts w:hint="cs"/>
          <w:rtl/>
        </w:rPr>
        <w:t>רב</w:t>
      </w:r>
      <w:r w:rsidR="003E2DCC" w:rsidRPr="00C14A40">
        <w:rPr>
          <w:rtl/>
        </w:rPr>
        <w:t xml:space="preserve">: </w:t>
      </w:r>
    </w:p>
    <w:p w14:paraId="708FB7F9" w14:textId="2ADD7FC7" w:rsidR="003E2DCC" w:rsidRPr="006F178A" w:rsidRDefault="003E2DCC" w:rsidP="003E2DCC">
      <w:pPr>
        <w:rPr>
          <w:rtl/>
        </w:rPr>
      </w:pPr>
      <w:r w:rsidRPr="006F178A">
        <w:rPr>
          <w:rtl/>
        </w:rPr>
        <w:t xml:space="preserve">אל ישן היום שמא ישן למחר, </w:t>
      </w:r>
    </w:p>
    <w:p w14:paraId="7CCC5E2E" w14:textId="77777777" w:rsidR="00482CEE" w:rsidRPr="00C14A40" w:rsidRDefault="003E2DCC" w:rsidP="00E53731">
      <w:pPr>
        <w:pStyle w:val="38"/>
        <w:framePr w:wrap="notBeside"/>
        <w:rPr>
          <w:rtl/>
        </w:rPr>
      </w:pPr>
      <w:r w:rsidRPr="00C14A40">
        <w:rPr>
          <w:rtl/>
        </w:rPr>
        <w:t>ור"</w:t>
      </w:r>
      <w:r w:rsidRPr="00C14A40">
        <w:rPr>
          <w:rFonts w:hint="cs"/>
          <w:rtl/>
        </w:rPr>
        <w:t>נ</w:t>
      </w:r>
      <w:r w:rsidRPr="00C14A40">
        <w:rPr>
          <w:rtl/>
        </w:rPr>
        <w:t>:</w:t>
      </w:r>
    </w:p>
    <w:p w14:paraId="5491C284" w14:textId="099D90E5" w:rsidR="003E2DCC" w:rsidRPr="006F178A" w:rsidRDefault="003E2DCC" w:rsidP="00DF5FC1">
      <w:pPr>
        <w:rPr>
          <w:rtl/>
        </w:rPr>
      </w:pPr>
      <w:r w:rsidRPr="006F178A">
        <w:rPr>
          <w:rtl/>
        </w:rPr>
        <w:t>ישן היום, ולא חיישינן שמא ישן למחר;</w:t>
      </w:r>
    </w:p>
    <w:p w14:paraId="6448CE53" w14:textId="77777777" w:rsidR="00482CEE" w:rsidRPr="00C14A40" w:rsidRDefault="003E2DCC" w:rsidP="00E53731">
      <w:pPr>
        <w:pStyle w:val="38"/>
        <w:framePr w:wrap="notBeside"/>
        <w:rPr>
          <w:rtl/>
        </w:rPr>
      </w:pPr>
      <w:r w:rsidRPr="00C14A40">
        <w:rPr>
          <w:rtl/>
        </w:rPr>
        <w:t xml:space="preserve">ומודה </w:t>
      </w:r>
      <w:r w:rsidRPr="00C14A40">
        <w:rPr>
          <w:rFonts w:hint="cs"/>
          <w:rtl/>
        </w:rPr>
        <w:t>ר</w:t>
      </w:r>
      <w:r w:rsidRPr="00C14A40">
        <w:rPr>
          <w:rtl/>
        </w:rPr>
        <w:t>"</w:t>
      </w:r>
      <w:r w:rsidRPr="00C14A40">
        <w:rPr>
          <w:rFonts w:hint="cs"/>
          <w:rtl/>
        </w:rPr>
        <w:t>י</w:t>
      </w:r>
      <w:r w:rsidRPr="00C14A40">
        <w:rPr>
          <w:rtl/>
        </w:rPr>
        <w:t>,</w:t>
      </w:r>
    </w:p>
    <w:p w14:paraId="76E033EB" w14:textId="4746055E" w:rsidR="003E2DCC" w:rsidRPr="00295E41" w:rsidRDefault="003E2DCC" w:rsidP="003E2DCC">
      <w:pPr>
        <w:rPr>
          <w:rStyle w:val="afffa"/>
          <w:rtl/>
        </w:rPr>
      </w:pPr>
      <w:r w:rsidRPr="006F178A">
        <w:rPr>
          <w:rtl/>
        </w:rPr>
        <w:t>באומר קונם עיני בשינה למחר אם אישן היום - שישן היום,</w:t>
      </w:r>
      <w:r w:rsidRPr="006F178A">
        <w:rPr>
          <w:rFonts w:hint="cs"/>
          <w:rtl/>
        </w:rPr>
        <w:t xml:space="preserve"> דנזהר אדם באיסור אבל לא בתנאי</w:t>
      </w:r>
      <w:r w:rsidRPr="006F178A">
        <w:rPr>
          <w:rtl/>
        </w:rPr>
        <w:t xml:space="preserve"> </w:t>
      </w:r>
    </w:p>
    <w:p w14:paraId="1234A2C7" w14:textId="77777777" w:rsidR="003E2DCC" w:rsidRPr="006F178A" w:rsidRDefault="003E2DCC" w:rsidP="00A522DC">
      <w:pPr>
        <w:pStyle w:val="a3"/>
        <w:framePr w:wrap="around"/>
        <w:rPr>
          <w:rtl/>
        </w:rPr>
      </w:pPr>
      <w:r w:rsidRPr="006F178A">
        <w:rPr>
          <w:rtl/>
        </w:rPr>
        <w:t>טו.</w:t>
      </w:r>
    </w:p>
    <w:p w14:paraId="08556F0F" w14:textId="408FA8AD" w:rsidR="003E2DCC" w:rsidRPr="00605052" w:rsidRDefault="003E2DCC" w:rsidP="00605052">
      <w:pPr>
        <w:pStyle w:val="affffb"/>
        <w:rPr>
          <w:rtl/>
        </w:rPr>
      </w:pPr>
      <w:r w:rsidRPr="00605052">
        <w:rPr>
          <w:rtl/>
        </w:rPr>
        <w:t>תנן: קונם שאני ישן, שאני מהלך, שאני מדבר וכו';</w:t>
      </w:r>
    </w:p>
    <w:p w14:paraId="50923FDB" w14:textId="449926B4" w:rsidR="003E2DCC" w:rsidRPr="006F178A" w:rsidRDefault="003E2DCC" w:rsidP="003E2DCC">
      <w:pPr>
        <w:rPr>
          <w:rtl/>
        </w:rPr>
      </w:pPr>
      <w:r w:rsidRPr="006F178A">
        <w:rPr>
          <w:rFonts w:hint="cs"/>
          <w:rtl/>
        </w:rPr>
        <w:t>א</w:t>
      </w:r>
      <w:r w:rsidRPr="006F178A">
        <w:rPr>
          <w:rtl/>
        </w:rPr>
        <w:t>"</w:t>
      </w:r>
      <w:r w:rsidRPr="006F178A">
        <w:rPr>
          <w:rFonts w:hint="cs"/>
          <w:rtl/>
        </w:rPr>
        <w:t>א דאומר שאני ישן דהא נדר אינו חל על דבר שאין בו ממש</w:t>
      </w:r>
      <w:r w:rsidR="00A37E7B">
        <w:rPr>
          <w:rFonts w:hint="cs"/>
          <w:rtl/>
        </w:rPr>
        <w:t xml:space="preserve"> </w:t>
      </w:r>
      <w:r w:rsidRPr="00A37E7B">
        <w:rPr>
          <w:rStyle w:val="afffff0"/>
          <w:rFonts w:hint="cs"/>
          <w:rtl/>
        </w:rPr>
        <w:t>[משא</w:t>
      </w:r>
      <w:r w:rsidRPr="00A37E7B">
        <w:rPr>
          <w:rStyle w:val="afffff0"/>
          <w:rtl/>
        </w:rPr>
        <w:t>"</w:t>
      </w:r>
      <w:r w:rsidRPr="00A37E7B">
        <w:rPr>
          <w:rStyle w:val="afffff0"/>
          <w:rFonts w:hint="cs"/>
          <w:rtl/>
        </w:rPr>
        <w:t>כ שבועה</w:t>
      </w:r>
    </w:p>
    <w:p w14:paraId="6ACCA52C" w14:textId="77777777" w:rsidR="00A37E7B" w:rsidRDefault="003E2DCC" w:rsidP="003E2DCC">
      <w:pPr>
        <w:rPr>
          <w:rtl/>
        </w:rPr>
      </w:pPr>
      <w:r w:rsidRPr="006F178A">
        <w:rPr>
          <w:rFonts w:hint="cs"/>
          <w:rtl/>
        </w:rPr>
        <w:t>וא</w:t>
      </w:r>
      <w:r w:rsidRPr="006F178A">
        <w:rPr>
          <w:rtl/>
        </w:rPr>
        <w:t>"</w:t>
      </w:r>
      <w:r w:rsidRPr="006F178A">
        <w:rPr>
          <w:rFonts w:hint="cs"/>
          <w:rtl/>
        </w:rPr>
        <w:t xml:space="preserve">א דאמר קונם עיני בשינה ולא נתן שיעור </w:t>
      </w:r>
    </w:p>
    <w:p w14:paraId="64277D0E" w14:textId="77777777" w:rsidR="00482CEE" w:rsidRPr="00C14A40" w:rsidRDefault="00A37E7B" w:rsidP="00E53731">
      <w:pPr>
        <w:pStyle w:val="38"/>
        <w:framePr w:wrap="notBeside"/>
        <w:rPr>
          <w:rFonts w:hint="cs"/>
          <w:rtl/>
        </w:rPr>
      </w:pPr>
      <w:r w:rsidRPr="00C14A40">
        <w:rPr>
          <w:rFonts w:hint="cs"/>
          <w:rtl/>
        </w:rPr>
        <w:t>-</w:t>
      </w:r>
      <w:r w:rsidR="003E2DCC" w:rsidRPr="00C14A40">
        <w:rPr>
          <w:rFonts w:hint="cs"/>
          <w:rtl/>
        </w:rPr>
        <w:t>דארי</w:t>
      </w:r>
      <w:r w:rsidR="003E2DCC" w:rsidRPr="00C14A40">
        <w:rPr>
          <w:rtl/>
        </w:rPr>
        <w:t>"</w:t>
      </w:r>
      <w:r w:rsidR="003E2DCC" w:rsidRPr="00C14A40">
        <w:rPr>
          <w:rFonts w:hint="cs"/>
          <w:rtl/>
        </w:rPr>
        <w:t>ו</w:t>
      </w:r>
    </w:p>
    <w:p w14:paraId="15A8913F" w14:textId="58202490" w:rsidR="003E2DCC" w:rsidRPr="006F178A" w:rsidRDefault="003E2DCC" w:rsidP="003E2DCC">
      <w:pPr>
        <w:rPr>
          <w:rtl/>
        </w:rPr>
      </w:pPr>
      <w:r w:rsidRPr="006F178A">
        <w:rPr>
          <w:rFonts w:hint="cs"/>
          <w:rtl/>
        </w:rPr>
        <w:t xml:space="preserve">שבועה שלא אישן ג' ימים מלקין אותו וישן לאלתר </w:t>
      </w:r>
    </w:p>
    <w:p w14:paraId="375567EE" w14:textId="77777777" w:rsidR="00482CEE" w:rsidRPr="00C14A40" w:rsidRDefault="003E2DCC" w:rsidP="00E53731">
      <w:pPr>
        <w:pStyle w:val="38"/>
        <w:framePr w:wrap="notBeside"/>
        <w:rPr>
          <w:rFonts w:hint="cs"/>
          <w:rtl/>
        </w:rPr>
      </w:pPr>
      <w:r w:rsidRPr="00C14A40">
        <w:rPr>
          <w:rFonts w:hint="cs"/>
          <w:rtl/>
        </w:rPr>
        <w:t>וא</w:t>
      </w:r>
      <w:r w:rsidRPr="00C14A40">
        <w:rPr>
          <w:rtl/>
        </w:rPr>
        <w:t>"</w:t>
      </w:r>
      <w:r w:rsidRPr="00C14A40">
        <w:rPr>
          <w:rFonts w:hint="cs"/>
          <w:rtl/>
        </w:rPr>
        <w:t>א</w:t>
      </w:r>
    </w:p>
    <w:p w14:paraId="7ED8EBCF" w14:textId="59F56CA2" w:rsidR="003E2DCC" w:rsidRPr="006F178A" w:rsidRDefault="003E2DCC" w:rsidP="003E2DCC">
      <w:pPr>
        <w:rPr>
          <w:rtl/>
        </w:rPr>
      </w:pPr>
      <w:r w:rsidRPr="006F178A">
        <w:rPr>
          <w:rtl/>
        </w:rPr>
        <w:t>דאמר קונם עיני בשינה למחר אם אישן היום,</w:t>
      </w:r>
      <w:r w:rsidRPr="006F178A">
        <w:rPr>
          <w:rFonts w:hint="cs"/>
          <w:rtl/>
        </w:rPr>
        <w:t xml:space="preserve"> </w:t>
      </w:r>
      <w:r w:rsidR="00E26A3B">
        <w:rPr>
          <w:rFonts w:hint="cs"/>
          <w:rtl/>
        </w:rPr>
        <w:t>-</w:t>
      </w:r>
      <w:r w:rsidRPr="006F178A">
        <w:rPr>
          <w:rFonts w:hint="cs"/>
          <w:rtl/>
        </w:rPr>
        <w:t>דהא באיסור כן נזהר.</w:t>
      </w:r>
    </w:p>
    <w:p w14:paraId="62DB60CE" w14:textId="1FED40DB" w:rsidR="003E2DCC" w:rsidRPr="006F178A" w:rsidRDefault="003E2DCC" w:rsidP="003E2DCC">
      <w:pPr>
        <w:rPr>
          <w:rtl/>
        </w:rPr>
      </w:pPr>
      <w:r w:rsidRPr="006F178A">
        <w:rPr>
          <w:rFonts w:hint="cs"/>
          <w:rtl/>
        </w:rPr>
        <w:t>וא</w:t>
      </w:r>
      <w:r w:rsidRPr="006F178A">
        <w:rPr>
          <w:rtl/>
        </w:rPr>
        <w:t>"</w:t>
      </w:r>
      <w:r w:rsidRPr="006F178A">
        <w:rPr>
          <w:rFonts w:hint="cs"/>
          <w:rtl/>
        </w:rPr>
        <w:t xml:space="preserve">א דאמר קונם עיני בשינה היום אם אשן למחר ולא ישן היום </w:t>
      </w:r>
      <w:r w:rsidR="00E26A3B">
        <w:rPr>
          <w:rFonts w:hint="cs"/>
          <w:rtl/>
        </w:rPr>
        <w:t>-</w:t>
      </w:r>
      <w:r w:rsidRPr="006F178A">
        <w:rPr>
          <w:rFonts w:hint="cs"/>
          <w:rtl/>
        </w:rPr>
        <w:t>דוודא</w:t>
      </w:r>
      <w:r w:rsidR="00E26A3B">
        <w:rPr>
          <w:rFonts w:hint="cs"/>
          <w:rtl/>
        </w:rPr>
        <w:t>י</w:t>
      </w:r>
      <w:r w:rsidRPr="006F178A">
        <w:rPr>
          <w:rFonts w:hint="cs"/>
          <w:rtl/>
        </w:rPr>
        <w:t xml:space="preserve"> אין בזה בל יחל דברו </w:t>
      </w:r>
    </w:p>
    <w:p w14:paraId="151D9B60" w14:textId="13D89194" w:rsidR="003E2DCC" w:rsidRPr="00295E41" w:rsidRDefault="003E2DCC" w:rsidP="003E2DCC">
      <w:pPr>
        <w:rPr>
          <w:rStyle w:val="afffa"/>
          <w:rtl/>
        </w:rPr>
      </w:pPr>
      <w:r w:rsidRPr="00295E41">
        <w:rPr>
          <w:rStyle w:val="afffa"/>
          <w:rFonts w:hint="cs"/>
          <w:rtl/>
        </w:rPr>
        <w:t>אלא</w:t>
      </w:r>
      <w:r w:rsidRPr="006F178A">
        <w:rPr>
          <w:rFonts w:hint="cs"/>
          <w:rtl/>
        </w:rPr>
        <w:t xml:space="preserve"> שאמר קונם עינים בשינה היום אם אשן מחר וישן היום, </w:t>
      </w:r>
      <w:r>
        <w:rPr>
          <w:rStyle w:val="afffa"/>
          <w:rFonts w:hint="cs"/>
          <w:rtl/>
        </w:rPr>
        <w:t xml:space="preserve">- תיובתא </w:t>
      </w:r>
      <w:r>
        <w:rPr>
          <w:rStyle w:val="affffe"/>
          <w:rFonts w:hint="cs"/>
          <w:rtl/>
          <w:rPrChange w:id="9058" w:author="מנוע אמוראים" w:date="2026-10-05T16:41:00Z">
            <w:rPr>
              <w:rStyle w:val="afffa"/>
              <w:rFonts w:hint="cs"/>
              <w:rtl/>
            </w:rPr>
          </w:rPrChange>
        </w:rPr>
        <w:t xml:space="preserve">דר</w:t>
      </w:r>
      <w:r>
        <w:rPr>
          <w:rStyle w:val="affffe"/>
          <w:rtl/>
          <w:rPrChange w:id="9059" w:author="מנוע אמוראים" w:date="2026-10-05T16:41:00Z">
            <w:rPr>
              <w:rStyle w:val="afffa"/>
              <w:rtl/>
            </w:rPr>
          </w:rPrChange>
        </w:rPr>
        <w:t xml:space="preserve">"</w:t>
      </w:r>
      <w:r>
        <w:rPr>
          <w:rStyle w:val="affffe"/>
          <w:rFonts w:hint="cs"/>
          <w:rtl/>
          <w:rPrChange w:id="9060" w:author="מנוע אמוראים" w:date="2026-10-05T16:41:00Z">
            <w:rPr>
              <w:rStyle w:val="afffa"/>
              <w:rFonts w:hint="cs"/>
              <w:rtl/>
            </w:rPr>
          </w:rPrChange>
        </w:rPr>
        <w:t xml:space="preserve">י</w:t>
      </w:r>
      <w:r w:rsidRPr="006F178A">
        <w:rPr>
          <w:rFonts w:hint="cs"/>
          <w:rtl/>
        </w:rPr>
        <w:t xml:space="preserve"> </w:t>
      </w:r>
      <w:r w:rsidR="00E26A3B" w:rsidRPr="00E26A3B">
        <w:rPr>
          <w:rStyle w:val="affffe"/>
          <w:rFonts w:hint="cs"/>
          <w:rtl/>
        </w:rPr>
        <w:t>-</w:t>
      </w:r>
      <w:r w:rsidRPr="00E26A3B">
        <w:rPr>
          <w:rStyle w:val="affffe"/>
          <w:rFonts w:hint="cs"/>
          <w:rtl/>
        </w:rPr>
        <w:t>אר</w:t>
      </w:r>
      <w:r w:rsidRPr="00E26A3B">
        <w:rPr>
          <w:rStyle w:val="affffe"/>
          <w:rtl/>
        </w:rPr>
        <w:t>"</w:t>
      </w:r>
      <w:r w:rsidRPr="00E26A3B">
        <w:rPr>
          <w:rStyle w:val="affffe"/>
          <w:rFonts w:hint="cs"/>
          <w:rtl/>
        </w:rPr>
        <w:t>י</w:t>
      </w:r>
      <w:r w:rsidR="00462AE6">
        <w:rPr>
          <w:rStyle w:val="affffe"/>
          <w:rFonts w:hint="cs"/>
          <w:rtl/>
        </w:rPr>
        <w:t>:</w:t>
      </w:r>
      <w:r w:rsidRPr="00E26A3B">
        <w:rPr>
          <w:rStyle w:val="affffe"/>
          <w:rFonts w:hint="cs"/>
          <w:rtl/>
        </w:rPr>
        <w:t xml:space="preserve"> </w:t>
      </w:r>
      <w:r w:rsidRPr="006F178A">
        <w:rPr>
          <w:rFonts w:hint="cs"/>
          <w:rtl/>
        </w:rPr>
        <w:t>כי תני דאי ניים</w:t>
      </w:r>
    </w:p>
    <w:p w14:paraId="500A2FD4" w14:textId="77777777" w:rsidR="00E53731" w:rsidRPr="00C14A40" w:rsidRDefault="003E2DCC" w:rsidP="00E53731">
      <w:pPr>
        <w:pStyle w:val="38"/>
        <w:framePr w:wrap="notBeside"/>
        <w:rPr>
          <w:rtl/>
        </w:rPr>
      </w:pPr>
      <w:r w:rsidRPr="00C14A40">
        <w:rPr>
          <w:rFonts w:hint="cs"/>
          <w:rtl/>
        </w:rPr>
        <w:t xml:space="preserve">ב. רבינא: </w:t>
      </w:r>
    </w:p>
    <w:p w14:paraId="2BDE71DE" w14:textId="4BBA959B" w:rsidR="003E2DCC" w:rsidRPr="006F178A" w:rsidRDefault="003E2DCC" w:rsidP="003E2DCC">
      <w:pPr>
        <w:rPr>
          <w:rtl/>
        </w:rPr>
      </w:pPr>
      <w:r w:rsidRPr="006F178A">
        <w:rPr>
          <w:rtl/>
        </w:rPr>
        <w:t>לעולם כדתני</w:t>
      </w:r>
      <w:r w:rsidR="00E26A3B">
        <w:rPr>
          <w:rFonts w:hint="cs"/>
          <w:rtl/>
        </w:rPr>
        <w:t xml:space="preserve"> </w:t>
      </w:r>
      <w:r w:rsidRPr="00E26A3B">
        <w:rPr>
          <w:rStyle w:val="afffff0"/>
          <w:rFonts w:hint="cs"/>
          <w:rtl/>
        </w:rPr>
        <w:t>[שאני ישן]</w:t>
      </w:r>
      <w:r w:rsidRPr="00E26A3B">
        <w:rPr>
          <w:rStyle w:val="afffff0"/>
          <w:rtl/>
        </w:rPr>
        <w:t xml:space="preserve">, </w:t>
      </w:r>
      <w:r w:rsidRPr="00E26A3B">
        <w:rPr>
          <w:rStyle w:val="affffa"/>
          <w:rtl/>
        </w:rPr>
        <w:t>ובל יחל</w:t>
      </w:r>
      <w:r w:rsidR="00E26A3B">
        <w:rPr>
          <w:rFonts w:hint="cs"/>
          <w:rtl/>
        </w:rPr>
        <w:t>-</w:t>
      </w:r>
      <w:r w:rsidRPr="006F178A">
        <w:rPr>
          <w:rtl/>
        </w:rPr>
        <w:t xml:space="preserve"> </w:t>
      </w:r>
      <w:r w:rsidRPr="006F178A">
        <w:rPr>
          <w:rFonts w:hint="cs"/>
          <w:rtl/>
        </w:rPr>
        <w:t xml:space="preserve">היינו </w:t>
      </w:r>
      <w:r w:rsidRPr="006F178A">
        <w:rPr>
          <w:rtl/>
        </w:rPr>
        <w:t>מדרבנן.</w:t>
      </w:r>
    </w:p>
    <w:p w14:paraId="7FF7FCC5" w14:textId="77777777" w:rsidR="00E53731" w:rsidRPr="00C14A40" w:rsidRDefault="003E2DCC" w:rsidP="00E53731">
      <w:pPr>
        <w:pStyle w:val="38"/>
        <w:framePr w:wrap="notBeside"/>
        <w:rPr>
          <w:rtl/>
        </w:rPr>
      </w:pPr>
      <w:r w:rsidRPr="00C14A40">
        <w:rPr>
          <w:rFonts w:hint="cs"/>
          <w:rtl/>
        </w:rPr>
        <w:t>כדתניא</w:t>
      </w:r>
      <w:r w:rsidRPr="00C14A40">
        <w:rPr>
          <w:rtl/>
        </w:rPr>
        <w:t xml:space="preserve">: </w:t>
      </w:r>
    </w:p>
    <w:p w14:paraId="0FC309C6" w14:textId="690856D4" w:rsidR="003E2DCC" w:rsidRPr="00E26A3B" w:rsidRDefault="003E2DCC" w:rsidP="00605052">
      <w:pPr>
        <w:spacing w:after="60"/>
        <w:rPr>
          <w:rtl/>
        </w:rPr>
      </w:pPr>
      <w:r w:rsidRPr="00E26A3B">
        <w:rPr>
          <w:rtl/>
        </w:rPr>
        <w:t xml:space="preserve">דברים המותרין ואחרים נהגו בהן איסור, אי אתה רשאי להתירן בפניהם, </w:t>
      </w:r>
      <w:r w:rsidR="00E26A3B">
        <w:rPr>
          <w:rFonts w:hint="cs"/>
          <w:rtl/>
        </w:rPr>
        <w:t>ד</w:t>
      </w:r>
      <w:r w:rsidRPr="00E26A3B">
        <w:rPr>
          <w:rStyle w:val="affffa"/>
          <w:rtl/>
        </w:rPr>
        <w:t>'לא יחל דברו</w:t>
      </w:r>
      <w:r w:rsidRPr="00E26A3B">
        <w:rPr>
          <w:rStyle w:val="affffa"/>
          <w:rFonts w:hint="cs"/>
          <w:rtl/>
        </w:rPr>
        <w:t>'</w:t>
      </w:r>
      <w:r w:rsidRPr="00E26A3B">
        <w:rPr>
          <w:rStyle w:val="affffa"/>
          <w:rtl/>
        </w:rPr>
        <w:t>.</w:t>
      </w:r>
    </w:p>
    <w:p w14:paraId="52460AB1" w14:textId="56B91579" w:rsidR="00E53731" w:rsidRPr="00C14A40" w:rsidRDefault="003E2DCC" w:rsidP="00E53731">
      <w:pPr>
        <w:pStyle w:val="38"/>
        <w:framePr w:wrap="notBeside"/>
        <w:rPr>
          <w:rtl/>
        </w:rPr>
      </w:pPr>
      <w:r w:rsidRPr="00C14A40">
        <w:rPr>
          <w:rtl/>
        </w:rPr>
        <w:t xml:space="preserve">תנן: </w:t>
      </w:r>
    </w:p>
    <w:p w14:paraId="7BE04EBB" w14:textId="77777777" w:rsidR="00605052" w:rsidRPr="00605052" w:rsidRDefault="003E2DCC" w:rsidP="003E2DCC">
      <w:pPr>
        <w:rPr>
          <w:rStyle w:val="afffa"/>
          <w:rtl/>
        </w:rPr>
      </w:pPr>
      <w:r w:rsidRPr="00605052">
        <w:rPr>
          <w:rStyle w:val="afffa"/>
          <w:rtl/>
        </w:rPr>
        <w:t xml:space="preserve">שאת נהנית לי עד הפסח אם תלכי לבית אביך עד החג, </w:t>
      </w:r>
    </w:p>
    <w:p w14:paraId="485AA647" w14:textId="4613ACFD" w:rsidR="003E2DCC" w:rsidRPr="006F178A" w:rsidRDefault="003E2DCC" w:rsidP="003E2DCC">
      <w:pPr>
        <w:rPr>
          <w:rtl/>
        </w:rPr>
      </w:pPr>
      <w:r w:rsidRPr="006F178A">
        <w:rPr>
          <w:rtl/>
        </w:rPr>
        <w:t>הלכה לפני הפסח - אסור' בהנאתו עד הפסח;</w:t>
      </w:r>
    </w:p>
    <w:p w14:paraId="58A9D838" w14:textId="77777777" w:rsidR="003E2DCC" w:rsidRPr="006F178A" w:rsidRDefault="003E2DCC" w:rsidP="00FC0214">
      <w:pPr>
        <w:rPr>
          <w:rtl/>
        </w:rPr>
      </w:pPr>
      <w:r w:rsidRPr="006F178A">
        <w:rPr>
          <w:rtl/>
        </w:rPr>
        <w:t>הלכה לפני הפסח - אסורה, לא הלכה - לא!</w:t>
      </w:r>
    </w:p>
    <w:p w14:paraId="02E2EB4E" w14:textId="77777777" w:rsidR="00E53731" w:rsidRPr="00C14A40" w:rsidRDefault="00015B37" w:rsidP="00E53731">
      <w:pPr>
        <w:pStyle w:val="38"/>
        <w:framePr w:wrap="notBeside"/>
        <w:rPr>
          <w:rtl/>
        </w:rPr>
      </w:pPr>
      <w:r w:rsidRPr="00C14A40">
        <w:rPr>
          <w:rFonts w:hint="cs"/>
          <w:rtl/>
        </w:rPr>
        <w:t>ר'</w:t>
      </w:r>
      <w:r w:rsidR="003E2DCC" w:rsidRPr="00C14A40">
        <w:rPr>
          <w:rtl/>
        </w:rPr>
        <w:t xml:space="preserve"> אבא: </w:t>
      </w:r>
    </w:p>
    <w:p w14:paraId="06D8C1CD" w14:textId="5564461F" w:rsidR="003E2DCC" w:rsidRPr="006F178A" w:rsidRDefault="003E2DCC" w:rsidP="003E2DCC">
      <w:pPr>
        <w:rPr>
          <w:rtl/>
        </w:rPr>
      </w:pPr>
      <w:r w:rsidRPr="006F178A">
        <w:rPr>
          <w:rtl/>
        </w:rPr>
        <w:t>הלכה לפני הפסח אסורה ולוקה, לא הלכה אסורה בעלמא.</w:t>
      </w:r>
    </w:p>
    <w:p w14:paraId="3D5D7303" w14:textId="77777777" w:rsidR="00E53731" w:rsidRPr="00C14A40" w:rsidRDefault="003E2DCC" w:rsidP="00E53731">
      <w:pPr>
        <w:pStyle w:val="38"/>
        <w:framePr w:wrap="notBeside"/>
        <w:rPr>
          <w:rtl/>
        </w:rPr>
      </w:pPr>
      <w:r w:rsidRPr="00C14A40">
        <w:rPr>
          <w:rtl/>
        </w:rPr>
        <w:t xml:space="preserve">אימא סיפא: </w:t>
      </w:r>
    </w:p>
    <w:p w14:paraId="448F86B3" w14:textId="31344590" w:rsidR="003E2DCC" w:rsidRPr="006F178A" w:rsidRDefault="003E2DCC" w:rsidP="003E2DCC">
      <w:pPr>
        <w:rPr>
          <w:rtl/>
        </w:rPr>
      </w:pPr>
      <w:r w:rsidRPr="006F178A">
        <w:rPr>
          <w:rtl/>
        </w:rPr>
        <w:t>אחר הפסח ב</w:t>
      </w:r>
      <w:r w:rsidRPr="00FC0214">
        <w:rPr>
          <w:rStyle w:val="affffa"/>
          <w:rtl/>
        </w:rPr>
        <w:t>בל יחל דברו;</w:t>
      </w:r>
      <w:r w:rsidRPr="00FC0214">
        <w:rPr>
          <w:rStyle w:val="affffa"/>
          <w:rFonts w:hint="cs"/>
          <w:rtl/>
        </w:rPr>
        <w:t xml:space="preserve"> </w:t>
      </w:r>
      <w:r w:rsidRPr="006F178A">
        <w:rPr>
          <w:rFonts w:hint="cs"/>
          <w:rtl/>
        </w:rPr>
        <w:t xml:space="preserve">ואי לא איתהני לפני הפסח אין בל יחל אלא פשיטא דאיתהני </w:t>
      </w:r>
      <w:r w:rsidRPr="00FC0214">
        <w:rPr>
          <w:rStyle w:val="affffe"/>
          <w:rFonts w:hint="cs"/>
          <w:rtl/>
        </w:rPr>
        <w:t>ותיובתא דר</w:t>
      </w:r>
      <w:r w:rsidRPr="00FC0214">
        <w:rPr>
          <w:rStyle w:val="affffe"/>
          <w:rtl/>
        </w:rPr>
        <w:t>"</w:t>
      </w:r>
      <w:r w:rsidRPr="00FC0214">
        <w:rPr>
          <w:rStyle w:val="affffe"/>
          <w:rFonts w:hint="cs"/>
          <w:rtl/>
        </w:rPr>
        <w:t>י</w:t>
      </w:r>
      <w:r w:rsidRPr="006F178A">
        <w:rPr>
          <w:rFonts w:hint="cs"/>
          <w:rtl/>
        </w:rPr>
        <w:t xml:space="preserve"> </w:t>
      </w:r>
    </w:p>
    <w:p w14:paraId="512F67D4" w14:textId="77777777" w:rsidR="003E2DCC" w:rsidRPr="006F178A" w:rsidRDefault="003E2DCC" w:rsidP="00A522DC">
      <w:pPr>
        <w:pStyle w:val="a3"/>
        <w:framePr w:wrap="around"/>
        <w:rPr>
          <w:rtl/>
        </w:rPr>
      </w:pPr>
      <w:r w:rsidRPr="006F178A">
        <w:rPr>
          <w:rtl/>
        </w:rPr>
        <w:t>טו:</w:t>
      </w:r>
    </w:p>
    <w:p w14:paraId="22AF11F3" w14:textId="77777777" w:rsidR="003E2DCC" w:rsidRPr="006F178A" w:rsidRDefault="003E2DCC" w:rsidP="003E2DCC">
      <w:pPr>
        <w:pStyle w:val="aa"/>
        <w:rPr>
          <w:rtl/>
        </w:rPr>
      </w:pPr>
      <w:r w:rsidRPr="00FC0214">
        <w:rPr>
          <w:rStyle w:val="affffe"/>
          <w:rFonts w:hint="cs"/>
          <w:rtl/>
        </w:rPr>
        <w:t>כ</w:t>
      </w:r>
      <w:r w:rsidRPr="00FC0214">
        <w:rPr>
          <w:rStyle w:val="affffe"/>
          <w:rtl/>
        </w:rPr>
        <w:t>י קתני,</w:t>
      </w:r>
      <w:r w:rsidRPr="006F178A">
        <w:rPr>
          <w:rFonts w:ascii="Fb Fontext" w:hAnsi="Fb Fontext"/>
          <w:rtl/>
        </w:rPr>
        <w:t xml:space="preserve"> דאי איתהני הרי זה </w:t>
      </w:r>
      <w:r w:rsidRPr="00FC0214">
        <w:rPr>
          <w:rStyle w:val="affffa"/>
          <w:rtl/>
        </w:rPr>
        <w:t>בבל יחל דברו.</w:t>
      </w:r>
    </w:p>
    <w:p w14:paraId="31505A44" w14:textId="77777777" w:rsidR="003E2DCC" w:rsidRPr="006F178A" w:rsidRDefault="003E2DCC" w:rsidP="003E2DCC">
      <w:pPr>
        <w:rPr>
          <w:rtl/>
        </w:rPr>
      </w:pPr>
    </w:p>
    <w:p w14:paraId="079A0C73" w14:textId="77777777" w:rsidR="00482CEE" w:rsidRPr="00C14A40" w:rsidRDefault="003E2DCC" w:rsidP="00E53731">
      <w:pPr>
        <w:pStyle w:val="38"/>
        <w:framePr w:wrap="notBeside"/>
        <w:rPr>
          <w:rtl/>
        </w:rPr>
      </w:pPr>
      <w:r w:rsidRPr="00C14A40">
        <w:rPr>
          <w:rtl/>
        </w:rPr>
        <w:t>תנן:</w:t>
      </w:r>
    </w:p>
    <w:p w14:paraId="72A3A503" w14:textId="6280F092" w:rsidR="003E2DCC" w:rsidRPr="006F178A" w:rsidRDefault="003E2DCC" w:rsidP="003403AE">
      <w:pPr>
        <w:rPr>
          <w:rtl/>
        </w:rPr>
      </w:pPr>
      <w:r w:rsidRPr="006F178A">
        <w:rPr>
          <w:rtl/>
        </w:rPr>
        <w:t>שאת נהנית לי עד החג אם תלכי לבית אביך עד הפסח, הלכה לפני הפסח - אסורה בהנאתו עד החג, ומותרת לילך אחר הפסח;</w:t>
      </w:r>
      <w:r w:rsidRPr="006F178A">
        <w:rPr>
          <w:rFonts w:hint="cs"/>
          <w:rtl/>
        </w:rPr>
        <w:t xml:space="preserve"> </w:t>
      </w:r>
      <w:r w:rsidRPr="006F178A">
        <w:rPr>
          <w:rtl/>
        </w:rPr>
        <w:t>הלכה - אסורה, לא הלכה - לא!</w:t>
      </w:r>
    </w:p>
    <w:p w14:paraId="0E2E638E" w14:textId="77777777" w:rsidR="00482CEE" w:rsidRPr="00C14A40" w:rsidRDefault="003E2DCC" w:rsidP="00E53731">
      <w:pPr>
        <w:pStyle w:val="38"/>
        <w:framePr w:wrap="notBeside"/>
        <w:rPr>
          <w:rtl/>
        </w:rPr>
      </w:pPr>
      <w:r w:rsidRPr="00C14A40">
        <w:rPr>
          <w:rtl/>
        </w:rPr>
        <w:t>רבא:</w:t>
      </w:r>
    </w:p>
    <w:p w14:paraId="0AFE5AC8" w14:textId="3BDC5179" w:rsidR="003E2DCC" w:rsidRPr="00FC0214" w:rsidRDefault="003E2DCC" w:rsidP="003403AE">
      <w:pPr>
        <w:rPr>
          <w:rtl/>
        </w:rPr>
      </w:pPr>
      <w:r w:rsidRPr="00FC0214">
        <w:rPr>
          <w:rtl/>
        </w:rPr>
        <w:t>הלכה - אסורה ולוקה, לא הלכה - אסורה בעלמא.</w:t>
      </w:r>
    </w:p>
    <w:p w14:paraId="51573896" w14:textId="77777777" w:rsidR="00E53731" w:rsidRPr="00C14A40" w:rsidRDefault="004D6920" w:rsidP="00E53731">
      <w:pPr>
        <w:pStyle w:val="38"/>
        <w:framePr w:wrap="notBeside"/>
        <w:rPr>
          <w:rtl/>
        </w:rPr>
      </w:pPr>
      <w:r w:rsidRPr="00C14A40">
        <w:rPr>
          <w:rFonts w:hint="cs"/>
          <w:rtl/>
        </w:rPr>
        <w:t xml:space="preserve">והך </w:t>
      </w:r>
    </w:p>
    <w:p w14:paraId="5AED5357" w14:textId="54C98098" w:rsidR="003E2DCC" w:rsidRPr="006F178A" w:rsidRDefault="003E2DCC" w:rsidP="003E2DCC">
      <w:pPr>
        <w:rPr>
          <w:rtl/>
        </w:rPr>
      </w:pPr>
      <w:r w:rsidRPr="006F178A">
        <w:rPr>
          <w:rFonts w:ascii="Fb Fontext" w:hAnsi="Fb Fontext"/>
          <w:rtl/>
        </w:rPr>
        <w:t xml:space="preserve">ככר זו עלי היום אם אלך למקום פלוני למחר, אכל </w:t>
      </w:r>
      <w:r w:rsidR="00A77973">
        <w:rPr>
          <w:rFonts w:ascii="Fb Fontext" w:hAnsi="Fb Fontext" w:hint="cs"/>
          <w:rtl/>
        </w:rPr>
        <w:t>הר"ז</w:t>
      </w:r>
      <w:r w:rsidRPr="006F178A">
        <w:rPr>
          <w:rFonts w:ascii="Fb Fontext" w:hAnsi="Fb Fontext"/>
          <w:rtl/>
        </w:rPr>
        <w:t xml:space="preserve"> ב</w:t>
      </w:r>
      <w:r w:rsidRPr="00FC0214">
        <w:rPr>
          <w:rStyle w:val="affffa"/>
          <w:rtl/>
        </w:rPr>
        <w:t>בל ילך</w:t>
      </w:r>
      <w:r w:rsidRPr="006F178A">
        <w:rPr>
          <w:rFonts w:ascii="Fb Fontext" w:hAnsi="Fb Fontext"/>
          <w:rtl/>
        </w:rPr>
        <w:t>!</w:t>
      </w:r>
    </w:p>
    <w:p w14:paraId="5DA322A5" w14:textId="481657A6" w:rsidR="003E2DCC" w:rsidRPr="006F178A" w:rsidRDefault="003E2DCC" w:rsidP="00A77973">
      <w:pPr>
        <w:ind w:firstLine="57"/>
        <w:rPr>
          <w:rtl/>
        </w:rPr>
      </w:pPr>
      <w:r w:rsidRPr="006F178A">
        <w:rPr>
          <w:rFonts w:hint="cs"/>
          <w:rtl/>
        </w:rPr>
        <w:t>משמע דווקא הלך הרי זה ב</w:t>
      </w:r>
      <w:r w:rsidRPr="004D6920">
        <w:rPr>
          <w:rStyle w:val="affffa"/>
          <w:rFonts w:hint="cs"/>
          <w:rtl/>
        </w:rPr>
        <w:t>בל יחל</w:t>
      </w:r>
      <w:r w:rsidRPr="006F178A">
        <w:rPr>
          <w:rFonts w:hint="cs"/>
          <w:rtl/>
        </w:rPr>
        <w:t xml:space="preserve"> ולא מהלך </w:t>
      </w:r>
      <w:r w:rsidRPr="0072053F">
        <w:rPr>
          <w:rStyle w:val="affffe"/>
          <w:rFonts w:hint="cs"/>
          <w:rtl/>
        </w:rPr>
        <w:t>וקשיא לר</w:t>
      </w:r>
      <w:r w:rsidRPr="0072053F">
        <w:rPr>
          <w:rStyle w:val="affffe"/>
          <w:rtl/>
        </w:rPr>
        <w:t>"</w:t>
      </w:r>
      <w:r w:rsidRPr="0072053F">
        <w:rPr>
          <w:rStyle w:val="affffe"/>
          <w:rFonts w:hint="cs"/>
          <w:rtl/>
        </w:rPr>
        <w:t>י</w:t>
      </w:r>
      <w:r w:rsidR="0072053F">
        <w:rPr>
          <w:rStyle w:val="affffe"/>
          <w:rFonts w:hint="cs"/>
          <w:rtl/>
        </w:rPr>
        <w:t>.</w:t>
      </w:r>
      <w:r w:rsidRPr="0072053F">
        <w:rPr>
          <w:rStyle w:val="affffe"/>
          <w:rFonts w:hint="cs"/>
          <w:rtl/>
        </w:rPr>
        <w:t xml:space="preserve"> </w:t>
      </w:r>
    </w:p>
    <w:p w14:paraId="40967CB3" w14:textId="77777777" w:rsidR="00482CEE" w:rsidRPr="00C14A40" w:rsidRDefault="003E2DCC" w:rsidP="00E53731">
      <w:pPr>
        <w:pStyle w:val="38"/>
        <w:framePr w:wrap="notBeside"/>
        <w:rPr>
          <w:rtl/>
        </w:rPr>
      </w:pPr>
      <w:r w:rsidRPr="00C14A40">
        <w:rPr>
          <w:rtl/>
        </w:rPr>
        <w:t>ר"</w:t>
      </w:r>
      <w:r w:rsidRPr="00C14A40">
        <w:rPr>
          <w:rFonts w:hint="cs"/>
          <w:rtl/>
        </w:rPr>
        <w:t>י</w:t>
      </w:r>
      <w:r w:rsidRPr="00C14A40">
        <w:rPr>
          <w:rtl/>
        </w:rPr>
        <w:t>:</w:t>
      </w:r>
    </w:p>
    <w:p w14:paraId="5674FF50" w14:textId="24ADF4D6" w:rsidR="003E2DCC" w:rsidRPr="00625DCC" w:rsidRDefault="003E2DCC" w:rsidP="003E2DCC">
      <w:pPr>
        <w:rPr>
          <w:spacing w:val="-2"/>
          <w:rtl/>
        </w:rPr>
      </w:pPr>
      <w:r w:rsidRPr="00625DCC">
        <w:rPr>
          <w:spacing w:val="-2"/>
          <w:rtl/>
        </w:rPr>
        <w:t xml:space="preserve">ה"ה מהלך, איידי דתני רישא אכל </w:t>
      </w:r>
      <w:r w:rsidRPr="0072053F">
        <w:rPr>
          <w:rStyle w:val="afffff0"/>
          <w:rtl/>
        </w:rPr>
        <w:t xml:space="preserve">דלא </w:t>
      </w:r>
      <w:r w:rsidR="004D6920">
        <w:rPr>
          <w:rStyle w:val="afffff0"/>
          <w:rFonts w:hint="cs"/>
          <w:rtl/>
        </w:rPr>
        <w:t>ת</w:t>
      </w:r>
      <w:r w:rsidRPr="0072053F">
        <w:rPr>
          <w:rStyle w:val="afffff0"/>
          <w:rtl/>
        </w:rPr>
        <w:t xml:space="preserve">ני ליה אוכל, </w:t>
      </w:r>
      <w:r w:rsidRPr="00625DCC">
        <w:rPr>
          <w:spacing w:val="-2"/>
          <w:rtl/>
        </w:rPr>
        <w:t>תני סיפא הלך.</w:t>
      </w:r>
    </w:p>
    <w:p w14:paraId="27C4B152" w14:textId="77777777" w:rsidR="003E2DCC" w:rsidRPr="006F178A" w:rsidRDefault="003E2DCC" w:rsidP="000F1DD4">
      <w:pPr>
        <w:pStyle w:val="afffd"/>
        <w:rPr>
          <w:rtl/>
        </w:rPr>
      </w:pPr>
      <w:ins w:id="9814" w:author="מספור קטעי משנה" w:date="2026-10-06T06:45:39Z">
        <w:r>
          <w:rPr>
            <w:rStyle w:val="MisparKeta"/>
          </w:rPr>
          <w:t xml:space="preserve">א. </w:t>
        </w:r>
      </w:ins>
      <w:r w:rsidRPr="006F178A">
        <w:rPr>
          <w:rtl/>
        </w:rPr>
        <w:t>האומר לאשה קונם שאני משמשך, הרי זה בבל יחל דברו.</w:t>
      </w:r>
    </w:p>
    <w:p w14:paraId="08D1857E" w14:textId="77777777" w:rsidR="00E53731" w:rsidRPr="00C14A40" w:rsidRDefault="003E2DCC" w:rsidP="00E53731">
      <w:pPr>
        <w:pStyle w:val="38"/>
        <w:framePr w:wrap="notBeside"/>
        <w:rPr>
          <w:rFonts w:hint="cs"/>
          <w:rtl/>
        </w:rPr>
      </w:pPr>
      <w:r w:rsidRPr="00C14A40">
        <w:rPr>
          <w:rFonts w:hint="cs"/>
          <w:rtl/>
        </w:rPr>
        <w:t xml:space="preserve">מיירי </w:t>
      </w:r>
    </w:p>
    <w:p w14:paraId="3FD36FF4" w14:textId="28E8DF76" w:rsidR="003E2DCC" w:rsidRPr="006F178A" w:rsidRDefault="003E2DCC" w:rsidP="003E2DCC">
      <w:pPr>
        <w:rPr>
          <w:rtl/>
        </w:rPr>
      </w:pPr>
      <w:r w:rsidRPr="006F178A">
        <w:rPr>
          <w:rFonts w:ascii="Fb Fontext" w:hAnsi="Fb Fontext" w:hint="cs"/>
          <w:rtl/>
        </w:rPr>
        <w:t xml:space="preserve">באומר </w:t>
      </w:r>
      <w:r w:rsidRPr="00295E41">
        <w:rPr>
          <w:rStyle w:val="afffa"/>
          <w:rFonts w:hint="cs"/>
          <w:rtl/>
        </w:rPr>
        <w:t>הנאת תשמישך עלי</w:t>
      </w:r>
      <w:r w:rsidRPr="006F178A">
        <w:rPr>
          <w:rFonts w:ascii="Fb Fontext" w:hAnsi="Fb Fontext" w:hint="cs"/>
          <w:rtl/>
        </w:rPr>
        <w:t xml:space="preserve"> דאסור שאין מאכילין אדם דבר האסור לו </w:t>
      </w:r>
    </w:p>
    <w:p w14:paraId="2D7AC353" w14:textId="2A923982" w:rsidR="003E2DCC" w:rsidRPr="006F178A" w:rsidRDefault="003E2DCC" w:rsidP="003E2DCC">
      <w:pPr>
        <w:rPr>
          <w:rtl/>
        </w:rPr>
      </w:pPr>
      <w:r w:rsidRPr="006F178A">
        <w:rPr>
          <w:rFonts w:hint="cs"/>
          <w:rtl/>
        </w:rPr>
        <w:t>ולא בתשמישך עצמו דכופין אותה ומשמשתו דמש</w:t>
      </w:r>
      <w:r w:rsidR="00320C30">
        <w:rPr>
          <w:rFonts w:hint="cs"/>
          <w:rtl/>
        </w:rPr>
        <w:t>ו</w:t>
      </w:r>
      <w:r w:rsidRPr="006F178A">
        <w:rPr>
          <w:rFonts w:hint="cs"/>
          <w:rtl/>
        </w:rPr>
        <w:t>עבדת</w:t>
      </w:r>
      <w:r w:rsidR="00320C30">
        <w:rPr>
          <w:rFonts w:hint="cs"/>
          <w:rtl/>
        </w:rPr>
        <w:t>,</w:t>
      </w:r>
      <w:r w:rsidRPr="006F178A">
        <w:rPr>
          <w:rFonts w:hint="cs"/>
          <w:rtl/>
        </w:rPr>
        <w:t xml:space="preserve"> </w:t>
      </w:r>
      <w:r w:rsidRPr="00320C30">
        <w:rPr>
          <w:rStyle w:val="afffff0"/>
          <w:rFonts w:hint="cs"/>
          <w:rtl/>
        </w:rPr>
        <w:t>[והוא עצמו גם משעובד דועונתה לא יגרע]</w:t>
      </w:r>
    </w:p>
    <w:p w14:paraId="59A41F44" w14:textId="3E8A51BE" w:rsidR="003E2DCC" w:rsidRPr="006F178A" w:rsidRDefault="003E2DCC" w:rsidP="003E2DCC">
      <w:pPr>
        <w:pStyle w:val="affc"/>
        <w:rPr>
          <w:rtl/>
        </w:rPr>
      </w:pPr>
      <w:r>
        <w:rPr>
          <w:rFonts w:hint="eastAsia"/>
          <w:rtl/>
        </w:rPr>
        <w:t>׹</w:t>
      </w:r>
      <w:r w:rsidR="0075729B">
        <w:rPr>
          <w:rFonts w:hint="eastAsia"/>
          <w:rtl/>
        </w:rPr>
        <w:t xml:space="preserve"> </w:t>
      </w:r>
    </w:p>
    <w:p>
      <w:pPr>
        <w:pStyle w:val="afffffb"/>
        <w:rPr>
          <w:ins w:id="20317" w:author="קלוד" w:date="2026-10-06T10:09:38Z"/>
        </w:rPr>
      </w:pPr>
      <w:ins w:id="20316" w:author="קלוד" w:date="2026-10-06T10:09:38Z">
        <w:r>
          <w:t xml:space="preserve">משנה א</w:t>
        </w:r>
      </w:ins>
    </w:p>
    <w:p w14:paraId="0F3C76D2" w14:textId="77777777" w:rsidR="003E2DCC" w:rsidRPr="006F178A" w:rsidRDefault="003E2DCC" w:rsidP="003E2DCC">
      <w:pPr>
        <w:pStyle w:val="afff5"/>
        <w:rPr>
          <w:rtl/>
        </w:rPr>
      </w:pPr>
      <w:r w:rsidRPr="006F178A">
        <w:rPr>
          <w:rtl/>
        </w:rPr>
        <w:t>שבועה שאיני ישן, שאיני מדבר, שאיני מהלך - אסור.</w:t>
      </w:r>
    </w:p>
    <w:p w14:paraId="1DA71BE6" w14:textId="77777777" w:rsidR="003E2DCC" w:rsidRPr="006F178A" w:rsidRDefault="003E2DCC" w:rsidP="003E2DCC">
      <w:pPr>
        <w:pStyle w:val="afff5"/>
        <w:rPr>
          <w:rtl/>
        </w:rPr>
      </w:pPr>
      <w:r w:rsidRPr="006F178A">
        <w:rPr>
          <w:rtl/>
        </w:rPr>
        <w:t>קרבן לא אוכל לך, הא קרבן שאוכל לך, לא קרבן לא אוכל לך - מותר.</w:t>
      </w:r>
    </w:p>
    <w:p w14:paraId="4BFD054E" w14:textId="77777777" w:rsidR="003E2DCC" w:rsidRPr="006F178A" w:rsidRDefault="003E2DCC" w:rsidP="00A522DC">
      <w:pPr>
        <w:pStyle w:val="a3"/>
        <w:framePr w:wrap="around"/>
        <w:rPr>
          <w:rtl/>
        </w:rPr>
      </w:pPr>
      <w:r w:rsidRPr="006F178A">
        <w:rPr>
          <w:rtl/>
        </w:rPr>
        <w:t>טז</w:t>
      </w:r>
      <w:r w:rsidRPr="006F178A">
        <w:rPr>
          <w:rFonts w:hint="cs"/>
          <w:rtl/>
        </w:rPr>
        <w:t>.</w:t>
      </w:r>
    </w:p>
    <w:p w14:paraId="44C15D7F" w14:textId="5A1F604F" w:rsidR="003E2DCC" w:rsidRPr="006F178A" w:rsidRDefault="003E2DCC" w:rsidP="003E2DCC">
      <w:pPr>
        <w:rPr>
          <w:rtl/>
        </w:rPr>
      </w:pPr>
      <w:r w:rsidRPr="00340CCC">
        <w:rPr>
          <w:rStyle w:val="affffe"/>
          <w:rFonts w:hint="cs"/>
          <w:rtl/>
        </w:rPr>
        <w:t>מתני' ר</w:t>
      </w:r>
      <w:r w:rsidRPr="00340CCC">
        <w:rPr>
          <w:rStyle w:val="affffe"/>
          <w:rtl/>
        </w:rPr>
        <w:t>"</w:t>
      </w:r>
      <w:r w:rsidRPr="00340CCC">
        <w:rPr>
          <w:rStyle w:val="affffe"/>
          <w:rFonts w:hint="cs"/>
          <w:rtl/>
        </w:rPr>
        <w:t xml:space="preserve">מ </w:t>
      </w:r>
      <w:r>
        <w:rPr>
          <w:rStyle w:val="affffe"/>
          <w:rFonts w:hint="cs"/>
          <w:rtl/>
          <w:rPrChange w:id="9061" w:author="מנוע אמוראים" w:date="2026-10-05T16:41:00Z">
            <w:rPr>
              <w:rStyle w:val="afffff0"/>
              <w:rFonts w:hint="cs"/>
              <w:rtl/>
            </w:rPr>
          </w:rPrChange>
        </w:rPr>
        <w:t xml:space="preserve">ד</w:t>
      </w:r>
      <w:r>
        <w:rPr>
          <w:rStyle w:val="affffe"/>
          <w:rFonts w:hint="cs"/>
          <w:rtl/>
          <w:rPrChange w:id="9062" w:author="מנוע אמוראים" w:date="2026-10-05T16:41:00Z">
            <w:rPr>
              <w:rStyle w:val="afffff0"/>
              <w:rFonts w:hint="cs"/>
              <w:rtl/>
            </w:rPr>
          </w:rPrChange>
        </w:rPr>
        <w:t xml:space="preserve">ר</w:t>
      </w:r>
      <w:r>
        <w:rPr>
          <w:rStyle w:val="affffe"/>
          <w:rtl/>
          <w:rPrChange w:id="9063" w:author="מנוע אמוראים" w:date="2026-10-05T16:41:00Z">
            <w:rPr>
              <w:rStyle w:val="afffff0"/>
              <w:rtl/>
            </w:rPr>
          </w:rPrChange>
        </w:rPr>
        <w:t xml:space="preserve">"</w:t>
      </w:r>
      <w:r>
        <w:rPr>
          <w:rStyle w:val="affffe"/>
          <w:rFonts w:hint="cs"/>
          <w:rtl/>
          <w:rPrChange w:id="9064" w:author="מנוע אמוראים" w:date="2026-10-05T16:41:00Z">
            <w:rPr>
              <w:rStyle w:val="afffff0"/>
              <w:rFonts w:hint="cs"/>
              <w:rtl/>
            </w:rPr>
          </w:rPrChange>
        </w:rPr>
        <w:t xml:space="preserve">י</w:t>
      </w:r>
      <w:r>
        <w:rPr>
          <w:rStyle w:val="afffff0"/>
          <w:rFonts w:hint="cs"/>
          <w:rtl/>
        </w:rPr>
        <w:t xml:space="preserve"> לא ש</w:t>
      </w:r>
      <w:r w:rsidR="00922691" w:rsidRPr="00922691">
        <w:rPr>
          <w:rStyle w:val="afffff0"/>
          <w:rFonts w:hint="cs"/>
          <w:rtl/>
        </w:rPr>
        <w:t>א</w:t>
      </w:r>
      <w:r w:rsidRPr="00922691">
        <w:rPr>
          <w:rStyle w:val="afffff0"/>
          <w:rFonts w:hint="cs"/>
          <w:rtl/>
        </w:rPr>
        <w:t>ני בין קרבן ל</w:t>
      </w:r>
      <w:r w:rsidRPr="00922691">
        <w:rPr>
          <w:rStyle w:val="afffff0"/>
          <w:rFonts w:hint="cs"/>
          <w:u w:val="single"/>
          <w:rtl/>
        </w:rPr>
        <w:t>ה</w:t>
      </w:r>
      <w:r w:rsidRPr="00922691">
        <w:rPr>
          <w:rStyle w:val="afffff0"/>
          <w:rFonts w:hint="cs"/>
          <w:rtl/>
        </w:rPr>
        <w:t>קרבן</w:t>
      </w:r>
    </w:p>
    <w:p w14:paraId="2FE70D6B" w14:textId="77777777" w:rsidR="00482CEE" w:rsidRPr="00C14A40" w:rsidRDefault="003E2DCC" w:rsidP="00E53731">
      <w:pPr>
        <w:pStyle w:val="38"/>
        <w:framePr w:wrap="notBeside"/>
        <w:rPr>
          <w:rtl/>
        </w:rPr>
      </w:pPr>
      <w:r w:rsidRPr="00C14A40">
        <w:rPr>
          <w:rFonts w:hint="cs"/>
          <w:rtl/>
        </w:rPr>
        <w:t>והך ד</w:t>
      </w:r>
      <w:r w:rsidRPr="00C14A40">
        <w:rPr>
          <w:rtl/>
        </w:rPr>
        <w:t>סיפא:</w:t>
      </w:r>
    </w:p>
    <w:p w14:paraId="492CBB03" w14:textId="683AB964" w:rsidR="003E2DCC" w:rsidRPr="006F178A" w:rsidRDefault="003E2DCC" w:rsidP="003E2DCC">
      <w:pPr>
        <w:rPr>
          <w:rtl/>
        </w:rPr>
      </w:pPr>
      <w:r w:rsidRPr="00295E41">
        <w:rPr>
          <w:rStyle w:val="afffa"/>
          <w:rtl/>
        </w:rPr>
        <w:t>ל</w:t>
      </w:r>
      <w:r w:rsidRPr="006F178A">
        <w:rPr>
          <w:rtl/>
        </w:rPr>
        <w:t xml:space="preserve">קרבן לא אוכל לך - מותר, </w:t>
      </w:r>
    </w:p>
    <w:p w14:paraId="173F3CE5" w14:textId="77777777" w:rsidR="00E53731" w:rsidRPr="00C14A40" w:rsidRDefault="003E2DCC" w:rsidP="00E53731">
      <w:pPr>
        <w:pStyle w:val="38"/>
        <w:framePr w:wrap="notBeside"/>
        <w:rPr>
          <w:rFonts w:hint="cs"/>
          <w:rtl/>
        </w:rPr>
      </w:pPr>
      <w:r w:rsidRPr="00C14A40">
        <w:rPr>
          <w:rtl/>
        </w:rPr>
        <w:t xml:space="preserve">ותנן: </w:t>
      </w:r>
    </w:p>
    <w:p w14:paraId="540F2ED1" w14:textId="6ED6BAC0" w:rsidR="003E2DCC" w:rsidRPr="006F178A" w:rsidRDefault="00340CCC" w:rsidP="003E2DCC">
      <w:pPr>
        <w:rPr>
          <w:rtl/>
        </w:rPr>
      </w:pPr>
      <w:r w:rsidRPr="007C54B1">
        <w:rPr>
          <w:rStyle w:val="affffe"/>
          <w:rFonts w:hint="cs"/>
          <w:rtl/>
        </w:rPr>
        <w:t>ר</w:t>
      </w:r>
      <w:r w:rsidR="0075729B">
        <w:rPr>
          <w:rStyle w:val="affffe"/>
          <w:rtl/>
        </w:rPr>
        <w:t>"</w:t>
      </w:r>
      <w:r w:rsidRPr="007C54B1">
        <w:rPr>
          <w:rStyle w:val="affffe"/>
          <w:rFonts w:hint="cs"/>
          <w:rtl/>
        </w:rPr>
        <w:t>מ</w:t>
      </w:r>
      <w:r w:rsidR="003E2DCC" w:rsidRPr="006F178A">
        <w:rPr>
          <w:rtl/>
        </w:rPr>
        <w:t xml:space="preserve"> אוסר, </w:t>
      </w:r>
      <w:r w:rsidR="007C54B1" w:rsidRPr="007C54B1">
        <w:rPr>
          <w:rStyle w:val="afffff0"/>
          <w:rFonts w:hint="cs"/>
          <w:rtl/>
        </w:rPr>
        <w:t>ד</w:t>
      </w:r>
      <w:r w:rsidR="003E2DCC" w:rsidRPr="007C54B1">
        <w:rPr>
          <w:rStyle w:val="afffff0"/>
          <w:rtl/>
        </w:rPr>
        <w:t>נעשה כאומר לקרבן יהא</w:t>
      </w:r>
      <w:r w:rsidR="00110411">
        <w:rPr>
          <w:rStyle w:val="afffff0"/>
          <w:rFonts w:hint="cs"/>
          <w:rtl/>
        </w:rPr>
        <w:t>,</w:t>
      </w:r>
      <w:r w:rsidR="003E2DCC" w:rsidRPr="007C54B1">
        <w:rPr>
          <w:rStyle w:val="afffff0"/>
          <w:rtl/>
        </w:rPr>
        <w:t xml:space="preserve"> לפיכך לא אוכל לך!</w:t>
      </w:r>
    </w:p>
    <w:p w14:paraId="1DD0795C" w14:textId="77777777" w:rsidR="00482CEE" w:rsidRPr="00C14A40" w:rsidRDefault="003E2DCC" w:rsidP="00E53731">
      <w:pPr>
        <w:pStyle w:val="38"/>
        <w:framePr w:wrap="notBeside"/>
        <w:rPr>
          <w:rtl/>
        </w:rPr>
      </w:pPr>
      <w:r w:rsidRPr="00C14A40">
        <w:rPr>
          <w:rFonts w:hint="cs"/>
          <w:rtl/>
        </w:rPr>
        <w:t xml:space="preserve">- </w:t>
      </w:r>
      <w:r w:rsidRPr="00C14A40">
        <w:rPr>
          <w:rtl/>
        </w:rPr>
        <w:t>ל</w:t>
      </w:r>
      <w:r w:rsidRPr="00C14A40">
        <w:rPr>
          <w:rFonts w:hint="cs"/>
          <w:rtl/>
        </w:rPr>
        <w:t>"ק</w:t>
      </w:r>
      <w:r w:rsidRPr="00C14A40">
        <w:rPr>
          <w:rtl/>
        </w:rPr>
        <w:t>:</w:t>
      </w:r>
    </w:p>
    <w:p w14:paraId="5B5872EB" w14:textId="77777777" w:rsidR="00482CEE" w:rsidRDefault="003E2DCC" w:rsidP="003E2DCC">
      <w:pPr>
        <w:rPr>
          <w:rtl/>
        </w:rPr>
      </w:pPr>
      <w:r w:rsidRPr="006F178A">
        <w:rPr>
          <w:rtl/>
        </w:rPr>
        <w:t xml:space="preserve">הא דאמר </w:t>
      </w:r>
      <w:r w:rsidRPr="00110411">
        <w:rPr>
          <w:u w:val="single"/>
          <w:rtl/>
        </w:rPr>
        <w:t>ל</w:t>
      </w:r>
      <w:r w:rsidRPr="006F178A">
        <w:rPr>
          <w:rtl/>
        </w:rPr>
        <w:t xml:space="preserve">קרבן, הא דאמר </w:t>
      </w:r>
      <w:r w:rsidRPr="00295E41">
        <w:rPr>
          <w:rStyle w:val="afffa"/>
          <w:rtl/>
        </w:rPr>
        <w:t xml:space="preserve">לא </w:t>
      </w:r>
      <w:r w:rsidRPr="006F178A">
        <w:rPr>
          <w:rtl/>
        </w:rPr>
        <w:t>לקרבן</w:t>
      </w:r>
      <w:r w:rsidR="00110411">
        <w:rPr>
          <w:rFonts w:hint="cs"/>
          <w:rtl/>
        </w:rPr>
        <w:t>-</w:t>
      </w:r>
      <w:r w:rsidRPr="006F178A">
        <w:rPr>
          <w:rtl/>
        </w:rPr>
        <w:t xml:space="preserve"> </w:t>
      </w:r>
      <w:r w:rsidRPr="00110411">
        <w:rPr>
          <w:rStyle w:val="afffff0"/>
          <w:rtl/>
        </w:rPr>
        <w:t>דלא הוי קרבן קאמר.</w:t>
      </w:r>
    </w:p>
    <w:p w14:paraId="0F78EDE1" w14:textId="43810A6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19" w:author="קלוד" w:date="2026-10-06T10:09:38Z"/>
        </w:rPr>
      </w:pPr>
      <w:ins w:id="20318" w:author="קלוד" w:date="2026-10-06T10:09:38Z">
        <w:r>
          <w:t xml:space="preserve">משנה ב</w:t>
        </w:r>
      </w:ins>
    </w:p>
    <w:p w14:paraId="1EADC46E" w14:textId="77777777" w:rsidR="003E2DCC" w:rsidRPr="00392931" w:rsidRDefault="003E2DCC" w:rsidP="00525E34">
      <w:pPr>
        <w:pStyle w:val="afff5"/>
        <w:spacing w:after="120"/>
        <w:rPr>
          <w:rtl/>
        </w:rPr>
      </w:pPr>
      <w:r w:rsidRPr="00392931">
        <w:rPr>
          <w:rtl/>
        </w:rPr>
        <w:t>שבועה לא אוכל לך, הא שבועה שאוכל לך, לא שבועה לא אוכל לך - אסור.</w:t>
      </w:r>
    </w:p>
    <w:p w14:paraId="6977E775" w14:textId="77777777" w:rsidR="003E2DCC" w:rsidRPr="006F178A" w:rsidRDefault="003E2DCC" w:rsidP="003E2DCC">
      <w:pPr>
        <w:rPr>
          <w:rtl/>
        </w:rPr>
      </w:pPr>
      <w:r w:rsidRPr="006F178A">
        <w:rPr>
          <w:rFonts w:ascii="Fb Fontext" w:hAnsi="Fb Fontext"/>
          <w:rtl/>
        </w:rPr>
        <w:t>מכלל דהא שבועה שאוכל לך - דלא אכילנא משמע;</w:t>
      </w:r>
    </w:p>
    <w:p w14:paraId="103B9415" w14:textId="77777777" w:rsidR="00482CEE" w:rsidRPr="00C14A40" w:rsidRDefault="003E2DCC" w:rsidP="00525E34">
      <w:pPr>
        <w:pStyle w:val="38"/>
        <w:framePr w:wrap="notBeside"/>
        <w:rPr>
          <w:rtl/>
        </w:rPr>
      </w:pPr>
      <w:r w:rsidRPr="00C14A40">
        <w:rPr>
          <w:rtl/>
        </w:rPr>
        <w:t>ורמינהו</w:t>
      </w:r>
      <w:r w:rsidR="00104983" w:rsidRPr="00C14A40">
        <w:rPr>
          <w:rFonts w:hint="cs"/>
          <w:rtl/>
        </w:rPr>
        <w:t>:</w:t>
      </w:r>
    </w:p>
    <w:p w14:paraId="266D2E7C" w14:textId="60AAB701" w:rsidR="003E2DCC" w:rsidRPr="006F178A" w:rsidRDefault="003E2DCC" w:rsidP="00AD0D82">
      <w:pPr>
        <w:rPr>
          <w:rtl/>
        </w:rPr>
      </w:pPr>
      <w:r w:rsidRPr="006F178A">
        <w:rPr>
          <w:rtl/>
        </w:rPr>
        <w:t>שבועות שתים שהן ארבע: שאוכל ושלא אוכל, שאכלתי ושלא אכלתי;</w:t>
      </w:r>
      <w:r w:rsidR="00AD0D82">
        <w:rPr>
          <w:rFonts w:hint="cs"/>
          <w:rtl/>
        </w:rPr>
        <w:t xml:space="preserve"> </w:t>
      </w:r>
      <w:r w:rsidRPr="006F178A">
        <w:rPr>
          <w:rtl/>
        </w:rPr>
        <w:t>מ</w:t>
      </w:r>
      <w:r>
        <w:rPr>
          <w:rtl/>
        </w:rPr>
        <w:t>דאמר</w:t>
      </w:r>
      <w:r w:rsidRPr="006F178A">
        <w:rPr>
          <w:rtl/>
        </w:rPr>
        <w:t xml:space="preserve"> שלא אוכל, שאכלתי ושלא אכלתי, מכלל דשאוכל לך - דאכילנא משמע!</w:t>
      </w:r>
    </w:p>
    <w:p w14:paraId="719B0066" w14:textId="77777777" w:rsidR="00482CEE" w:rsidRPr="00C14A40" w:rsidRDefault="00AD0D82" w:rsidP="00525E34">
      <w:pPr>
        <w:pStyle w:val="38"/>
        <w:framePr w:wrap="notBeside"/>
        <w:rPr>
          <w:rtl/>
        </w:rPr>
      </w:pPr>
      <w:r w:rsidRPr="00C14A40">
        <w:rPr>
          <w:rFonts w:hint="cs"/>
          <w:rtl/>
        </w:rPr>
        <w:t>א.</w:t>
      </w:r>
      <w:r w:rsidRPr="00C14A40">
        <w:rPr>
          <w:rtl/>
        </w:rPr>
        <w:t xml:space="preserve"> </w:t>
      </w:r>
      <w:r w:rsidR="003E2DCC" w:rsidRPr="00C14A40">
        <w:rPr>
          <w:rtl/>
        </w:rPr>
        <w:t>אביי</w:t>
      </w:r>
      <w:r w:rsidR="003E2DCC" w:rsidRPr="00C14A40">
        <w:rPr>
          <w:rFonts w:hint="cs"/>
          <w:rtl/>
        </w:rPr>
        <w:t>:</w:t>
      </w:r>
    </w:p>
    <w:p w14:paraId="459D20B1" w14:textId="58ACA0A0" w:rsidR="003E2DCC" w:rsidRPr="006F178A" w:rsidRDefault="003E2DCC" w:rsidP="00AD0D82">
      <w:pPr>
        <w:rPr>
          <w:rtl/>
        </w:rPr>
      </w:pPr>
      <w:r w:rsidRPr="00295E41">
        <w:rPr>
          <w:rStyle w:val="afffa"/>
          <w:rtl/>
        </w:rPr>
        <w:t>שאוכל</w:t>
      </w:r>
      <w:r w:rsidRPr="006F178A">
        <w:rPr>
          <w:rtl/>
        </w:rPr>
        <w:t xml:space="preserve"> שתי לשונות משמע: היו מסרבין בו לאכול, ואמר א</w:t>
      </w:r>
      <w:r w:rsidRPr="006F178A">
        <w:rPr>
          <w:rFonts w:hint="cs"/>
          <w:rtl/>
        </w:rPr>
        <w:t>וכל אוכל,</w:t>
      </w:r>
      <w:r w:rsidRPr="006F178A">
        <w:rPr>
          <w:rtl/>
        </w:rPr>
        <w:t xml:space="preserve"> </w:t>
      </w:r>
      <w:r w:rsidRPr="006F178A">
        <w:rPr>
          <w:rFonts w:hint="cs"/>
          <w:rtl/>
        </w:rPr>
        <w:t>ותו</w:t>
      </w:r>
      <w:r w:rsidRPr="006F178A">
        <w:rPr>
          <w:rtl/>
        </w:rPr>
        <w:t xml:space="preserve"> שבועה שאוכל</w:t>
      </w:r>
      <w:r w:rsidRPr="006F178A">
        <w:rPr>
          <w:rFonts w:hint="cs"/>
          <w:rtl/>
        </w:rPr>
        <w:t>, שאוכל משמע</w:t>
      </w:r>
    </w:p>
    <w:p w14:paraId="37FBF161" w14:textId="427E426A" w:rsidR="003E2DCC" w:rsidRPr="006F178A" w:rsidRDefault="003E2DCC" w:rsidP="003E2DCC">
      <w:pPr>
        <w:rPr>
          <w:rtl/>
        </w:rPr>
      </w:pPr>
      <w:r w:rsidRPr="006F178A">
        <w:rPr>
          <w:rtl/>
        </w:rPr>
        <w:t>אבל אמר לא א</w:t>
      </w:r>
      <w:r w:rsidRPr="006F178A">
        <w:rPr>
          <w:rFonts w:hint="cs"/>
          <w:rtl/>
        </w:rPr>
        <w:t>וכל לא אוכל</w:t>
      </w:r>
      <w:r w:rsidRPr="006F178A">
        <w:rPr>
          <w:rtl/>
        </w:rPr>
        <w:t>, ותו אמר שבועה שאוכל</w:t>
      </w:r>
      <w:r w:rsidR="000E0E03">
        <w:rPr>
          <w:rFonts w:hint="cs"/>
          <w:rtl/>
        </w:rPr>
        <w:t>,</w:t>
      </w:r>
      <w:r w:rsidRPr="006F178A">
        <w:rPr>
          <w:rtl/>
        </w:rPr>
        <w:t xml:space="preserve"> דלא א</w:t>
      </w:r>
      <w:r w:rsidR="000E0E03">
        <w:rPr>
          <w:rFonts w:hint="cs"/>
          <w:rtl/>
        </w:rPr>
        <w:t>וכל</w:t>
      </w:r>
      <w:r w:rsidRPr="006F178A">
        <w:rPr>
          <w:rtl/>
        </w:rPr>
        <w:t xml:space="preserve"> אמר.</w:t>
      </w:r>
    </w:p>
    <w:p w14:paraId="488D1EA8" w14:textId="77777777" w:rsidR="00482CEE" w:rsidRPr="00C14A40" w:rsidRDefault="000E0E03" w:rsidP="00525E34">
      <w:pPr>
        <w:pStyle w:val="38"/>
        <w:framePr w:wrap="notBeside"/>
        <w:rPr>
          <w:rtl/>
        </w:rPr>
      </w:pPr>
      <w:r w:rsidRPr="00C14A40">
        <w:rPr>
          <w:rFonts w:hint="cs"/>
          <w:rtl/>
        </w:rPr>
        <w:t xml:space="preserve">ב. </w:t>
      </w:r>
      <w:r w:rsidR="003E2DCC" w:rsidRPr="00C14A40">
        <w:rPr>
          <w:rtl/>
        </w:rPr>
        <w:t>רב אשי:</w:t>
      </w:r>
    </w:p>
    <w:p w14:paraId="5767F03A" w14:textId="626B46EF" w:rsidR="003E2DCC" w:rsidRPr="006F178A" w:rsidRDefault="003E2DCC" w:rsidP="003E2DCC">
      <w:pPr>
        <w:rPr>
          <w:rtl/>
        </w:rPr>
      </w:pPr>
      <w:r w:rsidRPr="006F178A">
        <w:rPr>
          <w:rtl/>
        </w:rPr>
        <w:t>שאוכל דשבועה - אי אוכל אמר.</w:t>
      </w:r>
      <w:r w:rsidRPr="006F178A">
        <w:rPr>
          <w:rFonts w:hint="cs"/>
          <w:rtl/>
        </w:rPr>
        <w:t>-</w:t>
      </w:r>
      <w:r w:rsidR="000E0E03">
        <w:rPr>
          <w:rFonts w:hint="cs"/>
          <w:rtl/>
        </w:rPr>
        <w:t xml:space="preserve"> </w:t>
      </w:r>
      <w:r w:rsidRPr="006F178A">
        <w:rPr>
          <w:rFonts w:hint="cs"/>
          <w:rtl/>
        </w:rPr>
        <w:t>לא אמרי' דאיתקיל לשונו</w:t>
      </w:r>
      <w:r w:rsidRPr="006F178A">
        <w:rPr>
          <w:rtl/>
        </w:rPr>
        <w:t>.</w:t>
      </w:r>
    </w:p>
    <w:p w14:paraId="4977C0AE" w14:textId="5C15DAD4" w:rsidR="003E2DCC" w:rsidRPr="006F178A" w:rsidRDefault="003E2DCC" w:rsidP="003E2DCC">
      <w:pPr>
        <w:rPr>
          <w:rtl/>
        </w:rPr>
      </w:pPr>
      <w:r w:rsidRPr="000E0E03">
        <w:rPr>
          <w:rStyle w:val="affffe"/>
          <w:rtl/>
        </w:rPr>
        <w:t>אביי לא אמר כרב אשי</w:t>
      </w:r>
      <w:r w:rsidR="00462AE6">
        <w:rPr>
          <w:rStyle w:val="affffe"/>
          <w:rFonts w:hint="cs"/>
          <w:rtl/>
        </w:rPr>
        <w:t>:</w:t>
      </w:r>
      <w:r w:rsidRPr="006F178A">
        <w:rPr>
          <w:rtl/>
        </w:rPr>
        <w:t xml:space="preserve"> דלא תני שאי אוכל;</w:t>
      </w:r>
    </w:p>
    <w:p w14:paraId="26A9839B" w14:textId="77777777" w:rsidR="00482CEE" w:rsidRPr="00C14A40" w:rsidRDefault="003E2DCC" w:rsidP="00525E34">
      <w:pPr>
        <w:pStyle w:val="38"/>
        <w:framePr w:wrap="notBeside"/>
        <w:rPr>
          <w:rtl/>
        </w:rPr>
      </w:pPr>
      <w:r w:rsidRPr="00C14A40">
        <w:rPr>
          <w:rtl/>
        </w:rPr>
        <w:t xml:space="preserve">ורב אשי </w:t>
      </w:r>
      <w:r w:rsidR="000E0E03" w:rsidRPr="00C14A40">
        <w:rPr>
          <w:rFonts w:hint="cs"/>
          <w:rtl/>
        </w:rPr>
        <w:t>לא כ</w:t>
      </w:r>
      <w:r w:rsidRPr="00C14A40">
        <w:rPr>
          <w:rtl/>
        </w:rPr>
        <w:t>אביי</w:t>
      </w:r>
      <w:r w:rsidR="00462AE6" w:rsidRPr="00C14A40">
        <w:rPr>
          <w:rFonts w:hint="cs"/>
          <w:rtl/>
        </w:rPr>
        <w:t>:</w:t>
      </w:r>
    </w:p>
    <w:p w14:paraId="1227A45D" w14:textId="68DDF915" w:rsidR="003E2DCC" w:rsidRPr="006F178A" w:rsidRDefault="003E2DCC" w:rsidP="003E2DCC">
      <w:pPr>
        <w:rPr>
          <w:rtl/>
        </w:rPr>
      </w:pPr>
      <w:r w:rsidRPr="006F178A">
        <w:rPr>
          <w:rFonts w:hint="cs"/>
          <w:rtl/>
        </w:rPr>
        <w:t>ד</w:t>
      </w:r>
      <w:r w:rsidRPr="006F178A">
        <w:rPr>
          <w:rtl/>
        </w:rPr>
        <w:t xml:space="preserve">שלא אוכל </w:t>
      </w:r>
      <w:r w:rsidR="006B25C6">
        <w:rPr>
          <w:rtl/>
        </w:rPr>
        <w:t xml:space="preserve">גם </w:t>
      </w:r>
      <w:r w:rsidRPr="006F178A">
        <w:rPr>
          <w:rtl/>
        </w:rPr>
        <w:t xml:space="preserve">משמע שתי לשונות: היו מסרבין בו לאכול, ואמר לא אכילנא לא אכילנא, ואמר </w:t>
      </w:r>
      <w:r w:rsidR="006B25C6">
        <w:rPr>
          <w:rtl/>
        </w:rPr>
        <w:t xml:space="preserve">גם </w:t>
      </w:r>
      <w:r w:rsidRPr="006F178A">
        <w:rPr>
          <w:rtl/>
        </w:rPr>
        <w:t>שבועה בין שאוכל בין שלא אוכל הדין אכילנא משמע דאמר;</w:t>
      </w:r>
    </w:p>
    <w:p w14:paraId="20EF6A36" w14:textId="77777777" w:rsidR="00525E34" w:rsidRPr="00C14A40" w:rsidRDefault="003E2DCC" w:rsidP="00525E34">
      <w:pPr>
        <w:pStyle w:val="38"/>
        <w:framePr w:wrap="notBeside"/>
        <w:rPr>
          <w:rtl/>
        </w:rPr>
      </w:pPr>
      <w:r w:rsidRPr="00C14A40">
        <w:rPr>
          <w:rtl/>
        </w:rPr>
        <w:t>ואיכא לתר</w:t>
      </w:r>
      <w:r w:rsidR="00FF36E9" w:rsidRPr="00C14A40">
        <w:rPr>
          <w:rFonts w:hint="cs"/>
          <w:rtl/>
        </w:rPr>
        <w:t>ץ</w:t>
      </w:r>
      <w:r w:rsidRPr="00C14A40">
        <w:rPr>
          <w:rtl/>
        </w:rPr>
        <w:t xml:space="preserve"> </w:t>
      </w:r>
    </w:p>
    <w:p w14:paraId="15D92C66" w14:textId="286AB6B1" w:rsidR="003E2DCC" w:rsidRPr="006F178A" w:rsidRDefault="006B25C6" w:rsidP="003E2DCC">
      <w:pPr>
        <w:rPr>
          <w:rtl/>
        </w:rPr>
      </w:pPr>
      <w:r>
        <w:rPr>
          <w:rtl/>
        </w:rPr>
        <w:t xml:space="preserve">גם </w:t>
      </w:r>
      <w:r w:rsidR="003E2DCC" w:rsidRPr="006F178A">
        <w:rPr>
          <w:rtl/>
        </w:rPr>
        <w:t>ל</w:t>
      </w:r>
      <w:r w:rsidR="000E0E03">
        <w:rPr>
          <w:rFonts w:hint="cs"/>
          <w:rtl/>
        </w:rPr>
        <w:t>שון</w:t>
      </w:r>
      <w:r w:rsidR="003E2DCC" w:rsidRPr="006F178A">
        <w:rPr>
          <w:rtl/>
        </w:rPr>
        <w:t xml:space="preserve"> שבועה שלא אוכל שבועה דלא אכילנא אמר, </w:t>
      </w:r>
    </w:p>
    <w:p w14:paraId="478909C4" w14:textId="2549A583" w:rsidR="003E2DCC" w:rsidRPr="006F178A" w:rsidRDefault="003E2DCC" w:rsidP="003E2DCC">
      <w:pPr>
        <w:rPr>
          <w:rtl/>
        </w:rPr>
      </w:pPr>
      <w:r w:rsidRPr="006F178A">
        <w:rPr>
          <w:rFonts w:hint="cs"/>
          <w:rtl/>
        </w:rPr>
        <w:t xml:space="preserve">- </w:t>
      </w:r>
      <w:r w:rsidRPr="006F178A">
        <w:rPr>
          <w:rtl/>
        </w:rPr>
        <w:t>אלא תנא פסקה שאוכל</w:t>
      </w:r>
      <w:r w:rsidR="00FF36E9">
        <w:rPr>
          <w:rFonts w:hint="cs"/>
          <w:rtl/>
        </w:rPr>
        <w:t>-</w:t>
      </w:r>
      <w:r w:rsidRPr="006F178A">
        <w:rPr>
          <w:rtl/>
        </w:rPr>
        <w:t xml:space="preserve"> דאכילנא משמע, ושלא אוכל לא אוכל משמע.</w:t>
      </w:r>
    </w:p>
    <w:p>
      <w:pPr>
        <w:pStyle w:val="afffffb"/>
        <w:rPr>
          <w:ins w:id="20321" w:author="קלוד" w:date="2026-10-06T10:09:38Z"/>
        </w:rPr>
      </w:pPr>
      <w:ins w:id="20320" w:author="קלוד" w:date="2026-10-06T10:09:38Z">
        <w:r>
          <w:t xml:space="preserve">משנה ב</w:t>
        </w:r>
      </w:ins>
    </w:p>
    <w:p w14:paraId="6CAC64F7" w14:textId="77777777" w:rsidR="003E2DCC" w:rsidRPr="006F178A" w:rsidRDefault="003E2DCC" w:rsidP="008602B8">
      <w:pPr>
        <w:pStyle w:val="afff5"/>
        <w:jc w:val="center"/>
        <w:rPr>
          <w:rtl/>
        </w:rPr>
      </w:pPr>
      <w:r w:rsidRPr="006F178A">
        <w:rPr>
          <w:rtl/>
        </w:rPr>
        <w:t>זה חומר בשבועות מבנדרים.</w:t>
      </w:r>
    </w:p>
    <w:p w14:paraId="1C44716F" w14:textId="2886E508" w:rsidR="003E2DCC" w:rsidRPr="006F178A" w:rsidRDefault="003E2DCC" w:rsidP="00617F7F">
      <w:pPr>
        <w:pStyle w:val="afff5"/>
        <w:rPr>
          <w:rtl/>
        </w:rPr>
      </w:pPr>
      <w:r w:rsidRPr="006F178A">
        <w:rPr>
          <w:rtl/>
        </w:rPr>
        <w:t>וחומר בנדרים מבשבועות כיצד? אמר קונם סוכה שאני עושה, לולב שאני נוטל, תפילין שאני מניח, בנדרים - אסור, בשבועות - מותר, שאין נשבעין לעבור על המצות.</w:t>
      </w:r>
      <w:r w:rsidRPr="006F178A">
        <w:rPr>
          <w:rFonts w:ascii="Fb Fontext" w:hAnsi="Fb Fontext"/>
          <w:rtl/>
        </w:rPr>
        <w:t xml:space="preserve"> </w:t>
      </w:r>
    </w:p>
    <w:p w14:paraId="08C08100" w14:textId="77777777" w:rsidR="003E2DCC" w:rsidRPr="006F178A" w:rsidRDefault="003E2DCC" w:rsidP="00A522DC">
      <w:pPr>
        <w:pStyle w:val="a3"/>
        <w:framePr w:wrap="around"/>
        <w:rPr>
          <w:rtl/>
        </w:rPr>
      </w:pPr>
      <w:r w:rsidRPr="006F178A">
        <w:rPr>
          <w:rtl/>
        </w:rPr>
        <w:t>טז:</w:t>
      </w:r>
    </w:p>
    <w:p w14:paraId="402DB548" w14:textId="30AD39F6" w:rsidR="00D7581D" w:rsidRDefault="003E2DCC" w:rsidP="000F1DD4">
      <w:pPr>
        <w:pStyle w:val="afffd"/>
        <w:rPr>
          <w:rtl/>
        </w:rPr>
      </w:pPr>
      <w:ins w:id="9818" w:author="מספור קטעי משנה" w:date="2026-10-06T06:45:39Z">
        <w:r>
          <w:rPr>
            <w:rStyle w:val="MisparKeta"/>
          </w:rPr>
          <w:t xml:space="preserve">א. </w:t>
        </w:r>
      </w:ins>
      <w:r w:rsidRPr="006F178A">
        <w:rPr>
          <w:b/>
          <w:rtl/>
          <w:rPrChange w:id="40001" w:author="Claude" w:date="2026-10-06T13:34:13Z">
            <w:rPr>
              <w:b/>
              <w:sz w:val="20"/>
              <w:rtl/>
            </w:rPr>
          </w:rPrChange>
        </w:rPr>
        <w:t>חומר</w:t>
      </w:r>
      <w:r w:rsidR="00D7581D">
        <w:rPr>
          <w:rFonts w:hint="cs"/>
          <w:b/>
          <w:rtl/>
          <w:rPrChange w:id="40002" w:author="Claude" w:date="2026-10-06T13:34:13Z">
            <w:rPr>
              <w:rFonts w:hint="cs"/>
              <w:b/>
              <w:sz w:val="20"/>
              <w:rtl/>
            </w:rPr>
          </w:rPrChange>
        </w:rPr>
        <w:t xml:space="preserve"> </w:t>
      </w:r>
      <w:r w:rsidRPr="006F178A">
        <w:rPr>
          <w:rFonts w:hint="cs"/>
          <w:rtl/>
        </w:rPr>
        <w:t xml:space="preserve">בשבועות מבנדרים </w:t>
      </w:r>
    </w:p>
    <w:p w14:paraId="0CF52503" w14:textId="77777777" w:rsidR="00482CEE" w:rsidRPr="00C14A40" w:rsidRDefault="003E2DCC" w:rsidP="00525E34">
      <w:pPr>
        <w:pStyle w:val="38"/>
        <w:framePr w:wrap="notBeside"/>
        <w:rPr>
          <w:rFonts w:hint="cs"/>
          <w:rtl/>
        </w:rPr>
      </w:pPr>
      <w:r w:rsidRPr="00C14A40">
        <w:rPr>
          <w:rFonts w:hint="cs"/>
          <w:rtl/>
        </w:rPr>
        <w:t>אסיפא דבבא</w:t>
      </w:r>
      <w:r w:rsidRPr="00C14A40">
        <w:rPr>
          <w:rtl/>
        </w:rPr>
        <w:t>:</w:t>
      </w:r>
    </w:p>
    <w:p w14:paraId="0E9F2AC5" w14:textId="502A9724" w:rsidR="003E2DCC" w:rsidRPr="00D7581D" w:rsidRDefault="003E2DCC" w:rsidP="00D7581D">
      <w:pPr>
        <w:rPr>
          <w:rtl/>
        </w:rPr>
      </w:pPr>
      <w:r w:rsidRPr="00D7581D">
        <w:rPr>
          <w:rFonts w:hint="cs"/>
          <w:rtl/>
        </w:rPr>
        <w:t>ד</w:t>
      </w:r>
      <w:r w:rsidRPr="00D7581D">
        <w:rPr>
          <w:rtl/>
        </w:rPr>
        <w:t>שבועה שאיני ישן, שאיני מדבר, שאיני מהלך - אסור,</w:t>
      </w:r>
    </w:p>
    <w:p w14:paraId="14787CC5" w14:textId="7BC1C4C4" w:rsidR="003E2DCC" w:rsidRPr="006F178A" w:rsidRDefault="003E2DCC" w:rsidP="000F1DD4">
      <w:pPr>
        <w:pStyle w:val="afffd"/>
        <w:rPr>
          <w:rtl/>
        </w:rPr>
      </w:pPr>
      <w:ins w:id="9819" w:author="מספור קטעי משנה" w:date="2026-10-06T06:45:39Z">
        <w:r>
          <w:rPr>
            <w:rStyle w:val="MisparKeta"/>
          </w:rPr>
          <w:t xml:space="preserve">ב. </w:t>
        </w:r>
      </w:ins>
      <w:r w:rsidRPr="006F178A">
        <w:rPr>
          <w:rtl/>
        </w:rPr>
        <w:t>חומר בנדרים מבשבועות.</w:t>
      </w:r>
    </w:p>
    <w:p w14:paraId="24729D35" w14:textId="77777777" w:rsidR="00482CEE" w:rsidRPr="00C14A40" w:rsidRDefault="003E2DCC" w:rsidP="00525E34">
      <w:pPr>
        <w:pStyle w:val="38"/>
        <w:framePr w:wrap="notBeside"/>
        <w:rPr>
          <w:rFonts w:hint="cs"/>
          <w:rtl/>
        </w:rPr>
      </w:pPr>
      <w:r w:rsidRPr="00C14A40">
        <w:rPr>
          <w:rFonts w:hint="cs"/>
          <w:rtl/>
        </w:rPr>
        <w:t>מרב</w:t>
      </w:r>
      <w:r w:rsidR="00D7581D" w:rsidRPr="00C14A40">
        <w:rPr>
          <w:rFonts w:hint="cs"/>
          <w:rtl/>
        </w:rPr>
        <w:t>:</w:t>
      </w:r>
    </w:p>
    <w:p w14:paraId="6D574C15" w14:textId="33998AE7" w:rsidR="003E2DCC" w:rsidRPr="006F178A" w:rsidRDefault="003E2DCC" w:rsidP="003E2DCC">
      <w:pPr>
        <w:rPr>
          <w:rtl/>
        </w:rPr>
      </w:pPr>
      <w:r w:rsidRPr="00A824E4">
        <w:rPr>
          <w:rStyle w:val="affffa"/>
          <w:rFonts w:hint="cs"/>
          <w:rtl/>
        </w:rPr>
        <w:t>'</w:t>
      </w:r>
      <w:r w:rsidRPr="00A824E4">
        <w:rPr>
          <w:rStyle w:val="affffa"/>
          <w:rtl/>
        </w:rPr>
        <w:t>לא יחל דברו</w:t>
      </w:r>
      <w:r w:rsidRPr="00A824E4">
        <w:rPr>
          <w:rStyle w:val="affffa"/>
          <w:rFonts w:hint="cs"/>
          <w:rtl/>
        </w:rPr>
        <w:t>'</w:t>
      </w:r>
      <w:r w:rsidRPr="006F178A">
        <w:rPr>
          <w:rFonts w:ascii="Fb Fontext" w:hAnsi="Fb Fontext"/>
          <w:rtl/>
        </w:rPr>
        <w:t xml:space="preserve"> אבל מיחל לחפצי שמים.</w:t>
      </w:r>
      <w:r w:rsidRPr="006F178A">
        <w:rPr>
          <w:rFonts w:ascii="Fb Fontext" w:hAnsi="Fb Fontext" w:hint="cs"/>
          <w:rtl/>
        </w:rPr>
        <w:t xml:space="preserve"> שאין נשבעין לעבור על המצות</w:t>
      </w:r>
    </w:p>
    <w:p w14:paraId="6DDBCD9F" w14:textId="77777777" w:rsidR="00D7581D" w:rsidRDefault="003E2DCC" w:rsidP="00D7581D">
      <w:pPr>
        <w:rPr>
          <w:spacing w:val="-2"/>
          <w:rtl/>
        </w:rPr>
      </w:pPr>
      <w:r w:rsidRPr="00295E41">
        <w:rPr>
          <w:rStyle w:val="afffa"/>
          <w:rFonts w:hint="cs"/>
          <w:rtl/>
        </w:rPr>
        <w:t>נדר:</w:t>
      </w:r>
      <w:r w:rsidRPr="00625DCC">
        <w:rPr>
          <w:spacing w:val="-2"/>
          <w:rtl/>
        </w:rPr>
        <w:t xml:space="preserve"> </w:t>
      </w:r>
      <w:r w:rsidRPr="00625DCC">
        <w:rPr>
          <w:rStyle w:val="affffa"/>
          <w:rFonts w:hint="eastAsia"/>
          <w:rtl/>
        </w:rPr>
        <w:t>ד</w:t>
      </w:r>
      <w:r w:rsidRPr="00625DCC">
        <w:rPr>
          <w:rStyle w:val="affffa"/>
          <w:rtl/>
        </w:rPr>
        <w:t>'איש כי ידור נדר לה'</w:t>
      </w:r>
      <w:r w:rsidRPr="00D7581D">
        <w:rPr>
          <w:rtl/>
        </w:rPr>
        <w:t xml:space="preserve"> לא יחל דברו</w:t>
      </w:r>
      <w:r w:rsidRPr="00D7581D">
        <w:rPr>
          <w:rStyle w:val="affffa"/>
          <w:rtl/>
        </w:rPr>
        <w:t>'</w:t>
      </w:r>
      <w:r w:rsidRPr="00625DCC">
        <w:rPr>
          <w:spacing w:val="-2"/>
          <w:rtl/>
        </w:rPr>
        <w:t xml:space="preserve">, </w:t>
      </w:r>
    </w:p>
    <w:p w14:paraId="490EBC83" w14:textId="0276CB5D" w:rsidR="003E2DCC" w:rsidRPr="00625DCC" w:rsidRDefault="003E2DCC" w:rsidP="00D7581D">
      <w:pPr>
        <w:rPr>
          <w:spacing w:val="-2"/>
          <w:rtl/>
        </w:rPr>
      </w:pPr>
      <w:r w:rsidRPr="00295E41">
        <w:rPr>
          <w:rStyle w:val="afffa"/>
          <w:rtl/>
        </w:rPr>
        <w:t>שבועה</w:t>
      </w:r>
      <w:r w:rsidRPr="00625DCC">
        <w:rPr>
          <w:spacing w:val="-2"/>
          <w:rtl/>
        </w:rPr>
        <w:t xml:space="preserve"> </w:t>
      </w:r>
      <w:r w:rsidR="006B25C6">
        <w:rPr>
          <w:spacing w:val="-2"/>
          <w:rtl/>
        </w:rPr>
        <w:t>גם</w:t>
      </w:r>
      <w:r w:rsidRPr="00625DCC">
        <w:rPr>
          <w:spacing w:val="-2"/>
          <w:rtl/>
        </w:rPr>
        <w:t xml:space="preserve"> כת</w:t>
      </w:r>
      <w:r w:rsidR="00A522DC">
        <w:rPr>
          <w:rFonts w:hint="cs"/>
          <w:spacing w:val="-2"/>
          <w:rtl/>
        </w:rPr>
        <w:t>וב</w:t>
      </w:r>
      <w:r w:rsidRPr="00625DCC">
        <w:rPr>
          <w:spacing w:val="-2"/>
          <w:rtl/>
        </w:rPr>
        <w:t>:</w:t>
      </w:r>
      <w:r w:rsidRPr="00625DCC">
        <w:rPr>
          <w:rStyle w:val="affffa"/>
          <w:rtl/>
        </w:rPr>
        <w:t xml:space="preserve"> 'או השבע שבועה לה' </w:t>
      </w:r>
      <w:r w:rsidRPr="00625DCC">
        <w:rPr>
          <w:rFonts w:hint="eastAsia"/>
          <w:spacing w:val="-2"/>
          <w:rtl/>
        </w:rPr>
        <w:t>ל</w:t>
      </w:r>
      <w:r w:rsidRPr="00625DCC">
        <w:rPr>
          <w:spacing w:val="-2"/>
          <w:rtl/>
        </w:rPr>
        <w:t>א יחל דברו'!</w:t>
      </w:r>
    </w:p>
    <w:p w14:paraId="61B8872A" w14:textId="77777777" w:rsidR="00482CEE" w:rsidRPr="00C14A40" w:rsidRDefault="003E2DCC" w:rsidP="00525E34">
      <w:pPr>
        <w:pStyle w:val="38"/>
        <w:framePr w:wrap="notBeside"/>
        <w:rPr>
          <w:rtl/>
        </w:rPr>
      </w:pPr>
      <w:r w:rsidRPr="00C14A40">
        <w:rPr>
          <w:rtl/>
        </w:rPr>
        <w:t>אביי:</w:t>
      </w:r>
    </w:p>
    <w:p w14:paraId="0D614F4C" w14:textId="5C05B333" w:rsidR="005E50CA" w:rsidRDefault="003E2DCC" w:rsidP="003E2DCC">
      <w:pPr>
        <w:rPr>
          <w:rtl/>
        </w:rPr>
      </w:pPr>
      <w:r w:rsidRPr="006F178A">
        <w:rPr>
          <w:rtl/>
        </w:rPr>
        <w:t xml:space="preserve">הא דאמר </w:t>
      </w:r>
      <w:r w:rsidRPr="00295E41">
        <w:rPr>
          <w:rStyle w:val="afffa"/>
          <w:rtl/>
        </w:rPr>
        <w:t>הנאת</w:t>
      </w:r>
      <w:r w:rsidRPr="006F178A">
        <w:rPr>
          <w:rtl/>
        </w:rPr>
        <w:t xml:space="preserve"> סוכה עלי</w:t>
      </w:r>
      <w:r w:rsidR="005E50CA">
        <w:rPr>
          <w:rFonts w:hint="cs"/>
          <w:rtl/>
        </w:rPr>
        <w:t xml:space="preserve"> </w:t>
      </w:r>
      <w:r w:rsidR="005E50CA" w:rsidRPr="005E50CA">
        <w:rPr>
          <w:rStyle w:val="afffff0"/>
          <w:rFonts w:hint="cs"/>
          <w:rtl/>
        </w:rPr>
        <w:t>[אסר החפצא הנדר חל]</w:t>
      </w:r>
      <w:r w:rsidRPr="005E50CA">
        <w:rPr>
          <w:rStyle w:val="afffff0"/>
          <w:rtl/>
        </w:rPr>
        <w:t>,</w:t>
      </w:r>
      <w:r w:rsidRPr="006F178A">
        <w:rPr>
          <w:rtl/>
        </w:rPr>
        <w:t xml:space="preserve"> </w:t>
      </w:r>
    </w:p>
    <w:p w14:paraId="5562C33B" w14:textId="45C5E521" w:rsidR="003E2DCC" w:rsidRPr="006F178A" w:rsidRDefault="003E2DCC" w:rsidP="00BB628E">
      <w:pPr>
        <w:ind w:left="283"/>
        <w:rPr>
          <w:rtl/>
        </w:rPr>
      </w:pPr>
      <w:r w:rsidRPr="006F178A">
        <w:rPr>
          <w:rtl/>
        </w:rPr>
        <w:t xml:space="preserve">הא דאמר שבועה שלא </w:t>
      </w:r>
      <w:r w:rsidRPr="00295E41">
        <w:rPr>
          <w:rStyle w:val="afffa"/>
          <w:rtl/>
        </w:rPr>
        <w:t>אהנה</w:t>
      </w:r>
      <w:r w:rsidRPr="006F178A">
        <w:rPr>
          <w:rtl/>
        </w:rPr>
        <w:t xml:space="preserve"> מן הסוכה</w:t>
      </w:r>
      <w:r w:rsidR="005E50CA">
        <w:rPr>
          <w:rFonts w:hint="cs"/>
          <w:rtl/>
        </w:rPr>
        <w:t xml:space="preserve"> </w:t>
      </w:r>
      <w:r w:rsidR="005E50CA" w:rsidRPr="005E50CA">
        <w:rPr>
          <w:rStyle w:val="afffff0"/>
          <w:rFonts w:hint="cs"/>
          <w:rtl/>
        </w:rPr>
        <w:t>[אסר הגברא</w:t>
      </w:r>
      <w:r w:rsidR="00BB628E">
        <w:rPr>
          <w:rStyle w:val="afffff0"/>
          <w:rFonts w:hint="cs"/>
          <w:rtl/>
        </w:rPr>
        <w:t xml:space="preserve"> לא חל</w:t>
      </w:r>
      <w:r w:rsidR="005E50CA" w:rsidRPr="005E50CA">
        <w:rPr>
          <w:rStyle w:val="afffff0"/>
          <w:rFonts w:hint="cs"/>
          <w:rtl/>
        </w:rPr>
        <w:t>]</w:t>
      </w:r>
      <w:r w:rsidRPr="005E50CA">
        <w:rPr>
          <w:rStyle w:val="afffff0"/>
          <w:rtl/>
        </w:rPr>
        <w:t>.</w:t>
      </w:r>
    </w:p>
    <w:p w14:paraId="2B4F5D91" w14:textId="77777777" w:rsidR="00525E34" w:rsidRPr="00C14A40" w:rsidRDefault="003E2DCC" w:rsidP="00525E34">
      <w:pPr>
        <w:pStyle w:val="38"/>
        <w:framePr w:wrap="notBeside"/>
        <w:rPr>
          <w:rFonts w:hint="cs"/>
          <w:rtl/>
        </w:rPr>
      </w:pPr>
      <w:r w:rsidRPr="00C14A40">
        <w:rPr>
          <w:rFonts w:hint="cs"/>
          <w:rtl/>
        </w:rPr>
        <w:t>רבא</w:t>
      </w:r>
      <w:r w:rsidR="007C4CA7" w:rsidRPr="00C14A40">
        <w:rPr>
          <w:rFonts w:hint="cs"/>
          <w:rtl/>
        </w:rPr>
        <w:t>:</w:t>
      </w:r>
      <w:r w:rsidRPr="00C14A40">
        <w:rPr>
          <w:rFonts w:hint="cs"/>
          <w:rtl/>
        </w:rPr>
        <w:t xml:space="preserve"> </w:t>
      </w:r>
    </w:p>
    <w:p w14:paraId="1F4A2E5E" w14:textId="5F29F7BB" w:rsidR="003E2DCC" w:rsidRPr="006F178A" w:rsidRDefault="003E2DCC" w:rsidP="00A522DC">
      <w:pPr>
        <w:spacing w:after="120"/>
        <w:rPr>
          <w:rtl/>
        </w:rPr>
      </w:pPr>
      <w:r w:rsidRPr="006F178A">
        <w:rPr>
          <w:rFonts w:hint="cs"/>
          <w:rtl/>
        </w:rPr>
        <w:lastRenderedPageBreak/>
        <w:t>וכי מצות להינות ניתנו</w:t>
      </w:r>
      <w:r w:rsidR="007C4CA7">
        <w:rPr>
          <w:rFonts w:hint="cs"/>
          <w:rtl/>
        </w:rPr>
        <w:t>?</w:t>
      </w:r>
      <w:r w:rsidR="007C4CA7" w:rsidRPr="00295E41">
        <w:rPr>
          <w:rStyle w:val="afffa"/>
          <w:rFonts w:hint="cs"/>
          <w:rtl/>
        </w:rPr>
        <w:t xml:space="preserve"> </w:t>
      </w:r>
      <w:r w:rsidRPr="00295E41">
        <w:rPr>
          <w:rStyle w:val="afffa"/>
          <w:rFonts w:hint="cs"/>
          <w:rtl/>
        </w:rPr>
        <w:t>אלא</w:t>
      </w:r>
      <w:r w:rsidRPr="006F178A">
        <w:rPr>
          <w:rtl/>
        </w:rPr>
        <w:t>: הא דאמר ישיבת סוכה עלי</w:t>
      </w:r>
      <w:r w:rsidR="007C4CA7">
        <w:rPr>
          <w:rStyle w:val="afffff0"/>
          <w:rFonts w:hint="cs"/>
          <w:rtl/>
        </w:rPr>
        <w:t xml:space="preserve"> </w:t>
      </w:r>
      <w:r w:rsidR="007C4CA7" w:rsidRPr="007C4CA7">
        <w:rPr>
          <w:rStyle w:val="afffff0"/>
          <w:rFonts w:hint="cs"/>
          <w:rtl/>
        </w:rPr>
        <w:t>[חפצא]</w:t>
      </w:r>
      <w:r w:rsidRPr="006F178A">
        <w:rPr>
          <w:rtl/>
        </w:rPr>
        <w:t>, והא דאמר שבועה שלא אשב בסוכה.</w:t>
      </w:r>
    </w:p>
    <w:p w14:paraId="6DB3F9D8" w14:textId="77777777" w:rsidR="006666DF" w:rsidRDefault="003E2DCC" w:rsidP="003E2DCC">
      <w:pPr>
        <w:rPr>
          <w:rtl/>
        </w:rPr>
      </w:pPr>
      <w:r w:rsidRPr="0063694C">
        <w:rPr>
          <w:rStyle w:val="affffa"/>
          <w:rFonts w:hint="cs"/>
          <w:rtl/>
        </w:rPr>
        <w:t>'להרע או להיטיב'-</w:t>
      </w:r>
      <w:r w:rsidRPr="006F178A">
        <w:rPr>
          <w:rFonts w:hint="cs"/>
          <w:rtl/>
        </w:rPr>
        <w:t xml:space="preserve"> מה הטבה רשות אף הרעה רשות</w:t>
      </w:r>
      <w:r w:rsidR="007C4CA7">
        <w:rPr>
          <w:rFonts w:hint="cs"/>
          <w:rtl/>
        </w:rPr>
        <w:t>,</w:t>
      </w:r>
      <w:r w:rsidRPr="006F178A">
        <w:rPr>
          <w:rFonts w:hint="cs"/>
          <w:rtl/>
        </w:rPr>
        <w:t xml:space="preserve"> </w:t>
      </w:r>
    </w:p>
    <w:p w14:paraId="7BE18564" w14:textId="6983507F" w:rsidR="003E2DCC" w:rsidRPr="006F178A" w:rsidRDefault="003E2DCC" w:rsidP="007C4CA7">
      <w:pPr>
        <w:ind w:left="283" w:firstLine="57"/>
        <w:rPr>
          <w:rtl/>
        </w:rPr>
      </w:pPr>
      <w:r w:rsidRPr="006F178A">
        <w:rPr>
          <w:rFonts w:hint="cs"/>
          <w:rtl/>
        </w:rPr>
        <w:t>יצא נשבע לבטל המצוה ולא ביטל שאין הרשות בידו</w:t>
      </w:r>
    </w:p>
    <w:p w14:paraId="15C744D7" w14:textId="77777777" w:rsidR="003E2DCC" w:rsidRPr="006F178A" w:rsidRDefault="003E2DCC" w:rsidP="00A522DC">
      <w:pPr>
        <w:pStyle w:val="a3"/>
        <w:framePr w:wrap="around"/>
        <w:rPr>
          <w:rtl/>
        </w:rPr>
      </w:pPr>
      <w:r w:rsidRPr="006F178A">
        <w:rPr>
          <w:rtl/>
        </w:rPr>
        <w:t>יז.</w:t>
      </w:r>
    </w:p>
    <w:p w14:paraId="2C01350E" w14:textId="77777777" w:rsidR="00482CEE" w:rsidRDefault="003E2DCC" w:rsidP="003E2DCC">
      <w:pPr>
        <w:rPr>
          <w:rtl/>
        </w:rPr>
      </w:pPr>
      <w:r w:rsidRPr="006F178A">
        <w:rPr>
          <w:rFonts w:ascii="Fb Fontext" w:hAnsi="Fb Fontext"/>
          <w:rtl/>
        </w:rPr>
        <w:t>חד קרא ל</w:t>
      </w:r>
      <w:r w:rsidR="007C4CA7">
        <w:rPr>
          <w:rFonts w:ascii="Fb Fontext" w:hAnsi="Fb Fontext" w:hint="cs"/>
          <w:rtl/>
        </w:rPr>
        <w:t>פוטרו</w:t>
      </w:r>
      <w:r w:rsidRPr="006F178A">
        <w:rPr>
          <w:rFonts w:ascii="Fb Fontext" w:hAnsi="Fb Fontext"/>
          <w:rtl/>
        </w:rPr>
        <w:t xml:space="preserve"> מקרבן שבועה, וחד </w:t>
      </w:r>
      <w:r w:rsidR="007C4CA7">
        <w:rPr>
          <w:rFonts w:ascii="Fb Fontext" w:hAnsi="Fb Fontext" w:hint="cs"/>
          <w:rtl/>
        </w:rPr>
        <w:t>לפוטרו</w:t>
      </w:r>
      <w:r w:rsidRPr="006F178A">
        <w:rPr>
          <w:rFonts w:ascii="Fb Fontext" w:hAnsi="Fb Fontext"/>
          <w:rtl/>
        </w:rPr>
        <w:t xml:space="preserve"> </w:t>
      </w:r>
      <w:r w:rsidR="007C4CA7">
        <w:rPr>
          <w:rFonts w:ascii="Fb Fontext" w:hAnsi="Fb Fontext" w:hint="cs"/>
          <w:rtl/>
        </w:rPr>
        <w:t>מ</w:t>
      </w:r>
      <w:r w:rsidRPr="006F178A">
        <w:rPr>
          <w:rFonts w:ascii="Fb Fontext" w:hAnsi="Fb Fontext"/>
          <w:rtl/>
        </w:rPr>
        <w:t>לאו דשבועה.</w:t>
      </w:r>
    </w:p>
    <w:p w14:paraId="1C20B936" w14:textId="7E0F504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4FA70C21" w14:textId="7C58845B" w:rsidR="003E2DCC" w:rsidRPr="006F178A" w:rsidRDefault="003E2DCC" w:rsidP="00880974">
      <w:pPr>
        <w:pStyle w:val="afffff7"/>
        <w:rPr>
          <w:rtl/>
        </w:rPr>
      </w:pPr>
      <w:ins w:id="9820" w:author="מספור קטעי משנה" w:date="2026-10-06T06:45:39Z">
        <w:r>
          <w:rPr>
            <w:rStyle w:val="MisparKeta"/>
          </w:rPr>
          <w:t xml:space="preserve">ב. </w:t>
        </w:r>
      </w:ins>
      <w:r w:rsidRPr="00880974">
        <w:rPr>
          <w:rStyle w:val="afffff8"/>
          <w:rtl/>
        </w:rPr>
        <w:t>יש נדר בתוך נדר,</w:t>
      </w:r>
      <w:r w:rsidRPr="006F178A">
        <w:rPr>
          <w:rtl/>
        </w:rPr>
        <w:t xml:space="preserve"> ואין שבועה בתוך שבועה.</w:t>
      </w:r>
    </w:p>
    <w:p>
      <w:pPr>
        <w:pStyle w:val="afffffb"/>
        <w:rPr>
          <w:ins w:id="20323" w:author="קלוד" w:date="2026-10-06T10:09:38Z"/>
        </w:rPr>
      </w:pPr>
      <w:ins w:id="20322" w:author="קלוד" w:date="2026-10-06T10:09:38Z">
        <w:r>
          <w:t xml:space="preserve">משנה ג</w:t>
        </w:r>
      </w:ins>
    </w:p>
    <w:p w14:paraId="508F2C3A" w14:textId="77777777" w:rsidR="00482CEE" w:rsidRDefault="003E2DCC" w:rsidP="003E2DCC">
      <w:pPr>
        <w:pStyle w:val="afff5"/>
        <w:rPr>
          <w:rtl/>
        </w:rPr>
      </w:pPr>
      <w:r w:rsidRPr="00B15076">
        <w:rPr>
          <w:rtl/>
        </w:rPr>
        <w:t xml:space="preserve">כיצד? אמר הריני נזיר אם אוכל הריני נזיר אם אוכל, ואכל </w:t>
      </w:r>
    </w:p>
    <w:p w14:paraId="56892222" w14:textId="12E4048C" w:rsidR="003E2DCC" w:rsidRPr="00B15076" w:rsidRDefault="00D62A3F" w:rsidP="003E2DCC">
      <w:pPr>
        <w:pStyle w:val="afff5"/>
        <w:rPr>
          <w:rtl/>
        </w:rPr>
      </w:pPr>
      <w:r>
        <w:rPr>
          <w:rtl/>
        </w:rPr>
        <w:tab/>
      </w:r>
      <w:r>
        <w:rPr>
          <w:rtl/>
        </w:rPr>
        <w:tab/>
      </w:r>
      <w:r>
        <w:rPr>
          <w:rtl/>
        </w:rPr>
        <w:tab/>
      </w:r>
      <w:r>
        <w:rPr>
          <w:rFonts w:hint="cs"/>
          <w:rtl/>
        </w:rPr>
        <w:t xml:space="preserve">- חייב </w:t>
      </w:r>
      <w:r w:rsidR="003E2DCC" w:rsidRPr="00B15076">
        <w:rPr>
          <w:rtl/>
        </w:rPr>
        <w:t>על כל אחת ואחת;</w:t>
      </w:r>
    </w:p>
    <w:p w14:paraId="2830E6A3" w14:textId="52B5B921" w:rsidR="003E2DCC" w:rsidRPr="006F178A" w:rsidRDefault="003E2DCC" w:rsidP="00A522DC">
      <w:pPr>
        <w:pStyle w:val="afff5"/>
        <w:spacing w:after="120"/>
        <w:rPr>
          <w:rtl/>
        </w:rPr>
      </w:pPr>
      <w:r w:rsidRPr="006F178A">
        <w:rPr>
          <w:rtl/>
        </w:rPr>
        <w:t xml:space="preserve">שבועה שלא אוכל שבועה שלא אוכל, </w:t>
      </w:r>
      <w:r w:rsidR="00880974">
        <w:rPr>
          <w:rFonts w:hint="cs"/>
          <w:rtl/>
        </w:rPr>
        <w:t>חייב רק</w:t>
      </w:r>
      <w:r w:rsidRPr="006F178A">
        <w:rPr>
          <w:rtl/>
        </w:rPr>
        <w:t xml:space="preserve"> אחת.</w:t>
      </w:r>
    </w:p>
    <w:p w14:paraId="6CAEFD9D" w14:textId="77777777" w:rsidR="00482CEE" w:rsidRPr="00C14A40" w:rsidRDefault="003E2DCC" w:rsidP="00525E34">
      <w:pPr>
        <w:pStyle w:val="38"/>
        <w:framePr w:wrap="notBeside"/>
        <w:rPr>
          <w:rtl/>
        </w:rPr>
      </w:pPr>
      <w:r w:rsidRPr="00C14A40">
        <w:rPr>
          <w:rtl/>
        </w:rPr>
        <w:t>ר"</w:t>
      </w:r>
      <w:r w:rsidRPr="00C14A40">
        <w:rPr>
          <w:rFonts w:hint="cs"/>
          <w:rtl/>
        </w:rPr>
        <w:t>ה</w:t>
      </w:r>
      <w:r w:rsidRPr="00C14A40">
        <w:rPr>
          <w:rtl/>
        </w:rPr>
        <w:t>:</w:t>
      </w:r>
    </w:p>
    <w:p w14:paraId="1D07AE9B" w14:textId="4407720C" w:rsidR="00BD752D" w:rsidRDefault="00BD752D" w:rsidP="003E2DCC">
      <w:pPr>
        <w:rPr>
          <w:rFonts w:ascii="Fb Fontext" w:hAnsi="Fb Fontext"/>
          <w:rtl/>
        </w:rPr>
      </w:pPr>
      <w:r>
        <w:rPr>
          <w:rFonts w:ascii="Fb Fontext" w:hAnsi="Fb Fontext" w:hint="cs"/>
          <w:rtl/>
        </w:rPr>
        <w:t>רק ב</w:t>
      </w:r>
      <w:r w:rsidR="003E2DCC" w:rsidRPr="006F178A">
        <w:rPr>
          <w:rFonts w:ascii="Fb Fontext" w:hAnsi="Fb Fontext"/>
          <w:rtl/>
        </w:rPr>
        <w:t xml:space="preserve">אמר הריני נזיר </w:t>
      </w:r>
      <w:r w:rsidR="003E2DCC">
        <w:rPr>
          <w:rFonts w:ascii="Fb Fontext" w:hAnsi="Fb Fontext"/>
          <w:rtl/>
        </w:rPr>
        <w:t xml:space="preserve">היום הריני נזיר למחר, </w:t>
      </w:r>
    </w:p>
    <w:p w14:paraId="770CD354" w14:textId="731AEE72" w:rsidR="003E2DCC" w:rsidRDefault="003E2DCC" w:rsidP="00BD752D">
      <w:pPr>
        <w:ind w:left="283" w:firstLine="57"/>
        <w:rPr>
          <w:rFonts w:ascii="Fb Fontext" w:hAnsi="Fb Fontext"/>
          <w:rtl/>
        </w:rPr>
      </w:pPr>
      <w:r>
        <w:rPr>
          <w:rFonts w:ascii="Fb Fontext" w:hAnsi="Fb Fontext"/>
          <w:rtl/>
        </w:rPr>
        <w:t xml:space="preserve">דמיגו </w:t>
      </w:r>
      <w:r w:rsidR="00BD752D">
        <w:rPr>
          <w:rFonts w:ascii="Fb Fontext" w:hAnsi="Fb Fontext" w:hint="cs"/>
          <w:rtl/>
        </w:rPr>
        <w:t>ש</w:t>
      </w:r>
      <w:r w:rsidRPr="006F178A">
        <w:rPr>
          <w:rFonts w:ascii="Fb Fontext" w:hAnsi="Fb Fontext"/>
          <w:rtl/>
        </w:rPr>
        <w:t>מיתוסף יו</w:t>
      </w:r>
      <w:r w:rsidR="00BD752D">
        <w:rPr>
          <w:rFonts w:ascii="Fb Fontext" w:hAnsi="Fb Fontext" w:hint="cs"/>
          <w:rtl/>
        </w:rPr>
        <w:t xml:space="preserve">ם יתר, חלה </w:t>
      </w:r>
      <w:r w:rsidRPr="006F178A">
        <w:rPr>
          <w:rFonts w:ascii="Fb Fontext" w:hAnsi="Fb Fontext"/>
          <w:rtl/>
        </w:rPr>
        <w:t>נזירות על נזירות,</w:t>
      </w:r>
    </w:p>
    <w:p w14:paraId="42142EBC" w14:textId="77777777" w:rsidR="003E2DCC" w:rsidRPr="006F178A" w:rsidRDefault="003E2DCC" w:rsidP="003E2DCC">
      <w:pPr>
        <w:rPr>
          <w:rtl/>
        </w:rPr>
      </w:pPr>
      <w:r w:rsidRPr="006F178A">
        <w:rPr>
          <w:rFonts w:ascii="Fb Fontext" w:hAnsi="Fb Fontext"/>
          <w:rtl/>
        </w:rPr>
        <w:t>אבל אמר הריני נזיר היום הריני נזיר היום - אין חלה נזירות על נזירות;</w:t>
      </w:r>
    </w:p>
    <w:p w14:paraId="2B14572F" w14:textId="77777777" w:rsidR="00482CEE" w:rsidRPr="00C14A40" w:rsidRDefault="003E2DCC" w:rsidP="00525E34">
      <w:pPr>
        <w:pStyle w:val="38"/>
        <w:framePr w:wrap="notBeside"/>
        <w:rPr>
          <w:rtl/>
        </w:rPr>
      </w:pPr>
      <w:r w:rsidRPr="00C14A40">
        <w:rPr>
          <w:rtl/>
        </w:rPr>
        <w:t>ושמואל:</w:t>
      </w:r>
    </w:p>
    <w:p w14:paraId="1B51A775" w14:textId="10446646" w:rsidR="003E2DCC" w:rsidRPr="006F178A" w:rsidRDefault="003E2DCC" w:rsidP="003E2DCC">
      <w:pPr>
        <w:rPr>
          <w:rtl/>
        </w:rPr>
      </w:pPr>
      <w:r w:rsidRPr="006F178A">
        <w:rPr>
          <w:rtl/>
        </w:rPr>
        <w:t>א</w:t>
      </w:r>
      <w:r w:rsidR="00BD752D">
        <w:rPr>
          <w:rFonts w:hint="cs"/>
          <w:rtl/>
        </w:rPr>
        <w:t>ף</w:t>
      </w:r>
      <w:r w:rsidRPr="006F178A">
        <w:rPr>
          <w:rtl/>
        </w:rPr>
        <w:t xml:space="preserve"> אמר הריני נזיר היום הריני נזיר היום - חלה נזירות עליה.</w:t>
      </w:r>
    </w:p>
    <w:p w14:paraId="052270FC" w14:textId="77777777" w:rsidR="00525E34" w:rsidRPr="00C14A40" w:rsidRDefault="003E2DCC" w:rsidP="00525E34">
      <w:pPr>
        <w:pStyle w:val="38"/>
        <w:framePr w:wrap="notBeside"/>
        <w:rPr>
          <w:rFonts w:hint="cs"/>
          <w:rtl/>
        </w:rPr>
      </w:pPr>
      <w:r w:rsidRPr="00C14A40">
        <w:rPr>
          <w:rtl/>
        </w:rPr>
        <w:t>ול</w:t>
      </w:r>
      <w:r w:rsidRPr="00C14A40">
        <w:rPr>
          <w:rFonts w:hint="cs"/>
          <w:rtl/>
        </w:rPr>
        <w:t>ר</w:t>
      </w:r>
      <w:r w:rsidRPr="00C14A40">
        <w:rPr>
          <w:rtl/>
        </w:rPr>
        <w:t>"</w:t>
      </w:r>
      <w:r w:rsidRPr="00C14A40">
        <w:rPr>
          <w:rFonts w:hint="cs"/>
          <w:rtl/>
        </w:rPr>
        <w:t xml:space="preserve">ה: </w:t>
      </w:r>
    </w:p>
    <w:p w14:paraId="6A773932" w14:textId="4D3BAB2B" w:rsidR="00BD752D" w:rsidRDefault="003E2DCC" w:rsidP="003E2DCC">
      <w:pPr>
        <w:rPr>
          <w:rtl/>
        </w:rPr>
      </w:pPr>
      <w:r w:rsidRPr="00BD752D">
        <w:rPr>
          <w:rStyle w:val="affffe"/>
          <w:rFonts w:hint="cs"/>
          <w:rtl/>
        </w:rPr>
        <w:t>קשיא</w:t>
      </w:r>
      <w:r w:rsidRPr="006F178A">
        <w:rPr>
          <w:rFonts w:hint="cs"/>
          <w:rtl/>
        </w:rPr>
        <w:t xml:space="preserve"> ד</w:t>
      </w:r>
      <w:r w:rsidRPr="006F178A">
        <w:rPr>
          <w:rtl/>
        </w:rPr>
        <w:t xml:space="preserve">אדתנא אין שבועה בתוך שבועה, </w:t>
      </w:r>
    </w:p>
    <w:p w14:paraId="1FCDE196" w14:textId="4C3D65CD" w:rsidR="00BD752D" w:rsidRDefault="003E2DCC" w:rsidP="00BD752D">
      <w:pPr>
        <w:ind w:left="170" w:firstLine="170"/>
        <w:rPr>
          <w:rtl/>
        </w:rPr>
      </w:pPr>
      <w:r w:rsidRPr="00BD752D">
        <w:rPr>
          <w:rStyle w:val="affffe"/>
          <w:rtl/>
        </w:rPr>
        <w:t xml:space="preserve">ליתני </w:t>
      </w:r>
      <w:r w:rsidRPr="006F178A">
        <w:rPr>
          <w:rtl/>
        </w:rPr>
        <w:t>יש נדר בתוך נדר ואין נדר בתוך נדר,</w:t>
      </w:r>
      <w:r w:rsidRPr="006F178A">
        <w:rPr>
          <w:rFonts w:hint="cs"/>
          <w:rtl/>
        </w:rPr>
        <w:t xml:space="preserve"> </w:t>
      </w:r>
      <w:r w:rsidRPr="006F178A">
        <w:rPr>
          <w:rFonts w:hint="cs"/>
          <w:rtl/>
        </w:rPr>
        <w:tab/>
      </w:r>
      <w:r w:rsidRPr="006F178A">
        <w:rPr>
          <w:rtl/>
        </w:rPr>
        <w:t xml:space="preserve"> </w:t>
      </w:r>
      <w:r w:rsidRPr="006F178A">
        <w:rPr>
          <w:rtl/>
        </w:rPr>
        <w:br/>
        <w:t xml:space="preserve">הריני נזיר היום הריני נזיר למחר - יש נדר בתוך נדר, </w:t>
      </w:r>
    </w:p>
    <w:p w14:paraId="26920015" w14:textId="1DBE1239" w:rsidR="003E2DCC" w:rsidRPr="006F178A" w:rsidRDefault="003E2DCC" w:rsidP="00605052">
      <w:pPr>
        <w:spacing w:after="60"/>
        <w:rPr>
          <w:rtl/>
        </w:rPr>
      </w:pPr>
      <w:r w:rsidRPr="006F178A">
        <w:rPr>
          <w:rtl/>
        </w:rPr>
        <w:t>הריני נזיר היום הריני נזיר היום –</w:t>
      </w:r>
      <w:r w:rsidRPr="006F178A">
        <w:rPr>
          <w:rFonts w:hint="cs"/>
          <w:rtl/>
        </w:rPr>
        <w:t>אין נדר בתוך נדר</w:t>
      </w:r>
    </w:p>
    <w:p w14:paraId="4A19F188" w14:textId="77777777" w:rsidR="003E2DCC" w:rsidRPr="006F178A" w:rsidRDefault="003E2DCC" w:rsidP="00A522DC">
      <w:pPr>
        <w:pStyle w:val="a3"/>
        <w:framePr w:wrap="around"/>
        <w:rPr>
          <w:rtl/>
        </w:rPr>
      </w:pPr>
      <w:r w:rsidRPr="006F178A">
        <w:rPr>
          <w:rtl/>
        </w:rPr>
        <w:t>יז:</w:t>
      </w:r>
    </w:p>
    <w:p w14:paraId="7AA88328" w14:textId="77777777" w:rsidR="00605052" w:rsidRPr="00C14A40" w:rsidRDefault="003E2DCC" w:rsidP="00605052">
      <w:pPr>
        <w:pStyle w:val="38"/>
        <w:framePr w:wrap="notBeside"/>
        <w:rPr>
          <w:rtl/>
        </w:rPr>
      </w:pPr>
      <w:r w:rsidRPr="00C14A40">
        <w:rPr>
          <w:rtl/>
        </w:rPr>
        <w:t>• תנן:</w:t>
      </w:r>
    </w:p>
    <w:p w14:paraId="6053C852" w14:textId="649EF45A" w:rsidR="003E2DCC" w:rsidRPr="00605052" w:rsidRDefault="003E2DCC" w:rsidP="003E2DCC">
      <w:pPr>
        <w:rPr>
          <w:rStyle w:val="afffa"/>
          <w:rtl/>
        </w:rPr>
      </w:pPr>
      <w:r w:rsidRPr="00605052">
        <w:rPr>
          <w:rStyle w:val="afffa"/>
          <w:rtl/>
        </w:rPr>
        <w:t>יש נדר בתוך נדר, ואין שבועה בתוך שבועה;</w:t>
      </w:r>
    </w:p>
    <w:p w14:paraId="0938CA6F" w14:textId="77777777" w:rsidR="003E2DCC" w:rsidRPr="006F178A" w:rsidRDefault="003E2DCC" w:rsidP="003E2DCC">
      <w:pPr>
        <w:rPr>
          <w:rtl/>
        </w:rPr>
      </w:pPr>
      <w:r w:rsidRPr="006F178A">
        <w:rPr>
          <w:rtl/>
        </w:rPr>
        <w:t xml:space="preserve">דלא חלה שבועה על שבועה? כגון דאמר שבועה שלא אוכל תאנים וחזר ואמר שבועה שלא אוכל תאנים, </w:t>
      </w:r>
    </w:p>
    <w:p w14:paraId="62BAB33A" w14:textId="18DF9BA7" w:rsidR="003E2DCC" w:rsidRPr="006F178A" w:rsidRDefault="003E2DCC" w:rsidP="003E2DCC">
      <w:pPr>
        <w:rPr>
          <w:rtl/>
        </w:rPr>
      </w:pPr>
      <w:r w:rsidRPr="006F178A">
        <w:rPr>
          <w:rtl/>
        </w:rPr>
        <w:t xml:space="preserve">דכוותה גבי נזירות </w:t>
      </w:r>
      <w:r w:rsidRPr="006F178A">
        <w:rPr>
          <w:rFonts w:hint="cs"/>
          <w:rtl/>
        </w:rPr>
        <w:t>-</w:t>
      </w:r>
      <w:r w:rsidRPr="006F178A">
        <w:rPr>
          <w:rtl/>
        </w:rPr>
        <w:t xml:space="preserve"> דאמר הריני נזיר היום הריני נזיר היום, </w:t>
      </w:r>
      <w:r w:rsidRPr="00BD752D">
        <w:rPr>
          <w:rStyle w:val="affffe"/>
          <w:rtl/>
        </w:rPr>
        <w:t>ותני:</w:t>
      </w:r>
      <w:r w:rsidRPr="006F178A">
        <w:rPr>
          <w:rtl/>
        </w:rPr>
        <w:t xml:space="preserve"> יש נדר בתוך נדר, </w:t>
      </w:r>
      <w:r w:rsidRPr="00295E41">
        <w:rPr>
          <w:rStyle w:val="afffa"/>
          <w:rtl/>
        </w:rPr>
        <w:t>קשיא לרב הונא!</w:t>
      </w:r>
    </w:p>
    <w:p w14:paraId="23613D9B" w14:textId="584D6E53" w:rsidR="00482CEE" w:rsidRPr="00C14A40" w:rsidRDefault="003E2DCC" w:rsidP="00525E34">
      <w:pPr>
        <w:pStyle w:val="38"/>
        <w:framePr w:wrap="notBeside"/>
        <w:rPr>
          <w:rtl/>
        </w:rPr>
      </w:pPr>
      <w:r w:rsidRPr="00C14A40">
        <w:rPr>
          <w:rtl/>
        </w:rPr>
        <w:t>א</w:t>
      </w:r>
      <w:r w:rsidRPr="00C14A40">
        <w:rPr>
          <w:rFonts w:hint="cs"/>
          <w:rtl/>
        </w:rPr>
        <w:t>"ל ר</w:t>
      </w:r>
      <w:r w:rsidRPr="00C14A40">
        <w:rPr>
          <w:rtl/>
        </w:rPr>
        <w:t>"</w:t>
      </w:r>
      <w:r w:rsidRPr="00C14A40">
        <w:rPr>
          <w:rFonts w:hint="cs"/>
          <w:rtl/>
        </w:rPr>
        <w:t>ה</w:t>
      </w:r>
      <w:r w:rsidRPr="00C14A40">
        <w:rPr>
          <w:rtl/>
        </w:rPr>
        <w:t>:</w:t>
      </w:r>
    </w:p>
    <w:p w14:paraId="2F7AAD09" w14:textId="4661720D" w:rsidR="003E2DCC" w:rsidRPr="006F178A" w:rsidRDefault="003E2DCC" w:rsidP="003E2DCC">
      <w:pPr>
        <w:rPr>
          <w:rtl/>
        </w:rPr>
      </w:pPr>
      <w:r w:rsidRPr="006F178A">
        <w:rPr>
          <w:rtl/>
        </w:rPr>
        <w:t xml:space="preserve">מתני' דאמר הריני נזיר היום הריני נזיר למחר, </w:t>
      </w:r>
      <w:r w:rsidR="00BD752D">
        <w:rPr>
          <w:rFonts w:hint="cs"/>
          <w:rtl/>
        </w:rPr>
        <w:t xml:space="preserve">וכן </w:t>
      </w:r>
      <w:r w:rsidRPr="006F178A">
        <w:rPr>
          <w:rtl/>
        </w:rPr>
        <w:t xml:space="preserve">גבי שבועה שלא אוכל תאנים וחזר ואמר שבועה שלא אוכל תאנים וענבים, </w:t>
      </w:r>
      <w:r w:rsidRPr="00295E41">
        <w:rPr>
          <w:rStyle w:val="afffa"/>
          <w:rtl/>
        </w:rPr>
        <w:t>דלא</w:t>
      </w:r>
      <w:r w:rsidRPr="006F178A">
        <w:rPr>
          <w:rtl/>
        </w:rPr>
        <w:t xml:space="preserve"> </w:t>
      </w:r>
      <w:r w:rsidRPr="00295E41">
        <w:rPr>
          <w:rStyle w:val="afffa"/>
          <w:rtl/>
        </w:rPr>
        <w:t>ח</w:t>
      </w:r>
      <w:r w:rsidR="00BD752D" w:rsidRPr="00295E41">
        <w:rPr>
          <w:rStyle w:val="afffa"/>
          <w:rFonts w:hint="cs"/>
          <w:rtl/>
        </w:rPr>
        <w:t>לה</w:t>
      </w:r>
      <w:r w:rsidRPr="006F178A">
        <w:rPr>
          <w:rtl/>
        </w:rPr>
        <w:t>.</w:t>
      </w:r>
    </w:p>
    <w:p w14:paraId="1A25759A" w14:textId="77777777" w:rsidR="00525E34" w:rsidRPr="00C14A40" w:rsidRDefault="003E2DCC" w:rsidP="00525E34">
      <w:pPr>
        <w:pStyle w:val="38"/>
        <w:framePr w:wrap="notBeside"/>
        <w:rPr>
          <w:rtl/>
        </w:rPr>
      </w:pPr>
      <w:r w:rsidRPr="00C14A40">
        <w:rPr>
          <w:rFonts w:hint="cs"/>
          <w:rtl/>
        </w:rPr>
        <w:t>והך ד</w:t>
      </w:r>
      <w:r w:rsidRPr="00C14A40">
        <w:rPr>
          <w:rtl/>
        </w:rPr>
        <w:t xml:space="preserve">רבה: </w:t>
      </w:r>
    </w:p>
    <w:p w14:paraId="104CFA81" w14:textId="61C33DC4" w:rsidR="003E2DCC" w:rsidRPr="006F178A" w:rsidRDefault="003E2DCC" w:rsidP="003E2DCC">
      <w:pPr>
        <w:rPr>
          <w:rtl/>
        </w:rPr>
      </w:pPr>
      <w:r w:rsidRPr="006F178A">
        <w:rPr>
          <w:rtl/>
        </w:rPr>
        <w:t>שבועה שלא אוכל תאנים וחזר ואמר שבועה שלא אוכל תאנים וענבים, ואכל תאנים והפריש</w:t>
      </w:r>
      <w:r w:rsidRPr="006F178A">
        <w:rPr>
          <w:rFonts w:hint="cs"/>
          <w:rtl/>
        </w:rPr>
        <w:t xml:space="preserve"> </w:t>
      </w:r>
      <w:r w:rsidRPr="006F178A">
        <w:rPr>
          <w:rtl/>
        </w:rPr>
        <w:t>קרבן, וחזר ואכל ענבים, הו</w:t>
      </w:r>
      <w:r w:rsidRPr="006F178A">
        <w:rPr>
          <w:rFonts w:hint="cs"/>
          <w:rtl/>
        </w:rPr>
        <w:t>"ל</w:t>
      </w:r>
      <w:r w:rsidRPr="006F178A">
        <w:rPr>
          <w:rtl/>
        </w:rPr>
        <w:t xml:space="preserve"> ענבים חצי שיעור, ואין מביאים קרבן על חצי שיעור;</w:t>
      </w:r>
    </w:p>
    <w:p w14:paraId="7432DE3C" w14:textId="615975DD" w:rsidR="003E2DCC" w:rsidRPr="006F178A" w:rsidRDefault="003E2DCC" w:rsidP="003E2DCC">
      <w:pPr>
        <w:rPr>
          <w:rtl/>
        </w:rPr>
      </w:pPr>
      <w:r w:rsidRPr="006F178A">
        <w:rPr>
          <w:rtl/>
        </w:rPr>
        <w:t xml:space="preserve">אלמא היכא שאמר שבועה שלא אוכל תאנים וחזר ואמר שבועה שלא אוכל תאנים וענבים, מיגו דחל שבועה על ענבים </w:t>
      </w:r>
      <w:r w:rsidRPr="00295E41">
        <w:rPr>
          <w:rStyle w:val="afffa"/>
          <w:rtl/>
        </w:rPr>
        <w:t>חיילא</w:t>
      </w:r>
      <w:r w:rsidRPr="006F178A">
        <w:rPr>
          <w:rtl/>
        </w:rPr>
        <w:t xml:space="preserve"> </w:t>
      </w:r>
      <w:r w:rsidR="006B25C6">
        <w:rPr>
          <w:rtl/>
        </w:rPr>
        <w:t xml:space="preserve">גם </w:t>
      </w:r>
      <w:r w:rsidRPr="006F178A">
        <w:rPr>
          <w:rtl/>
        </w:rPr>
        <w:t>על תאנים!</w:t>
      </w:r>
    </w:p>
    <w:p w14:paraId="5E84868D" w14:textId="77777777" w:rsidR="003E2DCC" w:rsidRPr="006F178A" w:rsidRDefault="003E2DCC" w:rsidP="003E2DCC">
      <w:pPr>
        <w:pStyle w:val="aa"/>
        <w:rPr>
          <w:rtl/>
        </w:rPr>
      </w:pPr>
      <w:r>
        <w:rPr>
          <w:rStyle w:val="affffe"/>
          <w:rFonts w:ascii="Fb Fontext" w:hAnsi="Fb Fontext" w:hint="cs"/>
          <w:rtl/>
          <w:rPrChange w:id="9065" w:author="מנוע אמוראים" w:date="2026-10-05T16:41:00Z">
            <w:rPr>
              <w:rFonts w:ascii="Fb Fontext" w:hAnsi="Fb Fontext" w:hint="cs"/>
              <w:rtl/>
            </w:rPr>
          </w:rPrChange>
        </w:rPr>
        <w:t xml:space="preserve">ר</w:t>
      </w:r>
      <w:r>
        <w:rPr>
          <w:rStyle w:val="affffe"/>
          <w:rFonts w:ascii="Fb Fontext" w:hAnsi="Fb Fontext"/>
          <w:rtl/>
          <w:rPrChange w:id="9066" w:author="מנוע אמוראים" w:date="2026-10-05T16:41:00Z">
            <w:rPr>
              <w:rFonts w:ascii="Fb Fontext" w:hAnsi="Fb Fontext"/>
              <w:rtl/>
            </w:rPr>
          </w:rPrChange>
        </w:rPr>
        <w:t xml:space="preserve">"</w:t>
      </w:r>
      <w:r>
        <w:rPr>
          <w:rStyle w:val="affffe"/>
          <w:rFonts w:ascii="Fb Fontext" w:hAnsi="Fb Fontext" w:hint="cs"/>
          <w:rtl/>
          <w:rPrChange w:id="9067" w:author="מנוע אמוראים" w:date="2026-10-05T16:41:00Z">
            <w:rPr>
              <w:rFonts w:ascii="Fb Fontext" w:hAnsi="Fb Fontext" w:hint="cs"/>
              <w:rtl/>
            </w:rPr>
          </w:rPrChange>
        </w:rPr>
        <w:t xml:space="preserve">ה</w:t>
      </w:r>
      <w:r>
        <w:rPr>
          <w:rFonts w:ascii="Fb Fontext" w:hAnsi="Fb Fontext" w:hint="cs"/>
          <w:rtl/>
        </w:rPr>
        <w:t xml:space="preserve"> לא ס</w:t>
      </w:r>
      <w:r w:rsidRPr="006F178A">
        <w:rPr>
          <w:rFonts w:ascii="Fb Fontext" w:hAnsi="Fb Fontext"/>
          <w:rtl/>
        </w:rPr>
        <w:t>"</w:t>
      </w:r>
      <w:r w:rsidRPr="006F178A">
        <w:rPr>
          <w:rFonts w:ascii="Fb Fontext" w:hAnsi="Fb Fontext" w:hint="cs"/>
          <w:rtl/>
        </w:rPr>
        <w:t>ל כרבה</w:t>
      </w:r>
    </w:p>
    <w:p w14:paraId="65BB95A8" w14:textId="77777777" w:rsidR="00482CEE" w:rsidRPr="00C14A40" w:rsidRDefault="003E2DCC" w:rsidP="00525E34">
      <w:pPr>
        <w:pStyle w:val="38"/>
        <w:framePr w:wrap="notBeside"/>
        <w:rPr>
          <w:rtl/>
        </w:rPr>
      </w:pPr>
      <w:r w:rsidRPr="00C14A40">
        <w:rPr>
          <w:rtl/>
        </w:rPr>
        <w:t>מיתיבי:</w:t>
      </w:r>
    </w:p>
    <w:p w14:paraId="1D2AB8A6" w14:textId="648537D3" w:rsidR="003E2DCC" w:rsidRPr="00625DCC" w:rsidRDefault="003E2DCC" w:rsidP="00BD752D">
      <w:pPr>
        <w:rPr>
          <w:rtl/>
        </w:rPr>
      </w:pPr>
      <w:r w:rsidRPr="00625DCC">
        <w:rPr>
          <w:rtl/>
        </w:rPr>
        <w:t>מי שנזר שתי נזירות, מנה את הראשונה והפריש קרבן ונשאל עליה - עלתה לו שניה בראשונה;</w:t>
      </w:r>
    </w:p>
    <w:p w14:paraId="0A763700" w14:textId="77777777" w:rsidR="00525E34" w:rsidRPr="00C14A40" w:rsidRDefault="003E2DCC" w:rsidP="00525E34">
      <w:pPr>
        <w:pStyle w:val="38"/>
        <w:framePr w:wrap="notBeside"/>
        <w:rPr>
          <w:rFonts w:hint="cs"/>
          <w:rtl/>
        </w:rPr>
      </w:pPr>
      <w:r w:rsidRPr="00C14A40">
        <w:rPr>
          <w:rFonts w:hint="cs"/>
          <w:rtl/>
        </w:rPr>
        <w:t xml:space="preserve">ובהכרח </w:t>
      </w:r>
    </w:p>
    <w:p w14:paraId="0AFA8197" w14:textId="0AB2DA88" w:rsidR="003E2DCC" w:rsidRPr="006F178A" w:rsidRDefault="00BD752D" w:rsidP="003E2DCC">
      <w:pPr>
        <w:rPr>
          <w:rtl/>
        </w:rPr>
      </w:pPr>
      <w:r>
        <w:rPr>
          <w:rFonts w:hint="cs"/>
          <w:rtl/>
        </w:rPr>
        <w:t>ש</w:t>
      </w:r>
      <w:r w:rsidR="003E2DCC" w:rsidRPr="006F178A">
        <w:rPr>
          <w:rtl/>
        </w:rPr>
        <w:t>אמר הריני נזיר היום הריני נזיר היום,</w:t>
      </w:r>
      <w:r w:rsidR="003E2DCC" w:rsidRPr="006F178A">
        <w:rPr>
          <w:rFonts w:hint="cs"/>
          <w:rtl/>
        </w:rPr>
        <w:t xml:space="preserve"> </w:t>
      </w:r>
      <w:r>
        <w:rPr>
          <w:rStyle w:val="afffa"/>
          <w:rFonts w:hint="cs"/>
          <w:rtl/>
        </w:rPr>
        <w:t xml:space="preserve">ותיובתא </w:t>
      </w:r>
      <w:r>
        <w:rPr>
          <w:rStyle w:val="affffe"/>
          <w:rFonts w:hint="cs"/>
          <w:rtl/>
          <w:rPrChange w:id="9068" w:author="מנוע אמוראים" w:date="2026-10-05T16:41:00Z">
            <w:rPr>
              <w:rStyle w:val="afffa"/>
              <w:rFonts w:hint="cs"/>
              <w:rtl/>
            </w:rPr>
          </w:rPrChange>
        </w:rPr>
        <w:t xml:space="preserve">דר</w:t>
      </w:r>
      <w:r>
        <w:rPr>
          <w:rStyle w:val="affffe"/>
          <w:rtl/>
          <w:rPrChange w:id="9069" w:author="מנוע אמוראים" w:date="2026-10-05T16:41:00Z">
            <w:rPr>
              <w:rStyle w:val="afffa"/>
              <w:rtl/>
            </w:rPr>
          </w:rPrChange>
        </w:rPr>
        <w:t xml:space="preserve">"</w:t>
      </w:r>
      <w:r>
        <w:rPr>
          <w:rStyle w:val="affffe"/>
          <w:rFonts w:hint="cs"/>
          <w:rtl/>
          <w:rPrChange w:id="9070" w:author="מנוע אמוראים" w:date="2026-10-05T16:41:00Z">
            <w:rPr>
              <w:rStyle w:val="afffa"/>
              <w:rFonts w:hint="cs"/>
              <w:rtl/>
            </w:rPr>
          </w:rPrChange>
        </w:rPr>
        <w:t xml:space="preserve">ה</w:t>
      </w:r>
      <w:r>
        <w:rPr>
          <w:rStyle w:val="afffa"/>
          <w:rFonts w:hint="cs"/>
          <w:rtl/>
        </w:rPr>
        <w:t xml:space="preserve">, </w:t>
      </w:r>
    </w:p>
    <w:p w14:paraId="474A23B2" w14:textId="77777777" w:rsidR="003E2DCC" w:rsidRPr="006F178A" w:rsidRDefault="003E2DCC" w:rsidP="00A522DC">
      <w:pPr>
        <w:pStyle w:val="a3"/>
        <w:framePr w:wrap="around"/>
        <w:rPr>
          <w:rtl/>
        </w:rPr>
      </w:pPr>
      <w:r w:rsidRPr="006F178A">
        <w:rPr>
          <w:rtl/>
        </w:rPr>
        <w:t>יח.</w:t>
      </w:r>
    </w:p>
    <w:p w14:paraId="66A499F2" w14:textId="77777777" w:rsidR="00525E34" w:rsidRPr="00C14A40" w:rsidRDefault="003E2DCC" w:rsidP="00525E34">
      <w:pPr>
        <w:pStyle w:val="38"/>
        <w:framePr w:wrap="notBeside"/>
        <w:rPr>
          <w:rFonts w:hint="cs"/>
          <w:rtl/>
        </w:rPr>
      </w:pPr>
      <w:r w:rsidRPr="00C14A40">
        <w:rPr>
          <w:rFonts w:hint="cs"/>
          <w:rtl/>
        </w:rPr>
        <w:t xml:space="preserve">ודחי' </w:t>
      </w:r>
    </w:p>
    <w:p w14:paraId="2A5CDCC4" w14:textId="7FA13614" w:rsidR="00BD752D" w:rsidRDefault="003E2DCC" w:rsidP="00BD752D">
      <w:pPr>
        <w:rPr>
          <w:rFonts w:ascii="Fb Fontext" w:hAnsi="Fb Fontext"/>
          <w:rtl/>
        </w:rPr>
      </w:pPr>
      <w:r w:rsidRPr="006F178A">
        <w:rPr>
          <w:rFonts w:ascii="Fb Fontext" w:hAnsi="Fb Fontext" w:hint="cs"/>
          <w:rtl/>
        </w:rPr>
        <w:t>ד</w:t>
      </w:r>
      <w:r w:rsidRPr="006F178A">
        <w:rPr>
          <w:rFonts w:ascii="Fb Fontext" w:hAnsi="Fb Fontext"/>
          <w:rtl/>
        </w:rPr>
        <w:t xml:space="preserve">לעולם הריני נזיר היום הריני למחר, </w:t>
      </w:r>
      <w:r w:rsidRPr="00BD752D">
        <w:rPr>
          <w:rStyle w:val="affffe"/>
          <w:rtl/>
        </w:rPr>
        <w:t>ו</w:t>
      </w:r>
      <w:r w:rsidRPr="00BD752D">
        <w:rPr>
          <w:rStyle w:val="affffe"/>
          <w:rFonts w:hint="cs"/>
          <w:rtl/>
        </w:rPr>
        <w:t>הך ע</w:t>
      </w:r>
      <w:r w:rsidRPr="00BD752D">
        <w:rPr>
          <w:rStyle w:val="affffe"/>
          <w:rtl/>
        </w:rPr>
        <w:t>לתה לו?</w:t>
      </w:r>
      <w:r w:rsidRPr="006F178A">
        <w:rPr>
          <w:rFonts w:ascii="Fb Fontext" w:hAnsi="Fb Fontext"/>
          <w:rtl/>
        </w:rPr>
        <w:t xml:space="preserve"> </w:t>
      </w:r>
    </w:p>
    <w:p w14:paraId="28B4DEF3" w14:textId="77777777" w:rsidR="00482CEE" w:rsidRPr="00C14A40" w:rsidRDefault="00BD752D" w:rsidP="00525E34">
      <w:pPr>
        <w:pStyle w:val="38"/>
        <w:framePr w:wrap="notBeside"/>
        <w:rPr>
          <w:rFonts w:hint="cs"/>
          <w:rtl/>
        </w:rPr>
      </w:pPr>
      <w:r w:rsidRPr="00C14A40">
        <w:rPr>
          <w:rFonts w:hint="cs"/>
          <w:rtl/>
        </w:rPr>
        <w:t>א.</w:t>
      </w:r>
    </w:p>
    <w:p w14:paraId="26DCC183" w14:textId="68693F78" w:rsidR="003E2DCC" w:rsidRPr="006F178A" w:rsidRDefault="003E2DCC" w:rsidP="00605052">
      <w:pPr>
        <w:spacing w:after="120"/>
        <w:rPr>
          <w:rtl/>
        </w:rPr>
      </w:pPr>
      <w:r w:rsidRPr="006F178A">
        <w:rPr>
          <w:rFonts w:ascii="Fb Fontext" w:hAnsi="Fb Fontext" w:hint="cs"/>
          <w:rtl/>
        </w:rPr>
        <w:t xml:space="preserve">היינו </w:t>
      </w:r>
      <w:r w:rsidR="00BD752D">
        <w:rPr>
          <w:rFonts w:ascii="Fb Fontext" w:hAnsi="Fb Fontext" w:hint="cs"/>
          <w:rtl/>
        </w:rPr>
        <w:t xml:space="preserve">חוץ מאותו יום יתר, </w:t>
      </w:r>
      <w:r w:rsidR="00BD752D">
        <w:rPr>
          <w:rStyle w:val="affffe"/>
          <w:rFonts w:hint="cs"/>
          <w:rtl/>
        </w:rPr>
        <w:t xml:space="preserve">ב. </w:t>
      </w:r>
      <w:r w:rsidRPr="006F178A">
        <w:rPr>
          <w:rtl/>
        </w:rPr>
        <w:t>כגון שקיבל שתי נזירות בבת אחת.</w:t>
      </w:r>
    </w:p>
    <w:p w14:paraId="6714EAD3" w14:textId="279834D3" w:rsidR="00482CEE" w:rsidRPr="00C14A40" w:rsidRDefault="003E2DCC" w:rsidP="00525E34">
      <w:pPr>
        <w:pStyle w:val="38"/>
        <w:framePr w:wrap="notBeside"/>
        <w:rPr>
          <w:rtl/>
        </w:rPr>
      </w:pPr>
      <w:r w:rsidRPr="00C14A40">
        <w:rPr>
          <w:rtl/>
        </w:rPr>
        <w:t>מתיב ר"</w:t>
      </w:r>
      <w:r w:rsidRPr="00C14A40">
        <w:rPr>
          <w:rFonts w:hint="cs"/>
          <w:rtl/>
        </w:rPr>
        <w:t>המ</w:t>
      </w:r>
      <w:r w:rsidRPr="00C14A40">
        <w:rPr>
          <w:rtl/>
        </w:rPr>
        <w:t>:</w:t>
      </w:r>
    </w:p>
    <w:p w14:paraId="7DF8955B" w14:textId="3DD9C986" w:rsidR="003E2DCC" w:rsidRPr="006F178A" w:rsidRDefault="003E2DCC" w:rsidP="003E2DCC">
      <w:pPr>
        <w:rPr>
          <w:rtl/>
        </w:rPr>
      </w:pPr>
      <w:r w:rsidRPr="006F178A">
        <w:rPr>
          <w:rFonts w:hint="cs"/>
          <w:rtl/>
        </w:rPr>
        <w:t xml:space="preserve">מה </w:t>
      </w:r>
      <w:r w:rsidRPr="006F178A">
        <w:rPr>
          <w:rtl/>
        </w:rPr>
        <w:t xml:space="preserve">שבועה חמורה אין שבועה חלה על שבועה, </w:t>
      </w:r>
      <w:r w:rsidRPr="006F178A">
        <w:rPr>
          <w:rFonts w:hint="cs"/>
          <w:rtl/>
        </w:rPr>
        <w:t>כ</w:t>
      </w:r>
      <w:r w:rsidRPr="006F178A">
        <w:rPr>
          <w:rtl/>
        </w:rPr>
        <w:t>"</w:t>
      </w:r>
      <w:r w:rsidRPr="006F178A">
        <w:rPr>
          <w:rFonts w:hint="cs"/>
          <w:rtl/>
        </w:rPr>
        <w:t xml:space="preserve">ש </w:t>
      </w:r>
      <w:r w:rsidRPr="006F178A">
        <w:rPr>
          <w:rtl/>
        </w:rPr>
        <w:t>נזירות קלה</w:t>
      </w:r>
      <w:r w:rsidRPr="006F178A">
        <w:rPr>
          <w:rFonts w:hint="cs"/>
          <w:rtl/>
        </w:rPr>
        <w:t>,</w:t>
      </w:r>
      <w:r w:rsidRPr="00BD752D">
        <w:rPr>
          <w:rStyle w:val="affffe"/>
          <w:rtl/>
        </w:rPr>
        <w:t xml:space="preserve"> </w:t>
      </w:r>
      <w:r w:rsidRPr="00BD752D">
        <w:rPr>
          <w:rStyle w:val="affffe"/>
          <w:rFonts w:hint="cs"/>
          <w:rtl/>
        </w:rPr>
        <w:t>ת</w:t>
      </w:r>
      <w:r w:rsidRPr="00BD752D">
        <w:rPr>
          <w:rStyle w:val="affffe"/>
          <w:rtl/>
        </w:rPr>
        <w:t>"</w:t>
      </w:r>
      <w:r w:rsidRPr="00BD752D">
        <w:rPr>
          <w:rStyle w:val="affffe"/>
          <w:rFonts w:hint="cs"/>
          <w:rtl/>
        </w:rPr>
        <w:t>ל</w:t>
      </w:r>
      <w:r w:rsidRPr="00BD752D">
        <w:rPr>
          <w:rStyle w:val="affffe"/>
          <w:rtl/>
        </w:rPr>
        <w:t>:</w:t>
      </w:r>
      <w:r w:rsidRPr="00BD752D">
        <w:rPr>
          <w:rStyle w:val="affffa"/>
          <w:rtl/>
        </w:rPr>
        <w:t xml:space="preserve"> נזיר להזיר,</w:t>
      </w:r>
      <w:r w:rsidRPr="006F178A">
        <w:rPr>
          <w:rtl/>
        </w:rPr>
        <w:t xml:space="preserve"> מכאן שהנזירות חלה על הנזירות;</w:t>
      </w:r>
    </w:p>
    <w:p w14:paraId="5D8ACE56" w14:textId="77777777" w:rsidR="00BD752D" w:rsidRDefault="003E2DCC" w:rsidP="003E2DCC">
      <w:pPr>
        <w:rPr>
          <w:rtl/>
        </w:rPr>
      </w:pPr>
      <w:r w:rsidRPr="006F178A">
        <w:rPr>
          <w:rFonts w:hint="cs"/>
          <w:rtl/>
        </w:rPr>
        <w:t xml:space="preserve">לא </w:t>
      </w:r>
      <w:r w:rsidR="00BD752D">
        <w:rPr>
          <w:rFonts w:hint="cs"/>
          <w:rtl/>
        </w:rPr>
        <w:t>ש</w:t>
      </w:r>
      <w:r w:rsidRPr="006F178A">
        <w:rPr>
          <w:rFonts w:hint="cs"/>
          <w:rtl/>
        </w:rPr>
        <w:t xml:space="preserve">אמר הריני נזיר </w:t>
      </w:r>
      <w:r w:rsidRPr="006F178A">
        <w:rPr>
          <w:rtl/>
        </w:rPr>
        <w:t xml:space="preserve">היום הריני נזיר למחר, </w:t>
      </w:r>
      <w:r w:rsidRPr="006F178A">
        <w:rPr>
          <w:rFonts w:hint="cs"/>
          <w:rtl/>
        </w:rPr>
        <w:t>ד</w:t>
      </w:r>
      <w:r w:rsidR="00BD752D">
        <w:rPr>
          <w:rFonts w:hint="cs"/>
          <w:rtl/>
        </w:rPr>
        <w:t xml:space="preserve">א"צ </w:t>
      </w:r>
      <w:r w:rsidRPr="006F178A">
        <w:rPr>
          <w:rFonts w:hint="cs"/>
          <w:rtl/>
        </w:rPr>
        <w:t>קרא</w:t>
      </w:r>
      <w:r w:rsidR="00BD752D">
        <w:rPr>
          <w:rFonts w:hint="cs"/>
          <w:rtl/>
        </w:rPr>
        <w:t>,</w:t>
      </w:r>
      <w:r w:rsidRPr="006F178A">
        <w:rPr>
          <w:rFonts w:hint="cs"/>
          <w:rtl/>
        </w:rPr>
        <w:t xml:space="preserve"> </w:t>
      </w:r>
    </w:p>
    <w:p w14:paraId="712BD30B" w14:textId="77777777" w:rsidR="00605052" w:rsidRPr="00C14A40" w:rsidRDefault="00BD752D" w:rsidP="00605052">
      <w:pPr>
        <w:pStyle w:val="38"/>
        <w:framePr w:wrap="notBeside"/>
        <w:rPr>
          <w:rFonts w:hint="cs"/>
          <w:rtl/>
        </w:rPr>
      </w:pPr>
      <w:r w:rsidRPr="00C14A40">
        <w:rPr>
          <w:rFonts w:hint="cs"/>
          <w:rtl/>
        </w:rPr>
        <w:t>ו</w:t>
      </w:r>
      <w:r w:rsidR="003E2DCC" w:rsidRPr="00C14A40">
        <w:rPr>
          <w:rFonts w:hint="cs"/>
          <w:rtl/>
        </w:rPr>
        <w:t xml:space="preserve">בהכרח </w:t>
      </w:r>
    </w:p>
    <w:p w14:paraId="4486C1F0" w14:textId="5426D7A6" w:rsidR="003E2DCC" w:rsidRPr="006F178A" w:rsidRDefault="003E2DCC" w:rsidP="003E2DCC">
      <w:pPr>
        <w:rPr>
          <w:rtl/>
        </w:rPr>
      </w:pPr>
      <w:r w:rsidRPr="006F178A">
        <w:rPr>
          <w:rtl/>
        </w:rPr>
        <w:t xml:space="preserve">דאמר הריני נזיר היום הריני נזיר היום, </w:t>
      </w:r>
      <w:r w:rsidRPr="00BD752D">
        <w:rPr>
          <w:rStyle w:val="affffe"/>
          <w:rtl/>
        </w:rPr>
        <w:t>ותני:</w:t>
      </w:r>
      <w:r w:rsidRPr="006F178A">
        <w:rPr>
          <w:rtl/>
        </w:rPr>
        <w:t xml:space="preserve"> נזירות חל על נזירות!</w:t>
      </w:r>
    </w:p>
    <w:p w14:paraId="55B6AAB4" w14:textId="77777777" w:rsidR="00525E34" w:rsidRPr="00C14A40" w:rsidRDefault="003E2DCC" w:rsidP="00525E34">
      <w:pPr>
        <w:pStyle w:val="38"/>
        <w:framePr w:wrap="notBeside"/>
        <w:rPr>
          <w:rFonts w:hint="cs"/>
          <w:rtl/>
        </w:rPr>
      </w:pPr>
      <w:r w:rsidRPr="00C14A40">
        <w:rPr>
          <w:rFonts w:hint="cs"/>
          <w:rtl/>
        </w:rPr>
        <w:t xml:space="preserve">ודחי' </w:t>
      </w:r>
    </w:p>
    <w:p w14:paraId="00CAF406" w14:textId="23CEF5C1" w:rsidR="003E2DCC" w:rsidRPr="006F178A" w:rsidRDefault="003E2DCC" w:rsidP="00BD752D">
      <w:pPr>
        <w:rPr>
          <w:rtl/>
        </w:rPr>
      </w:pPr>
      <w:r w:rsidRPr="00BD752D">
        <w:rPr>
          <w:rFonts w:ascii="Fb Fontext" w:hAnsi="Fb Fontext" w:hint="cs"/>
          <w:rtl/>
        </w:rPr>
        <w:t>ד</w:t>
      </w:r>
      <w:r w:rsidRPr="00BD752D">
        <w:rPr>
          <w:rFonts w:ascii="Fb Fontext" w:hAnsi="Fb Fontext"/>
          <w:rtl/>
        </w:rPr>
        <w:t>הב"ע - כגון שקיבל עליו שתי נזירות בבת אחת.</w:t>
      </w:r>
    </w:p>
    <w:p w14:paraId="13209298" w14:textId="77777777" w:rsidR="00BD752D" w:rsidRDefault="003E2DCC" w:rsidP="00BD752D">
      <w:pPr>
        <w:rPr>
          <w:rStyle w:val="afffff0"/>
          <w:rtl/>
        </w:rPr>
      </w:pPr>
      <w:r w:rsidRPr="006F178A">
        <w:rPr>
          <w:rtl/>
        </w:rPr>
        <w:t>ו</w:t>
      </w:r>
      <w:r w:rsidRPr="006F178A">
        <w:rPr>
          <w:rFonts w:hint="cs"/>
          <w:rtl/>
        </w:rPr>
        <w:t xml:space="preserve">חמורה שבועה </w:t>
      </w:r>
      <w:r w:rsidR="00BD752D">
        <w:rPr>
          <w:rFonts w:hint="cs"/>
          <w:rtl/>
        </w:rPr>
        <w:t>ד</w:t>
      </w:r>
      <w:r w:rsidRPr="00A824E4">
        <w:rPr>
          <w:rStyle w:val="affffa"/>
          <w:rFonts w:hint="cs"/>
          <w:rtl/>
        </w:rPr>
        <w:t xml:space="preserve">'לא ינקה' </w:t>
      </w:r>
      <w:r w:rsidR="00BD752D">
        <w:rPr>
          <w:rFonts w:hint="cs"/>
          <w:rtl/>
        </w:rPr>
        <w:t xml:space="preserve">מנדר, </w:t>
      </w:r>
    </w:p>
    <w:p w14:paraId="050049DF" w14:textId="03842307" w:rsidR="003E2DCC" w:rsidRPr="006F178A" w:rsidRDefault="003E2DCC" w:rsidP="00BD752D">
      <w:pPr>
        <w:ind w:left="793" w:firstLine="57"/>
        <w:rPr>
          <w:rtl/>
        </w:rPr>
      </w:pPr>
      <w:r w:rsidRPr="00BD752D">
        <w:rPr>
          <w:rStyle w:val="afffff0"/>
          <w:rFonts w:hint="cs"/>
          <w:rtl/>
        </w:rPr>
        <w:t>[ולאו מצד שאין</w:t>
      </w:r>
      <w:r w:rsidR="00BD752D">
        <w:rPr>
          <w:rStyle w:val="afffff0"/>
          <w:rFonts w:hint="cs"/>
          <w:rtl/>
        </w:rPr>
        <w:t xml:space="preserve"> </w:t>
      </w:r>
      <w:r w:rsidRPr="00BD752D">
        <w:rPr>
          <w:rStyle w:val="afffff0"/>
          <w:rFonts w:hint="cs"/>
          <w:rtl/>
        </w:rPr>
        <w:t xml:space="preserve">בו ממש דגם נדר חל על המצוה כרשות] </w:t>
      </w:r>
    </w:p>
    <w:p w14:paraId="6FB77574" w14:textId="45FAE325" w:rsidR="003E2DCC" w:rsidRPr="006F178A" w:rsidRDefault="003E2DCC" w:rsidP="000F1DD4">
      <w:pPr>
        <w:pStyle w:val="afffd"/>
        <w:rPr>
          <w:rtl/>
        </w:rPr>
      </w:pPr>
      <w:ins w:id="9822" w:author="מספור קטעי משנה" w:date="2026-10-06T06:45:39Z">
        <w:r>
          <w:rPr>
            <w:rStyle w:val="MisparKeta"/>
          </w:rPr>
          <w:t xml:space="preserve">א. </w:t>
        </w:r>
      </w:ins>
      <w:r w:rsidRPr="00BD752D">
        <w:rPr>
          <w:rtl/>
        </w:rPr>
        <w:t xml:space="preserve">שבועה שלא אוכל שבועה שלא אוכל, ואכל </w:t>
      </w:r>
      <w:r w:rsidR="00BD752D" w:rsidRPr="00BD752D">
        <w:rPr>
          <w:rFonts w:hint="cs"/>
          <w:rtl/>
        </w:rPr>
        <w:t xml:space="preserve">אינו </w:t>
      </w:r>
      <w:r w:rsidRPr="00BD752D">
        <w:rPr>
          <w:rtl/>
        </w:rPr>
        <w:t xml:space="preserve">חייב </w:t>
      </w:r>
      <w:r w:rsidR="00BD752D" w:rsidRPr="00BD752D">
        <w:rPr>
          <w:rFonts w:hint="cs"/>
          <w:rtl/>
        </w:rPr>
        <w:t>אלא</w:t>
      </w:r>
      <w:r w:rsidRPr="00BD752D">
        <w:rPr>
          <w:rtl/>
        </w:rPr>
        <w:t xml:space="preserve"> אחת</w:t>
      </w:r>
      <w:r w:rsidRPr="006F178A">
        <w:rPr>
          <w:rtl/>
        </w:rPr>
        <w:t>.</w:t>
      </w:r>
    </w:p>
    <w:p w14:paraId="0F27837D" w14:textId="77777777" w:rsidR="00525E34" w:rsidRPr="00C14A40" w:rsidRDefault="003E2DCC" w:rsidP="00525E34">
      <w:pPr>
        <w:pStyle w:val="38"/>
        <w:framePr w:wrap="notBeside"/>
        <w:rPr>
          <w:rtl/>
        </w:rPr>
      </w:pPr>
      <w:r w:rsidRPr="00C14A40">
        <w:rPr>
          <w:rtl/>
        </w:rPr>
        <w:t xml:space="preserve">רבא: </w:t>
      </w:r>
    </w:p>
    <w:p w14:paraId="6C21CF1C" w14:textId="14EE25A9" w:rsidR="003E2DCC" w:rsidRPr="006F178A" w:rsidRDefault="003E2DCC" w:rsidP="003E2DCC">
      <w:pPr>
        <w:rPr>
          <w:rtl/>
        </w:rPr>
      </w:pPr>
      <w:r w:rsidRPr="006F178A">
        <w:rPr>
          <w:rFonts w:ascii="Fb Fontext" w:hAnsi="Fb Fontext"/>
          <w:rtl/>
        </w:rPr>
        <w:t>אם נשאל על הראשונה - שניה חלה עליו.</w:t>
      </w:r>
    </w:p>
    <w:p w14:paraId="68135BA2" w14:textId="371A1ADB" w:rsidR="003E2DCC" w:rsidRPr="006F178A" w:rsidRDefault="003E2DCC" w:rsidP="003E2DCC">
      <w:pPr>
        <w:rPr>
          <w:rtl/>
        </w:rPr>
      </w:pPr>
      <w:r w:rsidRPr="006F178A">
        <w:rPr>
          <w:rFonts w:hint="cs"/>
          <w:rtl/>
        </w:rPr>
        <w:t>-</w:t>
      </w:r>
      <w:r w:rsidRPr="006F178A">
        <w:rPr>
          <w:rtl/>
        </w:rPr>
        <w:t xml:space="preserve">מדלא תני אינו אלא אחת </w:t>
      </w:r>
      <w:r w:rsidRPr="00462AE6">
        <w:rPr>
          <w:rStyle w:val="affffe"/>
          <w:rtl/>
        </w:rPr>
        <w:t>ותני</w:t>
      </w:r>
      <w:r w:rsidRPr="006F178A">
        <w:rPr>
          <w:rtl/>
        </w:rPr>
        <w:t xml:space="preserve"> </w:t>
      </w:r>
      <w:r w:rsidRPr="00295E41">
        <w:rPr>
          <w:rStyle w:val="afffa"/>
          <w:rtl/>
        </w:rPr>
        <w:t>אינו חייב אלא אחת</w:t>
      </w:r>
      <w:r w:rsidRPr="006F178A">
        <w:rPr>
          <w:rtl/>
        </w:rPr>
        <w:t xml:space="preserve">, רווח </w:t>
      </w:r>
      <w:r w:rsidR="00BD752D">
        <w:rPr>
          <w:rFonts w:hint="cs"/>
          <w:rtl/>
        </w:rPr>
        <w:t>אין לו,</w:t>
      </w:r>
      <w:r w:rsidRPr="006F178A">
        <w:rPr>
          <w:rtl/>
        </w:rPr>
        <w:t xml:space="preserve"> </w:t>
      </w:r>
      <w:r w:rsidR="00BD752D">
        <w:rPr>
          <w:rFonts w:hint="cs"/>
          <w:rtl/>
        </w:rPr>
        <w:t>כנשאל על חברתה חלה</w:t>
      </w:r>
      <w:r w:rsidRPr="006F178A">
        <w:rPr>
          <w:rtl/>
        </w:rPr>
        <w:t>.</w:t>
      </w:r>
    </w:p>
    <w:p w14:paraId="624A1D46" w14:textId="77777777" w:rsidR="00525E34" w:rsidRPr="00C14A40" w:rsidRDefault="003E2DCC" w:rsidP="00525E34">
      <w:pPr>
        <w:pStyle w:val="38"/>
        <w:framePr w:wrap="notBeside"/>
        <w:rPr>
          <w:rtl/>
        </w:rPr>
      </w:pPr>
      <w:r w:rsidRPr="00C14A40">
        <w:rPr>
          <w:rtl/>
        </w:rPr>
        <w:t xml:space="preserve">לישנא אחרינא: </w:t>
      </w:r>
    </w:p>
    <w:p w14:paraId="2241C357" w14:textId="0BB60E2A" w:rsidR="00BD752D" w:rsidRDefault="003E2DCC" w:rsidP="003E2DCC">
      <w:pPr>
        <w:rPr>
          <w:rtl/>
        </w:rPr>
      </w:pPr>
      <w:r w:rsidRPr="006F178A">
        <w:rPr>
          <w:rtl/>
        </w:rPr>
        <w:t xml:space="preserve">חיובא הוא </w:t>
      </w:r>
      <w:r w:rsidR="00BD752D">
        <w:rPr>
          <w:rFonts w:hint="cs"/>
          <w:rtl/>
        </w:rPr>
        <w:t>שאין</w:t>
      </w:r>
      <w:r w:rsidRPr="006F178A">
        <w:rPr>
          <w:rtl/>
        </w:rPr>
        <w:t xml:space="preserve"> הא שבועה </w:t>
      </w:r>
      <w:r w:rsidR="00BD752D">
        <w:rPr>
          <w:rFonts w:hint="cs"/>
          <w:rtl/>
        </w:rPr>
        <w:t>יש</w:t>
      </w:r>
      <w:r w:rsidRPr="006F178A">
        <w:rPr>
          <w:rtl/>
        </w:rPr>
        <w:t xml:space="preserve">, </w:t>
      </w:r>
    </w:p>
    <w:p w14:paraId="0E63F5FC" w14:textId="77777777" w:rsidR="00482CEE" w:rsidRPr="00C14A40" w:rsidRDefault="003E2DCC" w:rsidP="00525E34">
      <w:pPr>
        <w:pStyle w:val="38"/>
        <w:framePr w:wrap="notBeside"/>
        <w:rPr>
          <w:rtl/>
        </w:rPr>
      </w:pPr>
      <w:r w:rsidRPr="00C14A40">
        <w:rPr>
          <w:rFonts w:hint="cs"/>
          <w:rtl/>
        </w:rPr>
        <w:t xml:space="preserve">והלכתא </w:t>
      </w:r>
      <w:r w:rsidRPr="00C14A40">
        <w:rPr>
          <w:rtl/>
        </w:rPr>
        <w:t>לכדרבא</w:t>
      </w:r>
      <w:r w:rsidRPr="00C14A40">
        <w:rPr>
          <w:rFonts w:hint="cs"/>
          <w:rtl/>
        </w:rPr>
        <w:t>:</w:t>
      </w:r>
    </w:p>
    <w:p w14:paraId="49AF366F" w14:textId="288195FE" w:rsidR="003E2DCC" w:rsidRPr="006F178A" w:rsidRDefault="003E2DCC" w:rsidP="003E2DCC">
      <w:pPr>
        <w:rPr>
          <w:rtl/>
        </w:rPr>
      </w:pPr>
      <w:r w:rsidRPr="006F178A">
        <w:rPr>
          <w:rtl/>
        </w:rPr>
        <w:t>נשאל על הראשונה - עלתה לו שניה תחתיה.</w:t>
      </w:r>
    </w:p>
    <w:p w14:paraId="60A80A7A" w14:textId="77777777" w:rsidR="00482CEE" w:rsidRPr="00C14A40" w:rsidRDefault="003E2DCC" w:rsidP="00525E34">
      <w:pPr>
        <w:pStyle w:val="38"/>
        <w:framePr w:wrap="notBeside"/>
        <w:rPr>
          <w:rtl/>
        </w:rPr>
      </w:pPr>
      <w:r w:rsidRPr="00C14A40">
        <w:rPr>
          <w:rFonts w:hint="cs"/>
          <w:rtl/>
        </w:rPr>
        <w:t>ו</w:t>
      </w:r>
      <w:r w:rsidRPr="00C14A40">
        <w:rPr>
          <w:rtl/>
        </w:rPr>
        <w:t>מסייע ליה:</w:t>
      </w:r>
    </w:p>
    <w:p w14:paraId="61C81F55" w14:textId="2BE08DAE" w:rsidR="003E2DCC" w:rsidRPr="006F178A" w:rsidRDefault="003E2DCC" w:rsidP="003E2DCC">
      <w:pPr>
        <w:rPr>
          <w:rtl/>
        </w:rPr>
      </w:pPr>
      <w:r w:rsidRPr="006F178A">
        <w:rPr>
          <w:rFonts w:hint="cs"/>
          <w:rtl/>
        </w:rPr>
        <w:t>מהך ד</w:t>
      </w:r>
      <w:r w:rsidRPr="006F178A">
        <w:rPr>
          <w:rtl/>
        </w:rPr>
        <w:t>מי שנדר שתי נזירות, ומנה את הראשונה והפריש קרבן ונשאל עליה עלתה לו שניה בראשונה!</w:t>
      </w:r>
    </w:p>
    <w:p w14:paraId="46331F6D" w14:textId="77777777" w:rsidR="00482CEE" w:rsidRDefault="003E2DCC" w:rsidP="003E2DCC">
      <w:pPr>
        <w:rPr>
          <w:rtl/>
        </w:rPr>
      </w:pPr>
      <w:r w:rsidRPr="006F178A">
        <w:rPr>
          <w:rtl/>
        </w:rPr>
        <w:t>כגון שקיבל עליו שתי נזירות בבת אחת.</w:t>
      </w:r>
    </w:p>
    <w:p w14:paraId="6792A44E" w14:textId="230C1C5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7FB62C68" w14:textId="77777777" w:rsidR="003E2DCC" w:rsidRPr="006F178A" w:rsidRDefault="003E2DCC" w:rsidP="00A522DC">
      <w:pPr>
        <w:pStyle w:val="a3"/>
        <w:framePr w:wrap="around"/>
        <w:rPr>
          <w:rtl/>
        </w:rPr>
      </w:pPr>
      <w:r w:rsidRPr="006F178A">
        <w:rPr>
          <w:rtl/>
        </w:rPr>
        <w:t>יח:</w:t>
      </w:r>
    </w:p>
    <w:p w14:paraId="4CEF0E6E" w14:textId="77777777" w:rsidR="003E2DCC" w:rsidRPr="006F178A" w:rsidRDefault="003E2DCC" w:rsidP="00BD752D">
      <w:pPr>
        <w:pStyle w:val="afffff7"/>
        <w:rPr>
          <w:rtl/>
        </w:rPr>
      </w:pPr>
      <w:ins w:id="9823" w:author="מספור קטעי משנה" w:date="2026-10-06T06:45:39Z">
        <w:r>
          <w:rPr>
            <w:rStyle w:val="MisparKeta"/>
          </w:rPr>
          <w:t xml:space="preserve">א. </w:t>
        </w:r>
      </w:ins>
      <w:r w:rsidRPr="006F178A">
        <w:rPr>
          <w:rtl/>
        </w:rPr>
        <w:t>סתם נדרים להחמיר, ופירושם להקל.</w:t>
      </w:r>
    </w:p>
    <w:p>
      <w:pPr>
        <w:pStyle w:val="afffffb"/>
        <w:rPr>
          <w:ins w:id="20325" w:author="קלוד" w:date="2026-10-06T10:09:38Z"/>
        </w:rPr>
      </w:pPr>
      <w:ins w:id="20324" w:author="קלוד" w:date="2026-10-06T10:09:38Z">
        <w:r>
          <w:t xml:space="preserve">משנה ד</w:t>
        </w:r>
      </w:ins>
    </w:p>
    <w:p w14:paraId="0A098102" w14:textId="7E77F4FA" w:rsidR="003E2DCC" w:rsidRPr="006F178A" w:rsidRDefault="003E2DCC" w:rsidP="003E2DCC">
      <w:pPr>
        <w:pStyle w:val="afff5"/>
        <w:rPr>
          <w:rtl/>
        </w:rPr>
      </w:pPr>
      <w:r w:rsidRPr="006F178A">
        <w:rPr>
          <w:rtl/>
        </w:rPr>
        <w:t>כיצד? אמר, הרי עלי כבשר מליח, כיין נסך, אם בשל שמים נדר - אסור,</w:t>
      </w:r>
      <w:r w:rsidRPr="006F178A">
        <w:rPr>
          <w:rFonts w:hint="cs"/>
          <w:rtl/>
        </w:rPr>
        <w:t xml:space="preserve"> </w:t>
      </w:r>
      <w:r w:rsidRPr="006F178A">
        <w:rPr>
          <w:rtl/>
        </w:rPr>
        <w:t xml:space="preserve">אם </w:t>
      </w:r>
      <w:r w:rsidR="00BD752D">
        <w:rPr>
          <w:rFonts w:hint="cs"/>
          <w:rtl/>
        </w:rPr>
        <w:t xml:space="preserve">נדר </w:t>
      </w:r>
      <w:r w:rsidRPr="006F178A">
        <w:rPr>
          <w:rtl/>
        </w:rPr>
        <w:t>בשל ע</w:t>
      </w:r>
      <w:r w:rsidR="00BD752D">
        <w:rPr>
          <w:rFonts w:hint="cs"/>
          <w:rtl/>
        </w:rPr>
        <w:t>כו</w:t>
      </w:r>
      <w:r w:rsidR="0075729B">
        <w:rPr>
          <w:rtl/>
        </w:rPr>
        <w:t>"</w:t>
      </w:r>
      <w:r w:rsidR="00BD752D">
        <w:rPr>
          <w:rFonts w:hint="cs"/>
          <w:rtl/>
        </w:rPr>
        <w:t>ם</w:t>
      </w:r>
      <w:r w:rsidRPr="006F178A">
        <w:rPr>
          <w:rtl/>
        </w:rPr>
        <w:t xml:space="preserve"> - מותר, ואם סתם - אסור</w:t>
      </w:r>
    </w:p>
    <w:p w14:paraId="29D50286" w14:textId="77777777" w:rsidR="00482CEE" w:rsidRDefault="003E2DCC" w:rsidP="003E2DCC">
      <w:pPr>
        <w:pStyle w:val="afff5"/>
        <w:rPr>
          <w:rtl/>
        </w:rPr>
      </w:pPr>
      <w:r w:rsidRPr="00233B1C">
        <w:rPr>
          <w:rStyle w:val="afffff8"/>
          <w:rtl/>
        </w:rPr>
        <w:t>הרי עלי כחרם,</w:t>
      </w:r>
      <w:r w:rsidRPr="006F178A">
        <w:rPr>
          <w:rtl/>
        </w:rPr>
        <w:t xml:space="preserve"> אם כחרם של שמים - אסור, </w:t>
      </w:r>
    </w:p>
    <w:p w14:paraId="29A6E48C" w14:textId="5233D73C" w:rsidR="003E2DCC" w:rsidRPr="006F178A" w:rsidRDefault="00233B1C" w:rsidP="003E2DCC">
      <w:pPr>
        <w:pStyle w:val="afff5"/>
        <w:rPr>
          <w:rtl/>
        </w:rPr>
      </w:pPr>
      <w:r>
        <w:rPr>
          <w:rStyle w:val="afffff8"/>
          <w:rtl/>
        </w:rPr>
        <w:tab/>
      </w:r>
      <w:r>
        <w:rPr>
          <w:rStyle w:val="afffff8"/>
          <w:rtl/>
        </w:rPr>
        <w:tab/>
      </w:r>
      <w:r>
        <w:rPr>
          <w:rStyle w:val="afffff8"/>
          <w:rtl/>
        </w:rPr>
        <w:tab/>
      </w:r>
      <w:r>
        <w:rPr>
          <w:rStyle w:val="afffff8"/>
          <w:rtl/>
        </w:rPr>
        <w:tab/>
      </w:r>
      <w:r>
        <w:rPr>
          <w:rStyle w:val="afffff8"/>
          <w:rtl/>
        </w:rPr>
        <w:tab/>
      </w:r>
      <w:r w:rsidR="003E2DCC" w:rsidRPr="006F178A">
        <w:rPr>
          <w:rtl/>
        </w:rPr>
        <w:t>ואם כחרם של כהנים - מותר, ואם סתם - אסור;</w:t>
      </w:r>
    </w:p>
    <w:p w14:paraId="6E1616AC" w14:textId="77777777" w:rsidR="00482CEE" w:rsidRDefault="003E2DCC" w:rsidP="003E2DCC">
      <w:pPr>
        <w:pStyle w:val="afff5"/>
        <w:rPr>
          <w:rtl/>
        </w:rPr>
      </w:pPr>
      <w:r w:rsidRPr="00233B1C">
        <w:rPr>
          <w:rStyle w:val="afffff8"/>
          <w:rtl/>
        </w:rPr>
        <w:t>הרי עלי כמעשר,</w:t>
      </w:r>
      <w:r w:rsidRPr="00B15076">
        <w:rPr>
          <w:rtl/>
        </w:rPr>
        <w:t xml:space="preserve"> אם כמעשר בהמה נדר - אסור, </w:t>
      </w:r>
    </w:p>
    <w:p w14:paraId="029A98E5" w14:textId="6BCE8D78" w:rsidR="003E2DCC" w:rsidRPr="00B15076" w:rsidRDefault="00233B1C" w:rsidP="003E2DCC">
      <w:pPr>
        <w:pStyle w:val="afff5"/>
        <w:rPr>
          <w:rtl/>
        </w:rPr>
      </w:pPr>
      <w:r>
        <w:rPr>
          <w:rStyle w:val="afffff8"/>
          <w:rtl/>
        </w:rPr>
        <w:tab/>
      </w:r>
      <w:r>
        <w:rPr>
          <w:rStyle w:val="afffff8"/>
          <w:rtl/>
        </w:rPr>
        <w:tab/>
      </w:r>
      <w:r>
        <w:rPr>
          <w:rStyle w:val="afffff8"/>
          <w:rtl/>
        </w:rPr>
        <w:tab/>
      </w:r>
      <w:r>
        <w:rPr>
          <w:rStyle w:val="afffff8"/>
          <w:rtl/>
        </w:rPr>
        <w:tab/>
      </w:r>
      <w:r>
        <w:rPr>
          <w:rStyle w:val="afffff8"/>
          <w:rtl/>
        </w:rPr>
        <w:tab/>
      </w:r>
      <w:r w:rsidR="003E2DCC" w:rsidRPr="00B15076">
        <w:rPr>
          <w:rtl/>
        </w:rPr>
        <w:t>ואם של גורן - מותר, ואם סתם - אסור;</w:t>
      </w:r>
    </w:p>
    <w:p w14:paraId="5FE334F1" w14:textId="77777777" w:rsidR="00482CEE" w:rsidRDefault="003E2DCC" w:rsidP="003E2DCC">
      <w:pPr>
        <w:pStyle w:val="afff5"/>
        <w:rPr>
          <w:rtl/>
        </w:rPr>
      </w:pPr>
      <w:r w:rsidRPr="00233B1C">
        <w:rPr>
          <w:rStyle w:val="afffff8"/>
          <w:rtl/>
        </w:rPr>
        <w:t>הרי עלי כתרומה,</w:t>
      </w:r>
      <w:r w:rsidRPr="006F178A">
        <w:rPr>
          <w:rtl/>
        </w:rPr>
        <w:t xml:space="preserve"> </w:t>
      </w:r>
      <w:r w:rsidRPr="00233B1C">
        <w:rPr>
          <w:rStyle w:val="TanaimMishna"/>
          <w:rFonts w:hint="cs"/>
          <w:rtl/>
          <w:rPrChange w:id="20006" w:author="קלוד" w:date="2026-10-06T10:09:38Z">
            <w:rPr>
              <w:rStyle w:val="affffe"/>
              <w:rFonts w:hint="cs"/>
              <w:rtl/>
            </w:rPr>
          </w:rPrChange>
        </w:rPr>
        <w:t>לר</w:t>
      </w:r>
      <w:r w:rsidRPr="00233B1C">
        <w:rPr>
          <w:rStyle w:val="TanaimMishna"/>
          <w:rtl/>
          <w:rPrChange w:id="20007" w:author="קלוד" w:date="2026-10-06T10:09:38Z">
            <w:rPr>
              <w:rStyle w:val="affffe"/>
              <w:rtl/>
            </w:rPr>
          </w:rPrChange>
        </w:rPr>
        <w:t>"</w:t>
      </w:r>
      <w:r w:rsidRPr="00233B1C">
        <w:rPr>
          <w:rStyle w:val="TanaimMishna"/>
          <w:rFonts w:hint="cs"/>
          <w:rtl/>
          <w:rPrChange w:id="20008" w:author="קלוד" w:date="2026-10-06T10:09:38Z">
            <w:rPr>
              <w:rStyle w:val="affffe"/>
              <w:rFonts w:hint="cs"/>
              <w:rtl/>
            </w:rPr>
          </w:rPrChange>
        </w:rPr>
        <w:t xml:space="preserve">מ </w:t>
      </w:r>
      <w:r w:rsidRPr="006F178A">
        <w:rPr>
          <w:rtl/>
        </w:rPr>
        <w:t xml:space="preserve">אם כתרומת הלשכה נדר אסור, </w:t>
      </w:r>
    </w:p>
    <w:p w14:paraId="7FE827FC" w14:textId="6070BBD8" w:rsidR="003E2DCC" w:rsidRPr="006F178A" w:rsidRDefault="00233B1C" w:rsidP="003E2DCC">
      <w:pPr>
        <w:pStyle w:val="afff5"/>
        <w:rPr>
          <w:rtl/>
        </w:rPr>
      </w:pPr>
      <w:r>
        <w:rPr>
          <w:rStyle w:val="afffff8"/>
          <w:rtl/>
        </w:rPr>
        <w:tab/>
      </w:r>
      <w:r>
        <w:rPr>
          <w:rStyle w:val="afffff8"/>
          <w:rtl/>
        </w:rPr>
        <w:tab/>
      </w:r>
      <w:r>
        <w:rPr>
          <w:rStyle w:val="afffff8"/>
          <w:rtl/>
        </w:rPr>
        <w:tab/>
      </w:r>
      <w:r>
        <w:rPr>
          <w:rStyle w:val="afffff8"/>
          <w:rtl/>
        </w:rPr>
        <w:tab/>
      </w:r>
      <w:r>
        <w:rPr>
          <w:rStyle w:val="afffff8"/>
          <w:rtl/>
        </w:rPr>
        <w:tab/>
      </w:r>
      <w:r w:rsidR="007E5A77">
        <w:rPr>
          <w:rtl/>
        </w:rPr>
        <w:tab/>
      </w:r>
      <w:r w:rsidR="007E5A77">
        <w:rPr>
          <w:rtl/>
        </w:rPr>
        <w:tab/>
      </w:r>
      <w:r w:rsidR="007E5A77">
        <w:rPr>
          <w:rtl/>
        </w:rPr>
        <w:tab/>
      </w:r>
      <w:r w:rsidR="003E2DCC" w:rsidRPr="006F178A">
        <w:rPr>
          <w:rtl/>
        </w:rPr>
        <w:t>ואם של גורן מותר, ואם סתם אסור,</w:t>
      </w:r>
    </w:p>
    <w:p w14:paraId="18340501" w14:textId="77777777" w:rsidR="00482CEE" w:rsidRDefault="003E2DCC" w:rsidP="003E2DCC">
      <w:pPr>
        <w:pStyle w:val="afff5"/>
        <w:rPr>
          <w:rtl/>
        </w:rPr>
      </w:pPr>
      <w:r w:rsidRPr="00233B1C">
        <w:rPr>
          <w:rStyle w:val="TanaimMishna"/>
          <w:rFonts w:hint="cs"/>
          <w:rtl/>
          <w:rPrChange w:id="20009" w:author="קלוד" w:date="2026-10-06T10:09:38Z">
            <w:rPr>
              <w:rStyle w:val="affffe"/>
              <w:rFonts w:hint="cs"/>
              <w:rtl/>
            </w:rPr>
          </w:rPrChange>
        </w:rPr>
        <w:t>ולר</w:t>
      </w:r>
      <w:r w:rsidRPr="00233B1C">
        <w:rPr>
          <w:rStyle w:val="TanaimMishna"/>
          <w:rtl/>
          <w:rPrChange w:id="20010" w:author="קלוד" w:date="2026-10-06T10:09:38Z">
            <w:rPr>
              <w:rStyle w:val="affffe"/>
              <w:rtl/>
            </w:rPr>
          </w:rPrChange>
        </w:rPr>
        <w:t>"</w:t>
      </w:r>
      <w:r w:rsidRPr="00233B1C">
        <w:rPr>
          <w:rStyle w:val="TanaimMishna"/>
          <w:rFonts w:hint="cs"/>
          <w:rtl/>
          <w:rPrChange w:id="20011" w:author="קלוד" w:date="2026-10-06T10:09:38Z">
            <w:rPr>
              <w:rStyle w:val="affffe"/>
              <w:rFonts w:hint="cs"/>
              <w:rtl/>
            </w:rPr>
          </w:rPrChange>
        </w:rPr>
        <w:t>י</w:t>
      </w:r>
      <w:r w:rsidRPr="00233B1C">
        <w:rPr>
          <w:rStyle w:val="TanaimMishna"/>
          <w:rtl/>
          <w:rPrChange w:id="20012" w:author="קלוד" w:date="2026-10-06T10:09:38Z">
            <w:rPr>
              <w:rStyle w:val="affffe"/>
              <w:rtl/>
            </w:rPr>
          </w:rPrChange>
        </w:rPr>
        <w:t>:</w:t>
      </w:r>
      <w:r w:rsidRPr="006F178A">
        <w:rPr>
          <w:rtl/>
        </w:rPr>
        <w:t xml:space="preserve"> </w:t>
      </w:r>
      <w:r w:rsidRPr="00233B1C">
        <w:rPr>
          <w:rStyle w:val="afffff8"/>
          <w:rtl/>
        </w:rPr>
        <w:t>סתם תרומה ביהודה</w:t>
      </w:r>
      <w:r w:rsidRPr="006F178A">
        <w:rPr>
          <w:rtl/>
        </w:rPr>
        <w:t xml:space="preserve"> אסורה, </w:t>
      </w:r>
      <w:r w:rsidRPr="00233B1C">
        <w:rPr>
          <w:rStyle w:val="afffff8"/>
          <w:rtl/>
        </w:rPr>
        <w:t>בגליל</w:t>
      </w:r>
      <w:r w:rsidRPr="006F178A">
        <w:rPr>
          <w:rtl/>
        </w:rPr>
        <w:t xml:space="preserve"> - מותר, </w:t>
      </w:r>
    </w:p>
    <w:p w14:paraId="7D514C59" w14:textId="77777777" w:rsidR="00482CEE" w:rsidRDefault="00233B1C" w:rsidP="00233B1C">
      <w:pPr>
        <w:pStyle w:val="afff5"/>
        <w:rPr>
          <w:rtl/>
        </w:rPr>
      </w:pPr>
      <w:r>
        <w:rPr>
          <w:rtl/>
        </w:rPr>
        <w:tab/>
      </w:r>
      <w:r>
        <w:rPr>
          <w:rtl/>
        </w:rPr>
        <w:tab/>
      </w:r>
      <w:r>
        <w:rPr>
          <w:rtl/>
        </w:rPr>
        <w:tab/>
      </w:r>
      <w:r w:rsidR="003E2DCC" w:rsidRPr="006F178A">
        <w:rPr>
          <w:rtl/>
        </w:rPr>
        <w:t>שאין אנשי גליל מכירין את תרומת הלשכה;</w:t>
      </w:r>
    </w:p>
    <w:p w14:paraId="79BDAB12" w14:textId="77777777" w:rsidR="00482CEE" w:rsidRDefault="00233B1C" w:rsidP="003E2DCC">
      <w:pPr>
        <w:pStyle w:val="afff5"/>
        <w:rPr>
          <w:rtl/>
        </w:rPr>
      </w:pPr>
      <w:r>
        <w:rPr>
          <w:rStyle w:val="afffff8"/>
          <w:rtl/>
        </w:rPr>
        <w:tab/>
      </w:r>
      <w:r>
        <w:rPr>
          <w:rStyle w:val="afffff8"/>
          <w:rtl/>
        </w:rPr>
        <w:tab/>
      </w:r>
      <w:r>
        <w:rPr>
          <w:rStyle w:val="afffff8"/>
          <w:rtl/>
        </w:rPr>
        <w:tab/>
      </w:r>
      <w:r w:rsidR="003E2DCC" w:rsidRPr="00233B1C">
        <w:rPr>
          <w:rStyle w:val="afffff8"/>
          <w:rtl/>
        </w:rPr>
        <w:t xml:space="preserve">סתם חרמים ביהודה </w:t>
      </w:r>
      <w:r w:rsidR="003E2DCC" w:rsidRPr="00B15076">
        <w:rPr>
          <w:rtl/>
        </w:rPr>
        <w:t xml:space="preserve">מותרין, </w:t>
      </w:r>
      <w:r w:rsidR="003E2DCC" w:rsidRPr="00233B1C">
        <w:rPr>
          <w:rStyle w:val="afffff8"/>
          <w:rtl/>
        </w:rPr>
        <w:t xml:space="preserve">בגליל </w:t>
      </w:r>
      <w:r w:rsidR="003E2DCC" w:rsidRPr="00B15076">
        <w:rPr>
          <w:rtl/>
        </w:rPr>
        <w:t xml:space="preserve">- אסורין, </w:t>
      </w:r>
    </w:p>
    <w:p w14:paraId="6EA15B63" w14:textId="32EAEE1D" w:rsidR="003E2DCC" w:rsidRPr="00B15076" w:rsidRDefault="00233B1C" w:rsidP="003E2DCC">
      <w:pPr>
        <w:pStyle w:val="afff5"/>
        <w:rPr>
          <w:rtl/>
        </w:rPr>
      </w:pPr>
      <w:r>
        <w:rPr>
          <w:rtl/>
        </w:rPr>
        <w:tab/>
      </w:r>
      <w:r>
        <w:rPr>
          <w:rtl/>
        </w:rPr>
        <w:tab/>
      </w:r>
      <w:r>
        <w:rPr>
          <w:rtl/>
        </w:rPr>
        <w:tab/>
      </w:r>
      <w:r w:rsidR="003E2DCC" w:rsidRPr="00B15076">
        <w:rPr>
          <w:rtl/>
        </w:rPr>
        <w:t>שאין אנשי גליל מכירין את חרמי הכהנים.</w:t>
      </w:r>
    </w:p>
    <w:p w14:paraId="45E25CCB" w14:textId="44005E4E" w:rsidR="006F0183" w:rsidRPr="00E860C8" w:rsidRDefault="006F0183" w:rsidP="007E5A77">
      <w:pPr>
        <w:rPr>
          <w:rFonts w:cs="BA Vilna Bold"/>
          <w:b/>
          <w:spacing w:val="8"/>
          <w:sz w:val="20"/>
          <w:rtl/>
        </w:rPr>
      </w:pPr>
      <w:r w:rsidRPr="00E860C8">
        <w:rPr>
          <w:rFonts w:cs="BA Vilna Bold" w:hint="cs"/>
          <w:b/>
          <w:spacing w:val="8"/>
          <w:sz w:val="20"/>
          <w:rtl/>
        </w:rPr>
        <w:t xml:space="preserve">סתם נדרים להחמיר </w:t>
      </w:r>
    </w:p>
    <w:p w14:paraId="72938476" w14:textId="77777777" w:rsidR="00482CEE" w:rsidRPr="00C14A40" w:rsidRDefault="003E2DCC" w:rsidP="00525E34">
      <w:pPr>
        <w:pStyle w:val="38"/>
        <w:framePr w:wrap="notBeside"/>
        <w:rPr>
          <w:rtl/>
        </w:rPr>
      </w:pPr>
      <w:r w:rsidRPr="00C14A40">
        <w:rPr>
          <w:rtl/>
        </w:rPr>
        <w:t>וה</w:t>
      </w:r>
      <w:r w:rsidR="007E5A77" w:rsidRPr="00C14A40">
        <w:rPr>
          <w:rFonts w:hint="cs"/>
          <w:rtl/>
        </w:rPr>
        <w:t>ך ד</w:t>
      </w:r>
      <w:r w:rsidRPr="00C14A40">
        <w:rPr>
          <w:rtl/>
        </w:rPr>
        <w:t>תנן:</w:t>
      </w:r>
    </w:p>
    <w:p w14:paraId="64B40F96" w14:textId="5F573E68" w:rsidR="003E2DCC" w:rsidRPr="006F178A" w:rsidRDefault="003E2DCC" w:rsidP="007E5A77">
      <w:pPr>
        <w:rPr>
          <w:rtl/>
        </w:rPr>
      </w:pPr>
      <w:r w:rsidRPr="006F178A">
        <w:rPr>
          <w:rFonts w:ascii="Fb Fontext" w:hAnsi="Fb Fontext"/>
          <w:rtl/>
        </w:rPr>
        <w:t>ספק נזירות להקל!</w:t>
      </w:r>
      <w:r w:rsidR="007E5A77">
        <w:rPr>
          <w:rFonts w:hint="cs"/>
          <w:rtl/>
        </w:rPr>
        <w:t xml:space="preserve"> </w:t>
      </w:r>
      <w:r w:rsidR="007E5A77" w:rsidRPr="007E5A77">
        <w:rPr>
          <w:rStyle w:val="affffe"/>
          <w:rFonts w:hint="cs"/>
          <w:rtl/>
        </w:rPr>
        <w:t>ר</w:t>
      </w:r>
      <w:r w:rsidR="0075729B">
        <w:rPr>
          <w:rStyle w:val="affffe"/>
          <w:rtl/>
        </w:rPr>
        <w:t>"</w:t>
      </w:r>
      <w:r w:rsidR="007E5A77" w:rsidRPr="007E5A77">
        <w:rPr>
          <w:rStyle w:val="affffe"/>
          <w:rFonts w:hint="cs"/>
          <w:rtl/>
        </w:rPr>
        <w:t>ז:</w:t>
      </w:r>
      <w:r w:rsidR="007E5A77">
        <w:rPr>
          <w:rFonts w:hint="cs"/>
          <w:rtl/>
        </w:rPr>
        <w:t xml:space="preserve"> </w:t>
      </w:r>
      <w:r w:rsidRPr="006F178A">
        <w:rPr>
          <w:rtl/>
        </w:rPr>
        <w:t>הא ר' אליעזר, הא רבנן;</w:t>
      </w:r>
    </w:p>
    <w:p w14:paraId="6AC6D81D" w14:textId="37CA91CC" w:rsidR="003E2DCC" w:rsidRPr="006F178A" w:rsidRDefault="00CC3411" w:rsidP="00682FD6">
      <w:pPr>
        <w:rPr>
          <w:rtl/>
        </w:rPr>
      </w:pPr>
      <w:r>
        <w:rPr>
          <w:rStyle w:val="affffe"/>
          <w:rFonts w:hint="cs"/>
          <w:rtl/>
        </w:rPr>
        <w:t>ד</w:t>
      </w:r>
      <w:r w:rsidR="003E2DCC" w:rsidRPr="006F178A">
        <w:rPr>
          <w:rtl/>
        </w:rPr>
        <w:t>המקדיש חייתו ובהמתו</w:t>
      </w:r>
      <w:r w:rsidR="003E2DCC" w:rsidRPr="00CC3411">
        <w:rPr>
          <w:rStyle w:val="affffe"/>
          <w:rtl/>
        </w:rPr>
        <w:t xml:space="preserve"> </w:t>
      </w:r>
      <w:r w:rsidRPr="00CC3411">
        <w:rPr>
          <w:rStyle w:val="affffe"/>
          <w:rFonts w:hint="cs"/>
          <w:rtl/>
        </w:rPr>
        <w:t xml:space="preserve">ת"ק </w:t>
      </w:r>
      <w:r w:rsidR="003E2DCC" w:rsidRPr="006F178A">
        <w:rPr>
          <w:rtl/>
        </w:rPr>
        <w:t>הקדיש את הכוי,</w:t>
      </w:r>
      <w:r w:rsidR="00682FD6">
        <w:rPr>
          <w:rStyle w:val="affffe"/>
          <w:rFonts w:hint="cs"/>
          <w:rtl/>
        </w:rPr>
        <w:t xml:space="preserve"> </w:t>
      </w:r>
      <w:r w:rsidR="00682FD6" w:rsidRPr="00682FD6">
        <w:rPr>
          <w:rStyle w:val="affffe"/>
          <w:rFonts w:hint="cs"/>
          <w:rtl/>
        </w:rPr>
        <w:t>ר</w:t>
      </w:r>
      <w:r w:rsidR="0075729B">
        <w:rPr>
          <w:rStyle w:val="affffe"/>
          <w:rtl/>
        </w:rPr>
        <w:t>"</w:t>
      </w:r>
      <w:r w:rsidR="00682FD6" w:rsidRPr="00682FD6">
        <w:rPr>
          <w:rStyle w:val="affffe"/>
          <w:rFonts w:hint="cs"/>
          <w:rtl/>
        </w:rPr>
        <w:t>א</w:t>
      </w:r>
      <w:r w:rsidR="003E2DCC" w:rsidRPr="00682FD6">
        <w:rPr>
          <w:rStyle w:val="affffe"/>
          <w:rtl/>
        </w:rPr>
        <w:t xml:space="preserve">: </w:t>
      </w:r>
      <w:r w:rsidR="003E2DCC" w:rsidRPr="006F178A">
        <w:rPr>
          <w:rtl/>
        </w:rPr>
        <w:t>לא הקדיש</w:t>
      </w:r>
    </w:p>
    <w:p w14:paraId="5AAA0E2D" w14:textId="3AFE8AE4" w:rsidR="00682FD6" w:rsidRDefault="003E2DCC" w:rsidP="003E2DCC">
      <w:pPr>
        <w:rPr>
          <w:rtl/>
        </w:rPr>
      </w:pPr>
      <w:r w:rsidRPr="00682FD6">
        <w:rPr>
          <w:rStyle w:val="affffe"/>
          <w:rFonts w:hint="cs"/>
          <w:rtl/>
        </w:rPr>
        <w:t>מ</w:t>
      </w:r>
      <w:r w:rsidRPr="00682FD6">
        <w:rPr>
          <w:rStyle w:val="affffe"/>
          <w:rtl/>
        </w:rPr>
        <w:t>"</w:t>
      </w:r>
      <w:r w:rsidRPr="00682FD6">
        <w:rPr>
          <w:rStyle w:val="affffe"/>
          <w:rFonts w:hint="cs"/>
          <w:rtl/>
        </w:rPr>
        <w:t>ד</w:t>
      </w:r>
      <w:r w:rsidRPr="00682FD6">
        <w:rPr>
          <w:rStyle w:val="affffe"/>
          <w:rtl/>
        </w:rPr>
        <w:t xml:space="preserve"> ממונו מעייל לספ</w:t>
      </w:r>
      <w:r w:rsidR="00682FD6">
        <w:rPr>
          <w:rStyle w:val="affffe"/>
          <w:rFonts w:hint="cs"/>
          <w:rtl/>
        </w:rPr>
        <w:t>ק</w:t>
      </w:r>
      <w:r w:rsidRPr="00682FD6">
        <w:rPr>
          <w:rStyle w:val="affffe"/>
          <w:rtl/>
        </w:rPr>
        <w:t>,</w:t>
      </w:r>
      <w:r w:rsidRPr="006F178A">
        <w:rPr>
          <w:rtl/>
        </w:rPr>
        <w:t xml:space="preserve"> גופ</w:t>
      </w:r>
      <w:r w:rsidR="00682FD6">
        <w:rPr>
          <w:rFonts w:hint="cs"/>
          <w:rtl/>
        </w:rPr>
        <w:t>ו</w:t>
      </w:r>
      <w:r w:rsidRPr="006F178A">
        <w:rPr>
          <w:rtl/>
        </w:rPr>
        <w:t xml:space="preserve"> </w:t>
      </w:r>
      <w:r w:rsidR="006B25C6">
        <w:rPr>
          <w:rtl/>
        </w:rPr>
        <w:t xml:space="preserve">גם </w:t>
      </w:r>
      <w:r w:rsidRPr="006F178A">
        <w:rPr>
          <w:rtl/>
        </w:rPr>
        <w:t>מ</w:t>
      </w:r>
      <w:r w:rsidR="00682FD6">
        <w:rPr>
          <w:rFonts w:hint="cs"/>
          <w:rtl/>
        </w:rPr>
        <w:t>כניס,</w:t>
      </w:r>
      <w:r w:rsidRPr="006F178A">
        <w:rPr>
          <w:rtl/>
        </w:rPr>
        <w:t xml:space="preserve"> </w:t>
      </w:r>
    </w:p>
    <w:p w14:paraId="695DBC94" w14:textId="777BC23A" w:rsidR="003E2DCC" w:rsidRPr="006F178A" w:rsidRDefault="003E2DCC" w:rsidP="00605052">
      <w:pPr>
        <w:spacing w:after="120"/>
        <w:rPr>
          <w:rtl/>
        </w:rPr>
      </w:pPr>
      <w:r w:rsidRPr="00682FD6">
        <w:rPr>
          <w:rStyle w:val="affffe"/>
          <w:rtl/>
        </w:rPr>
        <w:t>ומ</w:t>
      </w:r>
      <w:r w:rsidRPr="00682FD6">
        <w:rPr>
          <w:rStyle w:val="affffe"/>
          <w:rFonts w:hint="cs"/>
          <w:rtl/>
        </w:rPr>
        <w:t>"ד</w:t>
      </w:r>
      <w:r w:rsidRPr="00682FD6">
        <w:rPr>
          <w:rStyle w:val="affffe"/>
          <w:rtl/>
        </w:rPr>
        <w:t xml:space="preserve"> ממונו</w:t>
      </w:r>
      <w:r w:rsidRPr="006F178A">
        <w:rPr>
          <w:rtl/>
        </w:rPr>
        <w:t xml:space="preserve"> לא </w:t>
      </w:r>
      <w:r w:rsidR="00682FD6">
        <w:rPr>
          <w:rFonts w:hint="cs"/>
          <w:rtl/>
        </w:rPr>
        <w:t>מכניס לספק</w:t>
      </w:r>
      <w:r w:rsidRPr="006F178A">
        <w:rPr>
          <w:rtl/>
        </w:rPr>
        <w:t xml:space="preserve">, </w:t>
      </w:r>
      <w:r w:rsidR="00682FD6">
        <w:rPr>
          <w:rFonts w:hint="cs"/>
          <w:rtl/>
        </w:rPr>
        <w:t>כ</w:t>
      </w:r>
      <w:r w:rsidR="0075729B">
        <w:rPr>
          <w:rtl/>
        </w:rPr>
        <w:t>"</w:t>
      </w:r>
      <w:r w:rsidR="00682FD6">
        <w:rPr>
          <w:rFonts w:hint="cs"/>
          <w:rtl/>
        </w:rPr>
        <w:t xml:space="preserve">ש גופו לא מכניס לספק </w:t>
      </w:r>
    </w:p>
    <w:p w14:paraId="4C187745" w14:textId="77777777" w:rsidR="003E2DCC" w:rsidRPr="006F178A" w:rsidRDefault="003E2DCC" w:rsidP="00A522DC">
      <w:pPr>
        <w:pStyle w:val="a3"/>
        <w:framePr w:wrap="around"/>
        <w:rPr>
          <w:rtl/>
        </w:rPr>
      </w:pPr>
      <w:r w:rsidRPr="006F178A">
        <w:rPr>
          <w:rtl/>
        </w:rPr>
        <w:t>יט.</w:t>
      </w:r>
    </w:p>
    <w:p w14:paraId="745823F3" w14:textId="1CF1C0F0" w:rsidR="00525E34" w:rsidRPr="00C14A40" w:rsidRDefault="003E2DCC" w:rsidP="00525E34">
      <w:pPr>
        <w:pStyle w:val="38"/>
        <w:framePr w:wrap="notBeside"/>
        <w:rPr>
          <w:rFonts w:hint="cs"/>
          <w:rtl/>
        </w:rPr>
      </w:pPr>
      <w:r w:rsidRPr="00C14A40">
        <w:rPr>
          <w:rFonts w:hint="cs"/>
          <w:rtl/>
        </w:rPr>
        <w:t>א</w:t>
      </w:r>
      <w:r w:rsidRPr="00C14A40">
        <w:rPr>
          <w:rtl/>
        </w:rPr>
        <w:t>"</w:t>
      </w:r>
      <w:r w:rsidRPr="00C14A40">
        <w:rPr>
          <w:rFonts w:hint="cs"/>
          <w:rtl/>
        </w:rPr>
        <w:t>ל אביי</w:t>
      </w:r>
      <w:r w:rsidRPr="00C14A40">
        <w:rPr>
          <w:rtl/>
        </w:rPr>
        <w:t xml:space="preserve">: </w:t>
      </w:r>
    </w:p>
    <w:p w14:paraId="47103BDD" w14:textId="51819C5B" w:rsidR="00FF0A9D" w:rsidRDefault="00FF0A9D" w:rsidP="003E2DCC">
      <w:pPr>
        <w:rPr>
          <w:rFonts w:ascii="Fb Fontext" w:hAnsi="Fb Fontext"/>
          <w:rtl/>
        </w:rPr>
      </w:pPr>
      <w:r>
        <w:rPr>
          <w:rFonts w:ascii="Fb Fontext" w:hAnsi="Fb Fontext" w:hint="cs"/>
          <w:rtl/>
        </w:rPr>
        <w:t>מתני' ד</w:t>
      </w:r>
      <w:r>
        <w:rPr>
          <w:rFonts w:ascii="Fb Fontext" w:hAnsi="Fb Fontext"/>
          <w:rtl/>
        </w:rPr>
        <w:t xml:space="preserve">ספק נזירות להקל? </w:t>
      </w:r>
      <w:r>
        <w:rPr>
          <w:rStyle w:val="affffe"/>
          <w:rFonts w:ascii="Fb Fontext" w:hAnsi="Fb Fontext"/>
          <w:rtl/>
          <w:rPrChange w:id="9071" w:author="מנוע אמוראים" w:date="2026-10-05T16:41:00Z">
            <w:rPr>
              <w:rFonts w:ascii="Fb Fontext" w:hAnsi="Fb Fontext"/>
              <w:rtl/>
            </w:rPr>
          </w:rPrChange>
        </w:rPr>
        <w:t xml:space="preserve">כר"</w:t>
      </w:r>
      <w:r>
        <w:rPr>
          <w:rStyle w:val="affffe"/>
          <w:rFonts w:ascii="Fb Fontext" w:hAnsi="Fb Fontext" w:hint="cs"/>
          <w:rtl/>
          <w:rPrChange w:id="9072" w:author="מנוע אמוראים" w:date="2026-10-05T16:41:00Z">
            <w:rPr>
              <w:rFonts w:ascii="Fb Fontext" w:hAnsi="Fb Fontext" w:hint="cs"/>
              <w:rtl/>
            </w:rPr>
          </w:rPrChange>
        </w:rPr>
        <w:t xml:space="preserve">א</w:t>
      </w:r>
      <w:r w:rsidR="003E2DCC" w:rsidRPr="006F178A">
        <w:rPr>
          <w:rFonts w:ascii="Fb Fontext" w:hAnsi="Fb Fontext"/>
          <w:rtl/>
        </w:rPr>
        <w:t xml:space="preserve">, </w:t>
      </w:r>
    </w:p>
    <w:p w14:paraId="61A4756B" w14:textId="79888B37" w:rsidR="003E2DCC" w:rsidRPr="006F178A" w:rsidRDefault="003E2DCC" w:rsidP="003E2DCC">
      <w:pPr>
        <w:rPr>
          <w:rtl/>
        </w:rPr>
      </w:pPr>
      <w:r w:rsidRPr="006F178A">
        <w:rPr>
          <w:rFonts w:ascii="Fb Fontext" w:hAnsi="Fb Fontext"/>
          <w:rtl/>
        </w:rPr>
        <w:t>סיפא: ספק בכורות, בכורי אדם</w:t>
      </w:r>
      <w:r w:rsidR="00214A91">
        <w:rPr>
          <w:rFonts w:ascii="Fb Fontext" w:hAnsi="Fb Fontext" w:hint="cs"/>
          <w:rtl/>
        </w:rPr>
        <w:t>,</w:t>
      </w:r>
      <w:r w:rsidRPr="006F178A">
        <w:rPr>
          <w:rFonts w:ascii="Fb Fontext" w:hAnsi="Fb Fontext"/>
          <w:rtl/>
        </w:rPr>
        <w:t xml:space="preserve"> בכורי בהמה, טמאה </w:t>
      </w:r>
      <w:r w:rsidR="00214A91">
        <w:rPr>
          <w:rFonts w:ascii="Fb Fontext" w:hAnsi="Fb Fontext" w:hint="cs"/>
          <w:rtl/>
        </w:rPr>
        <w:t>ו</w:t>
      </w:r>
      <w:r w:rsidRPr="006F178A">
        <w:rPr>
          <w:rFonts w:ascii="Fb Fontext" w:hAnsi="Fb Fontext"/>
          <w:rtl/>
        </w:rPr>
        <w:t xml:space="preserve">טהורה - המוציא מחבירו עליו הראיה, </w:t>
      </w:r>
      <w:r w:rsidRPr="00214A91">
        <w:rPr>
          <w:rStyle w:val="affffe"/>
          <w:rtl/>
        </w:rPr>
        <w:t xml:space="preserve">ותני עלה: </w:t>
      </w:r>
      <w:r w:rsidRPr="006F178A">
        <w:rPr>
          <w:rFonts w:ascii="Fb Fontext" w:hAnsi="Fb Fontext"/>
          <w:rtl/>
        </w:rPr>
        <w:t>ואסורים בגיזה ועבודה!</w:t>
      </w:r>
    </w:p>
    <w:p w14:paraId="170F0468" w14:textId="77777777" w:rsidR="00525E34" w:rsidRPr="00C14A40" w:rsidRDefault="003E2DCC" w:rsidP="00525E34">
      <w:pPr>
        <w:pStyle w:val="38"/>
        <w:framePr w:wrap="notBeside"/>
        <w:rPr>
          <w:rFonts w:hint="cs"/>
          <w:rtl/>
        </w:rPr>
      </w:pPr>
      <w:r w:rsidRPr="00C14A40">
        <w:rPr>
          <w:rFonts w:hint="cs"/>
          <w:rtl/>
        </w:rPr>
        <w:t>א</w:t>
      </w:r>
      <w:r w:rsidRPr="00C14A40">
        <w:rPr>
          <w:rtl/>
        </w:rPr>
        <w:t>"</w:t>
      </w:r>
      <w:r w:rsidRPr="00C14A40">
        <w:rPr>
          <w:rFonts w:hint="cs"/>
          <w:rtl/>
        </w:rPr>
        <w:t>ל</w:t>
      </w:r>
      <w:r w:rsidRPr="00C14A40">
        <w:rPr>
          <w:rtl/>
        </w:rPr>
        <w:t xml:space="preserve">: </w:t>
      </w:r>
    </w:p>
    <w:p w14:paraId="7D398486" w14:textId="3D3E389F" w:rsidR="003E2DCC" w:rsidRPr="006F178A" w:rsidRDefault="003E2DCC" w:rsidP="003E2DCC">
      <w:pPr>
        <w:rPr>
          <w:rtl/>
        </w:rPr>
      </w:pPr>
      <w:r w:rsidRPr="006F178A">
        <w:rPr>
          <w:rFonts w:hint="cs"/>
          <w:rtl/>
        </w:rPr>
        <w:t xml:space="preserve">דאין לדמות קדושה </w:t>
      </w:r>
      <w:r w:rsidRPr="006F178A">
        <w:rPr>
          <w:rtl/>
        </w:rPr>
        <w:t>הבאה מאליה לקדושה הבאה בידי אדם</w:t>
      </w:r>
      <w:r w:rsidRPr="006F178A">
        <w:rPr>
          <w:rFonts w:hint="cs"/>
          <w:rtl/>
        </w:rPr>
        <w:t>,</w:t>
      </w:r>
      <w:r w:rsidRPr="006F178A">
        <w:rPr>
          <w:rtl/>
        </w:rPr>
        <w:t xml:space="preserve"> </w:t>
      </w:r>
    </w:p>
    <w:p w14:paraId="66E6AF93" w14:textId="77777777" w:rsidR="00525E34" w:rsidRPr="00C14A40" w:rsidRDefault="003E2DCC" w:rsidP="00525E34">
      <w:pPr>
        <w:pStyle w:val="38"/>
        <w:framePr w:wrap="notBeside"/>
        <w:rPr>
          <w:rtl/>
        </w:rPr>
      </w:pPr>
      <w:r w:rsidRPr="00C14A40">
        <w:rPr>
          <w:rtl/>
        </w:rPr>
        <w:t xml:space="preserve">אלא </w:t>
      </w:r>
      <w:r w:rsidRPr="00C14A40">
        <w:rPr>
          <w:rFonts w:hint="cs"/>
          <w:rtl/>
        </w:rPr>
        <w:t>הך קשיא</w:t>
      </w:r>
      <w:r w:rsidRPr="00C14A40">
        <w:rPr>
          <w:rtl/>
        </w:rPr>
        <w:t xml:space="preserve">: </w:t>
      </w:r>
    </w:p>
    <w:p w14:paraId="229E1625" w14:textId="7407B639" w:rsidR="003E2DCC" w:rsidRPr="00625DCC" w:rsidRDefault="003E2DCC" w:rsidP="003E2DCC">
      <w:pPr>
        <w:rPr>
          <w:spacing w:val="-4"/>
          <w:rtl/>
        </w:rPr>
      </w:pPr>
      <w:r w:rsidRPr="00625DCC">
        <w:rPr>
          <w:spacing w:val="-4"/>
          <w:rtl/>
        </w:rPr>
        <w:t xml:space="preserve">ספק משקין ליטמא </w:t>
      </w:r>
      <w:r w:rsidRPr="00295E41">
        <w:rPr>
          <w:rStyle w:val="afffa"/>
          <w:rtl/>
        </w:rPr>
        <w:t>טמא</w:t>
      </w:r>
      <w:r w:rsidRPr="00625DCC">
        <w:rPr>
          <w:spacing w:val="-4"/>
          <w:rtl/>
        </w:rPr>
        <w:t xml:space="preserve">, לטמא אחרים טהור, </w:t>
      </w:r>
      <w:r w:rsidRPr="00EE577D">
        <w:rPr>
          <w:rStyle w:val="affffe"/>
          <w:rtl/>
        </w:rPr>
        <w:t>דברי ר</w:t>
      </w:r>
      <w:r w:rsidRPr="00EE577D">
        <w:rPr>
          <w:rStyle w:val="affffe"/>
          <w:rFonts w:hint="cs"/>
          <w:rtl/>
        </w:rPr>
        <w:t>"מ ור</w:t>
      </w:r>
      <w:r w:rsidRPr="00EE577D">
        <w:rPr>
          <w:rStyle w:val="affffe"/>
          <w:rtl/>
        </w:rPr>
        <w:t>"</w:t>
      </w:r>
      <w:r w:rsidRPr="00EE577D">
        <w:rPr>
          <w:rStyle w:val="affffe"/>
          <w:rFonts w:hint="cs"/>
          <w:rtl/>
        </w:rPr>
        <w:t xml:space="preserve">א כדבריו </w:t>
      </w:r>
    </w:p>
    <w:p w14:paraId="1F468384" w14:textId="77777777" w:rsidR="00525E34" w:rsidRPr="00C14A40" w:rsidRDefault="003E2DCC" w:rsidP="00525E34">
      <w:pPr>
        <w:pStyle w:val="38"/>
        <w:framePr w:wrap="notBeside"/>
        <w:rPr>
          <w:rtl/>
        </w:rPr>
      </w:pPr>
      <w:r w:rsidRPr="00C14A40">
        <w:rPr>
          <w:rtl/>
        </w:rPr>
        <w:t xml:space="preserve">והתניא ר"א: </w:t>
      </w:r>
    </w:p>
    <w:p w14:paraId="25C460E2" w14:textId="1AA0A0D3" w:rsidR="003E2DCC" w:rsidRPr="006F178A" w:rsidRDefault="003E2DCC" w:rsidP="003E2DCC">
      <w:pPr>
        <w:rPr>
          <w:rtl/>
        </w:rPr>
      </w:pPr>
      <w:r w:rsidRPr="006F178A">
        <w:rPr>
          <w:rtl/>
        </w:rPr>
        <w:t xml:space="preserve">אין טומאה למשקין כל עיקר, תדע, שהרי העיד </w:t>
      </w:r>
      <w:r w:rsidRPr="00EE577D">
        <w:rPr>
          <w:rStyle w:val="affffe"/>
          <w:rtl/>
        </w:rPr>
        <w:t xml:space="preserve">יוסי בן יועזר איש צרידה </w:t>
      </w:r>
      <w:r w:rsidRPr="006F178A">
        <w:rPr>
          <w:rtl/>
        </w:rPr>
        <w:t>על איל קמצא דכן ועל משקין בית מטבחיא דכן;</w:t>
      </w:r>
    </w:p>
    <w:p w14:paraId="5A176215" w14:textId="77777777" w:rsidR="00482CEE" w:rsidRPr="00C14A40" w:rsidRDefault="003E2DCC" w:rsidP="00525E34">
      <w:pPr>
        <w:pStyle w:val="38"/>
        <w:framePr w:wrap="notBeside"/>
        <w:rPr>
          <w:rtl/>
        </w:rPr>
      </w:pPr>
      <w:r w:rsidRPr="00C14A40">
        <w:rPr>
          <w:rtl/>
        </w:rPr>
        <w:t>הניחא לשמואל</w:t>
      </w:r>
    </w:p>
    <w:p w14:paraId="0F5B911E" w14:textId="204D8C98" w:rsidR="00EE577D" w:rsidRDefault="003E2DCC" w:rsidP="003E2DCC">
      <w:pPr>
        <w:rPr>
          <w:rtl/>
        </w:rPr>
      </w:pPr>
      <w:r w:rsidRPr="006F178A">
        <w:rPr>
          <w:rtl/>
        </w:rPr>
        <w:t xml:space="preserve">דכן מלטמא אחרים אבל טומאת עצמן יש בהן, </w:t>
      </w:r>
    </w:p>
    <w:p w14:paraId="4AEF66CA" w14:textId="77777777" w:rsidR="00525E34" w:rsidRPr="00C14A40" w:rsidRDefault="003E2DCC" w:rsidP="00525E34">
      <w:pPr>
        <w:pStyle w:val="38"/>
        <w:framePr w:wrap="notBeside"/>
        <w:rPr>
          <w:rtl/>
        </w:rPr>
      </w:pPr>
      <w:r w:rsidRPr="00C14A40">
        <w:rPr>
          <w:rtl/>
        </w:rPr>
        <w:t xml:space="preserve">אלא לרב </w:t>
      </w:r>
    </w:p>
    <w:p w14:paraId="79C596F7" w14:textId="6715D092" w:rsidR="003E2DCC" w:rsidRPr="006F178A" w:rsidRDefault="003E2DCC" w:rsidP="003E2DCC">
      <w:pPr>
        <w:rPr>
          <w:rtl/>
        </w:rPr>
      </w:pPr>
      <w:r w:rsidRPr="006F178A">
        <w:rPr>
          <w:rtl/>
        </w:rPr>
        <w:t xml:space="preserve">דאמר דכן ממש מאי איכא למימר? </w:t>
      </w:r>
    </w:p>
    <w:p w14:paraId="5C5CCAD9" w14:textId="77777777" w:rsidR="00525E34" w:rsidRPr="00C14A40" w:rsidRDefault="003E2DCC" w:rsidP="00525E34">
      <w:pPr>
        <w:pStyle w:val="38"/>
        <w:framePr w:wrap="notBeside"/>
        <w:rPr>
          <w:rtl/>
        </w:rPr>
      </w:pPr>
      <w:r w:rsidRPr="00C14A40">
        <w:rPr>
          <w:rFonts w:hint="cs"/>
          <w:rtl/>
        </w:rPr>
        <w:t xml:space="preserve">- </w:t>
      </w:r>
      <w:r w:rsidRPr="00C14A40">
        <w:rPr>
          <w:rtl/>
        </w:rPr>
        <w:t xml:space="preserve">אלא, </w:t>
      </w:r>
    </w:p>
    <w:p w14:paraId="2C3D6BE8" w14:textId="03EAA8DD" w:rsidR="003E2DCC" w:rsidRPr="006F178A" w:rsidRDefault="003E2DCC" w:rsidP="003E2DCC">
      <w:pPr>
        <w:rPr>
          <w:rtl/>
        </w:rPr>
      </w:pPr>
      <w:r w:rsidRPr="006F178A">
        <w:rPr>
          <w:rtl/>
        </w:rPr>
        <w:t xml:space="preserve">הא </w:t>
      </w:r>
      <w:r w:rsidRPr="00EE577D">
        <w:rPr>
          <w:rStyle w:val="affffe"/>
          <w:rtl/>
        </w:rPr>
        <w:t>רבי יהודה,</w:t>
      </w:r>
      <w:r w:rsidRPr="006F178A">
        <w:rPr>
          <w:rtl/>
        </w:rPr>
        <w:t xml:space="preserve"> והא </w:t>
      </w:r>
      <w:r w:rsidRPr="00EE577D">
        <w:rPr>
          <w:rStyle w:val="affffe"/>
          <w:rtl/>
        </w:rPr>
        <w:t>ר"ש;</w:t>
      </w:r>
    </w:p>
    <w:p w14:paraId="4B616598" w14:textId="417BBB92" w:rsidR="003E2DCC" w:rsidRPr="00625DCC" w:rsidRDefault="003E2DCC" w:rsidP="003E2DCC">
      <w:pPr>
        <w:rPr>
          <w:spacing w:val="-4"/>
          <w:rtl/>
        </w:rPr>
      </w:pPr>
      <w:r w:rsidRPr="00EF429D">
        <w:rPr>
          <w:rStyle w:val="affffe"/>
          <w:rtl/>
        </w:rPr>
        <w:t>דתניא:</w:t>
      </w:r>
      <w:r w:rsidRPr="00625DCC">
        <w:rPr>
          <w:spacing w:val="-4"/>
          <w:rtl/>
        </w:rPr>
        <w:t xml:space="preserve"> הריני נזיר אם יש בכרי הזה מאה כור, והלך ומצאו שנגנב או שאבד</w:t>
      </w:r>
      <w:r w:rsidR="00EF429D">
        <w:rPr>
          <w:rFonts w:hint="cs"/>
          <w:spacing w:val="-4"/>
          <w:rtl/>
        </w:rPr>
        <w:t>-</w:t>
      </w:r>
      <w:r w:rsidRPr="00625DCC">
        <w:rPr>
          <w:spacing w:val="-4"/>
          <w:rtl/>
        </w:rPr>
        <w:t xml:space="preserve"> </w:t>
      </w:r>
      <w:r w:rsidRPr="00EF429D">
        <w:rPr>
          <w:rStyle w:val="affffe"/>
          <w:rtl/>
        </w:rPr>
        <w:t>ר</w:t>
      </w:r>
      <w:r w:rsidRPr="00EF429D">
        <w:rPr>
          <w:rStyle w:val="affffe"/>
          <w:rFonts w:hint="cs"/>
          <w:rtl/>
        </w:rPr>
        <w:t>"י</w:t>
      </w:r>
      <w:r w:rsidRPr="00625DCC">
        <w:rPr>
          <w:rFonts w:hint="cs"/>
          <w:spacing w:val="-4"/>
          <w:rtl/>
        </w:rPr>
        <w:t xml:space="preserve"> מתיר </w:t>
      </w:r>
      <w:r w:rsidRPr="00EF429D">
        <w:rPr>
          <w:rStyle w:val="affffe"/>
          <w:rFonts w:hint="cs"/>
          <w:rtl/>
        </w:rPr>
        <w:t>ור</w:t>
      </w:r>
      <w:r w:rsidRPr="00EF429D">
        <w:rPr>
          <w:rStyle w:val="affffe"/>
          <w:rtl/>
        </w:rPr>
        <w:t>"</w:t>
      </w:r>
      <w:r w:rsidRPr="00EF429D">
        <w:rPr>
          <w:rStyle w:val="affffe"/>
          <w:rFonts w:hint="cs"/>
          <w:rtl/>
        </w:rPr>
        <w:t xml:space="preserve">ש </w:t>
      </w:r>
      <w:r w:rsidRPr="00625DCC">
        <w:rPr>
          <w:rFonts w:hint="cs"/>
          <w:spacing w:val="-4"/>
          <w:rtl/>
        </w:rPr>
        <w:t>אוסר</w:t>
      </w:r>
      <w:r w:rsidR="00EF429D">
        <w:rPr>
          <w:rFonts w:hint="cs"/>
          <w:spacing w:val="-4"/>
          <w:rtl/>
        </w:rPr>
        <w:t>.</w:t>
      </w:r>
      <w:r w:rsidRPr="00625DCC">
        <w:rPr>
          <w:rFonts w:hint="cs"/>
          <w:spacing w:val="-4"/>
          <w:rtl/>
        </w:rPr>
        <w:t xml:space="preserve"> </w:t>
      </w:r>
    </w:p>
    <w:p w14:paraId="7283488A" w14:textId="77777777" w:rsidR="003E2DCC" w:rsidRPr="006F178A" w:rsidRDefault="003E2DCC" w:rsidP="003E2DCC">
      <w:pPr>
        <w:rPr>
          <w:rtl/>
        </w:rPr>
      </w:pPr>
      <w:r w:rsidRPr="00EF429D">
        <w:rPr>
          <w:rStyle w:val="affffe"/>
          <w:rtl/>
        </w:rPr>
        <w:t>ורמי דר</w:t>
      </w:r>
      <w:r w:rsidRPr="00EF429D">
        <w:rPr>
          <w:rStyle w:val="affffe"/>
          <w:rFonts w:hint="cs"/>
          <w:rtl/>
        </w:rPr>
        <w:t>"י אדר</w:t>
      </w:r>
      <w:r w:rsidRPr="00EF429D">
        <w:rPr>
          <w:rStyle w:val="affffe"/>
          <w:rtl/>
        </w:rPr>
        <w:t>"</w:t>
      </w:r>
      <w:r w:rsidRPr="00EF429D">
        <w:rPr>
          <w:rStyle w:val="affffe"/>
          <w:rFonts w:hint="cs"/>
          <w:rtl/>
        </w:rPr>
        <w:t>י</w:t>
      </w:r>
      <w:r w:rsidRPr="00EF429D">
        <w:rPr>
          <w:rStyle w:val="affffe"/>
          <w:rtl/>
        </w:rPr>
        <w:t xml:space="preserve"> </w:t>
      </w:r>
      <w:r w:rsidRPr="00EF429D">
        <w:rPr>
          <w:rStyle w:val="affffe"/>
          <w:rFonts w:hint="cs"/>
          <w:rtl/>
        </w:rPr>
        <w:t>דלר</w:t>
      </w:r>
      <w:r w:rsidRPr="00EF429D">
        <w:rPr>
          <w:rStyle w:val="affffe"/>
          <w:rtl/>
        </w:rPr>
        <w:t>"</w:t>
      </w:r>
      <w:r w:rsidRPr="00EF429D">
        <w:rPr>
          <w:rStyle w:val="affffe"/>
          <w:rFonts w:hint="cs"/>
          <w:rtl/>
        </w:rPr>
        <w:t xml:space="preserve">י </w:t>
      </w:r>
      <w:r w:rsidRPr="006F178A">
        <w:rPr>
          <w:rFonts w:hint="cs"/>
          <w:rtl/>
        </w:rPr>
        <w:t>לא מכניס אדם עצמו בספק</w:t>
      </w:r>
      <w:r w:rsidRPr="006F178A">
        <w:rPr>
          <w:rtl/>
        </w:rPr>
        <w:t xml:space="preserve"> סתם תרומה ביהודה אסורה, ובגליל - מותרת, שאין אנשי הגליל מכירין את תרומת הלשכה;</w:t>
      </w:r>
      <w:r w:rsidRPr="006F178A">
        <w:rPr>
          <w:rFonts w:hint="cs"/>
          <w:rtl/>
        </w:rPr>
        <w:t xml:space="preserve"> - </w:t>
      </w:r>
      <w:r w:rsidRPr="006F178A">
        <w:rPr>
          <w:rtl/>
        </w:rPr>
        <w:t>טעמא דאין מכירין,</w:t>
      </w:r>
      <w:r w:rsidRPr="006F178A">
        <w:rPr>
          <w:rFonts w:hint="cs"/>
          <w:rtl/>
        </w:rPr>
        <w:t xml:space="preserve"> הא אין מכירין אסורין </w:t>
      </w:r>
    </w:p>
    <w:p w14:paraId="3182CB8C" w14:textId="77777777" w:rsidR="003E2DCC" w:rsidRPr="006F178A" w:rsidRDefault="003E2DCC" w:rsidP="00A522DC">
      <w:pPr>
        <w:pStyle w:val="a3"/>
        <w:framePr w:wrap="around"/>
        <w:rPr>
          <w:rtl/>
        </w:rPr>
      </w:pPr>
      <w:r w:rsidRPr="006F178A">
        <w:rPr>
          <w:rtl/>
        </w:rPr>
        <w:t>יט:</w:t>
      </w:r>
    </w:p>
    <w:p w14:paraId="3D9E2AC9" w14:textId="77777777" w:rsidR="00525E34" w:rsidRPr="00C14A40" w:rsidRDefault="003E2DCC" w:rsidP="00525E34">
      <w:pPr>
        <w:pStyle w:val="38"/>
        <w:framePr w:wrap="notBeside"/>
        <w:rPr>
          <w:rtl/>
        </w:rPr>
      </w:pPr>
      <w:r w:rsidRPr="00C14A40">
        <w:rPr>
          <w:rFonts w:hint="cs"/>
          <w:rtl/>
        </w:rPr>
        <w:t xml:space="preserve">- </w:t>
      </w:r>
      <w:r w:rsidRPr="00C14A40">
        <w:rPr>
          <w:rtl/>
        </w:rPr>
        <w:t xml:space="preserve">רבא, </w:t>
      </w:r>
    </w:p>
    <w:p w14:paraId="01C7859E" w14:textId="338CDA44" w:rsidR="003E2DCC" w:rsidRPr="006F178A" w:rsidRDefault="003E2DCC" w:rsidP="003E2DCC">
      <w:pPr>
        <w:rPr>
          <w:rtl/>
        </w:rPr>
      </w:pPr>
      <w:r w:rsidRPr="006F178A">
        <w:rPr>
          <w:rFonts w:ascii="Fb Fontext" w:hAnsi="Fb Fontext"/>
          <w:rtl/>
        </w:rPr>
        <w:t xml:space="preserve">גבי כרי </w:t>
      </w:r>
      <w:r w:rsidRPr="00EF429D">
        <w:rPr>
          <w:rStyle w:val="affffe"/>
          <w:rtl/>
        </w:rPr>
        <w:t>סבר:</w:t>
      </w:r>
      <w:r w:rsidRPr="006F178A">
        <w:rPr>
          <w:rFonts w:ascii="Fb Fontext" w:hAnsi="Fb Fontext"/>
          <w:rtl/>
        </w:rPr>
        <w:t xml:space="preserve"> כל שספיקו חמור מודאי לא מ</w:t>
      </w:r>
      <w:r w:rsidR="00EF429D">
        <w:rPr>
          <w:rFonts w:ascii="Fb Fontext" w:hAnsi="Fb Fontext" w:hint="cs"/>
          <w:rtl/>
        </w:rPr>
        <w:t>כניס עצמו</w:t>
      </w:r>
      <w:r w:rsidRPr="006F178A">
        <w:rPr>
          <w:rFonts w:ascii="Fb Fontext" w:hAnsi="Fb Fontext"/>
          <w:rtl/>
        </w:rPr>
        <w:t xml:space="preserve"> לספק,</w:t>
      </w:r>
      <w:r w:rsidRPr="006F178A">
        <w:rPr>
          <w:rFonts w:ascii="Fb Fontext" w:hAnsi="Fb Fontext" w:hint="cs"/>
          <w:rtl/>
        </w:rPr>
        <w:t xml:space="preserve"> </w:t>
      </w:r>
      <w:r w:rsidRPr="006F178A">
        <w:rPr>
          <w:rFonts w:ascii="Fb Fontext" w:hAnsi="Fb Fontext" w:hint="cs"/>
          <w:rtl/>
        </w:rPr>
        <w:tab/>
      </w:r>
      <w:r w:rsidRPr="006F178A">
        <w:rPr>
          <w:rFonts w:ascii="Fb Fontext" w:hAnsi="Fb Fontext"/>
          <w:rtl/>
        </w:rPr>
        <w:t xml:space="preserve"> </w:t>
      </w:r>
      <w:r w:rsidRPr="006F178A">
        <w:rPr>
          <w:rFonts w:ascii="Fb Fontext" w:hAnsi="Fb Fontext"/>
          <w:rtl/>
        </w:rPr>
        <w:br/>
        <w:t>דאילו גבי נזיר ודאי, מגלח ומביא קרבן ונאכל, על ספיקו לא מגלח.</w:t>
      </w:r>
    </w:p>
    <w:p w14:paraId="6FC5E803" w14:textId="2A688283" w:rsidR="00482CEE" w:rsidRPr="00C14A40" w:rsidRDefault="003E2DCC" w:rsidP="00525E34">
      <w:pPr>
        <w:pStyle w:val="38"/>
        <w:framePr w:wrap="notBeside"/>
        <w:rPr>
          <w:rtl/>
        </w:rPr>
      </w:pPr>
      <w:r w:rsidRPr="00C14A40">
        <w:rPr>
          <w:rtl/>
        </w:rPr>
        <w:t>ר</w:t>
      </w:r>
      <w:r w:rsidRPr="00C14A40">
        <w:rPr>
          <w:rFonts w:hint="cs"/>
          <w:rtl/>
        </w:rPr>
        <w:t>הב</w:t>
      </w:r>
      <w:r w:rsidRPr="00C14A40">
        <w:rPr>
          <w:rtl/>
        </w:rPr>
        <w:t>"</w:t>
      </w:r>
      <w:r w:rsidRPr="00C14A40">
        <w:rPr>
          <w:rFonts w:hint="cs"/>
          <w:rtl/>
        </w:rPr>
        <w:t>י לרבא</w:t>
      </w:r>
      <w:r w:rsidRPr="00C14A40">
        <w:rPr>
          <w:rtl/>
        </w:rPr>
        <w:t>:</w:t>
      </w:r>
    </w:p>
    <w:p w14:paraId="04EA2B0E" w14:textId="4E1AA8AE" w:rsidR="00136DDB" w:rsidRDefault="003E2DCC" w:rsidP="00525E34">
      <w:pPr>
        <w:pStyle w:val="affffb"/>
        <w:rPr>
          <w:rtl/>
        </w:rPr>
      </w:pPr>
      <w:r w:rsidRPr="00525E34">
        <w:rPr>
          <w:rtl/>
        </w:rPr>
        <w:t xml:space="preserve">אמר הריני נזיר עולם, מאי? </w:t>
      </w:r>
    </w:p>
    <w:p w14:paraId="4969E7F9" w14:textId="43EA0C64" w:rsidR="003E2DCC" w:rsidRPr="006F178A" w:rsidRDefault="003E2DCC" w:rsidP="003E2DCC">
      <w:pPr>
        <w:rPr>
          <w:rtl/>
        </w:rPr>
      </w:pPr>
      <w:r w:rsidRPr="00136DDB">
        <w:rPr>
          <w:rStyle w:val="affffe"/>
          <w:rtl/>
        </w:rPr>
        <w:t xml:space="preserve">א"ל: </w:t>
      </w:r>
      <w:r w:rsidRPr="006F178A">
        <w:rPr>
          <w:rtl/>
        </w:rPr>
        <w:t xml:space="preserve">נזיר עולם </w:t>
      </w:r>
      <w:r w:rsidR="006B25C6">
        <w:rPr>
          <w:rtl/>
        </w:rPr>
        <w:t xml:space="preserve">גם </w:t>
      </w:r>
      <w:r w:rsidRPr="006F178A">
        <w:rPr>
          <w:rtl/>
        </w:rPr>
        <w:t>ספיקו חמור מודאי, דאילו ודאי הכביד שערו, מיקל בתער ומביא שלש בהמות, ואילו ספיקו לא.</w:t>
      </w:r>
    </w:p>
    <w:p w14:paraId="3E86215D" w14:textId="4D894B80" w:rsidR="00136DDB" w:rsidRDefault="003E2DCC" w:rsidP="00E12450">
      <w:pPr>
        <w:pStyle w:val="affffb"/>
        <w:rPr>
          <w:rStyle w:val="affffe"/>
          <w:rtl/>
        </w:rPr>
      </w:pPr>
      <w:r w:rsidRPr="006F178A">
        <w:rPr>
          <w:rtl/>
        </w:rPr>
        <w:t xml:space="preserve">אמר הריני נזיר שמשון, מאי? </w:t>
      </w:r>
    </w:p>
    <w:p w14:paraId="73739CFB" w14:textId="77777777" w:rsidR="00525E34" w:rsidRPr="00C14A40" w:rsidRDefault="003E2DCC" w:rsidP="00525E34">
      <w:pPr>
        <w:pStyle w:val="38"/>
        <w:framePr w:wrap="notBeside"/>
        <w:rPr>
          <w:rtl/>
        </w:rPr>
      </w:pPr>
      <w:r w:rsidRPr="00C14A40">
        <w:rPr>
          <w:rtl/>
        </w:rPr>
        <w:t xml:space="preserve">א"ל: </w:t>
      </w:r>
    </w:p>
    <w:p w14:paraId="7EF526FA" w14:textId="62E12C76" w:rsidR="003E2DCC" w:rsidRPr="006F178A" w:rsidRDefault="003E2DCC" w:rsidP="003E2DCC">
      <w:pPr>
        <w:rPr>
          <w:rtl/>
        </w:rPr>
      </w:pPr>
      <w:r w:rsidRPr="006F178A">
        <w:rPr>
          <w:rtl/>
        </w:rPr>
        <w:t>נזיר שמשון לא תניא.</w:t>
      </w:r>
      <w:r w:rsidRPr="006F178A">
        <w:rPr>
          <w:rFonts w:hint="cs"/>
          <w:rtl/>
        </w:rPr>
        <w:t xml:space="preserve"> והך </w:t>
      </w:r>
      <w:r w:rsidRPr="00136DDB">
        <w:rPr>
          <w:rStyle w:val="affffe"/>
          <w:rFonts w:hint="cs"/>
          <w:rtl/>
        </w:rPr>
        <w:t>דראב</w:t>
      </w:r>
      <w:r w:rsidRPr="00136DDB">
        <w:rPr>
          <w:rStyle w:val="affffe"/>
          <w:rtl/>
        </w:rPr>
        <w:t>"</w:t>
      </w:r>
      <w:r w:rsidRPr="00136DDB">
        <w:rPr>
          <w:rStyle w:val="affffe"/>
          <w:rFonts w:hint="cs"/>
          <w:rtl/>
        </w:rPr>
        <w:t>א תניא</w:t>
      </w:r>
      <w:r w:rsidRPr="006F178A">
        <w:rPr>
          <w:rFonts w:hint="cs"/>
          <w:rtl/>
        </w:rPr>
        <w:t xml:space="preserve"> ההיא </w:t>
      </w:r>
      <w:r w:rsidRPr="00136DDB">
        <w:rPr>
          <w:rStyle w:val="affffe"/>
          <w:rFonts w:hint="cs"/>
          <w:rtl/>
        </w:rPr>
        <w:t>דר</w:t>
      </w:r>
      <w:r w:rsidRPr="00136DDB">
        <w:rPr>
          <w:rStyle w:val="affffe"/>
          <w:rtl/>
        </w:rPr>
        <w:t>"</w:t>
      </w:r>
      <w:r w:rsidRPr="00136DDB">
        <w:rPr>
          <w:rStyle w:val="affffe"/>
          <w:rFonts w:hint="cs"/>
          <w:rtl/>
        </w:rPr>
        <w:t>י מר</w:t>
      </w:r>
      <w:r w:rsidRPr="00136DDB">
        <w:rPr>
          <w:rStyle w:val="affffe"/>
          <w:rtl/>
        </w:rPr>
        <w:t>"</w:t>
      </w:r>
      <w:r w:rsidRPr="00136DDB">
        <w:rPr>
          <w:rStyle w:val="affffe"/>
          <w:rFonts w:hint="cs"/>
          <w:rtl/>
        </w:rPr>
        <w:t>ט היא</w:t>
      </w:r>
      <w:r w:rsidRPr="006F178A">
        <w:rPr>
          <w:rFonts w:hint="cs"/>
          <w:rtl/>
        </w:rPr>
        <w:t xml:space="preserve"> </w:t>
      </w:r>
    </w:p>
    <w:p w14:paraId="1DE537C3" w14:textId="0ACEA5C7" w:rsidR="003E2DCC" w:rsidRPr="006F178A" w:rsidRDefault="003E2DCC" w:rsidP="003E2DCC">
      <w:pPr>
        <w:rPr>
          <w:rtl/>
        </w:rPr>
      </w:pPr>
      <w:r w:rsidRPr="00136DDB">
        <w:rPr>
          <w:rStyle w:val="affffe"/>
          <w:rtl/>
        </w:rPr>
        <w:t>דתניא:</w:t>
      </w:r>
      <w:r w:rsidRPr="006F178A">
        <w:rPr>
          <w:rtl/>
        </w:rPr>
        <w:t xml:space="preserve"> אין אחד מהם נזיר, לפי שלא ניתנה נזירות אלא להפלאה.</w:t>
      </w:r>
    </w:p>
    <w:p w14:paraId="719DB5AD" w14:textId="33A7CA55" w:rsidR="003E2DCC" w:rsidRPr="006F178A" w:rsidRDefault="003E2DCC" w:rsidP="00EC463D">
      <w:pPr>
        <w:rPr>
          <w:rtl/>
        </w:rPr>
      </w:pPr>
      <w:r w:rsidRPr="006F178A">
        <w:rPr>
          <w:rFonts w:hint="cs"/>
          <w:rtl/>
        </w:rPr>
        <w:t>והך דנגנב או נאבד -</w:t>
      </w:r>
      <w:r w:rsidRPr="006F178A">
        <w:rPr>
          <w:rtl/>
        </w:rPr>
        <w:t>להודיעך כחו דר' שמעון, ד</w:t>
      </w:r>
      <w:r w:rsidR="00EC463D">
        <w:rPr>
          <w:rFonts w:hint="cs"/>
          <w:rtl/>
        </w:rPr>
        <w:t>אף</w:t>
      </w:r>
      <w:r w:rsidRPr="006F178A">
        <w:rPr>
          <w:rtl/>
        </w:rPr>
        <w:t xml:space="preserve"> </w:t>
      </w:r>
      <w:r w:rsidR="00EC463D">
        <w:rPr>
          <w:rFonts w:hint="cs"/>
          <w:rtl/>
        </w:rPr>
        <w:t>ש</w:t>
      </w:r>
      <w:r w:rsidRPr="006F178A">
        <w:rPr>
          <w:rtl/>
        </w:rPr>
        <w:t>נגנב או אבד, סבר: מ</w:t>
      </w:r>
      <w:r w:rsidR="00EC463D">
        <w:rPr>
          <w:rFonts w:hint="cs"/>
          <w:rtl/>
        </w:rPr>
        <w:t>כניס אדם עצמו לספק.</w:t>
      </w:r>
      <w:r w:rsidRPr="006F178A">
        <w:rPr>
          <w:rFonts w:ascii="Fb Fontext" w:hAnsi="Fb Fontext"/>
          <w:rtl/>
        </w:rPr>
        <w:t xml:space="preserve"> </w:t>
      </w:r>
      <w:r>
        <w:rPr>
          <w:rFonts w:ascii="FrankRuehl" w:hAnsi="FrankRuehl" w:hint="cs"/>
          <w:rtl/>
        </w:rPr>
        <w:t>׹</w:t>
      </w:r>
      <w:r w:rsidR="0075729B">
        <w:rPr>
          <w:rFonts w:ascii="Fb Fontext" w:hAnsi="Fb Fontext"/>
          <w:rtl/>
        </w:rPr>
        <w:t xml:space="preserve"> </w:t>
      </w:r>
    </w:p>
    <w:p w14:paraId="4A4FA4C2" w14:textId="77777777" w:rsidR="003E2DCC" w:rsidRPr="006F178A" w:rsidRDefault="003E2DCC" w:rsidP="000F1DD4">
      <w:pPr>
        <w:pStyle w:val="afffd"/>
        <w:rPr>
          <w:rtl/>
        </w:rPr>
      </w:pPr>
      <w:ins w:id="9824" w:author="מספור קטעי משנה" w:date="2026-10-06T06:45:39Z">
        <w:r>
          <w:rPr>
            <w:rStyle w:val="MisparKeta"/>
          </w:rPr>
          <w:t xml:space="preserve">א. </w:t>
        </w:r>
      </w:ins>
      <w:r w:rsidRPr="006F178A">
        <w:rPr>
          <w:rtl/>
        </w:rPr>
        <w:t>רבי יהודה אומר: סתם תרומה ביהודה כו'.</w:t>
      </w:r>
    </w:p>
    <w:p w14:paraId="6C708A81" w14:textId="738E3E75" w:rsidR="003E2DCC" w:rsidRPr="006F178A" w:rsidRDefault="003E2DCC" w:rsidP="003E2DCC">
      <w:pPr>
        <w:rPr>
          <w:rtl/>
        </w:rPr>
      </w:pPr>
      <w:r w:rsidRPr="006F178A">
        <w:rPr>
          <w:rFonts w:ascii="Fb Fontext" w:hAnsi="Fb Fontext"/>
          <w:rtl/>
        </w:rPr>
        <w:t xml:space="preserve">הא מכירין - אסורין, אלמא ספק לחומרא, </w:t>
      </w:r>
    </w:p>
    <w:p w14:paraId="6003941B" w14:textId="77777777" w:rsidR="00482CEE" w:rsidRPr="00C14A40" w:rsidRDefault="003E2DCC" w:rsidP="00525E34">
      <w:pPr>
        <w:pStyle w:val="38"/>
        <w:framePr w:wrap="notBeside"/>
        <w:rPr>
          <w:rtl/>
        </w:rPr>
      </w:pPr>
      <w:r w:rsidRPr="00C14A40">
        <w:rPr>
          <w:rtl/>
        </w:rPr>
        <w:t>אימא סיפא:</w:t>
      </w:r>
    </w:p>
    <w:p w14:paraId="347E6383" w14:textId="16629BE6" w:rsidR="003E2DCC" w:rsidRPr="006F178A" w:rsidRDefault="003E2DCC" w:rsidP="003E2DCC">
      <w:pPr>
        <w:rPr>
          <w:rtl/>
        </w:rPr>
      </w:pPr>
      <w:r w:rsidRPr="006F178A">
        <w:rPr>
          <w:rtl/>
        </w:rPr>
        <w:t>סתם חרמים ביהודה מותרין, ובגליל - אסורין, שאין אנשי הגליל מכירין את חרמי הכהנים;</w:t>
      </w:r>
    </w:p>
    <w:p w14:paraId="6FBC5AC0" w14:textId="14940E4C" w:rsidR="003E2DCC" w:rsidRPr="006F178A" w:rsidRDefault="003E2DCC" w:rsidP="003E2DCC">
      <w:pPr>
        <w:rPr>
          <w:rtl/>
        </w:rPr>
      </w:pPr>
      <w:r w:rsidRPr="006F178A">
        <w:rPr>
          <w:rtl/>
        </w:rPr>
        <w:t>הא מכירין - מותרין, אלמא ספק לקולא!</w:t>
      </w:r>
    </w:p>
    <w:p w14:paraId="023EFC35" w14:textId="77777777" w:rsidR="00525E34" w:rsidRPr="00C14A40" w:rsidRDefault="003E2DCC" w:rsidP="00525E34">
      <w:pPr>
        <w:pStyle w:val="38"/>
        <w:framePr w:wrap="notBeside"/>
        <w:rPr>
          <w:rtl/>
        </w:rPr>
      </w:pPr>
      <w:r w:rsidRPr="00C14A40">
        <w:rPr>
          <w:rFonts w:hint="cs"/>
          <w:rtl/>
        </w:rPr>
        <w:t xml:space="preserve">- </w:t>
      </w:r>
      <w:r w:rsidRPr="00C14A40">
        <w:rPr>
          <w:rtl/>
        </w:rPr>
        <w:t xml:space="preserve">אביי: </w:t>
      </w:r>
    </w:p>
    <w:p w14:paraId="4BE1287D" w14:textId="247A4893" w:rsidR="00E12450" w:rsidRPr="00E12450" w:rsidRDefault="003E2DCC" w:rsidP="003E2DCC">
      <w:pPr>
        <w:rPr>
          <w:rtl/>
        </w:rPr>
      </w:pPr>
      <w:r w:rsidRPr="00E12450">
        <w:rPr>
          <w:rtl/>
        </w:rPr>
        <w:t xml:space="preserve">סיפא </w:t>
      </w:r>
      <w:r w:rsidRPr="00E12450">
        <w:rPr>
          <w:rStyle w:val="affffe"/>
          <w:rtl/>
        </w:rPr>
        <w:t>ר</w:t>
      </w:r>
      <w:r w:rsidRPr="00E12450">
        <w:rPr>
          <w:rStyle w:val="affffe"/>
          <w:rFonts w:hint="eastAsia"/>
          <w:rtl/>
        </w:rPr>
        <w:t>אב</w:t>
      </w:r>
      <w:r w:rsidRPr="00E12450">
        <w:rPr>
          <w:rStyle w:val="affffe"/>
          <w:rtl/>
        </w:rPr>
        <w:t>"</w:t>
      </w:r>
      <w:r w:rsidRPr="00E12450">
        <w:rPr>
          <w:rStyle w:val="affffe"/>
          <w:rFonts w:hint="eastAsia"/>
          <w:rtl/>
        </w:rPr>
        <w:t>צ</w:t>
      </w:r>
      <w:r w:rsidRPr="00E12450">
        <w:rPr>
          <w:rStyle w:val="affffe"/>
          <w:rtl/>
        </w:rPr>
        <w:t xml:space="preserve">; דתניא, </w:t>
      </w:r>
      <w:r w:rsidRPr="00E12450">
        <w:rPr>
          <w:rStyle w:val="affffe"/>
          <w:rFonts w:hint="eastAsia"/>
          <w:rtl/>
        </w:rPr>
        <w:t>לר</w:t>
      </w:r>
      <w:r w:rsidRPr="00E12450">
        <w:rPr>
          <w:rStyle w:val="affffe"/>
          <w:rtl/>
        </w:rPr>
        <w:t>"</w:t>
      </w:r>
      <w:r w:rsidRPr="00E12450">
        <w:rPr>
          <w:rStyle w:val="affffe"/>
          <w:rFonts w:hint="eastAsia"/>
          <w:rtl/>
        </w:rPr>
        <w:t>י</w:t>
      </w:r>
      <w:r w:rsidRPr="00E12450">
        <w:rPr>
          <w:rStyle w:val="affffe"/>
          <w:rtl/>
        </w:rPr>
        <w:t>:</w:t>
      </w:r>
      <w:r w:rsidRPr="00E12450">
        <w:rPr>
          <w:rtl/>
        </w:rPr>
        <w:t xml:space="preserve"> סתם תרומה ביהודה אסורה, </w:t>
      </w:r>
    </w:p>
    <w:p w14:paraId="54688AD1" w14:textId="77777777" w:rsidR="00482CEE" w:rsidRDefault="003E2DCC" w:rsidP="00E12450">
      <w:pPr>
        <w:ind w:left="1303" w:firstLine="57"/>
        <w:rPr>
          <w:spacing w:val="-6"/>
          <w:rtl/>
        </w:rPr>
      </w:pPr>
      <w:r w:rsidRPr="00E12450">
        <w:rPr>
          <w:rStyle w:val="affffe"/>
          <w:rtl/>
        </w:rPr>
        <w:t>ר</w:t>
      </w:r>
      <w:r w:rsidRPr="00E12450">
        <w:rPr>
          <w:rStyle w:val="affffe"/>
          <w:rFonts w:hint="eastAsia"/>
          <w:rtl/>
        </w:rPr>
        <w:t>אב</w:t>
      </w:r>
      <w:r w:rsidRPr="00E12450">
        <w:rPr>
          <w:rStyle w:val="affffe"/>
          <w:rtl/>
        </w:rPr>
        <w:t>"</w:t>
      </w:r>
      <w:r w:rsidRPr="00E12450">
        <w:rPr>
          <w:rStyle w:val="affffe"/>
          <w:rFonts w:hint="eastAsia"/>
          <w:rtl/>
        </w:rPr>
        <w:t>צ</w:t>
      </w:r>
      <w:r w:rsidRPr="00E12450">
        <w:rPr>
          <w:rStyle w:val="affffe"/>
          <w:rtl/>
        </w:rPr>
        <w:t>:</w:t>
      </w:r>
      <w:r w:rsidRPr="00625DCC">
        <w:rPr>
          <w:spacing w:val="-6"/>
          <w:rtl/>
        </w:rPr>
        <w:t xml:space="preserve"> סתם חרמים בגליל אסורין.</w:t>
      </w:r>
    </w:p>
    <w:p w14:paraId="186CE5F2" w14:textId="649A5C6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4BE276B" w14:textId="77777777" w:rsidR="003E2DCC" w:rsidRPr="006F178A" w:rsidRDefault="003E2DCC" w:rsidP="00A522DC">
      <w:pPr>
        <w:pStyle w:val="a3"/>
        <w:framePr w:wrap="around"/>
        <w:rPr>
          <w:rtl/>
        </w:rPr>
      </w:pPr>
      <w:r w:rsidRPr="006F178A">
        <w:rPr>
          <w:rtl/>
        </w:rPr>
        <w:lastRenderedPageBreak/>
        <w:t>כ.</w:t>
      </w:r>
    </w:p>
    <w:p>
      <w:pPr>
        <w:pStyle w:val="afffffb"/>
        <w:rPr>
          <w:ins w:id="20327" w:author="קלוד" w:date="2026-10-06T10:09:38Z"/>
        </w:rPr>
      </w:pPr>
      <w:ins w:id="20326" w:author="קלוד" w:date="2026-10-06T10:09:38Z">
        <w:r>
          <w:t xml:space="preserve">משנה ה</w:t>
        </w:r>
      </w:ins>
    </w:p>
    <w:p w14:paraId="27DB4CF0" w14:textId="77777777" w:rsidR="00636B4B" w:rsidRDefault="003E2DCC" w:rsidP="003E2DCC">
      <w:pPr>
        <w:pStyle w:val="afff5"/>
        <w:rPr>
          <w:rtl/>
        </w:rPr>
      </w:pPr>
      <w:r w:rsidRPr="00636B4B">
        <w:rPr>
          <w:rStyle w:val="afffff8"/>
          <w:rtl/>
        </w:rPr>
        <w:t>נדר בחרם ואמר לא נדרתי אלא בחרמו של ים,</w:t>
      </w:r>
      <w:r w:rsidRPr="006F178A">
        <w:rPr>
          <w:rtl/>
        </w:rPr>
        <w:t xml:space="preserve"> </w:t>
      </w:r>
    </w:p>
    <w:p w14:paraId="0FFCB6D0" w14:textId="432970DB" w:rsidR="003E2DCC" w:rsidRDefault="003E2DCC" w:rsidP="003E2DCC">
      <w:pPr>
        <w:pStyle w:val="afff5"/>
        <w:rPr>
          <w:rtl/>
        </w:rPr>
      </w:pPr>
      <w:r w:rsidRPr="006F178A">
        <w:rPr>
          <w:rtl/>
        </w:rPr>
        <w:t>בקרבן ואמר לא נדרתי אלא בקרבנות של מלכים</w:t>
      </w:r>
    </w:p>
    <w:p w14:paraId="6CFE12EA" w14:textId="77777777" w:rsidR="003E2DCC" w:rsidRDefault="003E2DCC" w:rsidP="003E2DCC">
      <w:pPr>
        <w:pStyle w:val="afff5"/>
        <w:rPr>
          <w:rtl/>
        </w:rPr>
      </w:pPr>
      <w:r w:rsidRPr="006F178A">
        <w:rPr>
          <w:rtl/>
        </w:rPr>
        <w:t>הרי עצמי קרבן</w:t>
      </w:r>
      <w:r w:rsidRPr="006F178A">
        <w:rPr>
          <w:rFonts w:hint="cs"/>
          <w:rtl/>
        </w:rPr>
        <w:t>,</w:t>
      </w:r>
      <w:r w:rsidRPr="006F178A">
        <w:rPr>
          <w:rtl/>
        </w:rPr>
        <w:t xml:space="preserve"> ואמר לא נדרתי אלא בעצם שהנחתי לי להיות נודר בו,</w:t>
      </w:r>
    </w:p>
    <w:p w14:paraId="6A28948A" w14:textId="77777777" w:rsidR="003E2DCC" w:rsidRDefault="003E2DCC" w:rsidP="003E2DCC">
      <w:pPr>
        <w:pStyle w:val="afff5"/>
        <w:rPr>
          <w:rtl/>
        </w:rPr>
      </w:pPr>
      <w:r w:rsidRPr="00636B4B">
        <w:rPr>
          <w:rStyle w:val="afffff8"/>
          <w:rtl/>
        </w:rPr>
        <w:t>קונם אשתי נהנית לי</w:t>
      </w:r>
      <w:r w:rsidRPr="00636B4B">
        <w:rPr>
          <w:rStyle w:val="afffff8"/>
          <w:rFonts w:hint="cs"/>
          <w:rtl/>
        </w:rPr>
        <w:t>,</w:t>
      </w:r>
      <w:r w:rsidRPr="00636B4B">
        <w:rPr>
          <w:rStyle w:val="afffff8"/>
          <w:rtl/>
        </w:rPr>
        <w:t xml:space="preserve"> </w:t>
      </w:r>
      <w:r w:rsidRPr="006F178A">
        <w:rPr>
          <w:rtl/>
        </w:rPr>
        <w:t>ואמר לא נדרתי אלא באשתי הראשונה שגירשתי,</w:t>
      </w:r>
    </w:p>
    <w:p w14:paraId="31D763F3" w14:textId="77777777" w:rsidR="003E2DCC" w:rsidRPr="006F178A" w:rsidRDefault="003E2DCC" w:rsidP="003E2DCC">
      <w:pPr>
        <w:pStyle w:val="afff5"/>
        <w:rPr>
          <w:rtl/>
        </w:rPr>
      </w:pPr>
      <w:r w:rsidRPr="00636B4B">
        <w:rPr>
          <w:rStyle w:val="TanaimMishna"/>
          <w:rtl/>
          <w:rPrChange w:id="20013" w:author="קלוד" w:date="2026-10-06T10:09:38Z">
            <w:rPr>
              <w:rStyle w:val="affffe"/>
              <w:rtl/>
            </w:rPr>
          </w:rPrChange>
        </w:rPr>
        <w:t xml:space="preserve">על כולן </w:t>
      </w:r>
      <w:r w:rsidRPr="00636B4B">
        <w:rPr>
          <w:rStyle w:val="TanaimMishna"/>
          <w:rFonts w:hint="cs"/>
          <w:rtl/>
          <w:rPrChange w:id="20014" w:author="קלוד" w:date="2026-10-06T10:09:38Z">
            <w:rPr>
              <w:rStyle w:val="affffe"/>
              <w:rFonts w:hint="cs"/>
              <w:rtl/>
            </w:rPr>
          </w:rPrChange>
        </w:rPr>
        <w:t>לר</w:t>
      </w:r>
      <w:r w:rsidRPr="00636B4B">
        <w:rPr>
          <w:rStyle w:val="TanaimMishna"/>
          <w:rtl/>
          <w:rPrChange w:id="20015" w:author="קלוד" w:date="2026-10-06T10:09:38Z">
            <w:rPr>
              <w:rStyle w:val="affffe"/>
              <w:rtl/>
            </w:rPr>
          </w:rPrChange>
        </w:rPr>
        <w:t>"</w:t>
      </w:r>
      <w:r w:rsidRPr="00636B4B">
        <w:rPr>
          <w:rStyle w:val="TanaimMishna"/>
          <w:rFonts w:hint="cs"/>
          <w:rtl/>
          <w:rPrChange w:id="20016" w:author="קלוד" w:date="2026-10-06T10:09:38Z">
            <w:rPr>
              <w:rStyle w:val="affffe"/>
              <w:rFonts w:hint="cs"/>
              <w:rtl/>
            </w:rPr>
          </w:rPrChange>
        </w:rPr>
        <w:t>מ:</w:t>
      </w:r>
      <w:r w:rsidRPr="006F178A">
        <w:rPr>
          <w:rFonts w:hint="cs"/>
          <w:rtl/>
        </w:rPr>
        <w:t xml:space="preserve"> </w:t>
      </w:r>
      <w:r>
        <w:rPr>
          <w:rtl/>
        </w:rPr>
        <w:t>אין נשאלין להם, ואם נשאלו</w:t>
      </w:r>
      <w:r w:rsidRPr="006F178A">
        <w:rPr>
          <w:rtl/>
        </w:rPr>
        <w:t xml:space="preserve"> עונשין אותן ומחמירין עליהן,</w:t>
      </w:r>
    </w:p>
    <w:p w14:paraId="70E8EBA3" w14:textId="77777777" w:rsidR="00482CEE" w:rsidRDefault="003E2DCC" w:rsidP="003E2DCC">
      <w:pPr>
        <w:pStyle w:val="afff5"/>
        <w:rPr>
          <w:rtl/>
        </w:rPr>
      </w:pPr>
      <w:r w:rsidRPr="00636B4B">
        <w:rPr>
          <w:rStyle w:val="TanaimMishna"/>
          <w:rtl/>
          <w:rPrChange w:id="20017" w:author="קלוד" w:date="2026-10-06T10:09:38Z">
            <w:rPr>
              <w:rStyle w:val="affffe"/>
              <w:rtl/>
            </w:rPr>
          </w:rPrChange>
        </w:rPr>
        <w:t>וחכ"א:</w:t>
      </w:r>
      <w:r w:rsidRPr="00B15076">
        <w:rPr>
          <w:rtl/>
        </w:rPr>
        <w:t xml:space="preserve"> פותחין להן פתח ממקום אחר, </w:t>
      </w:r>
    </w:p>
    <w:p w14:paraId="4EC16564" w14:textId="26A32766" w:rsidR="003E2DCC" w:rsidRPr="00482CEE" w:rsidRDefault="00636B4B" w:rsidP="00482CEE">
      <w:pPr>
        <w:pStyle w:val="afff5"/>
        <w:spacing w:after="120"/>
        <w:rPr>
          <w:rtl/>
        </w:rPr>
      </w:pPr>
      <w:r>
        <w:rPr>
          <w:rStyle w:val="TanaimMishna"/>
          <w:rtl/>
          <w:rPrChange w:id="20018" w:author="קלוד" w:date="2026-10-06T10:09:38Z">
            <w:rPr>
              <w:rStyle w:val="affffe"/>
              <w:rtl/>
            </w:rPr>
          </w:rPrChange>
        </w:rPr>
        <w:tab/>
      </w:r>
      <w:r>
        <w:rPr>
          <w:rStyle w:val="TanaimMishna"/>
          <w:rtl/>
          <w:rPrChange w:id="20019" w:author="קלוד" w:date="2026-10-06T10:09:38Z">
            <w:rPr>
              <w:rStyle w:val="affffe"/>
              <w:rtl/>
            </w:rPr>
          </w:rPrChange>
        </w:rPr>
        <w:tab/>
      </w:r>
      <w:r>
        <w:rPr>
          <w:rStyle w:val="TanaimMishna"/>
          <w:rtl/>
          <w:rPrChange w:id="20020" w:author="קלוד" w:date="2026-10-06T10:09:38Z">
            <w:rPr>
              <w:rStyle w:val="affffe"/>
              <w:rtl/>
            </w:rPr>
          </w:rPrChange>
        </w:rPr>
        <w:tab/>
      </w:r>
      <w:r w:rsidR="0075729B">
        <w:rPr>
          <w:rStyle w:val="TanaimMishna"/>
          <w:rFonts w:hint="cs"/>
          <w:rtl/>
          <w:rPrChange w:id="20021" w:author="קלוד" w:date="2026-10-06T10:09:38Z">
            <w:rPr>
              <w:rStyle w:val="affffe"/>
              <w:rFonts w:hint="cs"/>
              <w:rtl/>
            </w:rPr>
          </w:rPrChange>
        </w:rPr>
        <w:t xml:space="preserve"> </w:t>
      </w:r>
      <w:r w:rsidR="003E2DCC" w:rsidRPr="00B15076">
        <w:rPr>
          <w:rtl/>
        </w:rPr>
        <w:t>ומלמדין אותן כדי שלא ינהגו קלות ראש בנדרים.</w:t>
      </w:r>
    </w:p>
    <w:p w14:paraId="1ECE7909" w14:textId="77777777" w:rsidR="00482CEE" w:rsidRPr="00C14A40" w:rsidRDefault="003E2DCC" w:rsidP="00525E34">
      <w:pPr>
        <w:pStyle w:val="38"/>
        <w:framePr w:wrap="notBeside"/>
        <w:rPr>
          <w:rtl/>
        </w:rPr>
      </w:pPr>
      <w:r w:rsidRPr="00C14A40">
        <w:rPr>
          <w:rFonts w:hint="cs"/>
          <w:rtl/>
        </w:rPr>
        <w:t>ר</w:t>
      </w:r>
      <w:r w:rsidRPr="00C14A40">
        <w:rPr>
          <w:rtl/>
        </w:rPr>
        <w:t>"</w:t>
      </w:r>
      <w:r w:rsidRPr="00C14A40">
        <w:rPr>
          <w:rFonts w:hint="cs"/>
          <w:rtl/>
        </w:rPr>
        <w:t>י</w:t>
      </w:r>
      <w:r w:rsidRPr="00C14A40">
        <w:rPr>
          <w:rtl/>
        </w:rPr>
        <w:t>:</w:t>
      </w:r>
    </w:p>
    <w:p w14:paraId="6C5B8059" w14:textId="2236790C" w:rsidR="003E2DCC" w:rsidRPr="006F178A" w:rsidRDefault="003E2DCC" w:rsidP="00687975">
      <w:pPr>
        <w:rPr>
          <w:rtl/>
        </w:rPr>
      </w:pPr>
      <w:r w:rsidRPr="00687975">
        <w:rPr>
          <w:rStyle w:val="affffc"/>
          <w:rtl/>
        </w:rPr>
        <w:t>וכולן אין צריכין שאלה,</w:t>
      </w:r>
      <w:r w:rsidRPr="006F178A">
        <w:rPr>
          <w:rFonts w:ascii="Fb Fontext" w:hAnsi="Fb Fontext"/>
          <w:rtl/>
        </w:rPr>
        <w:t xml:space="preserve"> בד"א בת</w:t>
      </w:r>
      <w:r w:rsidRPr="006F178A">
        <w:rPr>
          <w:rFonts w:ascii="Fb Fontext" w:hAnsi="Fb Fontext" w:hint="cs"/>
          <w:rtl/>
        </w:rPr>
        <w:t>"ח</w:t>
      </w:r>
      <w:r w:rsidRPr="006F178A">
        <w:rPr>
          <w:rFonts w:ascii="Fb Fontext" w:hAnsi="Fb Fontext"/>
          <w:rtl/>
        </w:rPr>
        <w:t>, אבל בעם הארץ שבא לישאל - עונשין אותו ומחמירין עליו.</w:t>
      </w:r>
    </w:p>
    <w:p w14:paraId="6ABF8BC4" w14:textId="77777777" w:rsidR="00525E34" w:rsidRPr="00C14A40" w:rsidRDefault="003E2DCC" w:rsidP="00525E34">
      <w:pPr>
        <w:pStyle w:val="38"/>
        <w:framePr w:wrap="notBeside"/>
        <w:rPr>
          <w:rtl/>
        </w:rPr>
      </w:pPr>
      <w:r w:rsidRPr="00C14A40">
        <w:rPr>
          <w:rtl/>
        </w:rPr>
        <w:t>•</w:t>
      </w:r>
    </w:p>
    <w:p w14:paraId="0D57BA11" w14:textId="01B49A42" w:rsidR="003E2DCC" w:rsidRPr="006F178A" w:rsidRDefault="003E2DCC" w:rsidP="00525E34">
      <w:pPr>
        <w:rPr>
          <w:rtl/>
        </w:rPr>
      </w:pPr>
      <w:r w:rsidRPr="00295E41">
        <w:rPr>
          <w:rStyle w:val="afffa"/>
          <w:rtl/>
        </w:rPr>
        <w:t>מחמירין</w:t>
      </w:r>
      <w:r w:rsidR="00687975">
        <w:rPr>
          <w:rFonts w:hint="cs"/>
          <w:rtl/>
        </w:rPr>
        <w:t>- שלא פותחין לו</w:t>
      </w:r>
      <w:r w:rsidR="0075729B">
        <w:rPr>
          <w:rFonts w:hint="cs"/>
          <w:rtl/>
        </w:rPr>
        <w:t xml:space="preserve"> </w:t>
      </w:r>
      <w:r w:rsidRPr="006F178A">
        <w:rPr>
          <w:rtl/>
        </w:rPr>
        <w:t xml:space="preserve">בחרטה, </w:t>
      </w:r>
    </w:p>
    <w:p w14:paraId="53F0BB4C" w14:textId="77777777" w:rsidR="00525E34" w:rsidRPr="00C14A40" w:rsidRDefault="003E2DCC" w:rsidP="00525E34">
      <w:pPr>
        <w:pStyle w:val="38"/>
        <w:framePr w:wrap="notBeside"/>
        <w:rPr>
          <w:rtl/>
        </w:rPr>
      </w:pPr>
      <w:r w:rsidRPr="00C14A40">
        <w:rPr>
          <w:rtl/>
        </w:rPr>
        <w:t>•</w:t>
      </w:r>
    </w:p>
    <w:p w14:paraId="22863099" w14:textId="1ABDDE9A" w:rsidR="00AF7284" w:rsidRDefault="003E2DCC" w:rsidP="003E2DCC">
      <w:pPr>
        <w:rPr>
          <w:rtl/>
        </w:rPr>
      </w:pPr>
      <w:r w:rsidRPr="00295E41">
        <w:rPr>
          <w:rStyle w:val="afffa"/>
          <w:rtl/>
        </w:rPr>
        <w:t>עונשין</w:t>
      </w:r>
      <w:r w:rsidRPr="006F178A">
        <w:rPr>
          <w:rtl/>
        </w:rPr>
        <w:t xml:space="preserve"> </w:t>
      </w:r>
      <w:r w:rsidRPr="00687975">
        <w:rPr>
          <w:rStyle w:val="affffe"/>
          <w:rtl/>
        </w:rPr>
        <w:t xml:space="preserve">כדתניא: </w:t>
      </w:r>
      <w:r w:rsidRPr="006F178A">
        <w:rPr>
          <w:rtl/>
        </w:rPr>
        <w:t xml:space="preserve">מי שנזר ועבר על נזירותו, </w:t>
      </w:r>
    </w:p>
    <w:p w14:paraId="7989C8A8" w14:textId="098DDDE4" w:rsidR="003E2DCC" w:rsidRPr="006F178A" w:rsidRDefault="003E2DCC" w:rsidP="003E2DCC">
      <w:pPr>
        <w:rPr>
          <w:rtl/>
        </w:rPr>
      </w:pPr>
      <w:r w:rsidRPr="00AF7284">
        <w:rPr>
          <w:rStyle w:val="affffe"/>
          <w:rFonts w:hint="cs"/>
          <w:rtl/>
        </w:rPr>
        <w:t>לר</w:t>
      </w:r>
      <w:r w:rsidRPr="00AF7284">
        <w:rPr>
          <w:rStyle w:val="affffe"/>
          <w:rtl/>
        </w:rPr>
        <w:t>"</w:t>
      </w:r>
      <w:r w:rsidRPr="00AF7284">
        <w:rPr>
          <w:rStyle w:val="affffe"/>
          <w:rFonts w:hint="cs"/>
          <w:rtl/>
        </w:rPr>
        <w:t xml:space="preserve">י </w:t>
      </w:r>
      <w:r w:rsidRPr="006F178A">
        <w:rPr>
          <w:rtl/>
        </w:rPr>
        <w:t>אין נזקקין לו עד שינהוג בו איסור כימים שנהג בהן היתר,</w:t>
      </w:r>
    </w:p>
    <w:p w14:paraId="6B4170C6" w14:textId="77777777" w:rsidR="00482CEE" w:rsidRPr="00C14A40" w:rsidRDefault="003E2DCC" w:rsidP="00525E34">
      <w:pPr>
        <w:pStyle w:val="38"/>
        <w:framePr w:wrap="notBeside"/>
        <w:rPr>
          <w:rtl/>
        </w:rPr>
      </w:pPr>
      <w:r w:rsidRPr="00C14A40">
        <w:rPr>
          <w:rtl/>
        </w:rPr>
        <w:t>רבי יוסי:</w:t>
      </w:r>
    </w:p>
    <w:p w14:paraId="35E3D4DC" w14:textId="7206002B" w:rsidR="003E2DCC" w:rsidRPr="006F178A" w:rsidRDefault="003E2DCC" w:rsidP="003E2DCC">
      <w:pPr>
        <w:rPr>
          <w:rtl/>
        </w:rPr>
      </w:pPr>
      <w:r w:rsidRPr="006F178A">
        <w:rPr>
          <w:rtl/>
        </w:rPr>
        <w:t>בד"א בנזירות מועטת, אבל בנזירות מרובה דיו ל' יום.</w:t>
      </w:r>
    </w:p>
    <w:p w14:paraId="29603B0B" w14:textId="77777777" w:rsidR="00525E34" w:rsidRPr="00C14A40" w:rsidRDefault="003E2DCC" w:rsidP="00525E34">
      <w:pPr>
        <w:pStyle w:val="38"/>
        <w:framePr w:wrap="notBeside"/>
        <w:rPr>
          <w:rtl/>
        </w:rPr>
      </w:pPr>
      <w:r w:rsidRPr="00C14A40">
        <w:rPr>
          <w:rtl/>
        </w:rPr>
        <w:t xml:space="preserve">רב יוסף: </w:t>
      </w:r>
    </w:p>
    <w:p w14:paraId="0069D145" w14:textId="162BCCE5" w:rsidR="003E2DCC" w:rsidRPr="008A6FD1" w:rsidRDefault="003E2DCC" w:rsidP="003E2DCC">
      <w:pPr>
        <w:rPr>
          <w:rtl/>
        </w:rPr>
      </w:pPr>
      <w:r w:rsidRPr="008A6FD1">
        <w:rPr>
          <w:rtl/>
        </w:rPr>
        <w:t>הואיל ואמרי רבנן אין נזקקים לו, ב</w:t>
      </w:r>
      <w:r w:rsidR="00AF7284" w:rsidRPr="008A6FD1">
        <w:rPr>
          <w:rFonts w:hint="cs"/>
          <w:rtl/>
        </w:rPr>
        <w:t>"ד שנזקק לא טוב עושה</w:t>
      </w:r>
    </w:p>
    <w:p w14:paraId="60D5C804" w14:textId="77777777" w:rsidR="00482CEE" w:rsidRPr="00C14A40" w:rsidRDefault="003E2DCC" w:rsidP="00525E34">
      <w:pPr>
        <w:pStyle w:val="38"/>
        <w:framePr w:wrap="notBeside"/>
        <w:rPr>
          <w:rtl/>
        </w:rPr>
      </w:pPr>
      <w:r w:rsidRPr="00C14A40">
        <w:rPr>
          <w:rFonts w:hint="cs"/>
          <w:rtl/>
        </w:rPr>
        <w:t>ראב</w:t>
      </w:r>
      <w:r w:rsidRPr="00C14A40">
        <w:rPr>
          <w:rtl/>
        </w:rPr>
        <w:t>"</w:t>
      </w:r>
      <w:r w:rsidRPr="00C14A40">
        <w:rPr>
          <w:rFonts w:hint="cs"/>
          <w:rtl/>
        </w:rPr>
        <w:t>י</w:t>
      </w:r>
      <w:r w:rsidRPr="00C14A40">
        <w:rPr>
          <w:rtl/>
        </w:rPr>
        <w:t>:</w:t>
      </w:r>
    </w:p>
    <w:p w14:paraId="768DF345" w14:textId="48903F36" w:rsidR="003E2DCC" w:rsidRPr="006F178A" w:rsidRDefault="003E2DCC" w:rsidP="003E2DCC">
      <w:pPr>
        <w:rPr>
          <w:rtl/>
        </w:rPr>
      </w:pPr>
      <w:r w:rsidRPr="006F178A">
        <w:rPr>
          <w:rtl/>
        </w:rPr>
        <w:t>מ</w:t>
      </w:r>
      <w:r w:rsidR="00AF7284">
        <w:rPr>
          <w:rFonts w:hint="cs"/>
          <w:rtl/>
        </w:rPr>
        <w:t>נדים אותו</w:t>
      </w:r>
      <w:r w:rsidRPr="006F178A">
        <w:rPr>
          <w:rtl/>
        </w:rPr>
        <w:t>.</w:t>
      </w:r>
    </w:p>
    <w:p w14:paraId="151502B5" w14:textId="1539BD34" w:rsidR="003E2DCC" w:rsidRPr="006F178A" w:rsidRDefault="003E2DCC" w:rsidP="000F1DD4">
      <w:pPr>
        <w:pStyle w:val="afffd"/>
        <w:rPr>
          <w:rtl/>
        </w:rPr>
      </w:pPr>
      <w:ins w:id="9825" w:author="מספור קטעי משנה" w:date="2026-10-06T06:45:39Z">
        <w:r>
          <w:rPr>
            <w:rStyle w:val="MisparKeta"/>
          </w:rPr>
          <w:t xml:space="preserve">א. </w:t>
        </w:r>
      </w:ins>
      <w:r w:rsidRPr="006F178A">
        <w:rPr>
          <w:rtl/>
        </w:rPr>
        <w:t xml:space="preserve">וחכ"א: פותחין לו פתח </w:t>
      </w:r>
      <w:r w:rsidR="00883949">
        <w:rPr>
          <w:rFonts w:hint="cs"/>
          <w:rtl/>
        </w:rPr>
        <w:t xml:space="preserve">ממקום אחר ומלמדין וכו'. </w:t>
      </w:r>
    </w:p>
    <w:p w14:paraId="063513E4" w14:textId="517D7AB2" w:rsidR="00482CEE" w:rsidRPr="00C14A40" w:rsidRDefault="003E2DCC" w:rsidP="00525E34">
      <w:pPr>
        <w:pStyle w:val="38"/>
        <w:framePr w:wrap="notBeside"/>
        <w:rPr>
          <w:rtl/>
        </w:rPr>
      </w:pPr>
      <w:r w:rsidRPr="00C14A40">
        <w:rPr>
          <w:rtl/>
        </w:rPr>
        <w:t>תנא:</w:t>
      </w:r>
      <w:r w:rsidR="00605052" w:rsidRPr="00C14A40">
        <w:rPr>
          <w:rFonts w:hint="cs"/>
          <w:rtl/>
        </w:rPr>
        <w:t>א.</w:t>
      </w:r>
    </w:p>
    <w:p w14:paraId="621594CC" w14:textId="046733A6" w:rsidR="003E2DCC" w:rsidRPr="006F178A" w:rsidRDefault="003E2DCC" w:rsidP="003E2DCC">
      <w:pPr>
        <w:rPr>
          <w:rtl/>
        </w:rPr>
      </w:pPr>
      <w:r w:rsidRPr="006F178A">
        <w:rPr>
          <w:rFonts w:ascii="Fb Fontext" w:hAnsi="Fb Fontext"/>
          <w:rtl/>
        </w:rPr>
        <w:t>לעולם אל תהי רגיל בנדרים, שסופך למעול בשבועות</w:t>
      </w:r>
      <w:r w:rsidR="00B14FF0">
        <w:rPr>
          <w:rFonts w:ascii="Fb Fontext" w:hAnsi="Fb Fontext" w:hint="cs"/>
          <w:rtl/>
        </w:rPr>
        <w:t>,</w:t>
      </w:r>
    </w:p>
    <w:p w14:paraId="2C362DF7" w14:textId="4BA68916" w:rsidR="00482CEE" w:rsidRPr="00C14A40" w:rsidRDefault="00605052" w:rsidP="00525E34">
      <w:pPr>
        <w:pStyle w:val="38"/>
        <w:framePr w:wrap="notBeside"/>
        <w:rPr>
          <w:rtl/>
        </w:rPr>
      </w:pPr>
      <w:r w:rsidRPr="00C14A40">
        <w:rPr>
          <w:rFonts w:hint="cs"/>
          <w:rtl/>
        </w:rPr>
        <w:t>ב.</w:t>
      </w:r>
    </w:p>
    <w:p w14:paraId="70FA350A" w14:textId="3D48C83A" w:rsidR="003E2DCC" w:rsidRPr="006F178A" w:rsidRDefault="003E2DCC" w:rsidP="003E2DCC">
      <w:pPr>
        <w:rPr>
          <w:rtl/>
        </w:rPr>
      </w:pPr>
      <w:r w:rsidRPr="006F178A">
        <w:rPr>
          <w:rtl/>
        </w:rPr>
        <w:t>ואל תהי רגיל אצל עם הארץ שסופך להאכילך טבלים</w:t>
      </w:r>
      <w:r w:rsidR="00B14FF0">
        <w:rPr>
          <w:rFonts w:hint="cs"/>
          <w:rtl/>
        </w:rPr>
        <w:t>,</w:t>
      </w:r>
    </w:p>
    <w:p w14:paraId="2AA83E08" w14:textId="7552904D" w:rsidR="00482CEE" w:rsidRPr="00C14A40" w:rsidRDefault="00605052" w:rsidP="00525E34">
      <w:pPr>
        <w:pStyle w:val="38"/>
        <w:framePr w:wrap="notBeside"/>
        <w:rPr>
          <w:rtl/>
        </w:rPr>
      </w:pPr>
      <w:r w:rsidRPr="00C14A40">
        <w:rPr>
          <w:rFonts w:hint="cs"/>
          <w:rtl/>
        </w:rPr>
        <w:t>ג.</w:t>
      </w:r>
    </w:p>
    <w:p w14:paraId="49D1C628" w14:textId="358E2EDA" w:rsidR="003E2DCC" w:rsidRPr="006F178A" w:rsidRDefault="003E2DCC" w:rsidP="003E2DCC">
      <w:pPr>
        <w:rPr>
          <w:rtl/>
        </w:rPr>
      </w:pPr>
      <w:r w:rsidRPr="006F178A">
        <w:rPr>
          <w:rtl/>
        </w:rPr>
        <w:t>אל תהי רגיל אצל כהן עם הארץ, שסופך להאכילך תרומה</w:t>
      </w:r>
      <w:r w:rsidR="00B14FF0">
        <w:rPr>
          <w:rFonts w:hint="cs"/>
          <w:rtl/>
        </w:rPr>
        <w:t>,</w:t>
      </w:r>
    </w:p>
    <w:p w14:paraId="7B381790" w14:textId="61F03ADD" w:rsidR="00482CEE" w:rsidRPr="00C14A40" w:rsidRDefault="00605052" w:rsidP="00525E34">
      <w:pPr>
        <w:pStyle w:val="38"/>
        <w:framePr w:wrap="notBeside"/>
        <w:rPr>
          <w:rtl/>
        </w:rPr>
      </w:pPr>
      <w:r w:rsidRPr="00C14A40">
        <w:rPr>
          <w:rFonts w:hint="cs"/>
          <w:rtl/>
        </w:rPr>
        <w:t>ד.</w:t>
      </w:r>
    </w:p>
    <w:p w14:paraId="0FABBA63" w14:textId="136094C5" w:rsidR="003E2DCC" w:rsidRPr="006F178A" w:rsidRDefault="003E2DCC" w:rsidP="00605052">
      <w:pPr>
        <w:spacing w:after="60"/>
        <w:rPr>
          <w:rtl/>
        </w:rPr>
      </w:pPr>
      <w:r w:rsidRPr="006F178A">
        <w:rPr>
          <w:rtl/>
        </w:rPr>
        <w:t>ואל תרבה שיחה עם האשה, שסופך לבא לידי ניאוף.</w:t>
      </w:r>
    </w:p>
    <w:p w14:paraId="6A2EC6CE" w14:textId="7D06398C" w:rsidR="00482CEE" w:rsidRPr="00C14A40" w:rsidRDefault="003E2DCC" w:rsidP="00525E34">
      <w:pPr>
        <w:pStyle w:val="38"/>
        <w:framePr w:wrap="notBeside"/>
        <w:rPr>
          <w:rtl/>
        </w:rPr>
      </w:pPr>
      <w:r w:rsidRPr="00C14A40">
        <w:rPr>
          <w:rFonts w:hint="cs"/>
          <w:rtl/>
        </w:rPr>
        <w:t>ראב</w:t>
      </w:r>
      <w:r w:rsidRPr="00C14A40">
        <w:rPr>
          <w:rtl/>
        </w:rPr>
        <w:t>"</w:t>
      </w:r>
      <w:r w:rsidRPr="00C14A40">
        <w:rPr>
          <w:rFonts w:hint="cs"/>
          <w:rtl/>
        </w:rPr>
        <w:t>י</w:t>
      </w:r>
      <w:r w:rsidRPr="00C14A40">
        <w:rPr>
          <w:rtl/>
        </w:rPr>
        <w:t>:</w:t>
      </w:r>
    </w:p>
    <w:p w14:paraId="4A1A10E0" w14:textId="6092096C" w:rsidR="003E2DCC" w:rsidRPr="006F178A" w:rsidRDefault="003E2DCC" w:rsidP="003E2DCC">
      <w:pPr>
        <w:rPr>
          <w:rtl/>
        </w:rPr>
      </w:pPr>
      <w:r w:rsidRPr="006F178A">
        <w:rPr>
          <w:rtl/>
        </w:rPr>
        <w:t xml:space="preserve">כל הצופה בנשים </w:t>
      </w:r>
      <w:r w:rsidRPr="006F178A">
        <w:rPr>
          <w:rFonts w:hint="cs"/>
          <w:rtl/>
        </w:rPr>
        <w:t>ס</w:t>
      </w:r>
      <w:r w:rsidRPr="006F178A">
        <w:rPr>
          <w:rtl/>
        </w:rPr>
        <w:t>ופו בא לידי עבירה, וכל המסתכל בעקבה של אשה</w:t>
      </w:r>
      <w:r w:rsidR="0075729B">
        <w:rPr>
          <w:rtl/>
        </w:rPr>
        <w:t xml:space="preserve"> </w:t>
      </w:r>
      <w:r w:rsidRPr="006F178A">
        <w:rPr>
          <w:rtl/>
        </w:rPr>
        <w:t>הויין לו בנים שאינן מהוגנין.</w:t>
      </w:r>
    </w:p>
    <w:p w14:paraId="650641F5" w14:textId="77777777" w:rsidR="003E2DCC" w:rsidRPr="006F178A" w:rsidRDefault="003E2DCC" w:rsidP="00605052">
      <w:pPr>
        <w:spacing w:after="60"/>
        <w:rPr>
          <w:rtl/>
        </w:rPr>
      </w:pPr>
      <w:r w:rsidRPr="00B14FF0">
        <w:rPr>
          <w:rStyle w:val="affffe"/>
          <w:rtl/>
        </w:rPr>
        <w:t>אמר רב יוסף:</w:t>
      </w:r>
      <w:r w:rsidRPr="006F178A">
        <w:rPr>
          <w:rtl/>
        </w:rPr>
        <w:t xml:space="preserve"> ובאשתו נדה.</w:t>
      </w:r>
    </w:p>
    <w:p w14:paraId="1923224E" w14:textId="1212B19C" w:rsidR="00482CEE" w:rsidRPr="00C14A40" w:rsidRDefault="003E2DCC" w:rsidP="00525E34">
      <w:pPr>
        <w:pStyle w:val="38"/>
        <w:framePr w:wrap="notBeside"/>
        <w:rPr>
          <w:rtl/>
        </w:rPr>
      </w:pPr>
      <w:r w:rsidRPr="00C14A40">
        <w:rPr>
          <w:rFonts w:hint="cs"/>
          <w:rtl/>
        </w:rPr>
        <w:t>רשב</w:t>
      </w:r>
      <w:r w:rsidRPr="00C14A40">
        <w:rPr>
          <w:rtl/>
        </w:rPr>
        <w:t>"</w:t>
      </w:r>
      <w:r w:rsidRPr="00C14A40">
        <w:rPr>
          <w:rFonts w:hint="cs"/>
          <w:rtl/>
        </w:rPr>
        <w:t>ל</w:t>
      </w:r>
      <w:r w:rsidRPr="00C14A40">
        <w:rPr>
          <w:rtl/>
        </w:rPr>
        <w:t>:</w:t>
      </w:r>
    </w:p>
    <w:p w14:paraId="3C1D3303" w14:textId="1F8DAC99" w:rsidR="003E2DCC" w:rsidRPr="006F178A" w:rsidRDefault="003E2DCC" w:rsidP="003E2DCC">
      <w:pPr>
        <w:rPr>
          <w:rtl/>
        </w:rPr>
      </w:pPr>
      <w:r w:rsidRPr="006F178A">
        <w:rPr>
          <w:rtl/>
        </w:rPr>
        <w:t>עקבה דתני במקום הטנופת, שהוא מכוון כנגד העקב,</w:t>
      </w:r>
      <w:r w:rsidRPr="006F178A">
        <w:rPr>
          <w:rtl/>
        </w:rPr>
        <w:br/>
      </w:r>
      <w:r w:rsidRPr="00FB1C79">
        <w:rPr>
          <w:rStyle w:val="affffe"/>
          <w:rtl/>
        </w:rPr>
        <w:t>תניא:</w:t>
      </w:r>
      <w:r w:rsidRPr="00A824E4">
        <w:rPr>
          <w:rStyle w:val="affffa"/>
          <w:rtl/>
        </w:rPr>
        <w:t xml:space="preserve"> </w:t>
      </w:r>
      <w:r w:rsidRPr="00A824E4">
        <w:rPr>
          <w:rStyle w:val="affffa"/>
          <w:rFonts w:hint="cs"/>
          <w:rtl/>
        </w:rPr>
        <w:t>'</w:t>
      </w:r>
      <w:r w:rsidRPr="00A824E4">
        <w:rPr>
          <w:rStyle w:val="affffa"/>
          <w:rtl/>
        </w:rPr>
        <w:t>בעבור תהיה יראתו על פניכם</w:t>
      </w:r>
      <w:r w:rsidRPr="00A824E4">
        <w:rPr>
          <w:rStyle w:val="affffa"/>
          <w:rFonts w:hint="cs"/>
          <w:rtl/>
        </w:rPr>
        <w:t>'</w:t>
      </w:r>
      <w:r w:rsidR="00EA7C0B">
        <w:rPr>
          <w:rStyle w:val="affffa"/>
          <w:rFonts w:hint="cs"/>
          <w:rtl/>
        </w:rPr>
        <w:t xml:space="preserve"> </w:t>
      </w:r>
      <w:r w:rsidRPr="006F178A">
        <w:rPr>
          <w:rtl/>
        </w:rPr>
        <w:t>זו בושה,</w:t>
      </w:r>
      <w:r w:rsidRPr="00A824E4">
        <w:rPr>
          <w:rStyle w:val="affffa"/>
          <w:rtl/>
        </w:rPr>
        <w:t xml:space="preserve"> </w:t>
      </w:r>
      <w:r w:rsidRPr="00A824E4">
        <w:rPr>
          <w:rStyle w:val="affffa"/>
          <w:rFonts w:hint="cs"/>
          <w:rtl/>
        </w:rPr>
        <w:t>'</w:t>
      </w:r>
      <w:r w:rsidRPr="00A824E4">
        <w:rPr>
          <w:rStyle w:val="affffa"/>
          <w:rtl/>
        </w:rPr>
        <w:t>לבלתי תחטאו</w:t>
      </w:r>
      <w:r w:rsidRPr="00A824E4">
        <w:rPr>
          <w:rStyle w:val="affffa"/>
          <w:rFonts w:hint="cs"/>
          <w:rtl/>
        </w:rPr>
        <w:t>'</w:t>
      </w:r>
      <w:r w:rsidRPr="00A824E4">
        <w:rPr>
          <w:rStyle w:val="affffa"/>
          <w:rtl/>
        </w:rPr>
        <w:t xml:space="preserve"> </w:t>
      </w:r>
      <w:r w:rsidRPr="006F178A">
        <w:rPr>
          <w:rtl/>
        </w:rPr>
        <w:t>מלמד שהבושה מביאה לידי יראת חטא;</w:t>
      </w:r>
    </w:p>
    <w:p w14:paraId="473AE038" w14:textId="77777777" w:rsidR="003E2DCC" w:rsidRPr="006F178A" w:rsidRDefault="003E2DCC" w:rsidP="00605052">
      <w:pPr>
        <w:spacing w:after="60"/>
        <w:rPr>
          <w:rtl/>
        </w:rPr>
      </w:pPr>
      <w:r>
        <w:rPr>
          <w:rtl/>
        </w:rPr>
        <w:t>מכאן</w:t>
      </w:r>
      <w:r w:rsidRPr="006F178A">
        <w:rPr>
          <w:rtl/>
        </w:rPr>
        <w:t xml:space="preserve"> אמרו: סימן יפה באדם שהוא ביישן.</w:t>
      </w:r>
    </w:p>
    <w:p w14:paraId="006A9301" w14:textId="2FD8473A" w:rsidR="00525E34" w:rsidRPr="00C14A40" w:rsidRDefault="003E2DCC" w:rsidP="00525E34">
      <w:pPr>
        <w:pStyle w:val="38"/>
        <w:framePr w:wrap="notBeside"/>
        <w:rPr>
          <w:rtl/>
        </w:rPr>
      </w:pPr>
      <w:r w:rsidRPr="00C14A40">
        <w:rPr>
          <w:rtl/>
        </w:rPr>
        <w:t xml:space="preserve">אחרים אומרים: </w:t>
      </w:r>
    </w:p>
    <w:p w14:paraId="38B88DED" w14:textId="0B88211A" w:rsidR="003E2DCC" w:rsidRPr="006F178A" w:rsidRDefault="003E2DCC" w:rsidP="00605052">
      <w:pPr>
        <w:spacing w:after="60"/>
        <w:rPr>
          <w:rtl/>
        </w:rPr>
      </w:pPr>
      <w:r w:rsidRPr="006F178A">
        <w:rPr>
          <w:rtl/>
        </w:rPr>
        <w:t>כל אדם המתבייש לא במהרה הוא חוטא, ומי שאין לו בושת פנים - בידוע שלא עמדו אבותיו על הר סיני.</w:t>
      </w:r>
    </w:p>
    <w:p w14:paraId="1F4C6500" w14:textId="282B657E" w:rsidR="00482CEE" w:rsidRPr="00C14A40" w:rsidRDefault="003E2DCC" w:rsidP="00525E34">
      <w:pPr>
        <w:pStyle w:val="38"/>
        <w:framePr w:wrap="notBeside"/>
        <w:rPr>
          <w:rFonts w:hint="cs"/>
          <w:rtl/>
        </w:rPr>
      </w:pPr>
      <w:r w:rsidRPr="00C14A40">
        <w:rPr>
          <w:rFonts w:hint="cs"/>
          <w:rtl/>
        </w:rPr>
        <w:t>ארי</w:t>
      </w:r>
      <w:r w:rsidRPr="00C14A40">
        <w:rPr>
          <w:rtl/>
        </w:rPr>
        <w:t>"</w:t>
      </w:r>
      <w:r w:rsidRPr="00C14A40">
        <w:rPr>
          <w:rFonts w:hint="cs"/>
          <w:rtl/>
        </w:rPr>
        <w:t>ו</w:t>
      </w:r>
    </w:p>
    <w:p w14:paraId="648EAB90" w14:textId="73E7D111" w:rsidR="00053B15" w:rsidRDefault="003E2DCC" w:rsidP="003E2DCC">
      <w:pPr>
        <w:rPr>
          <w:rtl/>
        </w:rPr>
      </w:pPr>
      <w:r w:rsidRPr="00605052">
        <w:rPr>
          <w:rStyle w:val="afffa"/>
          <w:rFonts w:hint="cs"/>
          <w:rtl/>
        </w:rPr>
        <w:t>ב</w:t>
      </w:r>
      <w:r w:rsidRPr="00605052">
        <w:rPr>
          <w:rStyle w:val="afffa"/>
          <w:rtl/>
        </w:rPr>
        <w:t>"</w:t>
      </w:r>
      <w:r w:rsidRPr="00605052">
        <w:rPr>
          <w:rStyle w:val="afffa"/>
          <w:rFonts w:hint="cs"/>
          <w:rtl/>
        </w:rPr>
        <w:t>דה</w:t>
      </w:r>
      <w:r w:rsidRPr="00605052">
        <w:rPr>
          <w:rStyle w:val="afffa"/>
          <w:rtl/>
        </w:rPr>
        <w:t xml:space="preserve"> ד' דברים סחו לי מלאכי השרת</w:t>
      </w:r>
      <w:r w:rsidRPr="00053B15">
        <w:rPr>
          <w:rtl/>
        </w:rPr>
        <w:t xml:space="preserve">: </w:t>
      </w:r>
    </w:p>
    <w:p w14:paraId="280DD4A5" w14:textId="77777777" w:rsidR="00482CEE" w:rsidRPr="00C14A40" w:rsidRDefault="00053B15" w:rsidP="00525E34">
      <w:pPr>
        <w:pStyle w:val="38"/>
        <w:framePr w:wrap="notBeside"/>
        <w:rPr>
          <w:rFonts w:hint="cs"/>
          <w:rtl/>
        </w:rPr>
      </w:pPr>
      <w:r w:rsidRPr="00C14A40">
        <w:rPr>
          <w:rFonts w:hint="cs"/>
          <w:rtl/>
        </w:rPr>
        <w:t>א.</w:t>
      </w:r>
    </w:p>
    <w:p w14:paraId="1B297ED0" w14:textId="50CB7329" w:rsidR="003E2DCC" w:rsidRPr="00625DCC" w:rsidRDefault="003E2DCC" w:rsidP="00053B15">
      <w:pPr>
        <w:rPr>
          <w:spacing w:val="-4"/>
          <w:rtl/>
        </w:rPr>
      </w:pPr>
      <w:r w:rsidRPr="00053B15">
        <w:rPr>
          <w:rtl/>
        </w:rPr>
        <w:t>חיגרין מפני מה הויין? מפני שהופכים את שולחנם,</w:t>
      </w:r>
      <w:r w:rsidRPr="00625DCC">
        <w:rPr>
          <w:spacing w:val="-4"/>
          <w:rtl/>
        </w:rPr>
        <w:t xml:space="preserve"> </w:t>
      </w:r>
    </w:p>
    <w:p w14:paraId="5FA0E9B9" w14:textId="77777777" w:rsidR="00482CEE" w:rsidRPr="00C14A40" w:rsidRDefault="00053B15" w:rsidP="00525E34">
      <w:pPr>
        <w:pStyle w:val="38"/>
        <w:framePr w:wrap="notBeside"/>
        <w:rPr>
          <w:rFonts w:hint="cs"/>
          <w:rtl/>
        </w:rPr>
      </w:pPr>
      <w:r w:rsidRPr="00C14A40">
        <w:rPr>
          <w:rFonts w:hint="cs"/>
          <w:rtl/>
        </w:rPr>
        <w:t>ב.</w:t>
      </w:r>
    </w:p>
    <w:p w14:paraId="21F2B081" w14:textId="35A3953C" w:rsidR="003E2DCC" w:rsidRPr="006F178A" w:rsidRDefault="003E2DCC" w:rsidP="003E2DCC">
      <w:pPr>
        <w:rPr>
          <w:rtl/>
        </w:rPr>
      </w:pPr>
      <w:r w:rsidRPr="006F178A">
        <w:rPr>
          <w:rFonts w:ascii="FontbitDavid" w:hAnsi="FontbitDavid"/>
          <w:rtl/>
        </w:rPr>
        <w:t xml:space="preserve">אילמים מפני מה הויין מפני שמנשקים על אותו מקום, </w:t>
      </w:r>
    </w:p>
    <w:p w14:paraId="4764731E" w14:textId="77777777" w:rsidR="00525E34" w:rsidRPr="00C14A40" w:rsidRDefault="003E2DCC" w:rsidP="00525E34">
      <w:pPr>
        <w:pStyle w:val="38"/>
        <w:framePr w:wrap="notBeside"/>
        <w:rPr>
          <w:rtl/>
        </w:rPr>
      </w:pPr>
      <w:r w:rsidRPr="00C14A40">
        <w:rPr>
          <w:rtl/>
        </w:rPr>
        <w:tab/>
      </w:r>
      <w:r w:rsidR="00E76DB1" w:rsidRPr="00C14A40">
        <w:rPr>
          <w:rFonts w:hint="cs"/>
          <w:rtl/>
        </w:rPr>
        <w:t xml:space="preserve">ג. </w:t>
      </w:r>
    </w:p>
    <w:p w14:paraId="766A0E84" w14:textId="62288433" w:rsidR="003E2DCC" w:rsidRPr="006F178A" w:rsidRDefault="003E2DCC" w:rsidP="003E2DCC">
      <w:pPr>
        <w:rPr>
          <w:rtl/>
        </w:rPr>
      </w:pPr>
      <w:r w:rsidRPr="006F178A">
        <w:rPr>
          <w:rFonts w:ascii="FontbitDavid" w:hAnsi="FontbitDavid"/>
          <w:rtl/>
        </w:rPr>
        <w:t xml:space="preserve">חרשים מפני מה הויין? מפני שמספרים בשעת תשמיש, </w:t>
      </w:r>
    </w:p>
    <w:p w14:paraId="6C5C2F03" w14:textId="77777777" w:rsidR="00525E34" w:rsidRPr="00C14A40" w:rsidRDefault="003E2DCC" w:rsidP="00525E34">
      <w:pPr>
        <w:pStyle w:val="38"/>
        <w:framePr w:wrap="notBeside"/>
        <w:rPr>
          <w:rFonts w:hint="cs"/>
          <w:rtl/>
        </w:rPr>
      </w:pPr>
      <w:r w:rsidRPr="00C14A40">
        <w:rPr>
          <w:rtl/>
        </w:rPr>
        <w:tab/>
      </w:r>
      <w:r w:rsidR="00E76DB1" w:rsidRPr="00C14A40">
        <w:rPr>
          <w:rFonts w:hint="cs"/>
          <w:rtl/>
        </w:rPr>
        <w:t>ד.</w:t>
      </w:r>
    </w:p>
    <w:p w14:paraId="5DBBCCFF" w14:textId="5105E265" w:rsidR="003E2DCC" w:rsidRPr="006F178A" w:rsidRDefault="003E2DCC" w:rsidP="00525E34">
      <w:pPr>
        <w:spacing w:after="120"/>
        <w:rPr>
          <w:rtl/>
        </w:rPr>
      </w:pPr>
      <w:r w:rsidRPr="006F178A">
        <w:rPr>
          <w:rtl/>
        </w:rPr>
        <w:t>סומין מפני מה הויין? מפני שמסתכלים באותו מקום.</w:t>
      </w:r>
    </w:p>
    <w:p w14:paraId="08B433F9" w14:textId="77777777" w:rsidR="003E2DCC" w:rsidRPr="006F178A" w:rsidRDefault="003E2DCC" w:rsidP="00A522DC">
      <w:pPr>
        <w:pStyle w:val="a3"/>
        <w:framePr w:wrap="around"/>
        <w:rPr>
          <w:rtl/>
        </w:rPr>
      </w:pPr>
      <w:r w:rsidRPr="006F178A">
        <w:rPr>
          <w:rtl/>
        </w:rPr>
        <w:t xml:space="preserve">כ: </w:t>
      </w:r>
    </w:p>
    <w:p w14:paraId="3AA8CB9D" w14:textId="6E3D56DB" w:rsidR="00482CEE" w:rsidRPr="00C14A40" w:rsidRDefault="003E2DCC" w:rsidP="00525E34">
      <w:pPr>
        <w:pStyle w:val="38"/>
        <w:framePr w:wrap="notBeside"/>
        <w:rPr>
          <w:rtl/>
        </w:rPr>
      </w:pPr>
      <w:r w:rsidRPr="00C14A40">
        <w:rPr>
          <w:rtl/>
        </w:rPr>
        <w:t>ורמינהו,</w:t>
      </w:r>
    </w:p>
    <w:p w14:paraId="6903204F" w14:textId="3B3350A0" w:rsidR="00E76DB1" w:rsidRDefault="003E2DCC" w:rsidP="003E2DCC">
      <w:pPr>
        <w:rPr>
          <w:rFonts w:ascii="Fb Fontext" w:hAnsi="Fb Fontext"/>
          <w:rtl/>
        </w:rPr>
      </w:pPr>
      <w:r w:rsidRPr="00E76DB1">
        <w:rPr>
          <w:rStyle w:val="affffe"/>
          <w:rtl/>
        </w:rPr>
        <w:t xml:space="preserve">שאלו את אימא שלום: </w:t>
      </w:r>
      <w:r w:rsidRPr="006F178A">
        <w:rPr>
          <w:rFonts w:ascii="Fb Fontext" w:hAnsi="Fb Fontext"/>
          <w:rtl/>
        </w:rPr>
        <w:t>מפני מה</w:t>
      </w:r>
      <w:r w:rsidRPr="006F178A">
        <w:rPr>
          <w:rFonts w:ascii="Fb Fontext" w:hAnsi="Fb Fontext" w:hint="cs"/>
          <w:rtl/>
        </w:rPr>
        <w:t xml:space="preserve"> </w:t>
      </w:r>
      <w:r w:rsidRPr="006F178A">
        <w:rPr>
          <w:rFonts w:ascii="Fb Fontext" w:hAnsi="Fb Fontext"/>
          <w:rtl/>
        </w:rPr>
        <w:t xml:space="preserve">בניך יפיפין ביותר? </w:t>
      </w:r>
    </w:p>
    <w:p w14:paraId="043A8910" w14:textId="2D747D99" w:rsidR="003E2DCC" w:rsidRPr="006F178A" w:rsidRDefault="003E2DCC" w:rsidP="003E2DCC">
      <w:pPr>
        <w:rPr>
          <w:rtl/>
        </w:rPr>
      </w:pPr>
      <w:r w:rsidRPr="00E76DB1">
        <w:rPr>
          <w:rStyle w:val="affffe"/>
          <w:rtl/>
        </w:rPr>
        <w:t>אמרה להן:</w:t>
      </w:r>
      <w:r w:rsidRPr="006F178A">
        <w:rPr>
          <w:rFonts w:ascii="Fb Fontext" w:hAnsi="Fb Fontext"/>
          <w:rtl/>
        </w:rPr>
        <w:t xml:space="preserve"> אינו מספר עמי לא בתחלת הלילה ולא בסוף הלילה אלא בחצות הלילה, וכשהוא מספר מגלה טפח ומכסה טפח, ודומה עליו כמי שכפאו שד;</w:t>
      </w:r>
    </w:p>
    <w:p w14:paraId="54A8E7BA" w14:textId="60F51137" w:rsidR="003E2DCC" w:rsidRPr="00525E34" w:rsidRDefault="003E2DCC" w:rsidP="00E76DB1">
      <w:pPr>
        <w:rPr>
          <w:spacing w:val="-4"/>
          <w:rtl/>
        </w:rPr>
      </w:pPr>
      <w:r w:rsidRPr="00525E34">
        <w:rPr>
          <w:spacing w:val="-4"/>
          <w:rtl/>
        </w:rPr>
        <w:t xml:space="preserve">כדי שלא </w:t>
      </w:r>
      <w:r w:rsidR="00E76DB1" w:rsidRPr="00525E34">
        <w:rPr>
          <w:rFonts w:hint="cs"/>
          <w:spacing w:val="-4"/>
          <w:rtl/>
        </w:rPr>
        <w:t>י</w:t>
      </w:r>
      <w:r w:rsidRPr="00525E34">
        <w:rPr>
          <w:spacing w:val="-4"/>
          <w:rtl/>
        </w:rPr>
        <w:t xml:space="preserve">תן </w:t>
      </w:r>
      <w:r w:rsidR="00E76DB1" w:rsidRPr="00525E34">
        <w:rPr>
          <w:rFonts w:hint="cs"/>
          <w:spacing w:val="-4"/>
          <w:rtl/>
        </w:rPr>
        <w:t>עיניו</w:t>
      </w:r>
      <w:r w:rsidRPr="00525E34">
        <w:rPr>
          <w:spacing w:val="-4"/>
          <w:rtl/>
        </w:rPr>
        <w:t xml:space="preserve"> באשה אחרת, ונמצאו בניו באין לידי ממזרות!</w:t>
      </w:r>
    </w:p>
    <w:p w14:paraId="7DA17657" w14:textId="77777777" w:rsidR="00482CEE" w:rsidRPr="00C14A40" w:rsidRDefault="003E2DCC" w:rsidP="00525E34">
      <w:pPr>
        <w:pStyle w:val="38"/>
        <w:framePr w:wrap="notBeside"/>
        <w:rPr>
          <w:rtl/>
        </w:rPr>
      </w:pPr>
      <w:r w:rsidRPr="00C14A40">
        <w:rPr>
          <w:rFonts w:hint="cs"/>
          <w:rtl/>
        </w:rPr>
        <w:t xml:space="preserve">- </w:t>
      </w:r>
      <w:r w:rsidRPr="00C14A40">
        <w:rPr>
          <w:rtl/>
        </w:rPr>
        <w:tab/>
        <w:t>לא קשיא:</w:t>
      </w:r>
    </w:p>
    <w:p w14:paraId="6ECEBE42" w14:textId="7898166E" w:rsidR="003E2DCC" w:rsidRPr="006F178A" w:rsidRDefault="003E2DCC" w:rsidP="00482CEE">
      <w:pPr>
        <w:spacing w:after="120"/>
        <w:rPr>
          <w:rtl/>
        </w:rPr>
      </w:pPr>
      <w:r w:rsidRPr="006F178A">
        <w:rPr>
          <w:rtl/>
        </w:rPr>
        <w:t>הא במילי דתשמיש, הא במילי אחרנייתא.</w:t>
      </w:r>
    </w:p>
    <w:p w14:paraId="5A521A2C" w14:textId="146FA6E3" w:rsidR="00525E34" w:rsidRPr="00C14A40" w:rsidRDefault="003E2DCC" w:rsidP="00525E34">
      <w:pPr>
        <w:pStyle w:val="38"/>
        <w:framePr w:wrap="notBeside"/>
        <w:rPr>
          <w:rtl/>
        </w:rPr>
      </w:pPr>
      <w:r w:rsidRPr="00C14A40">
        <w:rPr>
          <w:rtl/>
        </w:rPr>
        <w:t>א</w:t>
      </w:r>
      <w:r w:rsidRPr="00C14A40">
        <w:rPr>
          <w:rFonts w:hint="cs"/>
          <w:rtl/>
        </w:rPr>
        <w:t>רי</w:t>
      </w:r>
      <w:r w:rsidRPr="00C14A40">
        <w:rPr>
          <w:rtl/>
        </w:rPr>
        <w:t>"</w:t>
      </w:r>
      <w:r w:rsidRPr="00C14A40">
        <w:rPr>
          <w:rFonts w:hint="cs"/>
          <w:rtl/>
        </w:rPr>
        <w:t>ו</w:t>
      </w:r>
      <w:r w:rsidRPr="00C14A40">
        <w:rPr>
          <w:rtl/>
        </w:rPr>
        <w:t xml:space="preserve">: </w:t>
      </w:r>
    </w:p>
    <w:p w14:paraId="0B727A9A" w14:textId="7D87B5B0" w:rsidR="00E76DB1" w:rsidRDefault="003E2DCC" w:rsidP="003E2DCC">
      <w:pPr>
        <w:rPr>
          <w:rtl/>
        </w:rPr>
      </w:pPr>
      <w:r w:rsidRPr="00E76DB1">
        <w:rPr>
          <w:rStyle w:val="affffe"/>
          <w:rtl/>
        </w:rPr>
        <w:t>זו דברי י</w:t>
      </w:r>
      <w:r w:rsidRPr="00E76DB1">
        <w:rPr>
          <w:rStyle w:val="affffe"/>
          <w:rFonts w:hint="cs"/>
          <w:rtl/>
        </w:rPr>
        <w:t>ב</w:t>
      </w:r>
      <w:r w:rsidRPr="00E76DB1">
        <w:rPr>
          <w:rStyle w:val="affffe"/>
          <w:rtl/>
        </w:rPr>
        <w:t>"</w:t>
      </w:r>
      <w:r w:rsidRPr="00E76DB1">
        <w:rPr>
          <w:rStyle w:val="affffe"/>
          <w:rFonts w:hint="cs"/>
          <w:rtl/>
        </w:rPr>
        <w:t>ד</w:t>
      </w:r>
      <w:r w:rsidRPr="006F178A">
        <w:rPr>
          <w:rtl/>
        </w:rPr>
        <w:t xml:space="preserve"> </w:t>
      </w:r>
      <w:r w:rsidRPr="00E76DB1">
        <w:rPr>
          <w:rStyle w:val="affffe"/>
          <w:rtl/>
        </w:rPr>
        <w:t xml:space="preserve">אבל </w:t>
      </w:r>
      <w:r w:rsidRPr="00E76DB1">
        <w:rPr>
          <w:rStyle w:val="affffe"/>
          <w:rFonts w:hint="cs"/>
          <w:rtl/>
        </w:rPr>
        <w:t xml:space="preserve">חכמים אמרו </w:t>
      </w:r>
      <w:r w:rsidRPr="006F178A">
        <w:rPr>
          <w:rtl/>
        </w:rPr>
        <w:t>אין הלכה כי</w:t>
      </w:r>
      <w:r w:rsidRPr="006F178A">
        <w:rPr>
          <w:rFonts w:hint="cs"/>
          <w:rtl/>
        </w:rPr>
        <w:t>ב</w:t>
      </w:r>
      <w:r w:rsidRPr="006F178A">
        <w:rPr>
          <w:rtl/>
        </w:rPr>
        <w:t>"</w:t>
      </w:r>
      <w:r w:rsidRPr="006F178A">
        <w:rPr>
          <w:rFonts w:hint="cs"/>
          <w:rtl/>
        </w:rPr>
        <w:t>ד</w:t>
      </w:r>
      <w:r w:rsidRPr="006F178A">
        <w:rPr>
          <w:rtl/>
        </w:rPr>
        <w:t xml:space="preserve">, </w:t>
      </w:r>
    </w:p>
    <w:p w14:paraId="301D6181" w14:textId="77777777" w:rsidR="00482CEE" w:rsidRPr="00C14A40" w:rsidRDefault="003E2DCC" w:rsidP="00525E34">
      <w:pPr>
        <w:pStyle w:val="38"/>
        <w:framePr w:wrap="notBeside"/>
        <w:rPr>
          <w:rtl/>
        </w:rPr>
      </w:pPr>
      <w:r w:rsidRPr="00C14A40">
        <w:rPr>
          <w:rtl/>
        </w:rPr>
        <w:t>אלא</w:t>
      </w:r>
    </w:p>
    <w:p w14:paraId="0C65D534" w14:textId="3645D587" w:rsidR="003E2DCC" w:rsidRPr="006F178A" w:rsidRDefault="003E2DCC" w:rsidP="00E76DB1">
      <w:pPr>
        <w:rPr>
          <w:rtl/>
        </w:rPr>
      </w:pPr>
      <w:r w:rsidRPr="006F178A">
        <w:rPr>
          <w:rtl/>
        </w:rPr>
        <w:t>כל מה שאדם רוצה לעשות באשתו עושה;</w:t>
      </w:r>
    </w:p>
    <w:p w14:paraId="34862551" w14:textId="77777777" w:rsidR="00E76DB1" w:rsidRDefault="003E2DCC" w:rsidP="00E76DB1">
      <w:pPr>
        <w:rPr>
          <w:rtl/>
        </w:rPr>
      </w:pPr>
      <w:r w:rsidRPr="006F178A">
        <w:rPr>
          <w:rtl/>
        </w:rPr>
        <w:t xml:space="preserve">משל לבשר הבא מבית הטבח, רצה לאכלו במלח - אוכלו, </w:t>
      </w:r>
    </w:p>
    <w:p w14:paraId="39B0DCAB" w14:textId="542542F2" w:rsidR="003E2DCC" w:rsidRPr="006F178A" w:rsidRDefault="003E2DCC" w:rsidP="00E76DB1">
      <w:pPr>
        <w:rPr>
          <w:rtl/>
        </w:rPr>
      </w:pPr>
      <w:r w:rsidRPr="006F178A">
        <w:rPr>
          <w:rtl/>
        </w:rPr>
        <w:t>צלי - אוכלו, מבושל - אוכלו, שלוק - אוכלו;</w:t>
      </w:r>
    </w:p>
    <w:p w14:paraId="510E6F7A" w14:textId="77777777" w:rsidR="003E2DCC" w:rsidRPr="006F178A" w:rsidRDefault="003E2DCC" w:rsidP="003E2DCC">
      <w:pPr>
        <w:rPr>
          <w:rtl/>
        </w:rPr>
      </w:pPr>
      <w:r w:rsidRPr="006F178A">
        <w:rPr>
          <w:rtl/>
        </w:rPr>
        <w:t>וכן דג הבא מבית הצייד.</w:t>
      </w:r>
    </w:p>
    <w:p w14:paraId="0FCB7310" w14:textId="77777777" w:rsidR="00482CEE" w:rsidRPr="00C14A40" w:rsidRDefault="003E2DCC" w:rsidP="00525E34">
      <w:pPr>
        <w:pStyle w:val="38"/>
        <w:framePr w:wrap="notBeside"/>
        <w:rPr>
          <w:rtl/>
        </w:rPr>
      </w:pPr>
      <w:r w:rsidRPr="00C14A40">
        <w:rPr>
          <w:rtl/>
        </w:rPr>
        <w:t>אמימר:</w:t>
      </w:r>
    </w:p>
    <w:p w14:paraId="31D76F9E" w14:textId="723253F3" w:rsidR="003E2DCC" w:rsidRPr="00525E34" w:rsidRDefault="003E2DCC" w:rsidP="00482CEE">
      <w:pPr>
        <w:spacing w:after="120"/>
        <w:rPr>
          <w:rtl/>
        </w:rPr>
      </w:pPr>
      <w:r w:rsidRPr="006F178A">
        <w:rPr>
          <w:rtl/>
        </w:rPr>
        <w:t xml:space="preserve">מאן מלאכי השרת? </w:t>
      </w:r>
      <w:r w:rsidRPr="00295E41">
        <w:rPr>
          <w:rStyle w:val="afffa"/>
          <w:rtl/>
        </w:rPr>
        <w:t>רבנן</w:t>
      </w:r>
      <w:r w:rsidRPr="006F178A">
        <w:rPr>
          <w:rtl/>
        </w:rPr>
        <w:t xml:space="preserve">, דאי תימא מלאכי השרת ממש, </w:t>
      </w:r>
      <w:r w:rsidRPr="00B538E5">
        <w:rPr>
          <w:rStyle w:val="affffe"/>
          <w:rtl/>
        </w:rPr>
        <w:t>אמאי א</w:t>
      </w:r>
      <w:r w:rsidRPr="00B538E5">
        <w:rPr>
          <w:rStyle w:val="affffe"/>
          <w:rFonts w:hint="cs"/>
          <w:rtl/>
        </w:rPr>
        <w:t>רי</w:t>
      </w:r>
      <w:r w:rsidRPr="00B538E5">
        <w:rPr>
          <w:rStyle w:val="affffe"/>
          <w:rtl/>
        </w:rPr>
        <w:t>"</w:t>
      </w:r>
      <w:r w:rsidRPr="00B538E5">
        <w:rPr>
          <w:rStyle w:val="affffe"/>
          <w:rFonts w:hint="cs"/>
          <w:rtl/>
        </w:rPr>
        <w:t>ו א</w:t>
      </w:r>
      <w:r w:rsidRPr="00B538E5">
        <w:rPr>
          <w:rStyle w:val="affffe"/>
          <w:rtl/>
        </w:rPr>
        <w:t>ין הלכה כי</w:t>
      </w:r>
      <w:r w:rsidRPr="00B538E5">
        <w:rPr>
          <w:rStyle w:val="affffe"/>
          <w:rFonts w:hint="cs"/>
          <w:rtl/>
        </w:rPr>
        <w:t>ב</w:t>
      </w:r>
      <w:r w:rsidRPr="00B538E5">
        <w:rPr>
          <w:rStyle w:val="affffe"/>
          <w:rtl/>
        </w:rPr>
        <w:t>"</w:t>
      </w:r>
      <w:r w:rsidRPr="00B538E5">
        <w:rPr>
          <w:rStyle w:val="affffe"/>
          <w:rFonts w:hint="eastAsia"/>
          <w:rtl/>
        </w:rPr>
        <w:t>ד</w:t>
      </w:r>
      <w:r w:rsidRPr="00B538E5">
        <w:rPr>
          <w:rStyle w:val="affffe"/>
          <w:rtl/>
        </w:rPr>
        <w:t>?</w:t>
      </w:r>
      <w:r w:rsidRPr="00625DCC">
        <w:rPr>
          <w:spacing w:val="-6"/>
          <w:rtl/>
        </w:rPr>
        <w:t xml:space="preserve"> הא </w:t>
      </w:r>
      <w:r w:rsidR="00B538E5">
        <w:rPr>
          <w:rFonts w:hint="cs"/>
          <w:spacing w:val="-6"/>
          <w:rtl/>
        </w:rPr>
        <w:t>הן</w:t>
      </w:r>
      <w:r w:rsidRPr="00625DCC">
        <w:rPr>
          <w:spacing w:val="-6"/>
          <w:rtl/>
        </w:rPr>
        <w:t xml:space="preserve"> בקיאי בצורת הולד טפי! וקרו להו </w:t>
      </w:r>
      <w:r w:rsidRPr="00525E34">
        <w:rPr>
          <w:rtl/>
        </w:rPr>
        <w:t>מלאכי השרת? דמצייני כמלאכי השרת.</w:t>
      </w:r>
    </w:p>
    <w:p w14:paraId="3A81CA45" w14:textId="620C7D75" w:rsidR="00525E34" w:rsidRPr="00C14A40" w:rsidRDefault="003E2DCC" w:rsidP="00525E34">
      <w:pPr>
        <w:pStyle w:val="38"/>
        <w:framePr w:wrap="notBeside"/>
        <w:rPr>
          <w:rFonts w:hint="cs"/>
          <w:rtl/>
        </w:rPr>
      </w:pPr>
      <w:r w:rsidRPr="00C14A40">
        <w:rPr>
          <w:rFonts w:hint="cs"/>
          <w:rtl/>
        </w:rPr>
        <w:t xml:space="preserve">אותה </w:t>
      </w:r>
    </w:p>
    <w:p w14:paraId="30E1C123" w14:textId="22DFEF48" w:rsidR="003E2DCC" w:rsidRPr="006F178A" w:rsidRDefault="003E2DCC" w:rsidP="00482CEE">
      <w:pPr>
        <w:spacing w:after="60"/>
        <w:rPr>
          <w:rtl/>
        </w:rPr>
      </w:pPr>
      <w:r w:rsidRPr="006F178A">
        <w:rPr>
          <w:rFonts w:hint="cs"/>
          <w:rtl/>
        </w:rPr>
        <w:t>שבאה לרב ואמרה לו</w:t>
      </w:r>
      <w:r w:rsidRPr="006F178A">
        <w:rPr>
          <w:rtl/>
        </w:rPr>
        <w:t>: רבי, ערכתי לו שלחן והפכו!</w:t>
      </w:r>
      <w:r w:rsidR="0075729B">
        <w:rPr>
          <w:rFonts w:hint="cs"/>
          <w:rtl/>
        </w:rPr>
        <w:t xml:space="preserve"> </w:t>
      </w:r>
      <w:r w:rsidRPr="006F178A">
        <w:rPr>
          <w:rtl/>
        </w:rPr>
        <w:t>אמר לה: בתי, תורה התירתך, ואני מה אעשה לך.</w:t>
      </w:r>
    </w:p>
    <w:p w14:paraId="70C046D4" w14:textId="36C2516B" w:rsidR="00525E34" w:rsidRPr="00C14A40" w:rsidRDefault="003E2DCC" w:rsidP="00525E34">
      <w:pPr>
        <w:pStyle w:val="38"/>
        <w:framePr w:wrap="notBeside"/>
        <w:rPr>
          <w:rFonts w:hint="cs"/>
          <w:rtl/>
        </w:rPr>
      </w:pPr>
      <w:r w:rsidRPr="00C14A40">
        <w:rPr>
          <w:rFonts w:hint="cs"/>
          <w:rtl/>
        </w:rPr>
        <w:t xml:space="preserve">אותה </w:t>
      </w:r>
    </w:p>
    <w:p w14:paraId="5FBB3328" w14:textId="7963BBC6" w:rsidR="003E2DCC" w:rsidRPr="006F178A" w:rsidRDefault="003E2DCC" w:rsidP="00482CEE">
      <w:pPr>
        <w:spacing w:after="60"/>
        <w:rPr>
          <w:rtl/>
        </w:rPr>
      </w:pPr>
      <w:r w:rsidRPr="006F178A">
        <w:rPr>
          <w:rFonts w:hint="cs"/>
          <w:rtl/>
        </w:rPr>
        <w:t>שבאה לפני רב,</w:t>
      </w:r>
      <w:r w:rsidRPr="006F178A">
        <w:rPr>
          <w:rtl/>
        </w:rPr>
        <w:t xml:space="preserve"> אמרה לו: רבי, ערכתי לו שלחן והפכו!</w:t>
      </w:r>
      <w:r w:rsidRPr="006F178A">
        <w:rPr>
          <w:rFonts w:hint="cs"/>
          <w:rtl/>
        </w:rPr>
        <w:t xml:space="preserve"> </w:t>
      </w:r>
      <w:r w:rsidRPr="006F178A">
        <w:rPr>
          <w:rtl/>
        </w:rPr>
        <w:t>אמר: מ</w:t>
      </w:r>
      <w:r w:rsidRPr="006F178A">
        <w:rPr>
          <w:rFonts w:hint="cs"/>
          <w:rtl/>
        </w:rPr>
        <w:t>"ש</w:t>
      </w:r>
      <w:r w:rsidR="0075729B">
        <w:rPr>
          <w:rFonts w:hint="cs"/>
          <w:rtl/>
        </w:rPr>
        <w:t xml:space="preserve"> </w:t>
      </w:r>
      <w:r w:rsidRPr="006F178A">
        <w:rPr>
          <w:rtl/>
        </w:rPr>
        <w:t>מן ביניתא.</w:t>
      </w:r>
    </w:p>
    <w:p w14:paraId="152D85B6" w14:textId="55956544" w:rsidR="00482CEE" w:rsidRPr="00C14A40" w:rsidRDefault="00482CEE" w:rsidP="00525E34">
      <w:pPr>
        <w:pStyle w:val="38"/>
        <w:framePr w:wrap="notBeside"/>
        <w:rPr>
          <w:rtl/>
        </w:rPr>
      </w:pPr>
    </w:p>
    <w:p w14:paraId="5089D858" w14:textId="0B09E1F1" w:rsidR="00B538E5" w:rsidRDefault="003E2DCC" w:rsidP="003E2DCC">
      <w:pPr>
        <w:rPr>
          <w:rStyle w:val="affffa"/>
          <w:rtl/>
        </w:rPr>
      </w:pPr>
      <w:r w:rsidRPr="00A824E4">
        <w:rPr>
          <w:rStyle w:val="affffa"/>
          <w:rFonts w:hint="cs"/>
          <w:rtl/>
        </w:rPr>
        <w:t>'</w:t>
      </w:r>
      <w:r w:rsidRPr="00A824E4">
        <w:rPr>
          <w:rStyle w:val="affffa"/>
          <w:rtl/>
        </w:rPr>
        <w:t>ולא תתורו אחרי לבבכם</w:t>
      </w:r>
      <w:r w:rsidRPr="00A824E4">
        <w:rPr>
          <w:rStyle w:val="affffa"/>
          <w:rFonts w:hint="cs"/>
          <w:rtl/>
        </w:rPr>
        <w:t>'</w:t>
      </w:r>
    </w:p>
    <w:p w14:paraId="62255181" w14:textId="77777777" w:rsidR="00482CEE" w:rsidRPr="00C14A40" w:rsidRDefault="003E2DCC" w:rsidP="00525E34">
      <w:pPr>
        <w:pStyle w:val="38"/>
        <w:framePr w:wrap="notBeside"/>
        <w:rPr>
          <w:rtl/>
        </w:rPr>
      </w:pPr>
      <w:r w:rsidRPr="00C14A40">
        <w:rPr>
          <w:rtl/>
        </w:rPr>
        <w:t>מכאן אמר רבי:</w:t>
      </w:r>
    </w:p>
    <w:p w14:paraId="2BA65E66" w14:textId="0E6F6293" w:rsidR="003E2DCC" w:rsidRPr="006F178A" w:rsidRDefault="003E2DCC" w:rsidP="00B538E5">
      <w:pPr>
        <w:rPr>
          <w:rtl/>
        </w:rPr>
      </w:pPr>
      <w:r w:rsidRPr="006F178A">
        <w:rPr>
          <w:rtl/>
        </w:rPr>
        <w:t>אל ישתה אדם בכוס זה ויתן עיניו בכוס אחר.</w:t>
      </w:r>
    </w:p>
    <w:p w14:paraId="293844B3" w14:textId="77777777" w:rsidR="00525E34" w:rsidRPr="00C14A40" w:rsidRDefault="003E2DCC" w:rsidP="00525E34">
      <w:pPr>
        <w:pStyle w:val="38"/>
        <w:framePr w:wrap="notBeside"/>
        <w:rPr>
          <w:rtl/>
        </w:rPr>
      </w:pPr>
      <w:r w:rsidRPr="00C14A40">
        <w:rPr>
          <w:rtl/>
        </w:rPr>
        <w:t xml:space="preserve">אמר רבינא: </w:t>
      </w:r>
    </w:p>
    <w:p w14:paraId="288032DE" w14:textId="0EF35CB5" w:rsidR="003E2DCC" w:rsidRPr="006F178A" w:rsidRDefault="003E2DCC" w:rsidP="00482CEE">
      <w:pPr>
        <w:spacing w:after="60"/>
        <w:rPr>
          <w:rtl/>
        </w:rPr>
      </w:pPr>
      <w:r w:rsidRPr="006F178A">
        <w:rPr>
          <w:rtl/>
        </w:rPr>
        <w:t>לא נצרכא אלא דאפילו ב' נשיו.</w:t>
      </w:r>
    </w:p>
    <w:p w14:paraId="4B4CB174" w14:textId="30F59486" w:rsidR="00482CEE" w:rsidRPr="00C14A40" w:rsidRDefault="00482CEE" w:rsidP="00525E34">
      <w:pPr>
        <w:pStyle w:val="38"/>
        <w:framePr w:wrap="notBeside"/>
        <w:rPr>
          <w:rtl/>
        </w:rPr>
      </w:pPr>
    </w:p>
    <w:p w14:paraId="617D5DC2" w14:textId="4CB4B33B" w:rsidR="00525E34" w:rsidRDefault="003E2DCC" w:rsidP="003E2DCC">
      <w:pPr>
        <w:rPr>
          <w:rStyle w:val="affffa"/>
          <w:rtl/>
        </w:rPr>
      </w:pPr>
      <w:r w:rsidRPr="00A824E4">
        <w:rPr>
          <w:rStyle w:val="affffa"/>
          <w:rFonts w:hint="cs"/>
          <w:rtl/>
        </w:rPr>
        <w:t>'</w:t>
      </w:r>
      <w:r w:rsidRPr="00A824E4">
        <w:rPr>
          <w:rStyle w:val="affffa"/>
          <w:rtl/>
        </w:rPr>
        <w:t>וברותי מכם המורדים והפושעים בי</w:t>
      </w:r>
      <w:r w:rsidRPr="00A824E4">
        <w:rPr>
          <w:rStyle w:val="affffa"/>
          <w:rFonts w:hint="cs"/>
          <w:rtl/>
        </w:rPr>
        <w:t>'</w:t>
      </w:r>
      <w:r w:rsidRPr="00A824E4">
        <w:rPr>
          <w:rStyle w:val="affffa"/>
          <w:rtl/>
        </w:rPr>
        <w:t xml:space="preserve"> </w:t>
      </w:r>
    </w:p>
    <w:p w14:paraId="628874E8" w14:textId="77777777" w:rsidR="00525E34" w:rsidRPr="00C14A40" w:rsidRDefault="003E2DCC" w:rsidP="00525E34">
      <w:pPr>
        <w:pStyle w:val="38"/>
        <w:framePr w:wrap="notBeside"/>
        <w:rPr>
          <w:rtl/>
        </w:rPr>
      </w:pPr>
      <w:r w:rsidRPr="00C14A40">
        <w:rPr>
          <w:rtl/>
        </w:rPr>
        <w:t xml:space="preserve">- אמר רבי לוי: </w:t>
      </w:r>
    </w:p>
    <w:p w14:paraId="78D82362" w14:textId="5CA289AC" w:rsidR="00C848EB" w:rsidRDefault="003E2DCC" w:rsidP="003E2DCC">
      <w:pPr>
        <w:rPr>
          <w:rtl/>
        </w:rPr>
      </w:pPr>
      <w:r w:rsidRPr="006F178A">
        <w:rPr>
          <w:rtl/>
        </w:rPr>
        <w:t xml:space="preserve">אלו בני תשע מדות, בני אסנ"ת משגע"ח: </w:t>
      </w:r>
    </w:p>
    <w:p w14:paraId="592C30E2" w14:textId="3B0608F1" w:rsidR="003E2DCC" w:rsidRDefault="003E2DCC" w:rsidP="00C848EB">
      <w:pPr>
        <w:rPr>
          <w:rtl/>
        </w:rPr>
      </w:pPr>
      <w:r w:rsidRPr="006F178A">
        <w:rPr>
          <w:rtl/>
        </w:rPr>
        <w:t xml:space="preserve">בני אימה, בני אנוסה, בני שנואה, בני נידוי, בני תמורה, בני מריבה, בני שכרות, בני </w:t>
      </w:r>
      <w:r w:rsidRPr="00980089">
        <w:rPr>
          <w:spacing w:val="-2"/>
          <w:rtl/>
        </w:rPr>
        <w:t>גרושת הלב, בני ערבוביא, בני חצופה,</w:t>
      </w:r>
    </w:p>
    <w:p w14:paraId="5D00E0E5" w14:textId="27AFDA36" w:rsidR="00525E34" w:rsidRPr="00C14A40" w:rsidRDefault="003E2DCC" w:rsidP="00525E34">
      <w:pPr>
        <w:pStyle w:val="38"/>
        <w:framePr w:wrap="notBeside"/>
        <w:rPr>
          <w:rtl/>
        </w:rPr>
      </w:pPr>
      <w:r w:rsidRPr="00C14A40">
        <w:rPr>
          <w:rFonts w:hint="cs"/>
          <w:rtl/>
        </w:rPr>
        <w:t>והך דריו</w:t>
      </w:r>
      <w:r w:rsidRPr="00C14A40">
        <w:rPr>
          <w:rtl/>
        </w:rPr>
        <w:t>"</w:t>
      </w:r>
      <w:r w:rsidRPr="00C14A40">
        <w:rPr>
          <w:rFonts w:hint="cs"/>
          <w:rtl/>
        </w:rPr>
        <w:t>נ</w:t>
      </w:r>
      <w:r w:rsidRPr="00C14A40">
        <w:rPr>
          <w:rtl/>
        </w:rPr>
        <w:t>:</w:t>
      </w:r>
    </w:p>
    <w:p w14:paraId="15BDB270" w14:textId="436EC4FF" w:rsidR="00525E34" w:rsidRDefault="003E2DCC" w:rsidP="00525E34">
      <w:pPr>
        <w:rPr>
          <w:rtl/>
        </w:rPr>
      </w:pPr>
      <w:r w:rsidRPr="006F178A">
        <w:rPr>
          <w:rtl/>
        </w:rPr>
        <w:t xml:space="preserve">כל שאשתו תובעתו הויין לו בנים שאפילו בדורו של משה רבינו לא היו כמותם, </w:t>
      </w:r>
      <w:r w:rsidR="00C848EB">
        <w:rPr>
          <w:rFonts w:hint="cs"/>
          <w:rtl/>
        </w:rPr>
        <w:t>ד</w:t>
      </w:r>
      <w:r w:rsidRPr="00A824E4">
        <w:rPr>
          <w:rStyle w:val="affffa"/>
          <w:rFonts w:hint="cs"/>
          <w:rtl/>
        </w:rPr>
        <w:t>'</w:t>
      </w:r>
      <w:r w:rsidRPr="00A824E4">
        <w:rPr>
          <w:rStyle w:val="affffa"/>
          <w:rtl/>
        </w:rPr>
        <w:t>הבו לכם אנשים חכמים ונבונים</w:t>
      </w:r>
      <w:r w:rsidRPr="00A824E4">
        <w:rPr>
          <w:rStyle w:val="affffa"/>
          <w:rFonts w:hint="cs"/>
          <w:rtl/>
        </w:rPr>
        <w:t>'</w:t>
      </w:r>
      <w:r w:rsidRPr="00A824E4">
        <w:rPr>
          <w:rStyle w:val="affffa"/>
          <w:rtl/>
        </w:rPr>
        <w:t>,</w:t>
      </w:r>
      <w:r w:rsidRPr="006F178A">
        <w:rPr>
          <w:rtl/>
        </w:rPr>
        <w:t xml:space="preserve"> </w:t>
      </w:r>
      <w:r w:rsidRPr="00525E34">
        <w:rPr>
          <w:rStyle w:val="affffe"/>
          <w:rtl/>
        </w:rPr>
        <w:t>וכתיב:</w:t>
      </w:r>
      <w:r w:rsidRPr="004A3A20">
        <w:rPr>
          <w:rStyle w:val="affffa"/>
          <w:rtl/>
        </w:rPr>
        <w:t xml:space="preserve"> </w:t>
      </w:r>
      <w:r w:rsidRPr="004A3A20">
        <w:rPr>
          <w:rStyle w:val="affffa"/>
          <w:rFonts w:hint="cs"/>
          <w:rtl/>
        </w:rPr>
        <w:t>'</w:t>
      </w:r>
      <w:r w:rsidRPr="004A3A20">
        <w:rPr>
          <w:rStyle w:val="affffa"/>
          <w:rtl/>
        </w:rPr>
        <w:t>ואקח את ראשי שבטיכם</w:t>
      </w:r>
      <w:r w:rsidRPr="004A3A20">
        <w:rPr>
          <w:rStyle w:val="affffa"/>
          <w:rFonts w:hint="cs"/>
          <w:rtl/>
        </w:rPr>
        <w:t>'</w:t>
      </w:r>
      <w:r w:rsidRPr="006F178A">
        <w:rPr>
          <w:rtl/>
        </w:rPr>
        <w:t xml:space="preserve"> ולא כתיב נבונים, </w:t>
      </w:r>
      <w:r w:rsidRPr="00C848EB">
        <w:rPr>
          <w:rStyle w:val="affffe"/>
          <w:rtl/>
        </w:rPr>
        <w:t xml:space="preserve">וכתיב: </w:t>
      </w:r>
      <w:r w:rsidRPr="00A824E4">
        <w:rPr>
          <w:rStyle w:val="affffa"/>
          <w:rFonts w:hint="cs"/>
          <w:rtl/>
        </w:rPr>
        <w:t>'</w:t>
      </w:r>
      <w:r w:rsidRPr="00A824E4">
        <w:rPr>
          <w:rStyle w:val="affffa"/>
          <w:rtl/>
        </w:rPr>
        <w:t>יששכר חמור גרם</w:t>
      </w:r>
      <w:r w:rsidRPr="00A824E4">
        <w:rPr>
          <w:rStyle w:val="affffa"/>
          <w:rFonts w:hint="cs"/>
          <w:rtl/>
        </w:rPr>
        <w:t>'</w:t>
      </w:r>
      <w:r w:rsidRPr="00A824E4">
        <w:rPr>
          <w:rStyle w:val="affffa"/>
          <w:rtl/>
        </w:rPr>
        <w:t>,</w:t>
      </w:r>
      <w:r w:rsidRPr="006F178A">
        <w:rPr>
          <w:rtl/>
        </w:rPr>
        <w:t xml:space="preserve"> </w:t>
      </w:r>
      <w:r w:rsidRPr="00C848EB">
        <w:rPr>
          <w:rStyle w:val="affffe"/>
          <w:rtl/>
        </w:rPr>
        <w:t xml:space="preserve">וכתיב: </w:t>
      </w:r>
      <w:r w:rsidRPr="00A824E4">
        <w:rPr>
          <w:rStyle w:val="affffa"/>
          <w:rFonts w:hint="cs"/>
          <w:rtl/>
        </w:rPr>
        <w:t>'</w:t>
      </w:r>
      <w:r w:rsidRPr="00A824E4">
        <w:rPr>
          <w:rStyle w:val="affffa"/>
          <w:rtl/>
        </w:rPr>
        <w:t>מבני יששכר יודעי בינה לעתים</w:t>
      </w:r>
      <w:r w:rsidRPr="00A824E4">
        <w:rPr>
          <w:rStyle w:val="affffa"/>
          <w:rFonts w:hint="cs"/>
          <w:rtl/>
        </w:rPr>
        <w:t>'</w:t>
      </w:r>
      <w:r w:rsidR="0075729B">
        <w:rPr>
          <w:rStyle w:val="affffa"/>
          <w:rFonts w:hint="cs"/>
          <w:rtl/>
        </w:rPr>
        <w:t xml:space="preserve"> </w:t>
      </w:r>
    </w:p>
    <w:p w14:paraId="404F45C9" w14:textId="77777777" w:rsidR="00482CEE" w:rsidRPr="00C14A40" w:rsidRDefault="003E2DCC" w:rsidP="00525E34">
      <w:pPr>
        <w:pStyle w:val="38"/>
        <w:framePr w:wrap="notBeside"/>
        <w:rPr>
          <w:rFonts w:hint="cs"/>
          <w:rtl/>
        </w:rPr>
      </w:pPr>
      <w:r w:rsidRPr="00C14A40">
        <w:rPr>
          <w:rFonts w:hint="cs"/>
          <w:rtl/>
        </w:rPr>
        <w:t>-</w:t>
      </w:r>
    </w:p>
    <w:p w14:paraId="38CC9E2C" w14:textId="584092DE" w:rsidR="003E2DCC" w:rsidRPr="006F178A" w:rsidRDefault="003E2DCC" w:rsidP="003E2DCC">
      <w:pPr>
        <w:rPr>
          <w:rtl/>
        </w:rPr>
      </w:pPr>
      <w:r w:rsidRPr="006F178A">
        <w:rPr>
          <w:rFonts w:hint="cs"/>
          <w:rtl/>
        </w:rPr>
        <w:t>ההיא דמרציא ארצויי</w:t>
      </w:r>
    </w:p>
    <w:p w14:paraId="5CB88932" w14:textId="77777777" w:rsidR="003E2DCC" w:rsidRPr="006F178A" w:rsidRDefault="003E2DCC" w:rsidP="003E2DCC">
      <w:pPr>
        <w:pStyle w:val="Hadran"/>
        <w:rPr>
          <w:sz w:val="20"/>
          <w:rtl/>
        </w:rPr>
        <w:sectPr w:rsidR="003E2DCC" w:rsidRPr="006F178A" w:rsidSect="002C7B67">
          <w:headerReference w:type="even" r:id="rId7"/>
          <w:headerReference w:type="default" r:id="rId8"/>
          <w:headerReference w:type="first" r:id="rId9"/>
          <w:type w:val="nextColumn"/>
          <w:pgSz w:w="9639" w:h="14181" w:code="138"/>
          <w:pgMar w:top="284" w:right="1134" w:bottom="284" w:left="567" w:header="284" w:footer="284" w:gutter="0"/>
          <w:pgNumType w:start="1"/>
          <w:cols w:num="2" w:space="1134"/>
          <w:titlePg/>
          <w:bidi/>
          <w:rtlGutter/>
          <w:docGrid w:linePitch="360"/>
        </w:sectPr>
        <w:pPrChange w:id="91034" w:author="Claude" w:date="2026-10-08T08:34:49Z">
          <w:pPr>
            <w:pStyle w:val="afffb"/>
            <w:rPr>
              <w:sz w:val="20"/>
              <w:rtl/>
            </w:rPr>
            <w:sectPr w:rsidR="003E2DCC" w:rsidRPr="006F178A" w:rsidSect="002C7B67">
              <w:headerReference w:type="even" r:id="rId7"/>
              <w:headerReference w:type="default" r:id="rId8"/>
              <w:headerReference w:type="first" r:id="rId9"/>
              <w:type w:val="nextColumn"/>
              <w:pgSz w:w="9639" w:h="14181" w:code="138"/>
              <w:pgMar w:top="284" w:right="1134" w:bottom="284" w:left="567" w:header="284" w:footer="284" w:gutter="0"/>
              <w:pgNumType w:start="1"/>
              <w:cols w:num="2" w:space="1134"/>
              <w:titlePg/>
              <w:bidi/>
              <w:rtlGutter/>
              <w:docGrid w:linePitch="360"/>
            </w:sectPr>
          </w:pPr>
        </w:pPrChange>
      </w:pPr>
      <w:r w:rsidRPr="006F178A">
        <w:rPr>
          <w:sz w:val="20"/>
          <w:rtl/>
        </w:rPr>
        <w:t>הדרן עלך ואלו מותרין.</w:t>
      </w:r>
    </w:p>
    <w:p w14:paraId="3C3410B9" w14:textId="77777777" w:rsidR="003E2DCC" w:rsidRPr="006F178A" w:rsidRDefault="003E2DCC" w:rsidP="003E2DCC">
      <w:pPr>
        <w:pStyle w:val="afff2"/>
        <w:framePr w:wrap="around"/>
        <w:spacing w:line="276" w:lineRule="auto"/>
        <w:rPr>
          <w:del w:id="41094" w:author="Claude" w:date="2026-10-07T09:24:31Z"/>
          <w:sz w:val="20"/>
          <w:rtl/>
        </w:rPr>
      </w:pPr>
      <w:del w:id="41092" w:author="Claude" w:date="2026-10-07T09:24:31Z">
        <w:r w:rsidRPr="006F178A">
          <w:rPr>
            <w:sz w:val="20"/>
            <w:rtl/>
          </w:rPr>
          <w:lastRenderedPageBreak/>
          <w:delText xml:space="preserve">פרק </w:delText>
        </w:r>
      </w:del>
      <w:del w:id="41093" w:author="Claude" w:date="2026-10-07T09:24:31Z">
        <w:r w:rsidRPr="006F178A">
          <w:rPr>
            <w:rFonts w:hint="cs"/>
            <w:sz w:val="20"/>
            <w:rtl/>
          </w:rPr>
          <w:delText xml:space="preserve">שלישי</w:delText>
        </w:r>
      </w:del>
    </w:p>
    <w:p w14:paraId="347257F5" w14:textId="77777777" w:rsidR="003E2DCC" w:rsidRPr="006F178A" w:rsidRDefault="003E2DCC" w:rsidP="003E2DCC">
      <w:pPr>
        <w:pStyle w:val="afff3"/>
        <w:framePr w:wrap="around"/>
        <w:spacing w:line="276" w:lineRule="auto"/>
        <w:rPr>
          <w:del w:id="41097" w:author="Claude" w:date="2026-10-07T09:24:31Z"/>
          <w:sz w:val="20"/>
          <w:rtl/>
        </w:rPr>
      </w:pPr>
      <w:del w:id="41095" w:author="Claude" w:date="2026-10-07T09:24:31Z">
        <w:r w:rsidRPr="006F178A">
          <w:rPr>
            <w:sz w:val="20"/>
            <w:rtl/>
          </w:rPr>
          <w:delText xml:space="preserve">אר</w:delText>
        </w:r>
      </w:del>
      <w:del w:id="41096" w:author="Claude" w:date="2026-10-07T09:24:31Z">
        <w:r w:rsidRPr="006F178A">
          <w:rPr>
            <w:rFonts w:hint="cs"/>
            <w:sz w:val="20"/>
            <w:rtl/>
          </w:rPr>
          <w:delText xml:space="preserve">בעה נדרים</w:delText>
        </w:r>
      </w:del>
    </w:p>
    <w:p w14:paraId="03627B05" w14:textId="77777777" w:rsidR="00715B53" w:rsidRDefault="003E2DCC" w:rsidP="00715B53">
      <w:pPr>
        <w:pStyle w:val="afffff7"/>
        <w:rPr>
          <w:rtl/>
        </w:rPr>
      </w:pPr>
      <w:ins w:id="9826" w:author="מספור קטעי משנה" w:date="2026-10-06T06:45:39Z">
        <w:r>
          <w:rPr>
            <w:rStyle w:val="MisparKeta"/>
          </w:rPr>
          <w:t xml:space="preserve">א. </w:t>
        </w:r>
      </w:ins>
      <w:r w:rsidRPr="006F178A">
        <w:rPr>
          <w:rtl/>
        </w:rPr>
        <w:t xml:space="preserve">ארבעה נדרים התירו חכמים: </w:t>
      </w:r>
    </w:p>
    <w:p>
      <w:pPr>
        <w:pStyle w:val="PetichatPerek"/>
        <w:rPr>
          <w:ins w:id="41091" w:author="Claude" w:date="2026-10-07T09:24:31Z"/>
        </w:rPr>
      </w:pPr>
      <w:ins w:id="41090" w:author="Claude" w:date="2026-10-07T09:24:31Z">
        <w:r>
          <w:rPr>
            <w:sz w:val="20"/>
            <w:rtl/>
          </w:rPr>
          <w:t xml:space="preserve">פרק שלישי</w:t>
        </w:r>
        <w:r>
          <w:rPr>
            <w:sz w:val="20"/>
            <w:rtl/>
          </w:rPr>
          <w:t xml:space="preserve"> - </w:t>
        </w:r>
        <w:r>
          <w:rPr>
            <w:sz w:val="20"/>
            <w:rtl/>
          </w:rPr>
          <w:t xml:space="preserve">ארבעה נדרים</w:t>
        </w:r>
      </w:ins>
    </w:p>
    <w:p>
      <w:pPr>
        <w:pStyle w:val="afffffb"/>
        <w:rPr>
          <w:ins w:id="20329" w:author="קלוד" w:date="2026-10-06T10:09:38Z"/>
        </w:rPr>
      </w:pPr>
      <w:ins w:id="20328" w:author="קלוד" w:date="2026-10-06T10:09:38Z">
        <w:r>
          <w:t xml:space="preserve">משנה א</w:t>
        </w:r>
      </w:ins>
    </w:p>
    <w:p w14:paraId="5802F57A" w14:textId="59FABE46" w:rsidR="003E2DCC" w:rsidRPr="006F178A" w:rsidRDefault="003E2DCC" w:rsidP="003E2DCC">
      <w:pPr>
        <w:pStyle w:val="afff5"/>
        <w:rPr>
          <w:rtl/>
        </w:rPr>
      </w:pPr>
      <w:r w:rsidRPr="006F178A">
        <w:rPr>
          <w:rtl/>
        </w:rPr>
        <w:t>נדרי זרוזין, ונדרי הבאי, ונדרי שגגות, ונדרי אונסין.</w:t>
      </w:r>
    </w:p>
    <w:p w14:paraId="2638CF6B" w14:textId="576C86DB" w:rsidR="00715B53" w:rsidRDefault="003E2DCC" w:rsidP="00525E34">
      <w:pPr>
        <w:pStyle w:val="afff5"/>
        <w:jc w:val="center"/>
        <w:rPr>
          <w:rtl/>
        </w:rPr>
      </w:pPr>
      <w:r w:rsidRPr="006F178A">
        <w:rPr>
          <w:rtl/>
        </w:rPr>
        <w:t>נדרי זרוזין כיצד?</w:t>
      </w:r>
    </w:p>
    <w:p w14:paraId="04902CD4" w14:textId="6924074C" w:rsidR="003E2DCC" w:rsidRPr="006F178A" w:rsidRDefault="003E2DCC" w:rsidP="003E2DCC">
      <w:pPr>
        <w:pStyle w:val="afff5"/>
        <w:rPr>
          <w:rtl/>
        </w:rPr>
      </w:pPr>
      <w:r w:rsidRPr="006F178A">
        <w:rPr>
          <w:rtl/>
        </w:rPr>
        <w:t xml:space="preserve">היה מוכר חפץ, ואמר קונם שאיני פוחת לך מן הסלע, </w:t>
      </w:r>
    </w:p>
    <w:p w14:paraId="05038371" w14:textId="77777777" w:rsidR="002C0D66" w:rsidRDefault="003E2DCC" w:rsidP="003E2DCC">
      <w:pPr>
        <w:pStyle w:val="afff5"/>
        <w:rPr>
          <w:rtl/>
        </w:rPr>
      </w:pPr>
      <w:r w:rsidRPr="00392931">
        <w:rPr>
          <w:rtl/>
        </w:rPr>
        <w:t xml:space="preserve">והלה אומר קונם שאיני מוסיף לך על השקל </w:t>
      </w:r>
    </w:p>
    <w:p w14:paraId="2A147CE3" w14:textId="271C555C" w:rsidR="003E2DCC" w:rsidRPr="009C1970" w:rsidRDefault="003E2DCC" w:rsidP="003E2DCC">
      <w:pPr>
        <w:pStyle w:val="afff5"/>
        <w:rPr>
          <w:rtl/>
        </w:rPr>
      </w:pPr>
      <w:r w:rsidRPr="00392931">
        <w:rPr>
          <w:rtl/>
        </w:rPr>
        <w:t>–</w:t>
      </w:r>
      <w:r w:rsidRPr="00392931">
        <w:rPr>
          <w:rFonts w:hint="cs"/>
          <w:rtl/>
        </w:rPr>
        <w:t xml:space="preserve"> שניהם רוצין בשלושה דינרין</w:t>
      </w:r>
    </w:p>
    <w:p w14:paraId="6F07C8F5" w14:textId="77777777" w:rsidR="003E2DCC" w:rsidRPr="006F178A" w:rsidRDefault="003E2DCC" w:rsidP="00A522DC">
      <w:pPr>
        <w:pStyle w:val="a3"/>
        <w:framePr w:wrap="around"/>
        <w:rPr>
          <w:rtl/>
        </w:rPr>
      </w:pPr>
      <w:r w:rsidRPr="006F178A">
        <w:rPr>
          <w:rtl/>
        </w:rPr>
        <w:t>כא.</w:t>
      </w:r>
    </w:p>
    <w:p w14:paraId="00D308DA" w14:textId="337E881E" w:rsidR="003E2DCC" w:rsidRPr="00525E34" w:rsidRDefault="003E2DCC" w:rsidP="000F1DD4">
      <w:pPr>
        <w:pStyle w:val="afffd"/>
        <w:rPr>
          <w:rtl/>
        </w:rPr>
      </w:pPr>
      <w:ins w:id="9828" w:author="מספור קטעי משנה" w:date="2026-10-06T06:45:39Z">
        <w:r>
          <w:rPr>
            <w:rStyle w:val="MisparKeta"/>
          </w:rPr>
          <w:t xml:space="preserve">א. </w:t>
        </w:r>
      </w:ins>
      <w:r w:rsidRPr="00525E34">
        <w:rPr>
          <w:rtl/>
        </w:rPr>
        <w:t>ארבעה נדרים התירו חכמים כו'.</w:t>
      </w:r>
    </w:p>
    <w:p w14:paraId="3B0734C4" w14:textId="058C0427" w:rsidR="003E2DCC" w:rsidRPr="006F178A" w:rsidRDefault="003E2DCC" w:rsidP="00893112">
      <w:pPr>
        <w:pStyle w:val="affffb"/>
        <w:rPr>
          <w:rtl/>
        </w:rPr>
      </w:pPr>
      <w:r w:rsidRPr="00893112">
        <w:rPr>
          <w:rtl/>
        </w:rPr>
        <w:t>מ</w:t>
      </w:r>
      <w:r w:rsidRPr="006F178A">
        <w:rPr>
          <w:rtl/>
        </w:rPr>
        <w:t xml:space="preserve">אן תנא ארבעה נדרים? </w:t>
      </w:r>
      <w:r w:rsidR="00C552A5">
        <w:rPr>
          <w:rFonts w:hint="cs"/>
          <w:rtl/>
        </w:rPr>
        <w:t>[ב]</w:t>
      </w:r>
    </w:p>
    <w:p w14:paraId="147CDA65" w14:textId="18365C13" w:rsidR="00525E34" w:rsidRPr="00C14A40" w:rsidRDefault="00576A88" w:rsidP="00525E34">
      <w:pPr>
        <w:pStyle w:val="38"/>
        <w:framePr w:wrap="notBeside"/>
        <w:rPr>
          <w:rtl/>
        </w:rPr>
      </w:pPr>
      <w:r w:rsidRPr="00C14A40">
        <w:rPr>
          <w:rFonts w:hint="cs"/>
          <w:rtl/>
        </w:rPr>
        <w:t>ר</w:t>
      </w:r>
      <w:r w:rsidR="0075729B">
        <w:rPr>
          <w:rtl/>
        </w:rPr>
        <w:t>"</w:t>
      </w:r>
      <w:r w:rsidRPr="00C14A40">
        <w:rPr>
          <w:rFonts w:hint="cs"/>
          <w:rtl/>
        </w:rPr>
        <w:t xml:space="preserve">י הנשיא: </w:t>
      </w:r>
      <w:r w:rsidR="003E2DCC" w:rsidRPr="00C14A40">
        <w:rPr>
          <w:rtl/>
        </w:rPr>
        <w:t>ר</w:t>
      </w:r>
      <w:r w:rsidRPr="00C14A40">
        <w:rPr>
          <w:rFonts w:hint="cs"/>
          <w:rtl/>
        </w:rPr>
        <w:t>"ט</w:t>
      </w:r>
      <w:r w:rsidR="003E2DCC" w:rsidRPr="00C14A40">
        <w:rPr>
          <w:rtl/>
        </w:rPr>
        <w:t>:</w:t>
      </w:r>
    </w:p>
    <w:p w14:paraId="1E800512" w14:textId="3C8CB73C" w:rsidR="003E2DCC" w:rsidRPr="00525E34" w:rsidRDefault="003E2DCC" w:rsidP="003E2DCC">
      <w:pPr>
        <w:rPr>
          <w:spacing w:val="-2"/>
          <w:rtl/>
        </w:rPr>
      </w:pPr>
      <w:r w:rsidRPr="00525E34">
        <w:rPr>
          <w:spacing w:val="-2"/>
          <w:rtl/>
        </w:rPr>
        <w:t>לעולם אין אחד מהן נזיר, לפי שלא ניתנה נזירות אלא להפלאה.</w:t>
      </w:r>
    </w:p>
    <w:p w14:paraId="5FD4214C" w14:textId="77777777" w:rsidR="00525E34" w:rsidRPr="00C14A40" w:rsidRDefault="003E2DCC" w:rsidP="00525E34">
      <w:pPr>
        <w:pStyle w:val="38"/>
        <w:framePr w:wrap="notBeside"/>
        <w:rPr>
          <w:rtl/>
        </w:rPr>
      </w:pPr>
      <w:r w:rsidRPr="00C14A40">
        <w:rPr>
          <w:rtl/>
        </w:rPr>
        <w:t xml:space="preserve">רבא: </w:t>
      </w:r>
    </w:p>
    <w:p w14:paraId="304F3584" w14:textId="5018BB3E" w:rsidR="003E2DCC" w:rsidRPr="006F178A" w:rsidRDefault="003E2DCC" w:rsidP="003E2DCC">
      <w:pPr>
        <w:rPr>
          <w:rtl/>
        </w:rPr>
      </w:pPr>
      <w:r w:rsidRPr="006F178A">
        <w:rPr>
          <w:rtl/>
        </w:rPr>
        <w:t xml:space="preserve">אפילו רבנן, מי תני שניהן רצו? שניהן </w:t>
      </w:r>
      <w:r w:rsidRPr="00295E41">
        <w:rPr>
          <w:rStyle w:val="afffa"/>
          <w:rtl/>
        </w:rPr>
        <w:t>רוצין</w:t>
      </w:r>
      <w:r w:rsidRPr="006F178A">
        <w:rPr>
          <w:rtl/>
        </w:rPr>
        <w:t xml:space="preserve"> תני.</w:t>
      </w:r>
    </w:p>
    <w:p w14:paraId="4DC519DC" w14:textId="77777777" w:rsidR="00525E34" w:rsidRPr="00C14A40" w:rsidRDefault="003E2DCC" w:rsidP="00525E34">
      <w:pPr>
        <w:pStyle w:val="38"/>
        <w:framePr w:wrap="notBeside"/>
        <w:rPr>
          <w:rtl/>
        </w:rPr>
      </w:pPr>
      <w:r w:rsidRPr="00C14A40">
        <w:rPr>
          <w:rFonts w:hint="cs"/>
          <w:rtl/>
        </w:rPr>
        <w:t>רבינא לר</w:t>
      </w:r>
      <w:r w:rsidRPr="00C14A40">
        <w:rPr>
          <w:rtl/>
        </w:rPr>
        <w:t>"</w:t>
      </w:r>
      <w:r w:rsidRPr="00C14A40">
        <w:rPr>
          <w:rFonts w:hint="cs"/>
          <w:rtl/>
        </w:rPr>
        <w:t>א</w:t>
      </w:r>
      <w:r w:rsidRPr="00C14A40">
        <w:rPr>
          <w:rtl/>
        </w:rPr>
        <w:t xml:space="preserve">: </w:t>
      </w:r>
    </w:p>
    <w:p w14:paraId="7FC31F5E" w14:textId="77777777" w:rsidR="006666DF" w:rsidRDefault="003E2DCC" w:rsidP="003E2DCC">
      <w:pPr>
        <w:rPr>
          <w:rStyle w:val="affffc"/>
          <w:rtl/>
        </w:rPr>
      </w:pPr>
      <w:r w:rsidRPr="006F178A">
        <w:rPr>
          <w:rtl/>
        </w:rPr>
        <w:t xml:space="preserve">אמר לו טפי מסלע, והלה אמר בציר משקל, </w:t>
      </w:r>
    </w:p>
    <w:p w14:paraId="540FE640" w14:textId="182287DE" w:rsidR="00540A62" w:rsidRDefault="003E2DCC" w:rsidP="00446616">
      <w:pPr>
        <w:ind w:left="453" w:firstLine="57"/>
        <w:rPr>
          <w:rtl/>
        </w:rPr>
      </w:pPr>
      <w:r w:rsidRPr="00F04601">
        <w:rPr>
          <w:rStyle w:val="affffc"/>
          <w:rtl/>
        </w:rPr>
        <w:t xml:space="preserve">נדר </w:t>
      </w:r>
      <w:r w:rsidR="00C552A5" w:rsidRPr="00F04601">
        <w:rPr>
          <w:rStyle w:val="affffc"/>
          <w:rFonts w:hint="cs"/>
          <w:rtl/>
        </w:rPr>
        <w:t xml:space="preserve">או </w:t>
      </w:r>
      <w:r w:rsidRPr="00F04601">
        <w:rPr>
          <w:rStyle w:val="affffc"/>
          <w:rtl/>
        </w:rPr>
        <w:t xml:space="preserve">זרוזין </w:t>
      </w:r>
      <w:r w:rsidR="00F04601" w:rsidRPr="00F04601">
        <w:rPr>
          <w:rStyle w:val="affffc"/>
          <w:rFonts w:hint="cs"/>
          <w:rtl/>
        </w:rPr>
        <w:t>הוא</w:t>
      </w:r>
      <w:r w:rsidRPr="006F178A">
        <w:rPr>
          <w:rtl/>
        </w:rPr>
        <w:t>?</w:t>
      </w:r>
    </w:p>
    <w:p w14:paraId="56338E24" w14:textId="77777777" w:rsidR="00525E34" w:rsidRPr="00C14A40" w:rsidRDefault="003E2DCC" w:rsidP="00525E34">
      <w:pPr>
        <w:pStyle w:val="38"/>
        <w:framePr w:wrap="notBeside"/>
        <w:rPr>
          <w:rtl/>
        </w:rPr>
      </w:pPr>
      <w:r w:rsidRPr="00C14A40">
        <w:rPr>
          <w:rFonts w:hint="cs"/>
          <w:rtl/>
        </w:rPr>
        <w:t>- א</w:t>
      </w:r>
      <w:r w:rsidRPr="00C14A40">
        <w:rPr>
          <w:rtl/>
        </w:rPr>
        <w:t>"</w:t>
      </w:r>
      <w:r w:rsidRPr="00C14A40">
        <w:rPr>
          <w:rFonts w:hint="cs"/>
          <w:rtl/>
        </w:rPr>
        <w:t>ל</w:t>
      </w:r>
      <w:r w:rsidRPr="00C14A40">
        <w:rPr>
          <w:rtl/>
        </w:rPr>
        <w:t xml:space="preserve"> תנינא:</w:t>
      </w:r>
    </w:p>
    <w:p w14:paraId="42206D34" w14:textId="6D35A4AB" w:rsidR="003E2DCC" w:rsidRPr="006F178A" w:rsidRDefault="003E2DCC" w:rsidP="00540087">
      <w:pPr>
        <w:rPr>
          <w:rtl/>
        </w:rPr>
      </w:pPr>
      <w:r w:rsidRPr="006F178A">
        <w:rPr>
          <w:rtl/>
        </w:rPr>
        <w:t>היה מסרב בחבירו שיאכל אצלו, ואמר לו קונם ביתך שאני נכנס, טיפת צונן שאני טועם</w:t>
      </w:r>
      <w:r w:rsidR="00540087">
        <w:rPr>
          <w:rFonts w:hint="cs"/>
          <w:rtl/>
        </w:rPr>
        <w:t xml:space="preserve">, - </w:t>
      </w:r>
      <w:r w:rsidRPr="006F178A">
        <w:rPr>
          <w:rtl/>
        </w:rPr>
        <w:t>מותר ליכנס לביתו ולשתות הימנו צונן, שלא נתכוון זה אלא לשום אכילה ושתיה;</w:t>
      </w:r>
    </w:p>
    <w:p w14:paraId="710A2A9F" w14:textId="071A003E" w:rsidR="003E2DCC" w:rsidRPr="006F178A" w:rsidRDefault="00AF56C1" w:rsidP="003E2DCC">
      <w:pPr>
        <w:rPr>
          <w:rtl/>
        </w:rPr>
      </w:pPr>
      <w:r>
        <w:rPr>
          <w:rFonts w:hint="cs"/>
          <w:rtl/>
        </w:rPr>
        <w:t xml:space="preserve">ואף שאמר </w:t>
      </w:r>
      <w:r w:rsidR="003E2DCC" w:rsidRPr="006F178A">
        <w:rPr>
          <w:rtl/>
        </w:rPr>
        <w:t>טיפת צונן</w:t>
      </w:r>
      <w:r>
        <w:rPr>
          <w:rFonts w:hint="cs"/>
          <w:rtl/>
        </w:rPr>
        <w:t>-</w:t>
      </w:r>
      <w:r w:rsidR="003E2DCC" w:rsidRPr="006F178A">
        <w:rPr>
          <w:rFonts w:hint="cs"/>
          <w:rtl/>
        </w:rPr>
        <w:t xml:space="preserve"> שכן אדם אומר, ה</w:t>
      </w:r>
      <w:r w:rsidR="003E2DCC" w:rsidRPr="006F178A">
        <w:rPr>
          <w:rtl/>
        </w:rPr>
        <w:t>"</w:t>
      </w:r>
      <w:r w:rsidR="003E2DCC" w:rsidRPr="006F178A">
        <w:rPr>
          <w:rFonts w:hint="cs"/>
          <w:rtl/>
        </w:rPr>
        <w:t>נ כך אדם נוהג לומר.</w:t>
      </w:r>
    </w:p>
    <w:p w14:paraId="2E120196" w14:textId="77777777" w:rsidR="003E2DCC" w:rsidRPr="006F178A" w:rsidRDefault="003E2DCC" w:rsidP="00A522DC">
      <w:pPr>
        <w:pStyle w:val="a3"/>
        <w:framePr w:wrap="around"/>
        <w:rPr>
          <w:rtl/>
        </w:rPr>
      </w:pPr>
      <w:r w:rsidRPr="006F178A">
        <w:rPr>
          <w:rtl/>
        </w:rPr>
        <w:t>כא:</w:t>
      </w:r>
    </w:p>
    <w:p w14:paraId="23FEC821" w14:textId="77777777" w:rsidR="00525E34" w:rsidRPr="00C14A40" w:rsidRDefault="003E2DCC" w:rsidP="00525E34">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מי דמי?</w:t>
      </w:r>
    </w:p>
    <w:p w14:paraId="03D399A8" w14:textId="06058182" w:rsidR="003E2DCC" w:rsidRPr="00AF56C1" w:rsidRDefault="0008290D" w:rsidP="00AF56C1">
      <w:pPr>
        <w:rPr>
          <w:rFonts w:ascii="Fb Fontext" w:hAnsi="Fb Fontext"/>
          <w:rtl/>
        </w:rPr>
      </w:pPr>
      <w:r w:rsidRPr="00525E34">
        <w:rPr>
          <w:rStyle w:val="affffe"/>
          <w:rFonts w:hint="cs"/>
          <w:rtl/>
        </w:rPr>
        <w:t>שם</w:t>
      </w:r>
      <w:r w:rsidR="0075729B">
        <w:rPr>
          <w:rFonts w:ascii="Fb Fontext" w:hAnsi="Fb Fontext" w:hint="cs"/>
          <w:rtl/>
        </w:rPr>
        <w:t xml:space="preserve"> </w:t>
      </w:r>
      <w:r>
        <w:rPr>
          <w:rFonts w:ascii="Fb Fontext" w:hAnsi="Fb Fontext" w:hint="cs"/>
          <w:rtl/>
        </w:rPr>
        <w:t>ב</w:t>
      </w:r>
      <w:r w:rsidR="003E2DCC" w:rsidRPr="00AF56C1">
        <w:rPr>
          <w:rFonts w:ascii="Fb Fontext" w:hAnsi="Fb Fontext"/>
          <w:rtl/>
        </w:rPr>
        <w:t>צונן, צדיקים אומרים מעט ועושין הרבה,</w:t>
      </w:r>
      <w:r w:rsidR="003E2DCC" w:rsidRPr="00AF56C1">
        <w:rPr>
          <w:rFonts w:ascii="Fb Fontext" w:hAnsi="Fb Fontext" w:hint="cs"/>
          <w:rtl/>
        </w:rPr>
        <w:t xml:space="preserve"> </w:t>
      </w:r>
    </w:p>
    <w:p w14:paraId="67BA846A" w14:textId="456153E4" w:rsidR="003E2DCC" w:rsidRPr="006F178A" w:rsidRDefault="0008290D" w:rsidP="0008290D">
      <w:pPr>
        <w:rPr>
          <w:rtl/>
        </w:rPr>
      </w:pPr>
      <w:r w:rsidRPr="00525E34">
        <w:rPr>
          <w:rStyle w:val="affffe"/>
          <w:rtl/>
        </w:rPr>
        <w:t>כאן</w:t>
      </w:r>
      <w:r w:rsidRPr="0008290D">
        <w:rPr>
          <w:rFonts w:ascii="Fb Fontext" w:hAnsi="Fb Fontext"/>
          <w:rtl/>
        </w:rPr>
        <w:t xml:space="preserve"> </w:t>
      </w:r>
      <w:r w:rsidR="003E2DCC" w:rsidRPr="00295E41">
        <w:rPr>
          <w:rStyle w:val="afffa"/>
          <w:rtl/>
        </w:rPr>
        <w:t>ספ</w:t>
      </w:r>
      <w:r w:rsidR="003E2DCC" w:rsidRPr="00295E41">
        <w:rPr>
          <w:rStyle w:val="afffa"/>
          <w:rFonts w:hint="cs"/>
          <w:rtl/>
        </w:rPr>
        <w:t>ק</w:t>
      </w:r>
      <w:r w:rsidR="003E2DCC" w:rsidRPr="0008290D">
        <w:rPr>
          <w:rFonts w:ascii="Fb Fontext" w:hAnsi="Fb Fontext" w:hint="cs"/>
          <w:rtl/>
        </w:rPr>
        <w:t xml:space="preserve"> שמא פחות מסלע ויותר על שקל אמר וזירוזין הו</w:t>
      </w:r>
      <w:r>
        <w:rPr>
          <w:rFonts w:ascii="Fb Fontext" w:hAnsi="Fb Fontext" w:hint="cs"/>
          <w:rtl/>
        </w:rPr>
        <w:t>א</w:t>
      </w:r>
      <w:r w:rsidR="003E2DCC" w:rsidRPr="0008290D">
        <w:rPr>
          <w:rFonts w:ascii="Fb Fontext" w:hAnsi="Fb Fontext" w:hint="cs"/>
          <w:rtl/>
        </w:rPr>
        <w:t xml:space="preserve">, </w:t>
      </w:r>
      <w:r w:rsidR="003E2DCC" w:rsidRPr="00295E41">
        <w:rPr>
          <w:rStyle w:val="afffa"/>
          <w:rFonts w:hint="cs"/>
          <w:rtl/>
        </w:rPr>
        <w:t>או</w:t>
      </w:r>
      <w:r w:rsidR="0075729B">
        <w:rPr>
          <w:rFonts w:ascii="Fb Fontext" w:hAnsi="Fb Fontext" w:hint="cs"/>
          <w:rtl/>
        </w:rPr>
        <w:t xml:space="preserve"> </w:t>
      </w:r>
      <w:r w:rsidR="003E2DCC" w:rsidRPr="0008290D">
        <w:rPr>
          <w:rFonts w:ascii="Fb Fontext" w:hAnsi="Fb Fontext"/>
          <w:rtl/>
        </w:rPr>
        <w:t>דוקא קאמר ונדר הו</w:t>
      </w:r>
      <w:r>
        <w:rPr>
          <w:rFonts w:ascii="Fb Fontext" w:hAnsi="Fb Fontext" w:hint="cs"/>
          <w:rtl/>
        </w:rPr>
        <w:t>א</w:t>
      </w:r>
      <w:r w:rsidR="003E2DCC" w:rsidRPr="0008290D">
        <w:rPr>
          <w:rFonts w:ascii="Fb Fontext" w:hAnsi="Fb Fontext"/>
          <w:rtl/>
        </w:rPr>
        <w:t xml:space="preserve">? </w:t>
      </w:r>
      <w:r w:rsidR="003E2DCC" w:rsidRPr="00295E41">
        <w:rPr>
          <w:rStyle w:val="afffa"/>
          <w:rtl/>
        </w:rPr>
        <w:t>תבעי</w:t>
      </w:r>
      <w:r w:rsidR="003E2DCC" w:rsidRPr="0008290D">
        <w:rPr>
          <w:rFonts w:ascii="Fb Fontext" w:hAnsi="Fb Fontext"/>
          <w:rtl/>
        </w:rPr>
        <w:t>.</w:t>
      </w:r>
    </w:p>
    <w:p w14:paraId="7976D429" w14:textId="6CB016FD" w:rsidR="003E2DCC" w:rsidRDefault="008C5FAD" w:rsidP="00446616">
      <w:pPr>
        <w:pStyle w:val="affffb"/>
        <w:rPr>
          <w:rtl/>
        </w:rPr>
      </w:pPr>
      <w:r>
        <w:rPr>
          <w:rFonts w:hint="cs"/>
          <w:rtl/>
        </w:rPr>
        <w:t xml:space="preserve">א. </w:t>
      </w:r>
      <w:r w:rsidR="003E2DCC" w:rsidRPr="006F178A">
        <w:rPr>
          <w:rFonts w:hint="cs"/>
          <w:rtl/>
        </w:rPr>
        <w:t>ר</w:t>
      </w:r>
      <w:r w:rsidR="003E2DCC" w:rsidRPr="006F178A">
        <w:rPr>
          <w:rtl/>
        </w:rPr>
        <w:t>"</w:t>
      </w:r>
      <w:r w:rsidR="003E2DCC" w:rsidRPr="006F178A">
        <w:rPr>
          <w:rFonts w:hint="cs"/>
          <w:rtl/>
        </w:rPr>
        <w:t>י מר</w:t>
      </w:r>
      <w:r w:rsidR="003E2DCC" w:rsidRPr="006F178A">
        <w:rPr>
          <w:rtl/>
        </w:rPr>
        <w:t>"</w:t>
      </w:r>
      <w:r w:rsidR="003E2DCC" w:rsidRPr="006F178A">
        <w:rPr>
          <w:rFonts w:hint="cs"/>
          <w:rtl/>
        </w:rPr>
        <w:t>א</w:t>
      </w:r>
      <w:r w:rsidR="003E2DCC" w:rsidRPr="006F178A">
        <w:rPr>
          <w:rtl/>
        </w:rPr>
        <w:t>: ארבעה נדרים הללו צריכין שאלה לחכם,</w:t>
      </w:r>
      <w:r w:rsidR="003E2DCC">
        <w:rPr>
          <w:rFonts w:hint="cs"/>
          <w:rtl/>
        </w:rPr>
        <w:t xml:space="preserve"> </w:t>
      </w:r>
    </w:p>
    <w:p w14:paraId="20079907" w14:textId="77777777" w:rsidR="00482CEE" w:rsidRPr="00C14A40" w:rsidRDefault="003E2DCC" w:rsidP="00525E34">
      <w:pPr>
        <w:pStyle w:val="38"/>
        <w:framePr w:wrap="notBeside"/>
        <w:rPr>
          <w:rtl/>
        </w:rPr>
      </w:pPr>
      <w:r w:rsidRPr="00C14A40">
        <w:rPr>
          <w:rFonts w:hint="cs"/>
          <w:rtl/>
        </w:rPr>
        <w:t>שמואל</w:t>
      </w:r>
      <w:r w:rsidR="00385C6B" w:rsidRPr="00C14A40">
        <w:rPr>
          <w:rFonts w:hint="cs"/>
          <w:rtl/>
        </w:rPr>
        <w:t>:</w:t>
      </w:r>
      <w:r w:rsidRPr="00C14A40">
        <w:rPr>
          <w:rFonts w:hint="cs"/>
          <w:rtl/>
        </w:rPr>
        <w:t xml:space="preserve"> </w:t>
      </w:r>
      <w:r w:rsidRPr="00C14A40">
        <w:rPr>
          <w:rtl/>
        </w:rPr>
        <w:t>תנא:</w:t>
      </w:r>
    </w:p>
    <w:p w14:paraId="5EB61A2F" w14:textId="33F02D53" w:rsidR="003E2DCC" w:rsidRPr="006F178A" w:rsidRDefault="00385C6B" w:rsidP="003E2DCC">
      <w:pPr>
        <w:rPr>
          <w:rtl/>
        </w:rPr>
      </w:pPr>
      <w:r>
        <w:rPr>
          <w:rFonts w:ascii="Fb Fontext" w:hAnsi="Fb Fontext" w:hint="cs"/>
          <w:rtl/>
        </w:rPr>
        <w:t xml:space="preserve">ד' </w:t>
      </w:r>
      <w:r w:rsidR="003E2DCC" w:rsidRPr="006F178A">
        <w:rPr>
          <w:rFonts w:ascii="Fb Fontext" w:hAnsi="Fb Fontext"/>
          <w:rtl/>
        </w:rPr>
        <w:t xml:space="preserve">נדרים </w:t>
      </w:r>
      <w:r w:rsidR="003E2DCC" w:rsidRPr="00295E41">
        <w:rPr>
          <w:rStyle w:val="afffa"/>
          <w:rtl/>
        </w:rPr>
        <w:t>התירו</w:t>
      </w:r>
      <w:r w:rsidR="003E2DCC" w:rsidRPr="006F178A">
        <w:rPr>
          <w:rFonts w:ascii="Fb Fontext" w:hAnsi="Fb Fontext"/>
          <w:rtl/>
        </w:rPr>
        <w:t xml:space="preserve"> חכמים, </w:t>
      </w:r>
      <w:r w:rsidR="003E2DCC" w:rsidRPr="00446616">
        <w:rPr>
          <w:rStyle w:val="affffe"/>
          <w:rtl/>
        </w:rPr>
        <w:t xml:space="preserve">ואת אמרת: </w:t>
      </w:r>
      <w:r w:rsidR="003E2DCC" w:rsidRPr="006F178A">
        <w:rPr>
          <w:rFonts w:ascii="Fb Fontext" w:hAnsi="Fb Fontext"/>
          <w:rtl/>
        </w:rPr>
        <w:t>צריכין שאלה לחכם.</w:t>
      </w:r>
    </w:p>
    <w:p w14:paraId="1D9971AB" w14:textId="77777777" w:rsidR="00525E34" w:rsidRPr="00C14A40" w:rsidRDefault="008C5FAD" w:rsidP="00525E34">
      <w:pPr>
        <w:pStyle w:val="38"/>
        <w:framePr w:wrap="notBeside"/>
        <w:rPr>
          <w:rtl/>
        </w:rPr>
      </w:pPr>
      <w:r w:rsidRPr="00C14A40">
        <w:rPr>
          <w:rFonts w:hint="cs"/>
          <w:rtl/>
        </w:rPr>
        <w:t xml:space="preserve">ב. </w:t>
      </w:r>
      <w:r w:rsidR="003E2DCC" w:rsidRPr="00C14A40">
        <w:rPr>
          <w:rtl/>
        </w:rPr>
        <w:t xml:space="preserve">רב יוסף מתני </w:t>
      </w:r>
    </w:p>
    <w:p w14:paraId="0B176F7E" w14:textId="13D2EB4C" w:rsidR="003E2DCC" w:rsidRDefault="003E2DCC" w:rsidP="003E2DCC">
      <w:pPr>
        <w:rPr>
          <w:rtl/>
        </w:rPr>
      </w:pPr>
      <w:r w:rsidRPr="00385C6B">
        <w:rPr>
          <w:rStyle w:val="affffe"/>
          <w:rtl/>
        </w:rPr>
        <w:t>לשמעתא</w:t>
      </w:r>
      <w:r w:rsidR="00385C6B">
        <w:rPr>
          <w:rStyle w:val="affffe"/>
          <w:rFonts w:hint="cs"/>
          <w:rtl/>
        </w:rPr>
        <w:t xml:space="preserve"> כך:</w:t>
      </w:r>
      <w:r w:rsidRPr="006F178A">
        <w:rPr>
          <w:rtl/>
        </w:rPr>
        <w:t xml:space="preserve"> </w:t>
      </w:r>
      <w:r w:rsidRPr="008C5FAD">
        <w:rPr>
          <w:rStyle w:val="affffe"/>
          <w:rFonts w:hint="cs"/>
          <w:rtl/>
        </w:rPr>
        <w:t>ר</w:t>
      </w:r>
      <w:r w:rsidRPr="008C5FAD">
        <w:rPr>
          <w:rStyle w:val="affffe"/>
          <w:rtl/>
        </w:rPr>
        <w:t>"</w:t>
      </w:r>
      <w:r w:rsidRPr="008C5FAD">
        <w:rPr>
          <w:rStyle w:val="affffe"/>
          <w:rFonts w:hint="cs"/>
          <w:rtl/>
        </w:rPr>
        <w:t>י מר</w:t>
      </w:r>
      <w:r w:rsidRPr="008C5FAD">
        <w:rPr>
          <w:rStyle w:val="affffe"/>
          <w:rtl/>
        </w:rPr>
        <w:t>"</w:t>
      </w:r>
      <w:r w:rsidRPr="008C5FAD">
        <w:rPr>
          <w:rStyle w:val="affffe"/>
          <w:rFonts w:hint="cs"/>
          <w:rtl/>
        </w:rPr>
        <w:t>א</w:t>
      </w:r>
      <w:r w:rsidRPr="008C5FAD">
        <w:rPr>
          <w:rStyle w:val="affffe"/>
          <w:rtl/>
        </w:rPr>
        <w:t>:</w:t>
      </w:r>
      <w:r w:rsidRPr="006F178A">
        <w:rPr>
          <w:rtl/>
        </w:rPr>
        <w:t xml:space="preserve"> אין חכם רשאי להתיר אלא </w:t>
      </w:r>
      <w:r w:rsidRPr="00295E41">
        <w:rPr>
          <w:rStyle w:val="afffa"/>
          <w:rtl/>
        </w:rPr>
        <w:t>כעין</w:t>
      </w:r>
      <w:r w:rsidRPr="006F178A">
        <w:rPr>
          <w:rtl/>
        </w:rPr>
        <w:t xml:space="preserve"> ארבעה נדרים הללו, קסבר: אין פותחין בחרטה.</w:t>
      </w:r>
    </w:p>
    <w:p w14:paraId="72CCA081" w14:textId="39D980C7" w:rsidR="0057477C" w:rsidRPr="00AA1EE4" w:rsidRDefault="0057477C" w:rsidP="00AA1EE4">
      <w:pPr>
        <w:pStyle w:val="affffb"/>
        <w:rPr>
          <w:rtl/>
        </w:rPr>
      </w:pPr>
      <w:r w:rsidRPr="00AA1EE4">
        <w:rPr>
          <w:rFonts w:hint="cs"/>
          <w:rtl/>
        </w:rPr>
        <w:t xml:space="preserve">ח' מעשים של </w:t>
      </w:r>
      <w:r w:rsidR="00AA1EE4" w:rsidRPr="00AA1EE4">
        <w:rPr>
          <w:rFonts w:hint="cs"/>
          <w:rtl/>
        </w:rPr>
        <w:t>פתח ל</w:t>
      </w:r>
      <w:r w:rsidRPr="00AA1EE4">
        <w:rPr>
          <w:rFonts w:hint="cs"/>
          <w:rtl/>
        </w:rPr>
        <w:t>היתר</w:t>
      </w:r>
    </w:p>
    <w:p w14:paraId="4A090133" w14:textId="07E40A40" w:rsidR="00525E34" w:rsidRPr="00C14A40" w:rsidRDefault="001160B6" w:rsidP="00525E34">
      <w:pPr>
        <w:pStyle w:val="38"/>
        <w:framePr w:wrap="notBeside"/>
        <w:rPr>
          <w:rFonts w:hint="cs"/>
          <w:rtl/>
        </w:rPr>
      </w:pPr>
      <w:r w:rsidRPr="00C14A40">
        <w:rPr>
          <w:rFonts w:hint="cs"/>
          <w:rtl/>
        </w:rPr>
        <w:t>א. ר</w:t>
      </w:r>
      <w:r w:rsidR="0075729B">
        <w:rPr>
          <w:rtl/>
        </w:rPr>
        <w:t>"</w:t>
      </w:r>
      <w:r w:rsidRPr="00C14A40">
        <w:rPr>
          <w:rFonts w:hint="cs"/>
          <w:rtl/>
        </w:rPr>
        <w:t xml:space="preserve">ה </w:t>
      </w:r>
    </w:p>
    <w:p w14:paraId="1D1CF643" w14:textId="3B5F172E" w:rsidR="003E2DCC" w:rsidRPr="006F178A" w:rsidRDefault="001160B6" w:rsidP="003E2DCC">
      <w:pPr>
        <w:rPr>
          <w:rtl/>
        </w:rPr>
      </w:pPr>
      <w:r>
        <w:rPr>
          <w:rStyle w:val="affffe"/>
          <w:rFonts w:hint="cs"/>
          <w:rtl/>
        </w:rPr>
        <w:t>לזה שבא לפניו</w:t>
      </w:r>
      <w:r>
        <w:rPr>
          <w:rFonts w:hint="cs"/>
          <w:rtl/>
        </w:rPr>
        <w:t>:</w:t>
      </w:r>
      <w:r w:rsidR="003E2DCC" w:rsidRPr="006F178A">
        <w:rPr>
          <w:rFonts w:hint="cs"/>
          <w:rtl/>
        </w:rPr>
        <w:t xml:space="preserve"> לבך עליך</w:t>
      </w:r>
      <w:r>
        <w:rPr>
          <w:rFonts w:hint="cs"/>
          <w:rtl/>
        </w:rPr>
        <w:t>?</w:t>
      </w:r>
      <w:r w:rsidR="003E2DCC" w:rsidRPr="006F178A">
        <w:rPr>
          <w:rFonts w:hint="cs"/>
          <w:rtl/>
        </w:rPr>
        <w:t xml:space="preserve"> </w:t>
      </w:r>
      <w:r w:rsidR="003E2DCC" w:rsidRPr="001160B6">
        <w:rPr>
          <w:rStyle w:val="affffe"/>
          <w:rFonts w:hint="cs"/>
          <w:rtl/>
        </w:rPr>
        <w:t>א</w:t>
      </w:r>
      <w:r w:rsidR="003E2DCC" w:rsidRPr="001160B6">
        <w:rPr>
          <w:rStyle w:val="affffe"/>
          <w:rtl/>
        </w:rPr>
        <w:t>"</w:t>
      </w:r>
      <w:r w:rsidR="003E2DCC" w:rsidRPr="001160B6">
        <w:rPr>
          <w:rStyle w:val="affffe"/>
          <w:rFonts w:hint="cs"/>
          <w:rtl/>
        </w:rPr>
        <w:t>ל</w:t>
      </w:r>
      <w:r>
        <w:rPr>
          <w:rStyle w:val="affffe"/>
          <w:rFonts w:hint="cs"/>
          <w:rtl/>
        </w:rPr>
        <w:t>:</w:t>
      </w:r>
      <w:r w:rsidR="003E2DCC" w:rsidRPr="006F178A">
        <w:rPr>
          <w:rFonts w:hint="cs"/>
          <w:rtl/>
        </w:rPr>
        <w:t xml:space="preserve"> לא, והתירו.</w:t>
      </w:r>
    </w:p>
    <w:p w14:paraId="72AC9934" w14:textId="437ABAF3" w:rsidR="00525E34" w:rsidRPr="00C14A40" w:rsidRDefault="001160B6" w:rsidP="00525E34">
      <w:pPr>
        <w:pStyle w:val="38"/>
        <w:framePr w:wrap="notBeside"/>
        <w:rPr>
          <w:rFonts w:hint="cs"/>
          <w:rtl/>
        </w:rPr>
      </w:pPr>
      <w:r w:rsidRPr="00C14A40">
        <w:rPr>
          <w:rFonts w:hint="cs"/>
          <w:rtl/>
        </w:rPr>
        <w:t>ב. רבר</w:t>
      </w:r>
      <w:r w:rsidR="0075729B">
        <w:rPr>
          <w:rtl/>
        </w:rPr>
        <w:t>"</w:t>
      </w:r>
      <w:r w:rsidRPr="00C14A40">
        <w:rPr>
          <w:rFonts w:hint="cs"/>
          <w:rtl/>
        </w:rPr>
        <w:t xml:space="preserve">ה </w:t>
      </w:r>
    </w:p>
    <w:p w14:paraId="7B2038BC" w14:textId="56360D64" w:rsidR="003E2DCC" w:rsidRPr="006F178A" w:rsidRDefault="001160B6" w:rsidP="003E2DCC">
      <w:pPr>
        <w:rPr>
          <w:rtl/>
        </w:rPr>
      </w:pPr>
      <w:r>
        <w:rPr>
          <w:rStyle w:val="affffe"/>
          <w:rFonts w:hint="cs"/>
          <w:rtl/>
        </w:rPr>
        <w:t>לזה שבא לפניו</w:t>
      </w:r>
      <w:r>
        <w:rPr>
          <w:rFonts w:hint="cs"/>
          <w:rtl/>
        </w:rPr>
        <w:t>:</w:t>
      </w:r>
      <w:r w:rsidR="003E2DCC" w:rsidRPr="006F178A">
        <w:rPr>
          <w:rtl/>
        </w:rPr>
        <w:t xml:space="preserve"> אילו היו עשרה בני אדם שיפייסוך באותה שעה, מי נדרת? </w:t>
      </w:r>
      <w:r w:rsidR="003E2DCC" w:rsidRPr="00641F48">
        <w:rPr>
          <w:rStyle w:val="affffe"/>
          <w:rtl/>
        </w:rPr>
        <w:t>א"ל:</w:t>
      </w:r>
      <w:r w:rsidR="003E2DCC" w:rsidRPr="006F178A">
        <w:rPr>
          <w:rtl/>
        </w:rPr>
        <w:t xml:space="preserve"> לא, והתירו.</w:t>
      </w:r>
    </w:p>
    <w:p w14:paraId="742D6FD6" w14:textId="77777777" w:rsidR="00525E34" w:rsidRPr="00C14A40" w:rsidRDefault="00641F48" w:rsidP="00525E34">
      <w:pPr>
        <w:pStyle w:val="38"/>
        <w:framePr w:wrap="notBeside"/>
        <w:rPr>
          <w:rtl/>
        </w:rPr>
      </w:pPr>
      <w:r w:rsidRPr="00C14A40">
        <w:rPr>
          <w:rFonts w:hint="cs"/>
          <w:rtl/>
        </w:rPr>
        <w:t>ג.</w:t>
      </w:r>
      <w:r w:rsidR="003E2DCC" w:rsidRPr="00C14A40">
        <w:rPr>
          <w:rtl/>
        </w:rPr>
        <w:t xml:space="preserve"> </w:t>
      </w:r>
      <w:r w:rsidR="003E2DCC" w:rsidRPr="00C14A40">
        <w:rPr>
          <w:rFonts w:hint="cs"/>
          <w:rtl/>
        </w:rPr>
        <w:t>ר</w:t>
      </w:r>
      <w:r w:rsidR="003E2DCC" w:rsidRPr="00C14A40">
        <w:rPr>
          <w:rtl/>
        </w:rPr>
        <w:t>"</w:t>
      </w:r>
      <w:r w:rsidR="003E2DCC" w:rsidRPr="00C14A40">
        <w:rPr>
          <w:rFonts w:hint="cs"/>
          <w:rtl/>
        </w:rPr>
        <w:t>י</w:t>
      </w:r>
      <w:r w:rsidR="003E2DCC" w:rsidRPr="00C14A40">
        <w:rPr>
          <w:rtl/>
        </w:rPr>
        <w:t xml:space="preserve">: </w:t>
      </w:r>
    </w:p>
    <w:p w14:paraId="1E2D80AE" w14:textId="3FB3EA39" w:rsidR="003E2DCC" w:rsidRPr="006F178A" w:rsidRDefault="003E2DCC" w:rsidP="003E2DCC">
      <w:pPr>
        <w:rPr>
          <w:rtl/>
        </w:rPr>
      </w:pPr>
      <w:r w:rsidRPr="006F178A">
        <w:rPr>
          <w:rtl/>
        </w:rPr>
        <w:t>אומרים לאדם לב זה עליך? אם אמר לא</w:t>
      </w:r>
      <w:r w:rsidR="00641F48">
        <w:rPr>
          <w:rFonts w:hint="cs"/>
          <w:rtl/>
        </w:rPr>
        <w:t xml:space="preserve"> </w:t>
      </w:r>
      <w:r w:rsidRPr="006F178A">
        <w:rPr>
          <w:rtl/>
        </w:rPr>
        <w:t>מתירין אותו;</w:t>
      </w:r>
    </w:p>
    <w:p w14:paraId="7A95947E" w14:textId="77777777" w:rsidR="00525E34" w:rsidRPr="00C14A40" w:rsidRDefault="00641F48" w:rsidP="00525E34">
      <w:pPr>
        <w:pStyle w:val="38"/>
        <w:framePr w:wrap="notBeside"/>
        <w:rPr>
          <w:rtl/>
        </w:rPr>
      </w:pPr>
      <w:r w:rsidRPr="00C14A40">
        <w:rPr>
          <w:rFonts w:hint="cs"/>
          <w:rtl/>
        </w:rPr>
        <w:t xml:space="preserve">ד. </w:t>
      </w:r>
      <w:r w:rsidR="003E2DCC" w:rsidRPr="00C14A40">
        <w:rPr>
          <w:rtl/>
        </w:rPr>
        <w:t>ר</w:t>
      </w:r>
      <w:r w:rsidR="003E2DCC" w:rsidRPr="00C14A40">
        <w:rPr>
          <w:rFonts w:hint="cs"/>
          <w:rtl/>
        </w:rPr>
        <w:t>יבר</w:t>
      </w:r>
      <w:r w:rsidR="003E2DCC" w:rsidRPr="00C14A40">
        <w:rPr>
          <w:rtl/>
        </w:rPr>
        <w:t>"</w:t>
      </w:r>
      <w:r w:rsidR="003E2DCC" w:rsidRPr="00C14A40">
        <w:rPr>
          <w:rFonts w:hint="cs"/>
          <w:rtl/>
        </w:rPr>
        <w:t xml:space="preserve">י </w:t>
      </w:r>
      <w:r w:rsidR="003E2DCC" w:rsidRPr="00C14A40">
        <w:rPr>
          <w:rtl/>
        </w:rPr>
        <w:t xml:space="preserve">מאביו: </w:t>
      </w:r>
    </w:p>
    <w:p w14:paraId="52AE5AC4" w14:textId="22859AEF" w:rsidR="003E2DCC" w:rsidRPr="00757D20" w:rsidRDefault="003E2DCC" w:rsidP="00641F48">
      <w:pPr>
        <w:rPr>
          <w:rtl/>
        </w:rPr>
      </w:pPr>
      <w:r w:rsidRPr="00757D20">
        <w:rPr>
          <w:rtl/>
        </w:rPr>
        <w:t>אומרים לאדם אילו היו עשרה בני אדם שיפייסוך באותה שעה, מי נדרת? אם אמר לא - מתירין אותו.</w:t>
      </w:r>
    </w:p>
    <w:p w14:paraId="5F5DE4E4" w14:textId="2AE4F5BE" w:rsidR="00525E34" w:rsidRPr="00C14A40" w:rsidRDefault="00641F48" w:rsidP="00525E34">
      <w:pPr>
        <w:pStyle w:val="38"/>
        <w:framePr w:wrap="notBeside"/>
        <w:rPr>
          <w:rFonts w:hint="cs"/>
          <w:rtl/>
        </w:rPr>
      </w:pPr>
      <w:r w:rsidRPr="00C14A40">
        <w:rPr>
          <w:rFonts w:hint="cs"/>
          <w:rtl/>
        </w:rPr>
        <w:t>ה. ר</w:t>
      </w:r>
      <w:r w:rsidR="0075729B">
        <w:rPr>
          <w:rtl/>
        </w:rPr>
        <w:t>"</w:t>
      </w:r>
      <w:r w:rsidRPr="00C14A40">
        <w:rPr>
          <w:rFonts w:hint="cs"/>
          <w:rtl/>
        </w:rPr>
        <w:t xml:space="preserve">א </w:t>
      </w:r>
    </w:p>
    <w:p w14:paraId="09E0D7C3" w14:textId="1959011F" w:rsidR="003E2DCC" w:rsidRPr="006F178A" w:rsidRDefault="00641F48" w:rsidP="003E2DCC">
      <w:pPr>
        <w:rPr>
          <w:rtl/>
        </w:rPr>
      </w:pPr>
      <w:r>
        <w:rPr>
          <w:rStyle w:val="affffe"/>
          <w:rFonts w:hint="cs"/>
          <w:rtl/>
        </w:rPr>
        <w:t>לזה שבא לפניו</w:t>
      </w:r>
      <w:r>
        <w:rPr>
          <w:rFonts w:hint="cs"/>
          <w:rtl/>
        </w:rPr>
        <w:t>:</w:t>
      </w:r>
      <w:r w:rsidR="003E2DCC" w:rsidRPr="006F178A">
        <w:rPr>
          <w:rFonts w:hint="cs"/>
          <w:rtl/>
        </w:rPr>
        <w:t xml:space="preserve"> אם אתה מתחרט </w:t>
      </w:r>
      <w:r w:rsidR="00251DB3" w:rsidRPr="00251DB3">
        <w:rPr>
          <w:rStyle w:val="affffe"/>
          <w:rFonts w:hint="cs"/>
          <w:rtl/>
        </w:rPr>
        <w:t>א</w:t>
      </w:r>
      <w:r w:rsidR="0075729B">
        <w:rPr>
          <w:rStyle w:val="affffe"/>
          <w:rtl/>
        </w:rPr>
        <w:t>"</w:t>
      </w:r>
      <w:r w:rsidR="00251DB3" w:rsidRPr="00251DB3">
        <w:rPr>
          <w:rStyle w:val="affffe"/>
          <w:rFonts w:hint="cs"/>
          <w:rtl/>
        </w:rPr>
        <w:t>ל:</w:t>
      </w:r>
      <w:r w:rsidR="00251DB3">
        <w:rPr>
          <w:rFonts w:hint="cs"/>
          <w:rtl/>
        </w:rPr>
        <w:t xml:space="preserve"> </w:t>
      </w:r>
      <w:r w:rsidR="003E2DCC" w:rsidRPr="006F178A">
        <w:rPr>
          <w:rFonts w:hint="cs"/>
          <w:rtl/>
        </w:rPr>
        <w:t xml:space="preserve">וודאי, והתירו </w:t>
      </w:r>
    </w:p>
    <w:p w14:paraId="4A299F0B" w14:textId="5F3064D0" w:rsidR="00525E34" w:rsidRPr="00C14A40" w:rsidRDefault="00251DB3" w:rsidP="00525E34">
      <w:pPr>
        <w:pStyle w:val="38"/>
        <w:framePr w:wrap="notBeside"/>
        <w:rPr>
          <w:rFonts w:hint="cs"/>
          <w:rtl/>
        </w:rPr>
      </w:pPr>
      <w:r w:rsidRPr="00C14A40">
        <w:rPr>
          <w:rFonts w:hint="cs"/>
          <w:rtl/>
        </w:rPr>
        <w:t>ו. ר</w:t>
      </w:r>
      <w:r w:rsidR="0075729B">
        <w:rPr>
          <w:rtl/>
        </w:rPr>
        <w:t>"</w:t>
      </w:r>
      <w:r w:rsidRPr="00C14A40">
        <w:rPr>
          <w:rFonts w:hint="cs"/>
          <w:rtl/>
        </w:rPr>
        <w:t xml:space="preserve">א </w:t>
      </w:r>
    </w:p>
    <w:p w14:paraId="11C21362" w14:textId="4BB3C216" w:rsidR="003E2DCC" w:rsidRPr="006F178A" w:rsidRDefault="00251DB3" w:rsidP="003E2DCC">
      <w:pPr>
        <w:rPr>
          <w:rtl/>
        </w:rPr>
      </w:pPr>
      <w:r>
        <w:rPr>
          <w:rStyle w:val="affffe"/>
          <w:rFonts w:hint="cs"/>
          <w:rtl/>
        </w:rPr>
        <w:t>לזה שבא לפניו</w:t>
      </w:r>
      <w:r>
        <w:rPr>
          <w:rFonts w:hint="cs"/>
          <w:rtl/>
        </w:rPr>
        <w:t>:</w:t>
      </w:r>
      <w:r w:rsidR="003E2DCC" w:rsidRPr="006F178A">
        <w:rPr>
          <w:rFonts w:hint="cs"/>
          <w:rtl/>
        </w:rPr>
        <w:t xml:space="preserve"> האם רצית בנדר עד עכשיו </w:t>
      </w:r>
      <w:r w:rsidR="003E2DCC" w:rsidRPr="00251DB3">
        <w:rPr>
          <w:rStyle w:val="affffe"/>
          <w:rFonts w:hint="cs"/>
          <w:rtl/>
        </w:rPr>
        <w:t>א</w:t>
      </w:r>
      <w:r w:rsidR="003E2DCC" w:rsidRPr="00251DB3">
        <w:rPr>
          <w:rStyle w:val="affffe"/>
          <w:rtl/>
        </w:rPr>
        <w:t>"</w:t>
      </w:r>
      <w:r w:rsidR="003E2DCC" w:rsidRPr="00251DB3">
        <w:rPr>
          <w:rStyle w:val="affffe"/>
          <w:rFonts w:hint="cs"/>
          <w:rtl/>
        </w:rPr>
        <w:t>ל</w:t>
      </w:r>
      <w:r w:rsidR="003E2DCC" w:rsidRPr="006F178A">
        <w:rPr>
          <w:rFonts w:hint="cs"/>
          <w:rtl/>
        </w:rPr>
        <w:t xml:space="preserve"> אילולא היו מרגיזים אותי לא הייתי נודר, והתירו</w:t>
      </w:r>
      <w:r>
        <w:rPr>
          <w:rFonts w:hint="cs"/>
          <w:rtl/>
        </w:rPr>
        <w:t>.</w:t>
      </w:r>
      <w:r w:rsidR="003E2DCC" w:rsidRPr="006F178A">
        <w:rPr>
          <w:rFonts w:hint="cs"/>
          <w:rtl/>
        </w:rPr>
        <w:t xml:space="preserve"> </w:t>
      </w:r>
    </w:p>
    <w:p w14:paraId="661608D8" w14:textId="18E0B11B" w:rsidR="00482CEE" w:rsidRPr="00C14A40" w:rsidRDefault="00251DB3" w:rsidP="00525E34">
      <w:pPr>
        <w:pStyle w:val="38"/>
        <w:framePr w:wrap="notBeside"/>
        <w:rPr>
          <w:rFonts w:hint="cs"/>
          <w:rtl/>
        </w:rPr>
      </w:pPr>
      <w:r w:rsidRPr="00C14A40">
        <w:rPr>
          <w:rFonts w:hint="cs"/>
          <w:rtl/>
        </w:rPr>
        <w:t xml:space="preserve">ז. </w:t>
      </w:r>
      <w:r w:rsidR="00B9278E" w:rsidRPr="00C14A40">
        <w:rPr>
          <w:rFonts w:hint="cs"/>
          <w:rtl/>
        </w:rPr>
        <w:t>רי</w:t>
      </w:r>
      <w:r w:rsidR="0075729B">
        <w:rPr>
          <w:rtl/>
        </w:rPr>
        <w:t>"</w:t>
      </w:r>
      <w:r w:rsidR="00B9278E" w:rsidRPr="00C14A40">
        <w:rPr>
          <w:rFonts w:hint="cs"/>
          <w:rtl/>
        </w:rPr>
        <w:t>ו</w:t>
      </w:r>
    </w:p>
    <w:p w14:paraId="5D6E4B46" w14:textId="5E866D25" w:rsidR="003E2DCC" w:rsidRPr="006F178A" w:rsidRDefault="00B9278E" w:rsidP="003E2DCC">
      <w:pPr>
        <w:rPr>
          <w:rtl/>
        </w:rPr>
      </w:pPr>
      <w:r w:rsidRPr="00B9278E">
        <w:rPr>
          <w:rStyle w:val="affffe"/>
          <w:rFonts w:hint="cs"/>
          <w:rtl/>
        </w:rPr>
        <w:t>לזו שבאה לפניו:</w:t>
      </w:r>
      <w:r>
        <w:rPr>
          <w:rFonts w:hint="cs"/>
          <w:rtl/>
        </w:rPr>
        <w:t xml:space="preserve"> </w:t>
      </w:r>
      <w:r w:rsidR="003E2DCC" w:rsidRPr="006F178A">
        <w:rPr>
          <w:rFonts w:hint="cs"/>
          <w:rtl/>
        </w:rPr>
        <w:t xml:space="preserve">אילו ידעת שכך ידברו שכנותייך על בתך שאילו לא היית רואה בה כיעור לא היית נודרתה? </w:t>
      </w:r>
      <w:r w:rsidR="003E2DCC" w:rsidRPr="00083ACD">
        <w:rPr>
          <w:rStyle w:val="affffe"/>
          <w:rFonts w:hint="cs"/>
          <w:rtl/>
        </w:rPr>
        <w:t>א</w:t>
      </w:r>
      <w:r w:rsidR="003E2DCC" w:rsidRPr="00083ACD">
        <w:rPr>
          <w:rStyle w:val="affffe"/>
          <w:rtl/>
        </w:rPr>
        <w:t>"</w:t>
      </w:r>
      <w:r w:rsidR="003E2DCC" w:rsidRPr="00083ACD">
        <w:rPr>
          <w:rStyle w:val="affffe"/>
          <w:rFonts w:hint="cs"/>
          <w:rtl/>
        </w:rPr>
        <w:t xml:space="preserve">ל </w:t>
      </w:r>
      <w:r w:rsidR="003E2DCC" w:rsidRPr="006F178A">
        <w:rPr>
          <w:rFonts w:hint="cs"/>
          <w:rtl/>
        </w:rPr>
        <w:t xml:space="preserve">לא, והתירה </w:t>
      </w:r>
    </w:p>
    <w:p w14:paraId="6B4AB0DE" w14:textId="77777777" w:rsidR="003E2DCC" w:rsidRPr="006F178A" w:rsidRDefault="003E2DCC" w:rsidP="00A522DC">
      <w:pPr>
        <w:pStyle w:val="a3"/>
        <w:framePr w:wrap="around"/>
        <w:rPr>
          <w:rtl/>
        </w:rPr>
      </w:pPr>
      <w:r w:rsidRPr="006F178A">
        <w:rPr>
          <w:rtl/>
        </w:rPr>
        <w:t>כב.</w:t>
      </w:r>
    </w:p>
    <w:p w14:paraId="21BD711A" w14:textId="68260C9A" w:rsidR="00525E34" w:rsidRPr="00C14A40" w:rsidRDefault="00083ACD" w:rsidP="00525E34">
      <w:pPr>
        <w:pStyle w:val="38"/>
        <w:framePr w:wrap="notBeside"/>
        <w:rPr>
          <w:rFonts w:hint="cs"/>
          <w:rtl/>
        </w:rPr>
      </w:pPr>
      <w:r w:rsidRPr="00C14A40">
        <w:rPr>
          <w:rFonts w:hint="cs"/>
          <w:rtl/>
        </w:rPr>
        <w:t>ח. רי</w:t>
      </w:r>
      <w:r w:rsidR="0075729B">
        <w:rPr>
          <w:rtl/>
        </w:rPr>
        <w:t>"</w:t>
      </w:r>
      <w:r w:rsidRPr="00C14A40">
        <w:rPr>
          <w:rFonts w:hint="cs"/>
          <w:rtl/>
        </w:rPr>
        <w:t xml:space="preserve">ס </w:t>
      </w:r>
    </w:p>
    <w:p w14:paraId="2B7018D4" w14:textId="37465F29" w:rsidR="003E2DCC" w:rsidRPr="006F178A" w:rsidRDefault="00083ACD" w:rsidP="003E2DCC">
      <w:pPr>
        <w:rPr>
          <w:rtl/>
        </w:rPr>
      </w:pPr>
      <w:r w:rsidRPr="00083ACD">
        <w:rPr>
          <w:rStyle w:val="affffe"/>
          <w:rFonts w:hint="cs"/>
          <w:rtl/>
        </w:rPr>
        <w:t>לבן בתו:</w:t>
      </w:r>
      <w:r w:rsidR="003E2DCC" w:rsidRPr="00083ACD">
        <w:rPr>
          <w:rStyle w:val="affffe"/>
          <w:rFonts w:hint="cs"/>
          <w:rtl/>
        </w:rPr>
        <w:t xml:space="preserve"> </w:t>
      </w:r>
      <w:r w:rsidR="003E2DCC" w:rsidRPr="006F178A">
        <w:rPr>
          <w:rFonts w:ascii="Fb Fontext" w:hAnsi="Fb Fontext" w:hint="cs"/>
          <w:rtl/>
        </w:rPr>
        <w:t>אילו ידעת שיפתחו ב</w:t>
      </w:r>
      <w:r w:rsidR="003E2DCC" w:rsidRPr="006F178A">
        <w:rPr>
          <w:rFonts w:ascii="Fb Fontext" w:hAnsi="Fb Fontext"/>
          <w:rtl/>
        </w:rPr>
        <w:t>"</w:t>
      </w:r>
      <w:r w:rsidR="003E2DCC" w:rsidRPr="006F178A">
        <w:rPr>
          <w:rFonts w:ascii="Fb Fontext" w:hAnsi="Fb Fontext" w:hint="cs"/>
          <w:rtl/>
        </w:rPr>
        <w:t xml:space="preserve">ד של מעלה בפנקסך ויבדקו במעשיך מי נדרת </w:t>
      </w:r>
      <w:r w:rsidR="003E2DCC" w:rsidRPr="00083ACD">
        <w:rPr>
          <w:rStyle w:val="affffe"/>
          <w:rFonts w:hint="cs"/>
          <w:rtl/>
        </w:rPr>
        <w:t>א</w:t>
      </w:r>
      <w:r w:rsidR="003E2DCC" w:rsidRPr="00083ACD">
        <w:rPr>
          <w:rStyle w:val="affffe"/>
          <w:rtl/>
        </w:rPr>
        <w:t>"</w:t>
      </w:r>
      <w:r w:rsidR="003E2DCC" w:rsidRPr="00083ACD">
        <w:rPr>
          <w:rStyle w:val="affffe"/>
          <w:rFonts w:hint="cs"/>
          <w:rtl/>
        </w:rPr>
        <w:t xml:space="preserve">ל </w:t>
      </w:r>
      <w:r w:rsidR="003E2DCC" w:rsidRPr="006F178A">
        <w:rPr>
          <w:rFonts w:ascii="Fb Fontext" w:hAnsi="Fb Fontext" w:hint="cs"/>
          <w:rtl/>
        </w:rPr>
        <w:t>לא</w:t>
      </w:r>
      <w:r w:rsidR="0057477C">
        <w:rPr>
          <w:rFonts w:ascii="Fb Fontext" w:hAnsi="Fb Fontext" w:hint="cs"/>
          <w:rtl/>
        </w:rPr>
        <w:t>,</w:t>
      </w:r>
      <w:r w:rsidR="003E2DCC" w:rsidRPr="006F178A">
        <w:rPr>
          <w:rFonts w:ascii="Fb Fontext" w:hAnsi="Fb Fontext" w:hint="cs"/>
          <w:rtl/>
        </w:rPr>
        <w:t xml:space="preserve"> והתירו</w:t>
      </w:r>
      <w:r w:rsidR="0057477C">
        <w:rPr>
          <w:rFonts w:ascii="Fb Fontext" w:hAnsi="Fb Fontext" w:hint="cs"/>
          <w:rtl/>
        </w:rPr>
        <w:t>.</w:t>
      </w:r>
      <w:r w:rsidR="003E2DCC" w:rsidRPr="006F178A">
        <w:rPr>
          <w:rFonts w:ascii="Fb Fontext" w:hAnsi="Fb Fontext" w:hint="cs"/>
          <w:rtl/>
        </w:rPr>
        <w:t xml:space="preserve"> </w:t>
      </w:r>
    </w:p>
    <w:p w14:paraId="0765E1BA" w14:textId="3916974F" w:rsidR="00E44534" w:rsidRPr="00551327" w:rsidRDefault="00551327" w:rsidP="00551327">
      <w:pPr>
        <w:pStyle w:val="affffb"/>
        <w:rPr>
          <w:rtl/>
        </w:rPr>
      </w:pPr>
      <w:r w:rsidRPr="00551327">
        <w:rPr>
          <w:rFonts w:hint="cs"/>
          <w:rtl/>
        </w:rPr>
        <w:t>ר</w:t>
      </w:r>
      <w:r w:rsidR="003E2DCC" w:rsidRPr="00551327">
        <w:rPr>
          <w:rtl/>
        </w:rPr>
        <w:t>"</w:t>
      </w:r>
      <w:r w:rsidR="003E2DCC" w:rsidRPr="00551327">
        <w:rPr>
          <w:rFonts w:hint="cs"/>
          <w:rtl/>
        </w:rPr>
        <w:t>א:</w:t>
      </w:r>
      <w:r w:rsidR="00E44534" w:rsidRPr="00551327">
        <w:rPr>
          <w:rFonts w:hint="cs"/>
          <w:rtl/>
        </w:rPr>
        <w:t xml:space="preserve"> אנו לא פותחים בנדר בדרשות אלו </w:t>
      </w:r>
    </w:p>
    <w:p w14:paraId="1654ADFE" w14:textId="77777777" w:rsidR="00482CEE" w:rsidRPr="00C14A40" w:rsidRDefault="00551327" w:rsidP="00525E34">
      <w:pPr>
        <w:pStyle w:val="38"/>
        <w:framePr w:wrap="notBeside"/>
        <w:rPr>
          <w:rFonts w:hint="cs"/>
          <w:rtl/>
        </w:rPr>
      </w:pPr>
      <w:r w:rsidRPr="00C14A40">
        <w:rPr>
          <w:rFonts w:hint="cs"/>
          <w:rtl/>
        </w:rPr>
        <w:t>ב</w:t>
      </w:r>
      <w:r w:rsidR="00E44534" w:rsidRPr="00C14A40">
        <w:rPr>
          <w:rFonts w:hint="cs"/>
          <w:rtl/>
        </w:rPr>
        <w:t>ר' ינאי</w:t>
      </w:r>
      <w:r w:rsidR="00040E39" w:rsidRPr="00C14A40">
        <w:rPr>
          <w:rFonts w:hint="cs"/>
          <w:rtl/>
        </w:rPr>
        <w:t xml:space="preserve"> </w:t>
      </w:r>
      <w:r w:rsidRPr="00C14A40">
        <w:rPr>
          <w:rFonts w:hint="cs"/>
          <w:rtl/>
        </w:rPr>
        <w:t>שפתח</w:t>
      </w:r>
      <w:r w:rsidR="00E44534" w:rsidRPr="00C14A40">
        <w:rPr>
          <w:rFonts w:hint="cs"/>
          <w:rtl/>
        </w:rPr>
        <w:t>:</w:t>
      </w:r>
    </w:p>
    <w:p w14:paraId="06755150" w14:textId="765E2F97" w:rsidR="003E2DCC" w:rsidRPr="00D454EC" w:rsidRDefault="003E2DCC" w:rsidP="00551327">
      <w:pPr>
        <w:rPr>
          <w:rtl/>
        </w:rPr>
      </w:pPr>
      <w:r w:rsidRPr="00D454EC">
        <w:rPr>
          <w:rStyle w:val="affffa"/>
          <w:rFonts w:hint="cs"/>
          <w:rtl/>
        </w:rPr>
        <w:t>'</w:t>
      </w:r>
      <w:r w:rsidRPr="00D454EC">
        <w:rPr>
          <w:rStyle w:val="affffa"/>
          <w:rtl/>
        </w:rPr>
        <w:t>אחר נדרים לבקר</w:t>
      </w:r>
      <w:r w:rsidRPr="00D454EC">
        <w:rPr>
          <w:rStyle w:val="affffa"/>
          <w:rFonts w:hint="cs"/>
          <w:rtl/>
        </w:rPr>
        <w:t xml:space="preserve">' </w:t>
      </w:r>
      <w:r w:rsidR="00DF5CDE" w:rsidRPr="00040E39">
        <w:rPr>
          <w:rStyle w:val="afffff0"/>
          <w:rFonts w:hint="cs"/>
          <w:rtl/>
        </w:rPr>
        <w:t>[</w:t>
      </w:r>
      <w:r w:rsidR="00040E39" w:rsidRPr="00040E39">
        <w:rPr>
          <w:rStyle w:val="afffff0"/>
          <w:rFonts w:hint="cs"/>
          <w:rtl/>
        </w:rPr>
        <w:t>כלומר שהתיר אם נתחרט]</w:t>
      </w:r>
    </w:p>
    <w:p w14:paraId="25343E40" w14:textId="77777777" w:rsidR="00482CEE" w:rsidRPr="00C14A40" w:rsidRDefault="003E2DCC" w:rsidP="00525E34">
      <w:pPr>
        <w:pStyle w:val="38"/>
        <w:framePr w:wrap="notBeside"/>
        <w:rPr>
          <w:rtl/>
        </w:rPr>
      </w:pPr>
      <w:r w:rsidRPr="00C14A40">
        <w:rPr>
          <w:rFonts w:hint="cs"/>
          <w:rtl/>
        </w:rPr>
        <w:t>ו</w:t>
      </w:r>
      <w:r w:rsidRPr="00C14A40">
        <w:rPr>
          <w:rtl/>
        </w:rPr>
        <w:t xml:space="preserve">לא </w:t>
      </w:r>
      <w:r w:rsidR="00BA7ECA" w:rsidRPr="00C14A40">
        <w:rPr>
          <w:rFonts w:hint="cs"/>
          <w:rtl/>
        </w:rPr>
        <w:t>ב</w:t>
      </w:r>
      <w:r w:rsidRPr="00C14A40">
        <w:rPr>
          <w:rFonts w:hint="cs"/>
          <w:rtl/>
        </w:rPr>
        <w:t>רי</w:t>
      </w:r>
      <w:r w:rsidRPr="00C14A40">
        <w:rPr>
          <w:rtl/>
        </w:rPr>
        <w:t>"</w:t>
      </w:r>
      <w:r w:rsidRPr="00C14A40">
        <w:rPr>
          <w:rFonts w:hint="cs"/>
          <w:rtl/>
        </w:rPr>
        <w:t>ו</w:t>
      </w:r>
      <w:r w:rsidRPr="00C14A40">
        <w:rPr>
          <w:rtl/>
        </w:rPr>
        <w:t>:</w:t>
      </w:r>
    </w:p>
    <w:p w14:paraId="5DBD2ACD" w14:textId="49A39FBF" w:rsidR="003E2DCC" w:rsidRPr="006F178A" w:rsidRDefault="003E2DCC" w:rsidP="003E2DCC">
      <w:pPr>
        <w:rPr>
          <w:rtl/>
        </w:rPr>
      </w:pPr>
      <w:r w:rsidRPr="00621CAE">
        <w:rPr>
          <w:rStyle w:val="affffe"/>
          <w:rFonts w:hint="cs"/>
          <w:rtl/>
        </w:rPr>
        <w:t>דר</w:t>
      </w:r>
      <w:r w:rsidRPr="00621CAE">
        <w:rPr>
          <w:rStyle w:val="affffe"/>
          <w:rtl/>
        </w:rPr>
        <w:t>"</w:t>
      </w:r>
      <w:r w:rsidRPr="00621CAE">
        <w:rPr>
          <w:rStyle w:val="affffe"/>
          <w:rFonts w:hint="cs"/>
          <w:rtl/>
        </w:rPr>
        <w:t>ג פתח ל</w:t>
      </w:r>
      <w:r w:rsidRPr="00621CAE">
        <w:rPr>
          <w:rStyle w:val="affffe"/>
          <w:rtl/>
        </w:rPr>
        <w:t>סבא</w:t>
      </w:r>
      <w:r w:rsidRPr="00A824E4">
        <w:rPr>
          <w:rStyle w:val="affffa"/>
          <w:rtl/>
        </w:rPr>
        <w:t xml:space="preserve"> </w:t>
      </w:r>
      <w:r w:rsidRPr="00A824E4">
        <w:rPr>
          <w:rStyle w:val="affffa"/>
          <w:rFonts w:hint="cs"/>
          <w:rtl/>
        </w:rPr>
        <w:t>'</w:t>
      </w:r>
      <w:r w:rsidRPr="00A824E4">
        <w:rPr>
          <w:rStyle w:val="affffa"/>
          <w:rtl/>
        </w:rPr>
        <w:t>יש בוטה כמדקרות חרב ולשון חכמים מרפא</w:t>
      </w:r>
      <w:r w:rsidRPr="00A824E4">
        <w:rPr>
          <w:rStyle w:val="affffa"/>
          <w:rFonts w:hint="cs"/>
          <w:rtl/>
        </w:rPr>
        <w:t>'</w:t>
      </w:r>
      <w:r w:rsidRPr="00A824E4">
        <w:rPr>
          <w:rStyle w:val="affffa"/>
          <w:rtl/>
        </w:rPr>
        <w:t xml:space="preserve"> </w:t>
      </w:r>
      <w:r w:rsidRPr="006F178A">
        <w:rPr>
          <w:rtl/>
        </w:rPr>
        <w:t>- כל הבוטה ראוי לדוקרו בחרב, אלא לשון חכמים מרפא.</w:t>
      </w:r>
    </w:p>
    <w:p w14:paraId="4F01D376" w14:textId="1F54DC59" w:rsidR="00482CEE" w:rsidRPr="00C14A40" w:rsidRDefault="003E2DCC" w:rsidP="00525E34">
      <w:pPr>
        <w:pStyle w:val="38"/>
        <w:framePr w:wrap="notBeside"/>
        <w:rPr>
          <w:rtl/>
        </w:rPr>
      </w:pPr>
      <w:r w:rsidRPr="00C14A40">
        <w:rPr>
          <w:rtl/>
        </w:rPr>
        <w:t xml:space="preserve">ולא </w:t>
      </w:r>
      <w:r w:rsidR="00621CAE" w:rsidRPr="00C14A40">
        <w:rPr>
          <w:rFonts w:hint="cs"/>
          <w:rtl/>
        </w:rPr>
        <w:t>בר</w:t>
      </w:r>
      <w:r w:rsidR="0075729B">
        <w:rPr>
          <w:rtl/>
        </w:rPr>
        <w:t>"</w:t>
      </w:r>
      <w:r w:rsidR="00621CAE" w:rsidRPr="00C14A40">
        <w:rPr>
          <w:rFonts w:hint="cs"/>
          <w:rtl/>
        </w:rPr>
        <w:t>נ</w:t>
      </w:r>
      <w:r w:rsidRPr="00C14A40">
        <w:rPr>
          <w:rtl/>
        </w:rPr>
        <w:t>:</w:t>
      </w:r>
    </w:p>
    <w:p w14:paraId="3D1FD1EA" w14:textId="6044EB40" w:rsidR="003E2DCC" w:rsidRPr="006F178A" w:rsidRDefault="003E2DCC" w:rsidP="003E2DCC">
      <w:pPr>
        <w:rPr>
          <w:rtl/>
        </w:rPr>
      </w:pPr>
      <w:r w:rsidRPr="006F178A">
        <w:rPr>
          <w:rtl/>
        </w:rPr>
        <w:t>הנודר כאילו בנה במה, והמקיימו כאילו מקריב עליו קרבן;</w:t>
      </w:r>
    </w:p>
    <w:p w14:paraId="705BFE35" w14:textId="34A21C45" w:rsidR="00525E34" w:rsidRPr="00C14A40" w:rsidRDefault="00D41992" w:rsidP="00525E34">
      <w:pPr>
        <w:pStyle w:val="38"/>
        <w:framePr w:wrap="notBeside"/>
        <w:rPr>
          <w:rFonts w:hint="cs"/>
          <w:rtl/>
        </w:rPr>
      </w:pPr>
      <w:r w:rsidRPr="00C14A40">
        <w:rPr>
          <w:rFonts w:hint="cs"/>
          <w:rtl/>
        </w:rPr>
        <w:t>ר</w:t>
      </w:r>
      <w:r w:rsidR="0075729B">
        <w:rPr>
          <w:rtl/>
        </w:rPr>
        <w:t>"</w:t>
      </w:r>
      <w:r w:rsidRPr="00C14A40">
        <w:rPr>
          <w:rFonts w:hint="cs"/>
          <w:rtl/>
        </w:rPr>
        <w:t xml:space="preserve">כ </w:t>
      </w:r>
    </w:p>
    <w:p w14:paraId="4B6B8703" w14:textId="376446B5" w:rsidR="00482CEE" w:rsidRDefault="003E2DCC" w:rsidP="00D41992">
      <w:pPr>
        <w:rPr>
          <w:rtl/>
        </w:rPr>
      </w:pPr>
      <w:r w:rsidRPr="00295E41">
        <w:rPr>
          <w:rStyle w:val="afffa"/>
          <w:rtl/>
        </w:rPr>
        <w:t>ברישא</w:t>
      </w:r>
      <w:r w:rsidR="00D41992">
        <w:rPr>
          <w:rStyle w:val="affffe"/>
          <w:rFonts w:hint="cs"/>
          <w:rtl/>
        </w:rPr>
        <w:t xml:space="preserve"> </w:t>
      </w:r>
      <w:r w:rsidR="00D41992" w:rsidRPr="00D41992">
        <w:rPr>
          <w:rStyle w:val="afffff0"/>
          <w:rFonts w:hint="cs"/>
          <w:rtl/>
        </w:rPr>
        <w:t>דהנודר כאילו בנה במה</w:t>
      </w:r>
      <w:r w:rsidR="0075729B">
        <w:rPr>
          <w:rStyle w:val="affffe"/>
          <w:rFonts w:hint="cs"/>
          <w:rtl/>
        </w:rPr>
        <w:t xml:space="preserve"> </w:t>
      </w:r>
      <w:r w:rsidRPr="006F178A">
        <w:rPr>
          <w:rtl/>
        </w:rPr>
        <w:t xml:space="preserve">פתחינן, </w:t>
      </w:r>
    </w:p>
    <w:p w14:paraId="08C4D6E0" w14:textId="141A2E36" w:rsidR="003E2DCC" w:rsidRPr="006F178A" w:rsidRDefault="003E2DCC" w:rsidP="00D41992">
      <w:pPr>
        <w:rPr>
          <w:rtl/>
        </w:rPr>
      </w:pPr>
      <w:r w:rsidRPr="00295E41">
        <w:rPr>
          <w:rStyle w:val="afffa"/>
          <w:rtl/>
        </w:rPr>
        <w:t>בסיפא</w:t>
      </w:r>
      <w:r w:rsidRPr="00D41992">
        <w:rPr>
          <w:rStyle w:val="afffff0"/>
          <w:rtl/>
        </w:rPr>
        <w:t xml:space="preserve"> </w:t>
      </w:r>
      <w:r w:rsidR="00D41992" w:rsidRPr="00D41992">
        <w:rPr>
          <w:rStyle w:val="afffff0"/>
          <w:rFonts w:hint="cs"/>
          <w:rtl/>
        </w:rPr>
        <w:t xml:space="preserve">דהמקיימו כאילו </w:t>
      </w:r>
      <w:r w:rsidR="00D41992">
        <w:rPr>
          <w:rStyle w:val="afffff0"/>
          <w:rFonts w:hint="cs"/>
          <w:rtl/>
        </w:rPr>
        <w:t>ה</w:t>
      </w:r>
      <w:r w:rsidR="00D41992" w:rsidRPr="00D41992">
        <w:rPr>
          <w:rStyle w:val="afffff0"/>
          <w:rFonts w:hint="cs"/>
          <w:rtl/>
        </w:rPr>
        <w:t>קריב קרבן</w:t>
      </w:r>
      <w:r w:rsidR="00D41992">
        <w:rPr>
          <w:rStyle w:val="affffe"/>
          <w:rFonts w:hint="cs"/>
          <w:rtl/>
        </w:rPr>
        <w:t xml:space="preserve"> </w:t>
      </w:r>
      <w:r w:rsidRPr="00621CAE">
        <w:rPr>
          <w:rStyle w:val="affffe"/>
          <w:rtl/>
        </w:rPr>
        <w:t>אביי:</w:t>
      </w:r>
      <w:r w:rsidRPr="006F178A">
        <w:rPr>
          <w:rtl/>
        </w:rPr>
        <w:t xml:space="preserve"> פתחינן, </w:t>
      </w:r>
      <w:r w:rsidRPr="00621CAE">
        <w:rPr>
          <w:rStyle w:val="affffe"/>
          <w:rtl/>
        </w:rPr>
        <w:t>רבא</w:t>
      </w:r>
      <w:r w:rsidR="00621CAE">
        <w:rPr>
          <w:rStyle w:val="affffe"/>
          <w:rFonts w:hint="cs"/>
          <w:rtl/>
        </w:rPr>
        <w:t>:</w:t>
      </w:r>
      <w:r w:rsidRPr="006F178A">
        <w:rPr>
          <w:rtl/>
        </w:rPr>
        <w:t xml:space="preserve"> לא פתחינן.</w:t>
      </w:r>
    </w:p>
    <w:p w14:paraId="3C2E4E15" w14:textId="77777777" w:rsidR="00482CEE" w:rsidRPr="00C14A40" w:rsidRDefault="003E2DCC" w:rsidP="00525E34">
      <w:pPr>
        <w:pStyle w:val="38"/>
        <w:framePr w:wrap="notBeside"/>
        <w:rPr>
          <w:rtl/>
        </w:rPr>
      </w:pPr>
      <w:r w:rsidRPr="00C14A40">
        <w:rPr>
          <w:rtl/>
        </w:rPr>
        <w:t>ר</w:t>
      </w:r>
      <w:r w:rsidR="00D41992" w:rsidRPr="00C14A40">
        <w:rPr>
          <w:rFonts w:hint="cs"/>
          <w:rtl/>
        </w:rPr>
        <w:t>"ט</w:t>
      </w:r>
      <w:r w:rsidRPr="00C14A40">
        <w:rPr>
          <w:rtl/>
        </w:rPr>
        <w:t>:</w:t>
      </w:r>
    </w:p>
    <w:p w14:paraId="33A1E835" w14:textId="77275D2C" w:rsidR="003E2DCC" w:rsidRPr="006F178A" w:rsidRDefault="003E2DCC" w:rsidP="00D41992">
      <w:pPr>
        <w:rPr>
          <w:rtl/>
        </w:rPr>
      </w:pPr>
      <w:r w:rsidRPr="00295E41">
        <w:rPr>
          <w:rStyle w:val="afffa"/>
          <w:rtl/>
        </w:rPr>
        <w:t>בסיפא</w:t>
      </w:r>
      <w:r w:rsidR="00D41992">
        <w:rPr>
          <w:rFonts w:hint="cs"/>
          <w:rtl/>
        </w:rPr>
        <w:t xml:space="preserve"> </w:t>
      </w:r>
      <w:r w:rsidRPr="006F178A">
        <w:rPr>
          <w:rtl/>
        </w:rPr>
        <w:t xml:space="preserve">לא פתחינן, </w:t>
      </w:r>
      <w:r w:rsidRPr="00295E41">
        <w:rPr>
          <w:rStyle w:val="afffa"/>
          <w:rtl/>
        </w:rPr>
        <w:t xml:space="preserve">ברישא </w:t>
      </w:r>
      <w:r w:rsidRPr="00976FB3">
        <w:rPr>
          <w:rStyle w:val="affffe"/>
          <w:rtl/>
        </w:rPr>
        <w:t>אביי</w:t>
      </w:r>
      <w:r w:rsidRPr="006F178A">
        <w:rPr>
          <w:rtl/>
        </w:rPr>
        <w:t xml:space="preserve">: פתחינן, </w:t>
      </w:r>
      <w:r w:rsidRPr="00976FB3">
        <w:rPr>
          <w:rStyle w:val="affffe"/>
          <w:rtl/>
        </w:rPr>
        <w:t xml:space="preserve">רבא: </w:t>
      </w:r>
      <w:r w:rsidRPr="006F178A">
        <w:rPr>
          <w:rtl/>
        </w:rPr>
        <w:t>לא פתחינן.</w:t>
      </w:r>
    </w:p>
    <w:p w14:paraId="6555FD10" w14:textId="77777777" w:rsidR="003E2DCC" w:rsidRPr="006F178A" w:rsidRDefault="003E2DCC" w:rsidP="003E2DCC">
      <w:pPr>
        <w:rPr>
          <w:rtl/>
        </w:rPr>
      </w:pPr>
      <w:r w:rsidRPr="00295E41">
        <w:rPr>
          <w:rStyle w:val="afffa"/>
          <w:rtl/>
        </w:rPr>
        <w:t>והלכתא</w:t>
      </w:r>
      <w:r w:rsidRPr="006F178A">
        <w:rPr>
          <w:rtl/>
        </w:rPr>
        <w:t>: לא פתחינן לא ברישא ולא בסיפא.</w:t>
      </w:r>
    </w:p>
    <w:p w14:paraId="7149A0D1" w14:textId="3BA18357" w:rsidR="00525E34" w:rsidRPr="00C14A40" w:rsidRDefault="003E2DCC" w:rsidP="00525E34">
      <w:pPr>
        <w:pStyle w:val="38"/>
        <w:framePr w:wrap="notBeside"/>
        <w:rPr>
          <w:rFonts w:hint="cs"/>
          <w:rtl/>
        </w:rPr>
      </w:pPr>
      <w:r w:rsidRPr="00C14A40">
        <w:rPr>
          <w:rtl/>
        </w:rPr>
        <w:t xml:space="preserve">ולא פתחינן </w:t>
      </w:r>
      <w:r w:rsidR="00525E34" w:rsidRPr="00C14A40">
        <w:rPr>
          <w:rFonts w:hint="cs"/>
          <w:rtl/>
        </w:rPr>
        <w:t>בדשמואל</w:t>
      </w:r>
    </w:p>
    <w:p w14:paraId="2EDA376A" w14:textId="3CC41E88" w:rsidR="003E2DCC" w:rsidRPr="006F178A" w:rsidRDefault="003E2DCC" w:rsidP="00482CEE">
      <w:pPr>
        <w:spacing w:after="60"/>
        <w:rPr>
          <w:rtl/>
        </w:rPr>
      </w:pPr>
      <w:r w:rsidRPr="006F178A">
        <w:rPr>
          <w:rFonts w:hint="cs"/>
          <w:rtl/>
        </w:rPr>
        <w:t>ד</w:t>
      </w:r>
      <w:r w:rsidRPr="006F178A">
        <w:rPr>
          <w:rtl/>
        </w:rPr>
        <w:t>אף שמקיימו נקרא רשע.</w:t>
      </w:r>
    </w:p>
    <w:p w14:paraId="6F4C7A96" w14:textId="1C35EF9E" w:rsidR="00525E34" w:rsidRPr="00C14A40" w:rsidRDefault="003E2DCC" w:rsidP="00525E34">
      <w:pPr>
        <w:pStyle w:val="38"/>
        <w:framePr w:wrap="notBeside"/>
        <w:rPr>
          <w:rFonts w:hint="cs"/>
          <w:rtl/>
        </w:rPr>
      </w:pPr>
      <w:r w:rsidRPr="00C14A40">
        <w:rPr>
          <w:rtl/>
        </w:rPr>
        <w:t>ר"</w:t>
      </w:r>
      <w:r w:rsidRPr="00C14A40">
        <w:rPr>
          <w:rFonts w:hint="cs"/>
          <w:rtl/>
        </w:rPr>
        <w:t>א</w:t>
      </w:r>
      <w:r w:rsidRPr="00C14A40">
        <w:rPr>
          <w:rtl/>
        </w:rPr>
        <w:t xml:space="preserve">: </w:t>
      </w:r>
    </w:p>
    <w:p w14:paraId="29A17801" w14:textId="69514EE4" w:rsidR="00653356" w:rsidRDefault="003E2DCC" w:rsidP="003E2DCC">
      <w:pPr>
        <w:rPr>
          <w:rtl/>
        </w:rPr>
      </w:pPr>
      <w:r w:rsidRPr="00A824E4">
        <w:rPr>
          <w:rStyle w:val="affffa"/>
          <w:rFonts w:hint="cs"/>
          <w:rtl/>
        </w:rPr>
        <w:t>'</w:t>
      </w:r>
      <w:r w:rsidRPr="00A824E4">
        <w:rPr>
          <w:rStyle w:val="affffa"/>
          <w:rtl/>
        </w:rPr>
        <w:t>וכי תחדל לנדור לא יהיה בך חטא</w:t>
      </w:r>
      <w:r w:rsidRPr="00A824E4">
        <w:rPr>
          <w:rStyle w:val="affffa"/>
          <w:rFonts w:hint="cs"/>
          <w:rtl/>
        </w:rPr>
        <w:t>'</w:t>
      </w:r>
      <w:r w:rsidRPr="00A824E4">
        <w:rPr>
          <w:rStyle w:val="affffa"/>
          <w:rtl/>
        </w:rPr>
        <w:t>,</w:t>
      </w:r>
      <w:r w:rsidRPr="006F178A">
        <w:rPr>
          <w:rtl/>
        </w:rPr>
        <w:t xml:space="preserve"> </w:t>
      </w:r>
      <w:r w:rsidRPr="00653356">
        <w:rPr>
          <w:rStyle w:val="affffe"/>
          <w:rtl/>
        </w:rPr>
        <w:t xml:space="preserve">ויליף </w:t>
      </w:r>
      <w:r w:rsidRPr="00653356">
        <w:rPr>
          <w:rStyle w:val="affffa"/>
          <w:rtl/>
        </w:rPr>
        <w:t>חדלה חדלה,</w:t>
      </w:r>
      <w:r w:rsidRPr="006F178A">
        <w:rPr>
          <w:rtl/>
        </w:rPr>
        <w:t xml:space="preserve"> </w:t>
      </w:r>
    </w:p>
    <w:p w14:paraId="048CA6DE" w14:textId="00F74868" w:rsidR="003E2DCC" w:rsidRPr="006F178A" w:rsidRDefault="003E2DCC" w:rsidP="00482CEE">
      <w:pPr>
        <w:spacing w:after="60"/>
        <w:rPr>
          <w:rtl/>
        </w:rPr>
      </w:pPr>
      <w:r w:rsidRPr="00525E34">
        <w:rPr>
          <w:rStyle w:val="affffe"/>
          <w:rtl/>
        </w:rPr>
        <w:t>הכא:</w:t>
      </w:r>
      <w:r w:rsidRPr="006F178A">
        <w:rPr>
          <w:rtl/>
        </w:rPr>
        <w:t xml:space="preserve"> </w:t>
      </w:r>
      <w:r w:rsidRPr="004A3A20">
        <w:rPr>
          <w:rStyle w:val="affffa"/>
          <w:rFonts w:hint="cs"/>
          <w:rtl/>
        </w:rPr>
        <w:t>'</w:t>
      </w:r>
      <w:r w:rsidRPr="004A3A20">
        <w:rPr>
          <w:rStyle w:val="affffa"/>
          <w:rtl/>
        </w:rPr>
        <w:t>כי תחדל לנדור</w:t>
      </w:r>
      <w:r w:rsidRPr="004A3A20">
        <w:rPr>
          <w:rStyle w:val="affffa"/>
          <w:rFonts w:hint="cs"/>
          <w:rtl/>
        </w:rPr>
        <w:t>'</w:t>
      </w:r>
      <w:r w:rsidRPr="006F178A">
        <w:rPr>
          <w:rtl/>
        </w:rPr>
        <w:t xml:space="preserve">, </w:t>
      </w:r>
      <w:r w:rsidRPr="00525E34">
        <w:rPr>
          <w:rStyle w:val="affffe"/>
          <w:rtl/>
        </w:rPr>
        <w:t>והתם:</w:t>
      </w:r>
      <w:r w:rsidRPr="00A824E4">
        <w:rPr>
          <w:rStyle w:val="affffa"/>
          <w:rtl/>
        </w:rPr>
        <w:t xml:space="preserve"> </w:t>
      </w:r>
      <w:r w:rsidRPr="00A824E4">
        <w:rPr>
          <w:rStyle w:val="affffa"/>
          <w:rFonts w:hint="cs"/>
          <w:rtl/>
        </w:rPr>
        <w:t>'</w:t>
      </w:r>
      <w:r w:rsidRPr="00A824E4">
        <w:rPr>
          <w:rStyle w:val="affffa"/>
          <w:rtl/>
        </w:rPr>
        <w:t>שם רשעים חדלו רוגז</w:t>
      </w:r>
      <w:r w:rsidRPr="00A824E4">
        <w:rPr>
          <w:rStyle w:val="affffa"/>
          <w:rFonts w:hint="cs"/>
          <w:rtl/>
        </w:rPr>
        <w:t>'</w:t>
      </w:r>
      <w:r w:rsidRPr="00A824E4">
        <w:rPr>
          <w:rStyle w:val="affffa"/>
          <w:rtl/>
        </w:rPr>
        <w:t>.</w:t>
      </w:r>
    </w:p>
    <w:p w14:paraId="200D6B00" w14:textId="6487E59B" w:rsidR="00525E34" w:rsidRPr="00C14A40" w:rsidRDefault="003E2DCC" w:rsidP="00525E34">
      <w:pPr>
        <w:pStyle w:val="38"/>
        <w:framePr w:wrap="notBeside"/>
        <w:rPr>
          <w:rtl/>
        </w:rPr>
      </w:pPr>
      <w:r w:rsidRPr="00C14A40">
        <w:rPr>
          <w:rtl/>
        </w:rPr>
        <w:t xml:space="preserve">רב יוסף </w:t>
      </w:r>
    </w:p>
    <w:p w14:paraId="3D637FC8" w14:textId="328E8191" w:rsidR="00653356" w:rsidRDefault="003E2DCC" w:rsidP="003E2DCC">
      <w:pPr>
        <w:rPr>
          <w:rtl/>
        </w:rPr>
      </w:pPr>
      <w:r w:rsidRPr="00653356">
        <w:rPr>
          <w:rStyle w:val="affffe"/>
          <w:rtl/>
        </w:rPr>
        <w:t xml:space="preserve">אף אנן תנינא: </w:t>
      </w:r>
      <w:r w:rsidRPr="00653356">
        <w:rPr>
          <w:rtl/>
        </w:rPr>
        <w:t xml:space="preserve">כנדרי כשרים - לא אמר כלום, </w:t>
      </w:r>
    </w:p>
    <w:p w14:paraId="22EA3F75" w14:textId="09B344CF" w:rsidR="003E2DCC" w:rsidRPr="00653356" w:rsidRDefault="003E2DCC" w:rsidP="00525E34">
      <w:pPr>
        <w:ind w:left="510" w:firstLine="170"/>
        <w:rPr>
          <w:rtl/>
        </w:rPr>
      </w:pPr>
      <w:r w:rsidRPr="00653356">
        <w:rPr>
          <w:rtl/>
        </w:rPr>
        <w:t>כנדרי רשעים - נדר בנזיר ובקרבן ובשבועה.</w:t>
      </w:r>
    </w:p>
    <w:p w14:paraId="5B99B215" w14:textId="71C9CF9D" w:rsidR="00A75180" w:rsidRDefault="00A75180" w:rsidP="00A75180">
      <w:pPr>
        <w:pStyle w:val="affffb"/>
        <w:rPr>
          <w:rStyle w:val="affffe"/>
          <w:rtl/>
        </w:rPr>
      </w:pPr>
      <w:r w:rsidRPr="00625DCC">
        <w:rPr>
          <w:rtl/>
        </w:rPr>
        <w:t>כל הכועס</w:t>
      </w:r>
    </w:p>
    <w:p w14:paraId="6EABD171" w14:textId="77777777" w:rsidR="00482CEE" w:rsidRPr="00C14A40" w:rsidRDefault="00A75180" w:rsidP="00525E34">
      <w:pPr>
        <w:pStyle w:val="38"/>
        <w:framePr w:wrap="notBeside"/>
        <w:rPr>
          <w:rtl/>
        </w:rPr>
      </w:pPr>
      <w:r w:rsidRPr="00C14A40">
        <w:rPr>
          <w:rFonts w:hint="cs"/>
          <w:rtl/>
        </w:rPr>
        <w:t xml:space="preserve">א. </w:t>
      </w:r>
      <w:r w:rsidR="003E2DCC" w:rsidRPr="00C14A40">
        <w:rPr>
          <w:rFonts w:hint="cs"/>
          <w:rtl/>
        </w:rPr>
        <w:t>מרי</w:t>
      </w:r>
      <w:r w:rsidR="003E2DCC" w:rsidRPr="00C14A40">
        <w:rPr>
          <w:rtl/>
        </w:rPr>
        <w:t>"</w:t>
      </w:r>
      <w:r w:rsidR="003E2DCC" w:rsidRPr="00C14A40">
        <w:rPr>
          <w:rFonts w:hint="cs"/>
          <w:rtl/>
        </w:rPr>
        <w:t>ונ</w:t>
      </w:r>
      <w:r w:rsidR="003E2DCC" w:rsidRPr="00C14A40">
        <w:rPr>
          <w:rtl/>
        </w:rPr>
        <w:t>:</w:t>
      </w:r>
    </w:p>
    <w:p w14:paraId="0F9136CF" w14:textId="24C91DC2" w:rsidR="003E2DCC" w:rsidRPr="00625DCC" w:rsidRDefault="003E2DCC" w:rsidP="003E2DCC">
      <w:pPr>
        <w:rPr>
          <w:spacing w:val="-2"/>
          <w:rtl/>
        </w:rPr>
      </w:pPr>
      <w:r w:rsidRPr="00625DCC">
        <w:rPr>
          <w:spacing w:val="-2"/>
          <w:rtl/>
        </w:rPr>
        <w:t>כל מיני גיהנם שולטין בו,</w:t>
      </w:r>
      <w:r w:rsidR="00653356">
        <w:rPr>
          <w:rFonts w:hint="cs"/>
          <w:spacing w:val="-2"/>
          <w:rtl/>
        </w:rPr>
        <w:t xml:space="preserve"> ד</w:t>
      </w:r>
      <w:r w:rsidRPr="00625DCC">
        <w:rPr>
          <w:rStyle w:val="affffa"/>
          <w:rtl/>
        </w:rPr>
        <w:t>'</w:t>
      </w:r>
      <w:r w:rsidR="00A75180">
        <w:rPr>
          <w:rStyle w:val="affffa"/>
          <w:rFonts w:hint="cs"/>
          <w:rtl/>
        </w:rPr>
        <w:t>הסר כעס..</w:t>
      </w:r>
      <w:r w:rsidRPr="00625DCC">
        <w:rPr>
          <w:rStyle w:val="affffa"/>
          <w:rtl/>
        </w:rPr>
        <w:t>והעבר רעה מבשרך',</w:t>
      </w:r>
      <w:r w:rsidR="0075729B">
        <w:rPr>
          <w:spacing w:val="-2"/>
          <w:rtl/>
        </w:rPr>
        <w:t xml:space="preserve"> </w:t>
      </w:r>
    </w:p>
    <w:p w14:paraId="50F06BBB" w14:textId="71A3E7D2" w:rsidR="003E2DCC" w:rsidRPr="006F178A" w:rsidRDefault="003E2DCC" w:rsidP="00653356">
      <w:pPr>
        <w:rPr>
          <w:rtl/>
        </w:rPr>
      </w:pPr>
      <w:r w:rsidRPr="006F178A">
        <w:rPr>
          <w:rtl/>
        </w:rPr>
        <w:t xml:space="preserve">רעה </w:t>
      </w:r>
      <w:r w:rsidR="00653356">
        <w:rPr>
          <w:rFonts w:hint="cs"/>
          <w:rtl/>
        </w:rPr>
        <w:t>זה</w:t>
      </w:r>
      <w:r w:rsidRPr="006F178A">
        <w:rPr>
          <w:rtl/>
        </w:rPr>
        <w:t xml:space="preserve"> גיהנם</w:t>
      </w:r>
      <w:r w:rsidRPr="004A3A20">
        <w:rPr>
          <w:rStyle w:val="affffa"/>
          <w:rtl/>
        </w:rPr>
        <w:t xml:space="preserve"> </w:t>
      </w:r>
      <w:r w:rsidR="002301DC">
        <w:rPr>
          <w:rStyle w:val="affffa"/>
          <w:rFonts w:hint="cs"/>
          <w:rtl/>
        </w:rPr>
        <w:t>ד</w:t>
      </w:r>
      <w:r w:rsidRPr="004A3A20">
        <w:rPr>
          <w:rStyle w:val="affffa"/>
          <w:rFonts w:hint="cs"/>
          <w:rtl/>
        </w:rPr>
        <w:t>'</w:t>
      </w:r>
      <w:r w:rsidRPr="004A3A20">
        <w:rPr>
          <w:rStyle w:val="affffa"/>
          <w:rtl/>
        </w:rPr>
        <w:t>כל פעל ה</w:t>
      </w:r>
      <w:r>
        <w:rPr>
          <w:rStyle w:val="affffa"/>
          <w:rtl/>
        </w:rPr>
        <w:t>'</w:t>
      </w:r>
      <w:r w:rsidRPr="004A3A20">
        <w:rPr>
          <w:rStyle w:val="affffa"/>
          <w:rtl/>
        </w:rPr>
        <w:t xml:space="preserve"> למענהו וגם רשע ליום רעה';</w:t>
      </w:r>
    </w:p>
    <w:p w14:paraId="0F156FDF" w14:textId="77777777" w:rsidR="00482CEE" w:rsidRPr="00C14A40" w:rsidRDefault="002569B0" w:rsidP="00525E34">
      <w:pPr>
        <w:pStyle w:val="38"/>
        <w:framePr w:wrap="notBeside"/>
        <w:rPr>
          <w:rFonts w:hint="cs"/>
          <w:rtl/>
        </w:rPr>
      </w:pPr>
      <w:r w:rsidRPr="00C14A40">
        <w:rPr>
          <w:rFonts w:hint="cs"/>
          <w:rtl/>
        </w:rPr>
        <w:t>ב.</w:t>
      </w:r>
    </w:p>
    <w:p w14:paraId="3261B82E" w14:textId="508EBDD5" w:rsidR="003E2DCC" w:rsidRPr="006F178A" w:rsidRDefault="002301DC" w:rsidP="003E2DCC">
      <w:pPr>
        <w:rPr>
          <w:rtl/>
        </w:rPr>
      </w:pPr>
      <w:r w:rsidRPr="00295E41">
        <w:rPr>
          <w:rStyle w:val="afffa"/>
          <w:rFonts w:hint="cs"/>
          <w:rtl/>
        </w:rPr>
        <w:t>ו</w:t>
      </w:r>
      <w:r w:rsidR="003E2DCC" w:rsidRPr="006F178A">
        <w:rPr>
          <w:rtl/>
        </w:rPr>
        <w:t xml:space="preserve">תחתוניות שולטות בו, </w:t>
      </w:r>
      <w:r>
        <w:rPr>
          <w:rFonts w:hint="cs"/>
          <w:rtl/>
        </w:rPr>
        <w:t>ד</w:t>
      </w:r>
      <w:r w:rsidR="003E2DCC" w:rsidRPr="00A824E4">
        <w:rPr>
          <w:rStyle w:val="affffa"/>
          <w:rtl/>
        </w:rPr>
        <w:t>'ונתן ה</w:t>
      </w:r>
      <w:r w:rsidR="003E2DCC">
        <w:rPr>
          <w:rStyle w:val="affffa"/>
          <w:rtl/>
        </w:rPr>
        <w:t>'</w:t>
      </w:r>
      <w:r w:rsidR="003E2DCC" w:rsidRPr="00A824E4">
        <w:rPr>
          <w:rStyle w:val="affffa"/>
          <w:rtl/>
        </w:rPr>
        <w:t xml:space="preserve"> לך שם לב רגז וכליון עינים ודאבון נפש</w:t>
      </w:r>
      <w:r w:rsidR="003E2DCC" w:rsidRPr="00A824E4">
        <w:rPr>
          <w:rStyle w:val="affffa"/>
          <w:rFonts w:hint="cs"/>
          <w:rtl/>
        </w:rPr>
        <w:t>'</w:t>
      </w:r>
      <w:r w:rsidR="003E2DCC" w:rsidRPr="00A824E4">
        <w:rPr>
          <w:rStyle w:val="affffa"/>
          <w:rtl/>
        </w:rPr>
        <w:t>,</w:t>
      </w:r>
      <w:r w:rsidR="003E2DCC" w:rsidRPr="006F178A">
        <w:rPr>
          <w:rtl/>
        </w:rPr>
        <w:t xml:space="preserve"> </w:t>
      </w:r>
      <w:r>
        <w:rPr>
          <w:rFonts w:hint="cs"/>
          <w:rtl/>
        </w:rPr>
        <w:t xml:space="preserve">זה </w:t>
      </w:r>
      <w:r w:rsidR="003E2DCC" w:rsidRPr="006F178A">
        <w:rPr>
          <w:rtl/>
        </w:rPr>
        <w:t>דבר מכלה העינים ומדאיב הנפש</w:t>
      </w:r>
      <w:r>
        <w:rPr>
          <w:rFonts w:hint="cs"/>
          <w:rtl/>
        </w:rPr>
        <w:t xml:space="preserve">- </w:t>
      </w:r>
      <w:r w:rsidR="003E2DCC" w:rsidRPr="006F178A">
        <w:rPr>
          <w:rtl/>
        </w:rPr>
        <w:t>תחתוניות.</w:t>
      </w:r>
    </w:p>
    <w:p w14:paraId="6B1CA9F9" w14:textId="479F19C0" w:rsidR="00525E34" w:rsidRPr="00C14A40" w:rsidRDefault="002569B0" w:rsidP="00525E34">
      <w:pPr>
        <w:pStyle w:val="38"/>
        <w:framePr w:wrap="notBeside"/>
        <w:rPr>
          <w:rFonts w:hint="cs"/>
          <w:rtl/>
        </w:rPr>
      </w:pPr>
      <w:r w:rsidRPr="00C14A40">
        <w:rPr>
          <w:rFonts w:hint="cs"/>
          <w:rtl/>
        </w:rPr>
        <w:t xml:space="preserve">ג. </w:t>
      </w:r>
      <w:r w:rsidR="002301DC" w:rsidRPr="00C14A40">
        <w:rPr>
          <w:rFonts w:hint="cs"/>
          <w:rtl/>
        </w:rPr>
        <w:t xml:space="preserve">כשעלה </w:t>
      </w:r>
      <w:r w:rsidR="003E2DCC" w:rsidRPr="00C14A40">
        <w:rPr>
          <w:rtl/>
        </w:rPr>
        <w:t>עולא</w:t>
      </w:r>
      <w:r w:rsidR="0075729B">
        <w:rPr>
          <w:rtl/>
        </w:rPr>
        <w:t xml:space="preserve"> </w:t>
      </w:r>
      <w:r w:rsidR="00525E34" w:rsidRPr="00C14A40">
        <w:rPr>
          <w:rFonts w:hint="cs"/>
          <w:rtl/>
        </w:rPr>
        <w:t>לא</w:t>
      </w:r>
      <w:r w:rsidR="0075729B">
        <w:rPr>
          <w:rtl/>
        </w:rPr>
        <w:t>"</w:t>
      </w:r>
      <w:r w:rsidR="00525E34" w:rsidRPr="00C14A40">
        <w:rPr>
          <w:rFonts w:hint="cs"/>
          <w:rtl/>
        </w:rPr>
        <w:t>י</w:t>
      </w:r>
    </w:p>
    <w:p w14:paraId="1A58AFE1" w14:textId="7DD1A6D2" w:rsidR="003E2DCC" w:rsidRPr="006F178A" w:rsidRDefault="002301DC" w:rsidP="00525E34">
      <w:pPr>
        <w:rPr>
          <w:rtl/>
        </w:rPr>
      </w:pPr>
      <w:r>
        <w:rPr>
          <w:rFonts w:hint="cs"/>
          <w:rtl/>
        </w:rPr>
        <w:t>קם אחד מלוויתו ממחוזא ושחט לחבירו</w:t>
      </w:r>
      <w:r w:rsidR="003E2DCC">
        <w:rPr>
          <w:rFonts w:hint="cs"/>
          <w:rtl/>
        </w:rPr>
        <w:t>,</w:t>
      </w:r>
      <w:r w:rsidR="003E2DCC" w:rsidRPr="006F178A">
        <w:rPr>
          <w:rFonts w:hint="cs"/>
          <w:rtl/>
        </w:rPr>
        <w:t xml:space="preserve"> </w:t>
      </w:r>
      <w:r w:rsidR="003E2DCC" w:rsidRPr="00A020CA">
        <w:rPr>
          <w:rStyle w:val="affffe"/>
          <w:rFonts w:hint="cs"/>
          <w:rtl/>
        </w:rPr>
        <w:t>א</w:t>
      </w:r>
      <w:r w:rsidR="003E2DCC" w:rsidRPr="00A020CA">
        <w:rPr>
          <w:rStyle w:val="affffe"/>
          <w:rtl/>
        </w:rPr>
        <w:t>"</w:t>
      </w:r>
      <w:r w:rsidR="003E2DCC" w:rsidRPr="00A020CA">
        <w:rPr>
          <w:rStyle w:val="affffe"/>
          <w:rFonts w:hint="cs"/>
          <w:rtl/>
        </w:rPr>
        <w:t>ל לעולא</w:t>
      </w:r>
      <w:r w:rsidR="003E2DCC" w:rsidRPr="006F178A">
        <w:rPr>
          <w:rFonts w:hint="cs"/>
          <w:rtl/>
        </w:rPr>
        <w:t xml:space="preserve"> טוב עשיתי? </w:t>
      </w:r>
      <w:r w:rsidR="003E2DCC" w:rsidRPr="00A020CA">
        <w:rPr>
          <w:rStyle w:val="affffe"/>
          <w:rFonts w:hint="cs"/>
          <w:rtl/>
        </w:rPr>
        <w:t>א</w:t>
      </w:r>
      <w:r w:rsidR="003E2DCC" w:rsidRPr="00A020CA">
        <w:rPr>
          <w:rStyle w:val="affffe"/>
          <w:rtl/>
        </w:rPr>
        <w:t>"</w:t>
      </w:r>
      <w:r w:rsidR="003E2DCC" w:rsidRPr="00A020CA">
        <w:rPr>
          <w:rStyle w:val="affffe"/>
          <w:rFonts w:hint="cs"/>
          <w:rtl/>
        </w:rPr>
        <w:t>ל</w:t>
      </w:r>
      <w:r w:rsidR="003E2DCC" w:rsidRPr="006F178A">
        <w:rPr>
          <w:rFonts w:hint="cs"/>
          <w:rtl/>
        </w:rPr>
        <w:t xml:space="preserve"> כן ופרע לו בית השחיטה</w:t>
      </w:r>
      <w:r w:rsidR="002569B0">
        <w:rPr>
          <w:rFonts w:hint="cs"/>
          <w:rtl/>
        </w:rPr>
        <w:t>,</w:t>
      </w:r>
      <w:r w:rsidR="00525E34">
        <w:rPr>
          <w:rFonts w:hint="cs"/>
          <w:rtl/>
        </w:rPr>
        <w:t xml:space="preserve"> </w:t>
      </w:r>
      <w:r w:rsidR="002569B0">
        <w:rPr>
          <w:rStyle w:val="affffe"/>
          <w:rFonts w:hint="cs"/>
          <w:rtl/>
        </w:rPr>
        <w:t xml:space="preserve">שאל </w:t>
      </w:r>
      <w:r w:rsidR="003E2DCC" w:rsidRPr="00A020CA">
        <w:rPr>
          <w:rStyle w:val="affffe"/>
          <w:rFonts w:hint="cs"/>
          <w:rtl/>
        </w:rPr>
        <w:t>לרי</w:t>
      </w:r>
      <w:r w:rsidR="003E2DCC" w:rsidRPr="00A020CA">
        <w:rPr>
          <w:rStyle w:val="affffe"/>
          <w:rtl/>
        </w:rPr>
        <w:t>"</w:t>
      </w:r>
      <w:r w:rsidR="003E2DCC" w:rsidRPr="00A020CA">
        <w:rPr>
          <w:rStyle w:val="affffe"/>
          <w:rFonts w:hint="cs"/>
          <w:rtl/>
        </w:rPr>
        <w:t>ו</w:t>
      </w:r>
      <w:r w:rsidR="003E2DCC" w:rsidRPr="00A020CA">
        <w:rPr>
          <w:rStyle w:val="affffe"/>
          <w:rtl/>
        </w:rPr>
        <w:t>:</w:t>
      </w:r>
      <w:r w:rsidR="003E2DCC" w:rsidRPr="006F178A">
        <w:rPr>
          <w:rtl/>
        </w:rPr>
        <w:t xml:space="preserve"> </w:t>
      </w:r>
      <w:r w:rsidR="003E2DCC" w:rsidRPr="006F178A">
        <w:rPr>
          <w:rFonts w:hint="cs"/>
          <w:rtl/>
        </w:rPr>
        <w:t>שמא ח</w:t>
      </w:r>
      <w:r w:rsidR="003E2DCC" w:rsidRPr="006F178A">
        <w:rPr>
          <w:rtl/>
        </w:rPr>
        <w:t>"</w:t>
      </w:r>
      <w:r w:rsidR="003E2DCC" w:rsidRPr="006F178A">
        <w:rPr>
          <w:rFonts w:hint="cs"/>
          <w:rtl/>
        </w:rPr>
        <w:t>ו החזקתי ידי עבירה</w:t>
      </w:r>
      <w:r w:rsidR="003E2DCC" w:rsidRPr="00A020CA">
        <w:rPr>
          <w:rStyle w:val="affffe"/>
          <w:rFonts w:hint="cs"/>
          <w:rtl/>
        </w:rPr>
        <w:t xml:space="preserve"> א</w:t>
      </w:r>
      <w:r w:rsidR="0075729B">
        <w:rPr>
          <w:rStyle w:val="affffe"/>
          <w:rtl/>
        </w:rPr>
        <w:t>"</w:t>
      </w:r>
      <w:r w:rsidR="003E2DCC" w:rsidRPr="00A020CA">
        <w:rPr>
          <w:rStyle w:val="affffe"/>
          <w:rFonts w:hint="cs"/>
          <w:rtl/>
        </w:rPr>
        <w:t xml:space="preserve">ל </w:t>
      </w:r>
      <w:r w:rsidR="003E2DCC" w:rsidRPr="006F178A">
        <w:rPr>
          <w:rFonts w:hint="cs"/>
          <w:rtl/>
        </w:rPr>
        <w:t>נפשך הצלת</w:t>
      </w:r>
      <w:r w:rsidR="00FD69C3">
        <w:rPr>
          <w:rFonts w:hint="cs"/>
          <w:rtl/>
        </w:rPr>
        <w:t>,</w:t>
      </w:r>
      <w:r w:rsidR="00FD69C3">
        <w:rPr>
          <w:rStyle w:val="affffe"/>
          <w:rFonts w:hint="cs"/>
          <w:rtl/>
        </w:rPr>
        <w:t xml:space="preserve"> </w:t>
      </w:r>
      <w:r w:rsidR="003E2DCC" w:rsidRPr="00A020CA">
        <w:rPr>
          <w:rStyle w:val="affffe"/>
          <w:rFonts w:hint="cs"/>
          <w:rtl/>
        </w:rPr>
        <w:t>ו</w:t>
      </w:r>
      <w:r w:rsidR="00FD69C3">
        <w:rPr>
          <w:rStyle w:val="affffe"/>
          <w:rFonts w:hint="cs"/>
          <w:rtl/>
        </w:rPr>
        <w:t xml:space="preserve">אף </w:t>
      </w:r>
      <w:r w:rsidR="003E2DCC" w:rsidRPr="00A020CA">
        <w:rPr>
          <w:rStyle w:val="affffe"/>
          <w:rFonts w:hint="cs"/>
          <w:rtl/>
        </w:rPr>
        <w:t xml:space="preserve">רי'ו </w:t>
      </w:r>
      <w:r w:rsidR="00FD69C3">
        <w:rPr>
          <w:rStyle w:val="affffe"/>
          <w:rFonts w:hint="cs"/>
          <w:rtl/>
        </w:rPr>
        <w:t>ד</w:t>
      </w:r>
      <w:r w:rsidR="003E2DCC" w:rsidRPr="00A824E4">
        <w:rPr>
          <w:rStyle w:val="affffa"/>
          <w:rFonts w:hint="cs"/>
          <w:rtl/>
        </w:rPr>
        <w:t>'</w:t>
      </w:r>
      <w:r w:rsidR="003E2DCC" w:rsidRPr="00A824E4">
        <w:rPr>
          <w:rStyle w:val="affffa"/>
          <w:rtl/>
        </w:rPr>
        <w:t>ונתן ה</w:t>
      </w:r>
      <w:r w:rsidR="003E2DCC">
        <w:rPr>
          <w:rStyle w:val="affffa"/>
          <w:rtl/>
        </w:rPr>
        <w:t>'</w:t>
      </w:r>
      <w:r w:rsidR="003E2DCC" w:rsidRPr="00A824E4">
        <w:rPr>
          <w:rStyle w:val="affffa"/>
          <w:rtl/>
        </w:rPr>
        <w:t xml:space="preserve"> לך שם לב רגז</w:t>
      </w:r>
      <w:r w:rsidR="003E2DCC" w:rsidRPr="00A824E4">
        <w:rPr>
          <w:rStyle w:val="affffa"/>
          <w:rFonts w:hint="cs"/>
          <w:rtl/>
        </w:rPr>
        <w:t>'</w:t>
      </w:r>
      <w:r w:rsidR="003E2DCC" w:rsidRPr="00A824E4">
        <w:rPr>
          <w:rStyle w:val="affffa"/>
          <w:rtl/>
        </w:rPr>
        <w:t xml:space="preserve"> </w:t>
      </w:r>
      <w:r w:rsidR="003E2DCC" w:rsidRPr="006F178A">
        <w:rPr>
          <w:rtl/>
        </w:rPr>
        <w:t>בבבל כתיב</w:t>
      </w:r>
      <w:r w:rsidR="00FD69C3">
        <w:rPr>
          <w:rFonts w:hint="cs"/>
          <w:rtl/>
        </w:rPr>
        <w:t xml:space="preserve">, </w:t>
      </w:r>
      <w:r w:rsidR="003E2DCC" w:rsidRPr="006F178A">
        <w:rPr>
          <w:rFonts w:hint="cs"/>
          <w:rtl/>
        </w:rPr>
        <w:t>אותה שעה לא עברו עדיין את הירדן</w:t>
      </w:r>
    </w:p>
    <w:p w14:paraId="575FFA8B" w14:textId="77777777" w:rsidR="003E2DCC" w:rsidRPr="006F178A" w:rsidRDefault="003E2DCC" w:rsidP="00A522DC">
      <w:pPr>
        <w:pStyle w:val="a3"/>
        <w:framePr w:wrap="around"/>
        <w:rPr>
          <w:rtl/>
        </w:rPr>
      </w:pPr>
      <w:r w:rsidRPr="006F178A">
        <w:rPr>
          <w:rtl/>
        </w:rPr>
        <w:t>כב:</w:t>
      </w:r>
    </w:p>
    <w:p w14:paraId="4DDC8870" w14:textId="77777777" w:rsidR="00482CEE" w:rsidRPr="00C14A40" w:rsidRDefault="0091736A" w:rsidP="00525E34">
      <w:pPr>
        <w:pStyle w:val="38"/>
        <w:framePr w:wrap="notBeside"/>
        <w:rPr>
          <w:rtl/>
        </w:rPr>
      </w:pPr>
      <w:r w:rsidRPr="00C14A40">
        <w:rPr>
          <w:rFonts w:hint="cs"/>
          <w:rtl/>
        </w:rPr>
        <w:t xml:space="preserve">ד. </w:t>
      </w:r>
      <w:r w:rsidR="003E2DCC" w:rsidRPr="00C14A40">
        <w:rPr>
          <w:rFonts w:hint="cs"/>
          <w:rtl/>
        </w:rPr>
        <w:t>רבר</w:t>
      </w:r>
      <w:r w:rsidR="003E2DCC" w:rsidRPr="00C14A40">
        <w:rPr>
          <w:rtl/>
        </w:rPr>
        <w:t>"</w:t>
      </w:r>
      <w:r w:rsidR="003E2DCC" w:rsidRPr="00C14A40">
        <w:rPr>
          <w:rFonts w:hint="cs"/>
          <w:rtl/>
        </w:rPr>
        <w:t>ה</w:t>
      </w:r>
      <w:r w:rsidR="003E2DCC" w:rsidRPr="00C14A40">
        <w:rPr>
          <w:rtl/>
        </w:rPr>
        <w:t>:</w:t>
      </w:r>
    </w:p>
    <w:p w14:paraId="71707C6A" w14:textId="4471692C" w:rsidR="003E2DCC" w:rsidRPr="006F178A" w:rsidRDefault="0052609B" w:rsidP="00F47EAC">
      <w:pPr>
        <w:rPr>
          <w:rtl/>
        </w:rPr>
      </w:pPr>
      <w:r>
        <w:rPr>
          <w:rFonts w:ascii="Fb Fontext" w:hAnsi="Fb Fontext"/>
          <w:rtl/>
        </w:rPr>
        <w:t>אף</w:t>
      </w:r>
      <w:r w:rsidR="003E2DCC" w:rsidRPr="006F178A">
        <w:rPr>
          <w:rFonts w:ascii="Fb Fontext" w:hAnsi="Fb Fontext"/>
          <w:rtl/>
        </w:rPr>
        <w:t xml:space="preserve"> שכינה אינה חשובה כנגדו, </w:t>
      </w:r>
      <w:r w:rsidR="00F47EAC">
        <w:rPr>
          <w:rStyle w:val="affffa"/>
          <w:rFonts w:hint="cs"/>
          <w:rtl/>
        </w:rPr>
        <w:t>ד</w:t>
      </w:r>
      <w:r w:rsidR="003E2DCC" w:rsidRPr="00A824E4">
        <w:rPr>
          <w:rStyle w:val="affffa"/>
          <w:rtl/>
        </w:rPr>
        <w:t>'אין אלהים כל מזמותיו</w:t>
      </w:r>
      <w:r w:rsidR="003E2DCC" w:rsidRPr="00A824E4">
        <w:rPr>
          <w:rStyle w:val="affffa"/>
          <w:rFonts w:hint="cs"/>
          <w:rtl/>
        </w:rPr>
        <w:t>'</w:t>
      </w:r>
      <w:r w:rsidR="003E2DCC" w:rsidRPr="00A824E4">
        <w:rPr>
          <w:rStyle w:val="affffa"/>
          <w:rtl/>
        </w:rPr>
        <w:t>.</w:t>
      </w:r>
    </w:p>
    <w:p w14:paraId="47931306" w14:textId="77777777" w:rsidR="00525E34" w:rsidRPr="00C14A40" w:rsidRDefault="0091736A" w:rsidP="00525E34">
      <w:pPr>
        <w:pStyle w:val="38"/>
        <w:framePr w:wrap="notBeside"/>
        <w:rPr>
          <w:rtl/>
        </w:rPr>
      </w:pPr>
      <w:r w:rsidRPr="00C14A40">
        <w:rPr>
          <w:rFonts w:hint="cs"/>
          <w:rtl/>
        </w:rPr>
        <w:t xml:space="preserve">ה. </w:t>
      </w:r>
      <w:r w:rsidR="003E2DCC" w:rsidRPr="00C14A40">
        <w:rPr>
          <w:rFonts w:hint="cs"/>
          <w:rtl/>
        </w:rPr>
        <w:t>רי'ר</w:t>
      </w:r>
      <w:r w:rsidR="003E2DCC" w:rsidRPr="00C14A40">
        <w:rPr>
          <w:rtl/>
        </w:rPr>
        <w:t xml:space="preserve"> מדיפתי: </w:t>
      </w:r>
    </w:p>
    <w:p w14:paraId="5A91C198" w14:textId="4824D1D7" w:rsidR="003E2DCC" w:rsidRPr="006F178A" w:rsidRDefault="003E2DCC" w:rsidP="00F47EAC">
      <w:pPr>
        <w:rPr>
          <w:rtl/>
        </w:rPr>
      </w:pPr>
      <w:r w:rsidRPr="006F178A">
        <w:rPr>
          <w:rtl/>
        </w:rPr>
        <w:t xml:space="preserve">משכח תלמודו ומוסיף טיפשות, </w:t>
      </w:r>
      <w:r w:rsidR="00F47EAC">
        <w:rPr>
          <w:rStyle w:val="affffa"/>
          <w:rFonts w:hint="cs"/>
          <w:rtl/>
        </w:rPr>
        <w:t>ד</w:t>
      </w:r>
      <w:r w:rsidRPr="00A824E4">
        <w:rPr>
          <w:rStyle w:val="affffa"/>
          <w:rFonts w:hint="cs"/>
          <w:rtl/>
        </w:rPr>
        <w:t>'</w:t>
      </w:r>
      <w:r w:rsidRPr="00A824E4">
        <w:rPr>
          <w:rStyle w:val="affffa"/>
          <w:rtl/>
        </w:rPr>
        <w:t>כי כעס בחיק כסילים ינוח</w:t>
      </w:r>
      <w:r w:rsidRPr="00A824E4">
        <w:rPr>
          <w:rStyle w:val="affffa"/>
          <w:rFonts w:hint="cs"/>
          <w:rtl/>
        </w:rPr>
        <w:t>'</w:t>
      </w:r>
      <w:r w:rsidRPr="00A824E4">
        <w:rPr>
          <w:rStyle w:val="affffa"/>
          <w:rtl/>
        </w:rPr>
        <w:t>,</w:t>
      </w:r>
      <w:r w:rsidRPr="006F178A">
        <w:rPr>
          <w:rtl/>
        </w:rPr>
        <w:t xml:space="preserve"> </w:t>
      </w:r>
      <w:r w:rsidRPr="00825F59">
        <w:rPr>
          <w:rStyle w:val="affffe"/>
          <w:rtl/>
        </w:rPr>
        <w:t xml:space="preserve">וכתיב: </w:t>
      </w:r>
      <w:r w:rsidRPr="00A824E4">
        <w:rPr>
          <w:rStyle w:val="affffa"/>
          <w:rFonts w:hint="cs"/>
          <w:rtl/>
        </w:rPr>
        <w:t>'</w:t>
      </w:r>
      <w:r w:rsidRPr="00A824E4">
        <w:rPr>
          <w:rStyle w:val="affffa"/>
          <w:rtl/>
        </w:rPr>
        <w:t>וכסיל יפרוש אולת</w:t>
      </w:r>
      <w:r w:rsidRPr="00A824E4">
        <w:rPr>
          <w:rStyle w:val="affffa"/>
          <w:rFonts w:hint="cs"/>
          <w:rtl/>
        </w:rPr>
        <w:t>'</w:t>
      </w:r>
      <w:r w:rsidRPr="00A824E4">
        <w:rPr>
          <w:rStyle w:val="affffa"/>
          <w:rtl/>
        </w:rPr>
        <w:t>.</w:t>
      </w:r>
    </w:p>
    <w:p w14:paraId="688E2BDD" w14:textId="77777777" w:rsidR="00525E34" w:rsidRPr="00C14A40" w:rsidRDefault="00552E44" w:rsidP="00525E34">
      <w:pPr>
        <w:pStyle w:val="38"/>
        <w:framePr w:wrap="notBeside"/>
        <w:rPr>
          <w:rtl/>
        </w:rPr>
      </w:pPr>
      <w:r w:rsidRPr="00C14A40">
        <w:rPr>
          <w:rFonts w:hint="cs"/>
          <w:rtl/>
        </w:rPr>
        <w:t xml:space="preserve">ו. </w:t>
      </w:r>
      <w:r w:rsidR="003E2DCC" w:rsidRPr="00C14A40">
        <w:rPr>
          <w:rtl/>
        </w:rPr>
        <w:t>ר</w:t>
      </w:r>
      <w:r w:rsidR="003E2DCC" w:rsidRPr="00C14A40">
        <w:rPr>
          <w:rFonts w:hint="cs"/>
          <w:rtl/>
        </w:rPr>
        <w:t>נב</w:t>
      </w:r>
      <w:r w:rsidR="003E2DCC" w:rsidRPr="00C14A40">
        <w:rPr>
          <w:rtl/>
        </w:rPr>
        <w:t>"</w:t>
      </w:r>
      <w:r w:rsidR="003E2DCC" w:rsidRPr="00C14A40">
        <w:rPr>
          <w:rFonts w:hint="cs"/>
          <w:rtl/>
        </w:rPr>
        <w:t>י</w:t>
      </w:r>
      <w:r w:rsidR="003E2DCC" w:rsidRPr="00C14A40">
        <w:rPr>
          <w:rtl/>
        </w:rPr>
        <w:t xml:space="preserve">: </w:t>
      </w:r>
    </w:p>
    <w:p w14:paraId="24BCC361" w14:textId="036C3086" w:rsidR="003E2DCC" w:rsidRPr="006F178A" w:rsidRDefault="003E2DCC" w:rsidP="003E2DCC">
      <w:pPr>
        <w:rPr>
          <w:rtl/>
        </w:rPr>
      </w:pPr>
      <w:r w:rsidRPr="006F178A">
        <w:rPr>
          <w:rtl/>
        </w:rPr>
        <w:t>בידוע שעונותיו מרובין מזכיותיו,</w:t>
      </w:r>
      <w:r w:rsidR="00825F59">
        <w:rPr>
          <w:rFonts w:hint="cs"/>
          <w:rtl/>
        </w:rPr>
        <w:t xml:space="preserve"> </w:t>
      </w:r>
      <w:r w:rsidR="00F47EAC">
        <w:rPr>
          <w:rStyle w:val="affffa"/>
          <w:rFonts w:hint="cs"/>
          <w:rtl/>
        </w:rPr>
        <w:t>ד</w:t>
      </w:r>
      <w:r w:rsidRPr="00A824E4">
        <w:rPr>
          <w:rStyle w:val="affffa"/>
          <w:rFonts w:hint="cs"/>
          <w:rtl/>
        </w:rPr>
        <w:t>'</w:t>
      </w:r>
      <w:r w:rsidRPr="00A824E4">
        <w:rPr>
          <w:rStyle w:val="affffa"/>
          <w:rtl/>
        </w:rPr>
        <w:t>ובעל חימה רב פשע</w:t>
      </w:r>
      <w:r w:rsidRPr="00A824E4">
        <w:rPr>
          <w:rStyle w:val="affffa"/>
          <w:rFonts w:hint="cs"/>
          <w:rtl/>
        </w:rPr>
        <w:t>'</w:t>
      </w:r>
      <w:r w:rsidRPr="00A824E4">
        <w:rPr>
          <w:rStyle w:val="affffa"/>
          <w:rtl/>
        </w:rPr>
        <w:t>.</w:t>
      </w:r>
    </w:p>
    <w:p w14:paraId="2D5E202E" w14:textId="77777777" w:rsidR="00525E34" w:rsidRPr="00C14A40" w:rsidRDefault="00552E44" w:rsidP="00525E34">
      <w:pPr>
        <w:pStyle w:val="38"/>
        <w:framePr w:wrap="notBeside"/>
        <w:rPr>
          <w:rtl/>
        </w:rPr>
      </w:pPr>
      <w:r w:rsidRPr="00C14A40">
        <w:rPr>
          <w:rFonts w:hint="cs"/>
          <w:rtl/>
        </w:rPr>
        <w:t>ז</w:t>
      </w:r>
      <w:r w:rsidR="00B56F53" w:rsidRPr="00C14A40">
        <w:rPr>
          <w:rFonts w:hint="cs"/>
          <w:rtl/>
        </w:rPr>
        <w:t xml:space="preserve">. </w:t>
      </w:r>
      <w:r w:rsidR="003E2DCC" w:rsidRPr="00C14A40">
        <w:rPr>
          <w:rFonts w:hint="cs"/>
          <w:rtl/>
        </w:rPr>
        <w:t>ראב</w:t>
      </w:r>
      <w:r w:rsidR="003E2DCC" w:rsidRPr="00C14A40">
        <w:rPr>
          <w:rtl/>
        </w:rPr>
        <w:t>"</w:t>
      </w:r>
      <w:r w:rsidR="003E2DCC" w:rsidRPr="00C14A40">
        <w:rPr>
          <w:rFonts w:hint="cs"/>
          <w:rtl/>
        </w:rPr>
        <w:t>ח</w:t>
      </w:r>
      <w:r w:rsidR="003E2DCC" w:rsidRPr="00C14A40">
        <w:rPr>
          <w:rtl/>
        </w:rPr>
        <w:t xml:space="preserve">: </w:t>
      </w:r>
    </w:p>
    <w:p w14:paraId="78A02DF0" w14:textId="65FCC6A9" w:rsidR="003E2DCC" w:rsidRDefault="003E2DCC" w:rsidP="003E2DCC">
      <w:pPr>
        <w:rPr>
          <w:rtl/>
        </w:rPr>
      </w:pPr>
      <w:r w:rsidRPr="00295E41">
        <w:rPr>
          <w:rStyle w:val="afffa"/>
          <w:rtl/>
        </w:rPr>
        <w:t>אלמלא חטאו ישראל</w:t>
      </w:r>
      <w:r w:rsidRPr="006F178A">
        <w:rPr>
          <w:rtl/>
        </w:rPr>
        <w:t xml:space="preserve"> ניתן להם </w:t>
      </w:r>
      <w:r w:rsidR="00BA152F">
        <w:rPr>
          <w:rFonts w:hint="cs"/>
          <w:rtl/>
        </w:rPr>
        <w:t>רק</w:t>
      </w:r>
      <w:r w:rsidRPr="006F178A">
        <w:rPr>
          <w:rtl/>
        </w:rPr>
        <w:t xml:space="preserve"> חמשה חומשי תורה וספר יהושע, שערכה של א</w:t>
      </w:r>
      <w:r w:rsidR="00F641B1">
        <w:rPr>
          <w:rFonts w:hint="cs"/>
          <w:rtl/>
        </w:rPr>
        <w:t>"י</w:t>
      </w:r>
      <w:r w:rsidRPr="006F178A">
        <w:rPr>
          <w:rtl/>
        </w:rPr>
        <w:t xml:space="preserve"> הוא, </w:t>
      </w:r>
      <w:r w:rsidRPr="002C641B">
        <w:rPr>
          <w:rStyle w:val="affffa"/>
          <w:rFonts w:hint="cs"/>
          <w:rtl/>
        </w:rPr>
        <w:t>ד'</w:t>
      </w:r>
      <w:r w:rsidRPr="002C641B">
        <w:rPr>
          <w:rStyle w:val="affffa"/>
          <w:rtl/>
        </w:rPr>
        <w:t>כי ברוב חכמה רב כעס</w:t>
      </w:r>
      <w:r w:rsidRPr="002C641B">
        <w:rPr>
          <w:rStyle w:val="affffa"/>
          <w:rFonts w:hint="cs"/>
          <w:rtl/>
        </w:rPr>
        <w:t>'</w:t>
      </w:r>
      <w:r w:rsidRPr="002C641B">
        <w:rPr>
          <w:rStyle w:val="affffa"/>
          <w:rtl/>
        </w:rPr>
        <w:t>.</w:t>
      </w:r>
    </w:p>
    <w:p w14:paraId="69C64306" w14:textId="247B2411" w:rsidR="00F174A1" w:rsidRPr="0071163B" w:rsidRDefault="000010EA" w:rsidP="0071163B">
      <w:pPr>
        <w:pStyle w:val="affffb"/>
        <w:rPr>
          <w:rtl/>
        </w:rPr>
      </w:pPr>
      <w:r>
        <w:rPr>
          <w:rFonts w:hint="cs"/>
          <w:rtl/>
        </w:rPr>
        <w:t>ג</w:t>
      </w:r>
      <w:r w:rsidR="005C0797">
        <w:rPr>
          <w:rFonts w:hint="cs"/>
          <w:rtl/>
        </w:rPr>
        <w:t xml:space="preserve">' מעשים </w:t>
      </w:r>
      <w:r w:rsidR="009F1346">
        <w:rPr>
          <w:rFonts w:hint="cs"/>
          <w:rtl/>
        </w:rPr>
        <w:t>בפתחי</w:t>
      </w:r>
      <w:r w:rsidR="0071163B" w:rsidRPr="0071163B">
        <w:rPr>
          <w:rFonts w:hint="cs"/>
          <w:rtl/>
        </w:rPr>
        <w:t>ם שונים</w:t>
      </w:r>
    </w:p>
    <w:p w14:paraId="71ED0E03" w14:textId="77777777" w:rsidR="00525E34" w:rsidRPr="00C14A40" w:rsidRDefault="00FF329E" w:rsidP="00525E34">
      <w:pPr>
        <w:pStyle w:val="38"/>
        <w:framePr w:wrap="notBeside"/>
        <w:rPr>
          <w:rtl/>
        </w:rPr>
      </w:pPr>
      <w:r w:rsidRPr="00C14A40">
        <w:rPr>
          <w:rFonts w:hint="cs"/>
          <w:rtl/>
        </w:rPr>
        <w:t xml:space="preserve">א. </w:t>
      </w:r>
      <w:r w:rsidR="003E2DCC" w:rsidRPr="00C14A40">
        <w:rPr>
          <w:rtl/>
        </w:rPr>
        <w:t xml:space="preserve">ר' אסי: </w:t>
      </w:r>
    </w:p>
    <w:p w14:paraId="340F37E4" w14:textId="10A3AB3D" w:rsidR="003E2DCC" w:rsidRPr="006F178A" w:rsidRDefault="003E2DCC" w:rsidP="003E2DCC">
      <w:pPr>
        <w:rPr>
          <w:rtl/>
        </w:rPr>
      </w:pPr>
      <w:r w:rsidRPr="006F178A">
        <w:rPr>
          <w:rtl/>
        </w:rPr>
        <w:t>אין נזקקין לאלהי ישראל, חוץ מקונם אשתי נהנית לי שגנבה את כיסי ושהכתה את בני, ונודע שלא גנבה ושלא הכתו.</w:t>
      </w:r>
    </w:p>
    <w:p w14:paraId="179C6270" w14:textId="7C834113" w:rsidR="00525E34" w:rsidRPr="00C14A40" w:rsidRDefault="00FF329E" w:rsidP="00525E34">
      <w:pPr>
        <w:pStyle w:val="38"/>
        <w:framePr w:wrap="notBeside"/>
        <w:rPr>
          <w:rFonts w:hint="cs"/>
          <w:rtl/>
        </w:rPr>
      </w:pPr>
      <w:r w:rsidRPr="00C14A40">
        <w:rPr>
          <w:rFonts w:hint="cs"/>
          <w:rtl/>
        </w:rPr>
        <w:t xml:space="preserve">ב. </w:t>
      </w:r>
      <w:r w:rsidR="00825F59" w:rsidRPr="00C14A40">
        <w:rPr>
          <w:rFonts w:hint="cs"/>
          <w:rtl/>
        </w:rPr>
        <w:t>ר</w:t>
      </w:r>
      <w:r w:rsidR="0075729B">
        <w:rPr>
          <w:rtl/>
        </w:rPr>
        <w:t>"</w:t>
      </w:r>
      <w:r w:rsidR="00825F59" w:rsidRPr="00C14A40">
        <w:rPr>
          <w:rFonts w:hint="cs"/>
          <w:rtl/>
        </w:rPr>
        <w:t xml:space="preserve">א </w:t>
      </w:r>
    </w:p>
    <w:p w14:paraId="16DF3D25" w14:textId="6F87646B" w:rsidR="003E2DCC" w:rsidRPr="006F178A" w:rsidRDefault="00825F59" w:rsidP="00825F59">
      <w:pPr>
        <w:rPr>
          <w:rtl/>
        </w:rPr>
      </w:pPr>
      <w:r w:rsidRPr="00825F59">
        <w:rPr>
          <w:rStyle w:val="affffe"/>
          <w:rFonts w:hint="cs"/>
          <w:rtl/>
        </w:rPr>
        <w:t>לזו שבאה לפניו</w:t>
      </w:r>
      <w:r w:rsidR="003E2DCC" w:rsidRPr="00825F59">
        <w:rPr>
          <w:rStyle w:val="affffe"/>
          <w:rtl/>
        </w:rPr>
        <w:t>:</w:t>
      </w:r>
      <w:r w:rsidR="003E2DCC" w:rsidRPr="006F178A">
        <w:rPr>
          <w:rtl/>
        </w:rPr>
        <w:t xml:space="preserve"> במאי נדרת? באלהי ישראל.</w:t>
      </w:r>
      <w:r>
        <w:rPr>
          <w:rFonts w:hint="cs"/>
          <w:rtl/>
        </w:rPr>
        <w:t xml:space="preserve"> </w:t>
      </w:r>
      <w:r w:rsidRPr="00825F59">
        <w:rPr>
          <w:rStyle w:val="affffe"/>
          <w:rFonts w:hint="cs"/>
          <w:rtl/>
        </w:rPr>
        <w:t>א</w:t>
      </w:r>
      <w:r w:rsidR="0075729B">
        <w:rPr>
          <w:rStyle w:val="affffe"/>
          <w:rtl/>
        </w:rPr>
        <w:t>"</w:t>
      </w:r>
      <w:r w:rsidRPr="00825F59">
        <w:rPr>
          <w:rStyle w:val="affffe"/>
          <w:rFonts w:hint="cs"/>
          <w:rtl/>
        </w:rPr>
        <w:t>ל</w:t>
      </w:r>
      <w:r>
        <w:rPr>
          <w:rFonts w:hint="cs"/>
          <w:rtl/>
        </w:rPr>
        <w:t>:</w:t>
      </w:r>
      <w:r w:rsidR="003E2DCC" w:rsidRPr="006F178A">
        <w:rPr>
          <w:rtl/>
        </w:rPr>
        <w:t xml:space="preserve"> אי נדרת </w:t>
      </w:r>
      <w:r w:rsidR="003E2DCC" w:rsidRPr="00295E41">
        <w:rPr>
          <w:rStyle w:val="afffa"/>
          <w:rtl/>
        </w:rPr>
        <w:t>במוהי</w:t>
      </w:r>
      <w:r w:rsidR="003E2DCC" w:rsidRPr="00FE3A65">
        <w:rPr>
          <w:rStyle w:val="afffff0"/>
          <w:rtl/>
        </w:rPr>
        <w:t xml:space="preserve"> שהיא כינוי בעלמא </w:t>
      </w:r>
      <w:r w:rsidR="003E2DCC" w:rsidRPr="006F178A">
        <w:rPr>
          <w:rtl/>
        </w:rPr>
        <w:t xml:space="preserve">מזדקיקנא לך, </w:t>
      </w:r>
      <w:r w:rsidR="00FE3A65">
        <w:rPr>
          <w:rFonts w:hint="cs"/>
          <w:rtl/>
        </w:rPr>
        <w:t>עכשיו</w:t>
      </w:r>
      <w:r w:rsidR="003E2DCC" w:rsidRPr="006F178A">
        <w:rPr>
          <w:rtl/>
        </w:rPr>
        <w:t xml:space="preserve"> </w:t>
      </w:r>
      <w:r w:rsidR="00FE3A65">
        <w:rPr>
          <w:rFonts w:hint="cs"/>
          <w:rtl/>
        </w:rPr>
        <w:t>ש</w:t>
      </w:r>
      <w:r w:rsidR="003E2DCC" w:rsidRPr="006F178A">
        <w:rPr>
          <w:rFonts w:hint="cs"/>
          <w:rtl/>
        </w:rPr>
        <w:t xml:space="preserve">נדרת </w:t>
      </w:r>
      <w:r w:rsidR="00FE3A65">
        <w:rPr>
          <w:rFonts w:hint="cs"/>
          <w:rtl/>
        </w:rPr>
        <w:t>'</w:t>
      </w:r>
      <w:r w:rsidR="003E2DCC" w:rsidRPr="006F178A">
        <w:rPr>
          <w:rFonts w:hint="cs"/>
          <w:rtl/>
        </w:rPr>
        <w:t>באלוהי ישראל</w:t>
      </w:r>
      <w:r w:rsidR="00FE3A65">
        <w:rPr>
          <w:rFonts w:hint="cs"/>
          <w:rtl/>
        </w:rPr>
        <w:t>'</w:t>
      </w:r>
      <w:r w:rsidR="003E2DCC" w:rsidRPr="006F178A">
        <w:rPr>
          <w:rFonts w:hint="cs"/>
          <w:rtl/>
        </w:rPr>
        <w:t xml:space="preserve"> </w:t>
      </w:r>
      <w:r w:rsidR="003E2DCC" w:rsidRPr="006F178A">
        <w:rPr>
          <w:rtl/>
        </w:rPr>
        <w:t>לא מזדקיקנא לך.</w:t>
      </w:r>
    </w:p>
    <w:p w14:paraId="0EFC5DB7" w14:textId="77777777" w:rsidR="00525E34" w:rsidRPr="00C14A40" w:rsidRDefault="00A942A0" w:rsidP="00525E34">
      <w:pPr>
        <w:pStyle w:val="38"/>
        <w:framePr w:wrap="notBeside"/>
        <w:rPr>
          <w:rtl/>
        </w:rPr>
      </w:pPr>
      <w:r w:rsidRPr="00C14A40">
        <w:rPr>
          <w:rFonts w:hint="cs"/>
          <w:rtl/>
        </w:rPr>
        <w:t xml:space="preserve">ג. </w:t>
      </w:r>
      <w:r w:rsidR="003E2DCC" w:rsidRPr="00C14A40">
        <w:rPr>
          <w:rFonts w:hint="cs"/>
          <w:rtl/>
        </w:rPr>
        <w:t>ר</w:t>
      </w:r>
      <w:r w:rsidR="003E2DCC" w:rsidRPr="00C14A40">
        <w:rPr>
          <w:rtl/>
        </w:rPr>
        <w:t>"</w:t>
      </w:r>
      <w:r w:rsidR="003E2DCC" w:rsidRPr="00C14A40">
        <w:rPr>
          <w:rFonts w:hint="cs"/>
          <w:rtl/>
        </w:rPr>
        <w:t>כ</w:t>
      </w:r>
      <w:r w:rsidR="003E2DCC" w:rsidRPr="00C14A40">
        <w:rPr>
          <w:rtl/>
        </w:rPr>
        <w:t xml:space="preserve"> </w:t>
      </w:r>
    </w:p>
    <w:p w14:paraId="0D397B41" w14:textId="227C20A0" w:rsidR="003E2DCC" w:rsidRPr="006F178A" w:rsidRDefault="003E2DCC" w:rsidP="00FE3A65">
      <w:pPr>
        <w:rPr>
          <w:rtl/>
        </w:rPr>
      </w:pPr>
      <w:r w:rsidRPr="00FE3A65">
        <w:rPr>
          <w:rStyle w:val="affffe"/>
          <w:rFonts w:hint="cs"/>
          <w:rtl/>
        </w:rPr>
        <w:t>בא</w:t>
      </w:r>
      <w:r w:rsidRPr="00FE3A65">
        <w:rPr>
          <w:rStyle w:val="affffe"/>
          <w:rtl/>
        </w:rPr>
        <w:t xml:space="preserve"> לרב יוסף, </w:t>
      </w:r>
      <w:r w:rsidRPr="00FE3A65">
        <w:rPr>
          <w:rStyle w:val="affffe"/>
          <w:rFonts w:hint="cs"/>
          <w:rtl/>
        </w:rPr>
        <w:t>א"ל</w:t>
      </w:r>
      <w:r w:rsidRPr="00FE3A65">
        <w:rPr>
          <w:rStyle w:val="affffe"/>
          <w:rtl/>
        </w:rPr>
        <w:t>:</w:t>
      </w:r>
      <w:r w:rsidRPr="006F178A">
        <w:rPr>
          <w:rtl/>
        </w:rPr>
        <w:t xml:space="preserve"> לטעום מר מידי, </w:t>
      </w:r>
      <w:r w:rsidRPr="00FE3A65">
        <w:rPr>
          <w:rStyle w:val="affffe"/>
          <w:rFonts w:hint="cs"/>
          <w:rtl/>
        </w:rPr>
        <w:t>א</w:t>
      </w:r>
      <w:r w:rsidRPr="00FE3A65">
        <w:rPr>
          <w:rStyle w:val="affffe"/>
          <w:rtl/>
        </w:rPr>
        <w:t>"</w:t>
      </w:r>
      <w:r w:rsidRPr="00FE3A65">
        <w:rPr>
          <w:rStyle w:val="affffe"/>
          <w:rFonts w:hint="cs"/>
          <w:rtl/>
        </w:rPr>
        <w:t>ל</w:t>
      </w:r>
      <w:r w:rsidRPr="00FE3A65">
        <w:rPr>
          <w:rStyle w:val="affffe"/>
          <w:rtl/>
        </w:rPr>
        <w:t xml:space="preserve">: </w:t>
      </w:r>
      <w:r w:rsidRPr="006F178A">
        <w:rPr>
          <w:rtl/>
        </w:rPr>
        <w:t xml:space="preserve">לא, </w:t>
      </w:r>
      <w:r w:rsidR="00FE3A65">
        <w:rPr>
          <w:rFonts w:hint="cs"/>
          <w:rtl/>
        </w:rPr>
        <w:t>'</w:t>
      </w:r>
      <w:r w:rsidRPr="006F178A">
        <w:rPr>
          <w:rtl/>
        </w:rPr>
        <w:t>מרי כולא</w:t>
      </w:r>
      <w:r w:rsidR="00FE3A65">
        <w:rPr>
          <w:rFonts w:hint="cs"/>
          <w:rtl/>
        </w:rPr>
        <w:t>'</w:t>
      </w:r>
      <w:r w:rsidRPr="006F178A">
        <w:rPr>
          <w:rtl/>
        </w:rPr>
        <w:t xml:space="preserve"> לא טעימנא ליה!</w:t>
      </w:r>
      <w:r w:rsidRPr="006F178A">
        <w:rPr>
          <w:rFonts w:hint="cs"/>
          <w:rtl/>
        </w:rPr>
        <w:t xml:space="preserve"> </w:t>
      </w:r>
      <w:r w:rsidRPr="00FE3A65">
        <w:rPr>
          <w:rStyle w:val="affffe"/>
          <w:rFonts w:hint="cs"/>
          <w:rtl/>
        </w:rPr>
        <w:t>א</w:t>
      </w:r>
      <w:r w:rsidRPr="00FE3A65">
        <w:rPr>
          <w:rStyle w:val="affffe"/>
          <w:rtl/>
        </w:rPr>
        <w:t>"</w:t>
      </w:r>
      <w:r w:rsidRPr="00FE3A65">
        <w:rPr>
          <w:rStyle w:val="affffe"/>
          <w:rFonts w:hint="cs"/>
          <w:rtl/>
        </w:rPr>
        <w:t>ל</w:t>
      </w:r>
      <w:r w:rsidRPr="00FE3A65">
        <w:rPr>
          <w:rStyle w:val="affffe"/>
          <w:rtl/>
        </w:rPr>
        <w:t>:</w:t>
      </w:r>
      <w:r w:rsidRPr="006F178A">
        <w:rPr>
          <w:rtl/>
        </w:rPr>
        <w:t xml:space="preserve"> לא</w:t>
      </w:r>
      <w:r w:rsidR="00FE3A65">
        <w:rPr>
          <w:rFonts w:hint="cs"/>
          <w:rtl/>
        </w:rPr>
        <w:t>,</w:t>
      </w:r>
      <w:r w:rsidRPr="006F178A">
        <w:rPr>
          <w:rtl/>
        </w:rPr>
        <w:t xml:space="preserve"> </w:t>
      </w:r>
      <w:r w:rsidR="00FE3A65">
        <w:rPr>
          <w:rFonts w:hint="cs"/>
          <w:rtl/>
        </w:rPr>
        <w:t>'</w:t>
      </w:r>
      <w:r w:rsidRPr="006F178A">
        <w:rPr>
          <w:rtl/>
        </w:rPr>
        <w:t>מרי כולא</w:t>
      </w:r>
      <w:r w:rsidR="00FE3A65">
        <w:rPr>
          <w:rFonts w:hint="cs"/>
          <w:rtl/>
        </w:rPr>
        <w:t>'</w:t>
      </w:r>
      <w:r w:rsidRPr="006F178A">
        <w:rPr>
          <w:rtl/>
        </w:rPr>
        <w:t xml:space="preserve"> לא טעימת ליה.</w:t>
      </w:r>
    </w:p>
    <w:p w14:paraId="4114C586" w14:textId="77777777" w:rsidR="00525E34" w:rsidRPr="00C14A40" w:rsidRDefault="003E2DCC" w:rsidP="00525E34">
      <w:pPr>
        <w:pStyle w:val="38"/>
        <w:framePr w:wrap="notBeside"/>
        <w:rPr>
          <w:rFonts w:hint="cs"/>
          <w:rtl/>
        </w:rPr>
      </w:pPr>
      <w:r w:rsidRPr="00C14A40">
        <w:rPr>
          <w:rFonts w:hint="cs"/>
          <w:rtl/>
        </w:rPr>
        <w:t>לר</w:t>
      </w:r>
      <w:r w:rsidRPr="00C14A40">
        <w:rPr>
          <w:rtl/>
        </w:rPr>
        <w:t>"</w:t>
      </w:r>
      <w:r w:rsidRPr="00C14A40">
        <w:rPr>
          <w:rFonts w:hint="cs"/>
          <w:rtl/>
        </w:rPr>
        <w:t xml:space="preserve">כ </w:t>
      </w:r>
    </w:p>
    <w:p w14:paraId="2B73E93B" w14:textId="4D93FB19" w:rsidR="009D176B" w:rsidRDefault="003E2DCC" w:rsidP="009D176B">
      <w:pPr>
        <w:rPr>
          <w:rStyle w:val="affffe"/>
          <w:rtl/>
        </w:rPr>
      </w:pPr>
      <w:r w:rsidRPr="006F178A">
        <w:rPr>
          <w:rFonts w:hint="cs"/>
          <w:rtl/>
        </w:rPr>
        <w:t xml:space="preserve">ניחא שהחזירו על שבועתו. </w:t>
      </w:r>
    </w:p>
    <w:p w14:paraId="2CE9F269" w14:textId="77777777" w:rsidR="00525E34" w:rsidRPr="00C14A40" w:rsidRDefault="00DC0BA2" w:rsidP="00525E34">
      <w:pPr>
        <w:pStyle w:val="38"/>
        <w:framePr w:wrap="notBeside"/>
        <w:rPr>
          <w:rFonts w:hint="cs"/>
          <w:rtl/>
        </w:rPr>
      </w:pPr>
      <w:r w:rsidRPr="00C14A40">
        <w:rPr>
          <w:rFonts w:hint="cs"/>
          <w:rtl/>
        </w:rPr>
        <w:t>ו</w:t>
      </w:r>
      <w:r w:rsidR="003E2DCC" w:rsidRPr="00C14A40">
        <w:rPr>
          <w:rFonts w:hint="cs"/>
          <w:rtl/>
        </w:rPr>
        <w:t>לרב יוסף</w:t>
      </w:r>
      <w:r w:rsidR="009D176B" w:rsidRPr="00C14A40">
        <w:rPr>
          <w:rFonts w:hint="cs"/>
          <w:rtl/>
        </w:rPr>
        <w:t>:</w:t>
      </w:r>
      <w:r w:rsidR="003E2DCC" w:rsidRPr="00C14A40">
        <w:rPr>
          <w:rFonts w:hint="cs"/>
          <w:rtl/>
        </w:rPr>
        <w:t xml:space="preserve"> </w:t>
      </w:r>
    </w:p>
    <w:p w14:paraId="713A12AD" w14:textId="0126146B" w:rsidR="003E2DCC" w:rsidRPr="006F178A" w:rsidRDefault="009D176B" w:rsidP="00482CEE">
      <w:pPr>
        <w:spacing w:after="60"/>
        <w:rPr>
          <w:rtl/>
        </w:rPr>
      </w:pPr>
      <w:r w:rsidRPr="009D176B">
        <w:rPr>
          <w:rStyle w:val="affffe"/>
          <w:rFonts w:hint="cs"/>
          <w:rtl/>
        </w:rPr>
        <w:t>כך</w:t>
      </w:r>
      <w:r w:rsidR="003E2DCC" w:rsidRPr="009D176B">
        <w:rPr>
          <w:rStyle w:val="affffe"/>
          <w:rFonts w:hint="cs"/>
          <w:rtl/>
        </w:rPr>
        <w:t xml:space="preserve"> אמר לו, </w:t>
      </w:r>
      <w:r>
        <w:rPr>
          <w:rFonts w:hint="cs"/>
          <w:rtl/>
        </w:rPr>
        <w:t>'</w:t>
      </w:r>
      <w:r w:rsidR="003E2DCC" w:rsidRPr="006F178A">
        <w:rPr>
          <w:rFonts w:hint="cs"/>
          <w:rtl/>
        </w:rPr>
        <w:t xml:space="preserve">לא </w:t>
      </w:r>
      <w:r w:rsidR="003E2DCC" w:rsidRPr="006F178A">
        <w:rPr>
          <w:rtl/>
        </w:rPr>
        <w:t>מרי כולא</w:t>
      </w:r>
      <w:r>
        <w:rPr>
          <w:rFonts w:hint="cs"/>
          <w:rtl/>
        </w:rPr>
        <w:t>'</w:t>
      </w:r>
      <w:r w:rsidR="003E2DCC" w:rsidRPr="006F178A">
        <w:rPr>
          <w:rtl/>
        </w:rPr>
        <w:t xml:space="preserve"> </w:t>
      </w:r>
      <w:r w:rsidR="003E2DCC">
        <w:rPr>
          <w:rtl/>
        </w:rPr>
        <w:t>אמר</w:t>
      </w:r>
      <w:r w:rsidR="003E2DCC" w:rsidRPr="006F178A">
        <w:rPr>
          <w:rtl/>
        </w:rPr>
        <w:t xml:space="preserve">ת? הלכך לא </w:t>
      </w:r>
      <w:r>
        <w:rPr>
          <w:rFonts w:hint="cs"/>
          <w:rtl/>
        </w:rPr>
        <w:t>תטעם</w:t>
      </w:r>
      <w:r w:rsidR="003E2DCC" w:rsidRPr="006F178A">
        <w:rPr>
          <w:rtl/>
        </w:rPr>
        <w:t>.</w:t>
      </w:r>
    </w:p>
    <w:p w14:paraId="768F21CE" w14:textId="2A004389" w:rsidR="00525E34" w:rsidRPr="00C14A40" w:rsidRDefault="003E2DCC" w:rsidP="00525E34">
      <w:pPr>
        <w:pStyle w:val="38"/>
        <w:framePr w:wrap="notBeside"/>
        <w:rPr>
          <w:rtl/>
        </w:rPr>
      </w:pPr>
      <w:r w:rsidRPr="00C14A40">
        <w:rPr>
          <w:rFonts w:hint="cs"/>
          <w:rtl/>
        </w:rPr>
        <w:t>רבא מר</w:t>
      </w:r>
      <w:r w:rsidRPr="00C14A40">
        <w:rPr>
          <w:rtl/>
        </w:rPr>
        <w:t>"</w:t>
      </w:r>
      <w:r w:rsidRPr="00C14A40">
        <w:rPr>
          <w:rFonts w:hint="cs"/>
          <w:rtl/>
        </w:rPr>
        <w:t>נ</w:t>
      </w:r>
      <w:r w:rsidR="009D176B" w:rsidRPr="00C14A40">
        <w:rPr>
          <w:rFonts w:hint="cs"/>
          <w:rtl/>
        </w:rPr>
        <w:t>:</w:t>
      </w:r>
      <w:r w:rsidRPr="00C14A40">
        <w:rPr>
          <w:rtl/>
        </w:rPr>
        <w:t xml:space="preserve"> </w:t>
      </w:r>
    </w:p>
    <w:p w14:paraId="5BEB5B2D" w14:textId="6BA6BC35" w:rsidR="003E2DCC" w:rsidRDefault="003E2DCC" w:rsidP="003E2DCC">
      <w:pPr>
        <w:rPr>
          <w:rStyle w:val="affffc"/>
          <w:rtl/>
        </w:rPr>
      </w:pPr>
      <w:r w:rsidRPr="009D176B">
        <w:rPr>
          <w:rStyle w:val="affffc"/>
          <w:rtl/>
        </w:rPr>
        <w:t>הלכתא: פותחין בחרטה, ונזקקין לאלהי ישראל.</w:t>
      </w:r>
    </w:p>
    <w:p w14:paraId="73518439" w14:textId="021466D9" w:rsidR="00A540B5" w:rsidRPr="00A540B5" w:rsidRDefault="00ED119A" w:rsidP="00A540B5">
      <w:pPr>
        <w:pStyle w:val="affffb"/>
        <w:rPr>
          <w:rtl/>
        </w:rPr>
      </w:pPr>
      <w:r>
        <w:rPr>
          <w:rFonts w:hint="cs"/>
          <w:rtl/>
        </w:rPr>
        <w:t>ה</w:t>
      </w:r>
      <w:r w:rsidR="00A540B5">
        <w:rPr>
          <w:rFonts w:hint="cs"/>
          <w:rtl/>
        </w:rPr>
        <w:t>' מעשים בפתחי חרטה</w:t>
      </w:r>
    </w:p>
    <w:p w14:paraId="20EB8015" w14:textId="069925A6" w:rsidR="00525E34" w:rsidRPr="00C14A40" w:rsidRDefault="00ED119A" w:rsidP="00525E34">
      <w:pPr>
        <w:pStyle w:val="38"/>
        <w:framePr w:wrap="notBeside"/>
        <w:rPr>
          <w:rtl/>
        </w:rPr>
      </w:pPr>
      <w:r w:rsidRPr="00C14A40">
        <w:rPr>
          <w:rFonts w:hint="cs"/>
          <w:rtl/>
        </w:rPr>
        <w:t>א</w:t>
      </w:r>
      <w:r w:rsidR="00A942A0" w:rsidRPr="00C14A40">
        <w:rPr>
          <w:rFonts w:hint="cs"/>
          <w:rtl/>
        </w:rPr>
        <w:t xml:space="preserve">. </w:t>
      </w:r>
      <w:r w:rsidR="003E2DCC" w:rsidRPr="00C14A40">
        <w:rPr>
          <w:rtl/>
        </w:rPr>
        <w:t>רבא</w:t>
      </w:r>
      <w:r w:rsidR="005408D5" w:rsidRPr="00C14A40">
        <w:rPr>
          <w:rFonts w:hint="cs"/>
          <w:rtl/>
        </w:rPr>
        <w:t xml:space="preserve"> שיבח</w:t>
      </w:r>
      <w:r w:rsidR="003E2DCC" w:rsidRPr="00C14A40">
        <w:rPr>
          <w:rtl/>
        </w:rPr>
        <w:t xml:space="preserve"> </w:t>
      </w:r>
    </w:p>
    <w:p w14:paraId="6F15AF93" w14:textId="66BD0C17" w:rsidR="003E2DCC" w:rsidRPr="00552E44" w:rsidRDefault="003E2DCC" w:rsidP="003E2DCC">
      <w:pPr>
        <w:rPr>
          <w:rStyle w:val="afffff0"/>
          <w:rtl/>
        </w:rPr>
      </w:pPr>
      <w:r w:rsidRPr="009D176B">
        <w:rPr>
          <w:rStyle w:val="affffe"/>
          <w:rtl/>
        </w:rPr>
        <w:t>לר"</w:t>
      </w:r>
      <w:r w:rsidRPr="009D176B">
        <w:rPr>
          <w:rStyle w:val="affffe"/>
          <w:rFonts w:hint="cs"/>
          <w:rtl/>
        </w:rPr>
        <w:t>נ</w:t>
      </w:r>
      <w:r w:rsidRPr="009D176B">
        <w:rPr>
          <w:rStyle w:val="affffe"/>
          <w:rtl/>
        </w:rPr>
        <w:t xml:space="preserve"> בר</w:t>
      </w:r>
      <w:r w:rsidR="0075729B">
        <w:rPr>
          <w:rStyle w:val="affffe"/>
          <w:rtl/>
        </w:rPr>
        <w:t>"</w:t>
      </w:r>
      <w:r w:rsidR="009D176B">
        <w:rPr>
          <w:rStyle w:val="affffe"/>
          <w:rFonts w:hint="cs"/>
          <w:rtl/>
        </w:rPr>
        <w:t>ס</w:t>
      </w:r>
      <w:r w:rsidRPr="006F178A">
        <w:rPr>
          <w:rtl/>
        </w:rPr>
        <w:t xml:space="preserve"> </w:t>
      </w:r>
      <w:r w:rsidR="009D176B">
        <w:rPr>
          <w:rFonts w:hint="cs"/>
          <w:rtl/>
        </w:rPr>
        <w:t>ש</w:t>
      </w:r>
      <w:r w:rsidRPr="006F178A">
        <w:rPr>
          <w:rtl/>
        </w:rPr>
        <w:t xml:space="preserve">אדם גדול הוא, </w:t>
      </w:r>
      <w:r w:rsidRPr="00552E44">
        <w:rPr>
          <w:rStyle w:val="afffff0"/>
          <w:rtl/>
        </w:rPr>
        <w:t>א</w:t>
      </w:r>
      <w:r w:rsidR="009D176B" w:rsidRPr="00552E44">
        <w:rPr>
          <w:rStyle w:val="afffff0"/>
          <w:rFonts w:hint="cs"/>
          <w:rtl/>
        </w:rPr>
        <w:t>"ל</w:t>
      </w:r>
      <w:r w:rsidRPr="00552E44">
        <w:rPr>
          <w:rStyle w:val="afffff0"/>
          <w:rtl/>
        </w:rPr>
        <w:t>: כשיבא לידך הביאהו לידי.</w:t>
      </w:r>
    </w:p>
    <w:p w14:paraId="2DFD9FA0" w14:textId="67D3DD2F" w:rsidR="003E2DCC" w:rsidRPr="006F178A" w:rsidRDefault="003E2DCC" w:rsidP="003E2DCC">
      <w:pPr>
        <w:rPr>
          <w:rtl/>
        </w:rPr>
      </w:pPr>
      <w:r w:rsidRPr="006F178A">
        <w:rPr>
          <w:rFonts w:hint="cs"/>
          <w:rtl/>
        </w:rPr>
        <w:t xml:space="preserve">היה לו נדר להתירו </w:t>
      </w:r>
      <w:r w:rsidRPr="009D176B">
        <w:rPr>
          <w:rStyle w:val="affffe"/>
          <w:rFonts w:hint="cs"/>
          <w:rtl/>
        </w:rPr>
        <w:t>ובא לפני ר</w:t>
      </w:r>
      <w:r w:rsidRPr="009D176B">
        <w:rPr>
          <w:rStyle w:val="affffe"/>
          <w:rtl/>
        </w:rPr>
        <w:t>"</w:t>
      </w:r>
      <w:r w:rsidRPr="009D176B">
        <w:rPr>
          <w:rStyle w:val="affffe"/>
          <w:rFonts w:hint="cs"/>
          <w:rtl/>
        </w:rPr>
        <w:t>נ</w:t>
      </w:r>
      <w:r w:rsidR="009D176B">
        <w:rPr>
          <w:rStyle w:val="affffe"/>
          <w:rFonts w:hint="cs"/>
          <w:rtl/>
        </w:rPr>
        <w:t>,</w:t>
      </w:r>
      <w:r w:rsidRPr="009D176B">
        <w:rPr>
          <w:rStyle w:val="affffe"/>
          <w:rFonts w:hint="cs"/>
          <w:rtl/>
        </w:rPr>
        <w:t xml:space="preserve"> א</w:t>
      </w:r>
      <w:r w:rsidRPr="009D176B">
        <w:rPr>
          <w:rStyle w:val="affffe"/>
          <w:rtl/>
        </w:rPr>
        <w:t>"</w:t>
      </w:r>
      <w:r w:rsidRPr="009D176B">
        <w:rPr>
          <w:rStyle w:val="affffe"/>
          <w:rFonts w:hint="cs"/>
          <w:rtl/>
        </w:rPr>
        <w:t>ל</w:t>
      </w:r>
      <w:r w:rsidR="009D176B">
        <w:rPr>
          <w:rStyle w:val="affffe"/>
          <w:rFonts w:hint="cs"/>
          <w:rtl/>
        </w:rPr>
        <w:t>:</w:t>
      </w:r>
      <w:r w:rsidRPr="006F178A">
        <w:rPr>
          <w:rFonts w:hint="cs"/>
          <w:rtl/>
        </w:rPr>
        <w:t xml:space="preserve"> ע</w:t>
      </w:r>
      <w:r w:rsidRPr="006F178A">
        <w:rPr>
          <w:rtl/>
        </w:rPr>
        <w:t>"</w:t>
      </w:r>
      <w:r w:rsidRPr="006F178A">
        <w:rPr>
          <w:rFonts w:hint="cs"/>
          <w:rtl/>
        </w:rPr>
        <w:t xml:space="preserve">ד כן נדרת </w:t>
      </w:r>
      <w:r w:rsidRPr="009D176B">
        <w:rPr>
          <w:rStyle w:val="affffe"/>
          <w:rFonts w:hint="cs"/>
          <w:rtl/>
        </w:rPr>
        <w:t>א</w:t>
      </w:r>
      <w:r w:rsidR="009D176B">
        <w:rPr>
          <w:rStyle w:val="affffe"/>
          <w:rFonts w:hint="cs"/>
          <w:rtl/>
        </w:rPr>
        <w:t>"</w:t>
      </w:r>
      <w:r w:rsidRPr="009D176B">
        <w:rPr>
          <w:rStyle w:val="affffe"/>
          <w:rFonts w:hint="cs"/>
          <w:rtl/>
        </w:rPr>
        <w:t xml:space="preserve">ל </w:t>
      </w:r>
      <w:r w:rsidRPr="006F178A">
        <w:rPr>
          <w:rFonts w:hint="cs"/>
          <w:rtl/>
        </w:rPr>
        <w:t xml:space="preserve">הן, ושוב שאלו כמה פעמים, </w:t>
      </w:r>
      <w:r w:rsidRPr="009D176B">
        <w:rPr>
          <w:rStyle w:val="affffe"/>
          <w:rFonts w:hint="cs"/>
          <w:rtl/>
        </w:rPr>
        <w:t>הקפיד ר</w:t>
      </w:r>
      <w:r w:rsidRPr="009D176B">
        <w:rPr>
          <w:rStyle w:val="affffe"/>
          <w:rtl/>
        </w:rPr>
        <w:t>"</w:t>
      </w:r>
      <w:r w:rsidRPr="009D176B">
        <w:rPr>
          <w:rStyle w:val="affffe"/>
          <w:rFonts w:hint="cs"/>
          <w:rtl/>
        </w:rPr>
        <w:t>נ א</w:t>
      </w:r>
      <w:r w:rsidRPr="009D176B">
        <w:rPr>
          <w:rStyle w:val="affffe"/>
          <w:rtl/>
        </w:rPr>
        <w:t>"</w:t>
      </w:r>
      <w:r w:rsidRPr="009D176B">
        <w:rPr>
          <w:rStyle w:val="affffe"/>
          <w:rFonts w:hint="cs"/>
          <w:rtl/>
        </w:rPr>
        <w:t>ל</w:t>
      </w:r>
      <w:r w:rsidRPr="006F178A">
        <w:rPr>
          <w:rFonts w:hint="cs"/>
          <w:rtl/>
        </w:rPr>
        <w:t xml:space="preserve"> לך לביתך</w:t>
      </w:r>
      <w:r w:rsidR="009D176B">
        <w:rPr>
          <w:rFonts w:hint="cs"/>
          <w:rtl/>
        </w:rPr>
        <w:t>,</w:t>
      </w:r>
      <w:r w:rsidRPr="006F178A">
        <w:rPr>
          <w:rFonts w:hint="cs"/>
          <w:rtl/>
        </w:rPr>
        <w:t xml:space="preserve"> </w:t>
      </w:r>
    </w:p>
    <w:p w14:paraId="75E19576" w14:textId="421F557B" w:rsidR="003E2DCC" w:rsidRPr="006F178A" w:rsidRDefault="003E2DCC" w:rsidP="00552E44">
      <w:pPr>
        <w:rPr>
          <w:rtl/>
        </w:rPr>
      </w:pPr>
      <w:r w:rsidRPr="009D176B">
        <w:rPr>
          <w:rStyle w:val="affffe"/>
          <w:rFonts w:hint="cs"/>
          <w:rtl/>
        </w:rPr>
        <w:t>יצא ר</w:t>
      </w:r>
      <w:r w:rsidRPr="009D176B">
        <w:rPr>
          <w:rStyle w:val="affffe"/>
          <w:rtl/>
        </w:rPr>
        <w:t>"</w:t>
      </w:r>
      <w:r w:rsidRPr="009D176B">
        <w:rPr>
          <w:rStyle w:val="affffe"/>
          <w:rFonts w:hint="cs"/>
          <w:rtl/>
        </w:rPr>
        <w:t>ס והתיר לעצמו ד</w:t>
      </w:r>
      <w:r w:rsidRPr="009D176B">
        <w:rPr>
          <w:rStyle w:val="affffe"/>
          <w:rtl/>
        </w:rPr>
        <w:t xml:space="preserve">רבי אומר: </w:t>
      </w:r>
      <w:r w:rsidRPr="006F178A">
        <w:rPr>
          <w:rtl/>
        </w:rPr>
        <w:t xml:space="preserve">איזו היא דרך ישרה שיבור לו האדם? כל שהיא תפארת לעושיה ותפארת לו מן האדם, והשתא </w:t>
      </w:r>
      <w:r w:rsidRPr="006F178A">
        <w:rPr>
          <w:rFonts w:hint="cs"/>
          <w:rtl/>
        </w:rPr>
        <w:t xml:space="preserve">שהקפיד עלי </w:t>
      </w:r>
      <w:r w:rsidRPr="009D176B">
        <w:rPr>
          <w:rStyle w:val="affffe"/>
          <w:rFonts w:hint="cs"/>
          <w:rtl/>
        </w:rPr>
        <w:t>ר</w:t>
      </w:r>
      <w:r w:rsidRPr="009D176B">
        <w:rPr>
          <w:rStyle w:val="affffe"/>
          <w:rtl/>
        </w:rPr>
        <w:t>"</w:t>
      </w:r>
      <w:r w:rsidRPr="009D176B">
        <w:rPr>
          <w:rStyle w:val="affffe"/>
          <w:rFonts w:hint="cs"/>
          <w:rtl/>
        </w:rPr>
        <w:t>נ ש</w:t>
      </w:r>
      <w:r w:rsidRPr="006F178A">
        <w:rPr>
          <w:rFonts w:hint="cs"/>
          <w:rtl/>
        </w:rPr>
        <w:t>נדרתי ע</w:t>
      </w:r>
      <w:r w:rsidRPr="006F178A">
        <w:rPr>
          <w:rtl/>
        </w:rPr>
        <w:t>"</w:t>
      </w:r>
      <w:r w:rsidRPr="006F178A">
        <w:rPr>
          <w:rFonts w:hint="cs"/>
          <w:rtl/>
        </w:rPr>
        <w:t>ד זה לא נדרתי והתיר לעצמו</w:t>
      </w:r>
      <w:r w:rsidR="009D176B">
        <w:rPr>
          <w:rFonts w:hint="cs"/>
          <w:rtl/>
        </w:rPr>
        <w:t>.</w:t>
      </w:r>
    </w:p>
    <w:p w14:paraId="49331FE4" w14:textId="77777777" w:rsidR="005408D5" w:rsidRPr="00C14A40" w:rsidRDefault="00ED119A" w:rsidP="005408D5">
      <w:pPr>
        <w:pStyle w:val="38"/>
        <w:framePr w:wrap="notBeside"/>
        <w:rPr>
          <w:rFonts w:hint="cs"/>
          <w:rtl/>
        </w:rPr>
      </w:pPr>
      <w:r w:rsidRPr="00C14A40">
        <w:rPr>
          <w:rFonts w:hint="cs"/>
          <w:rtl/>
        </w:rPr>
        <w:t>ב</w:t>
      </w:r>
      <w:r w:rsidR="00A942A0" w:rsidRPr="00C14A40">
        <w:rPr>
          <w:rFonts w:hint="cs"/>
          <w:rtl/>
        </w:rPr>
        <w:t xml:space="preserve">. </w:t>
      </w:r>
      <w:r w:rsidR="009D176B" w:rsidRPr="00C14A40">
        <w:rPr>
          <w:rFonts w:hint="cs"/>
          <w:rtl/>
        </w:rPr>
        <w:t>ל</w:t>
      </w:r>
      <w:r w:rsidR="003E2DCC" w:rsidRPr="00C14A40">
        <w:rPr>
          <w:rtl/>
        </w:rPr>
        <w:t xml:space="preserve">ר"ש ברבי </w:t>
      </w:r>
    </w:p>
    <w:p w14:paraId="48312A25" w14:textId="116634B8" w:rsidR="003E2DCC" w:rsidRPr="00757D20" w:rsidRDefault="003E2DCC" w:rsidP="009B0605">
      <w:pPr>
        <w:rPr>
          <w:rtl/>
        </w:rPr>
      </w:pPr>
      <w:r w:rsidRPr="00625DCC">
        <w:rPr>
          <w:rFonts w:hint="cs"/>
          <w:spacing w:val="-2"/>
          <w:rtl/>
        </w:rPr>
        <w:t xml:space="preserve">היה נדר להתיר ובא לפני רבנן </w:t>
      </w:r>
      <w:r w:rsidRPr="009D176B">
        <w:rPr>
          <w:rStyle w:val="affffe"/>
          <w:rFonts w:hint="cs"/>
          <w:rtl/>
        </w:rPr>
        <w:t>א</w:t>
      </w:r>
      <w:r w:rsidRPr="009D176B">
        <w:rPr>
          <w:rStyle w:val="affffe"/>
          <w:rtl/>
        </w:rPr>
        <w:t>"</w:t>
      </w:r>
      <w:r w:rsidRPr="009D176B">
        <w:rPr>
          <w:rStyle w:val="affffe"/>
          <w:rFonts w:hint="cs"/>
          <w:rtl/>
        </w:rPr>
        <w:t xml:space="preserve">ל </w:t>
      </w:r>
      <w:r w:rsidRPr="00625DCC">
        <w:rPr>
          <w:rFonts w:hint="cs"/>
          <w:spacing w:val="-2"/>
          <w:rtl/>
        </w:rPr>
        <w:t>נדרת ע</w:t>
      </w:r>
      <w:r w:rsidRPr="00625DCC">
        <w:rPr>
          <w:spacing w:val="-2"/>
          <w:rtl/>
        </w:rPr>
        <w:t>"</w:t>
      </w:r>
      <w:r w:rsidRPr="00625DCC">
        <w:rPr>
          <w:rFonts w:hint="cs"/>
          <w:spacing w:val="-2"/>
          <w:rtl/>
        </w:rPr>
        <w:t xml:space="preserve">ד זה </w:t>
      </w:r>
      <w:r w:rsidRPr="009D176B">
        <w:rPr>
          <w:rStyle w:val="affffe"/>
          <w:rFonts w:hint="cs"/>
          <w:rtl/>
        </w:rPr>
        <w:t>א</w:t>
      </w:r>
      <w:r w:rsidRPr="009D176B">
        <w:rPr>
          <w:rStyle w:val="affffe"/>
          <w:rtl/>
        </w:rPr>
        <w:t>"</w:t>
      </w:r>
      <w:r w:rsidRPr="009D176B">
        <w:rPr>
          <w:rStyle w:val="affffe"/>
          <w:rFonts w:hint="cs"/>
          <w:rtl/>
        </w:rPr>
        <w:t xml:space="preserve">ל </w:t>
      </w:r>
      <w:r w:rsidRPr="00625DCC">
        <w:rPr>
          <w:rFonts w:hint="cs"/>
          <w:spacing w:val="-2"/>
          <w:rtl/>
        </w:rPr>
        <w:t>הן, ושאלוהו כמה פעמים</w:t>
      </w:r>
      <w:r w:rsidR="009B0605">
        <w:rPr>
          <w:rFonts w:hint="cs"/>
          <w:spacing w:val="-2"/>
          <w:rtl/>
        </w:rPr>
        <w:t>,</w:t>
      </w:r>
      <w:r w:rsidR="009B0605">
        <w:rPr>
          <w:rFonts w:hint="cs"/>
          <w:rtl/>
        </w:rPr>
        <w:t xml:space="preserve"> </w:t>
      </w:r>
      <w:r w:rsidRPr="00757D20">
        <w:rPr>
          <w:rFonts w:hint="cs"/>
          <w:rtl/>
        </w:rPr>
        <w:t xml:space="preserve">והיו מצטערים משמש לצל ומצל לשמש </w:t>
      </w:r>
      <w:r w:rsidRPr="009D176B">
        <w:rPr>
          <w:rStyle w:val="affffe"/>
          <w:rFonts w:hint="cs"/>
          <w:rtl/>
        </w:rPr>
        <w:t>א</w:t>
      </w:r>
      <w:r w:rsidRPr="009D176B">
        <w:rPr>
          <w:rStyle w:val="affffe"/>
          <w:rtl/>
        </w:rPr>
        <w:t>"</w:t>
      </w:r>
      <w:r w:rsidRPr="009D176B">
        <w:rPr>
          <w:rStyle w:val="affffe"/>
          <w:rFonts w:hint="cs"/>
          <w:rtl/>
        </w:rPr>
        <w:t>ל</w:t>
      </w:r>
      <w:r w:rsidR="009D176B">
        <w:rPr>
          <w:rStyle w:val="affffe"/>
          <w:rFonts w:hint="cs"/>
          <w:rtl/>
        </w:rPr>
        <w:t>:</w:t>
      </w:r>
      <w:r w:rsidRPr="009D176B">
        <w:rPr>
          <w:rStyle w:val="affffe"/>
          <w:rFonts w:hint="cs"/>
          <w:rtl/>
        </w:rPr>
        <w:t xml:space="preserve"> ב</w:t>
      </w:r>
      <w:r w:rsidR="00A35436">
        <w:rPr>
          <w:rStyle w:val="affffe"/>
          <w:rFonts w:hint="cs"/>
          <w:rtl/>
        </w:rPr>
        <w:t>באשב</w:t>
      </w:r>
      <w:r w:rsidR="0075729B">
        <w:rPr>
          <w:rStyle w:val="affffe"/>
          <w:rtl/>
        </w:rPr>
        <w:t>"</w:t>
      </w:r>
      <w:r w:rsidR="00A35436">
        <w:rPr>
          <w:rStyle w:val="affffe"/>
          <w:rFonts w:hint="cs"/>
          <w:rtl/>
        </w:rPr>
        <w:t xml:space="preserve">ב </w:t>
      </w:r>
      <w:r w:rsidRPr="00757D20">
        <w:rPr>
          <w:rFonts w:hint="cs"/>
          <w:rtl/>
        </w:rPr>
        <w:t>נדרת ע</w:t>
      </w:r>
      <w:r w:rsidRPr="00757D20">
        <w:rPr>
          <w:rtl/>
        </w:rPr>
        <w:t>"</w:t>
      </w:r>
      <w:r w:rsidRPr="00757D20">
        <w:rPr>
          <w:rFonts w:hint="cs"/>
          <w:rtl/>
        </w:rPr>
        <w:t>ד שיצטערו רבנן</w:t>
      </w:r>
      <w:r w:rsidR="00D076CD">
        <w:rPr>
          <w:rFonts w:hint="cs"/>
          <w:rtl/>
        </w:rPr>
        <w:t>?</w:t>
      </w:r>
      <w:r w:rsidRPr="00757D20">
        <w:rPr>
          <w:rFonts w:hint="cs"/>
          <w:rtl/>
        </w:rPr>
        <w:t xml:space="preserve"> </w:t>
      </w:r>
      <w:r w:rsidRPr="009D176B">
        <w:rPr>
          <w:rStyle w:val="affffe"/>
          <w:rFonts w:hint="cs"/>
          <w:rtl/>
        </w:rPr>
        <w:t>א</w:t>
      </w:r>
      <w:r w:rsidRPr="009D176B">
        <w:rPr>
          <w:rStyle w:val="affffe"/>
          <w:rtl/>
        </w:rPr>
        <w:t>"</w:t>
      </w:r>
      <w:r w:rsidRPr="009D176B">
        <w:rPr>
          <w:rStyle w:val="affffe"/>
          <w:rFonts w:hint="cs"/>
          <w:rtl/>
        </w:rPr>
        <w:t xml:space="preserve">ל </w:t>
      </w:r>
      <w:r w:rsidRPr="00757D20">
        <w:rPr>
          <w:rFonts w:hint="cs"/>
          <w:rtl/>
        </w:rPr>
        <w:t>לא והתירוהו</w:t>
      </w:r>
    </w:p>
    <w:p w14:paraId="212AA21D" w14:textId="77777777" w:rsidR="003E2DCC" w:rsidRPr="006F178A" w:rsidRDefault="003E2DCC" w:rsidP="00A522DC">
      <w:pPr>
        <w:pStyle w:val="a3"/>
        <w:framePr w:wrap="around"/>
        <w:rPr>
          <w:rtl/>
        </w:rPr>
      </w:pPr>
      <w:r w:rsidRPr="006F178A">
        <w:rPr>
          <w:rtl/>
        </w:rPr>
        <w:t>כג.</w:t>
      </w:r>
    </w:p>
    <w:p w14:paraId="6DFAC191" w14:textId="77777777" w:rsidR="005408D5" w:rsidRPr="00C14A40" w:rsidRDefault="00ED119A" w:rsidP="005408D5">
      <w:pPr>
        <w:pStyle w:val="38"/>
        <w:framePr w:wrap="notBeside"/>
        <w:rPr>
          <w:rFonts w:hint="cs"/>
          <w:rtl/>
        </w:rPr>
      </w:pPr>
      <w:r w:rsidRPr="00C14A40">
        <w:rPr>
          <w:rFonts w:hint="cs"/>
          <w:rtl/>
        </w:rPr>
        <w:t>ג</w:t>
      </w:r>
      <w:r w:rsidR="00A942A0" w:rsidRPr="00C14A40">
        <w:rPr>
          <w:rFonts w:hint="cs"/>
          <w:rtl/>
        </w:rPr>
        <w:t xml:space="preserve">. </w:t>
      </w:r>
      <w:r w:rsidR="003E2DCC" w:rsidRPr="00C14A40">
        <w:rPr>
          <w:rFonts w:hint="cs"/>
          <w:rtl/>
        </w:rPr>
        <w:t>ריב</w:t>
      </w:r>
      <w:r w:rsidR="003E2DCC" w:rsidRPr="00C14A40">
        <w:rPr>
          <w:rtl/>
        </w:rPr>
        <w:t>"</w:t>
      </w:r>
      <w:r w:rsidR="003E2DCC" w:rsidRPr="00C14A40">
        <w:rPr>
          <w:rFonts w:hint="cs"/>
          <w:rtl/>
        </w:rPr>
        <w:t xml:space="preserve">י </w:t>
      </w:r>
    </w:p>
    <w:p w14:paraId="5B8F81F3" w14:textId="0B1634F8" w:rsidR="003E2DCC" w:rsidRPr="006F178A" w:rsidRDefault="003E2DCC" w:rsidP="00567B9A">
      <w:pPr>
        <w:rPr>
          <w:rtl/>
        </w:rPr>
      </w:pPr>
      <w:r w:rsidRPr="00567B9A">
        <w:rPr>
          <w:rStyle w:val="affffe"/>
          <w:rFonts w:hint="cs"/>
          <w:rtl/>
        </w:rPr>
        <w:t>בא רבנן</w:t>
      </w:r>
      <w:r w:rsidR="009533EE" w:rsidRPr="00567B9A">
        <w:rPr>
          <w:rStyle w:val="affffe"/>
          <w:rFonts w:hint="cs"/>
          <w:rtl/>
        </w:rPr>
        <w:t xml:space="preserve"> להתיר נדרו</w:t>
      </w:r>
      <w:r w:rsidR="00567B9A">
        <w:rPr>
          <w:rStyle w:val="affffe"/>
          <w:rFonts w:hint="cs"/>
          <w:rtl/>
        </w:rPr>
        <w:t>,</w:t>
      </w:r>
      <w:r w:rsidRPr="006F178A">
        <w:rPr>
          <w:rFonts w:ascii="Fb Fontext" w:hAnsi="Fb Fontext" w:hint="cs"/>
          <w:rtl/>
        </w:rPr>
        <w:t xml:space="preserve"> </w:t>
      </w:r>
      <w:r w:rsidRPr="00567B9A">
        <w:rPr>
          <w:rStyle w:val="affffe"/>
          <w:rFonts w:hint="cs"/>
          <w:rtl/>
        </w:rPr>
        <w:t>א</w:t>
      </w:r>
      <w:r w:rsidRPr="00567B9A">
        <w:rPr>
          <w:rStyle w:val="affffe"/>
          <w:rtl/>
        </w:rPr>
        <w:t>"</w:t>
      </w:r>
      <w:r w:rsidRPr="00567B9A">
        <w:rPr>
          <w:rStyle w:val="affffe"/>
          <w:rFonts w:hint="cs"/>
          <w:rtl/>
        </w:rPr>
        <w:t xml:space="preserve">ל </w:t>
      </w:r>
      <w:r w:rsidRPr="006F178A">
        <w:rPr>
          <w:rFonts w:ascii="Fb Fontext" w:hAnsi="Fb Fontext" w:hint="cs"/>
          <w:rtl/>
        </w:rPr>
        <w:t>נדרת ע</w:t>
      </w:r>
      <w:r w:rsidRPr="006F178A">
        <w:rPr>
          <w:rFonts w:ascii="Fb Fontext" w:hAnsi="Fb Fontext"/>
          <w:rtl/>
        </w:rPr>
        <w:t>"</w:t>
      </w:r>
      <w:r w:rsidRPr="006F178A">
        <w:rPr>
          <w:rFonts w:ascii="Fb Fontext" w:hAnsi="Fb Fontext" w:hint="cs"/>
          <w:rtl/>
        </w:rPr>
        <w:t xml:space="preserve">ד זה </w:t>
      </w:r>
      <w:r w:rsidRPr="00567B9A">
        <w:rPr>
          <w:rStyle w:val="affffe"/>
          <w:rFonts w:hint="cs"/>
          <w:rtl/>
        </w:rPr>
        <w:t>א</w:t>
      </w:r>
      <w:r w:rsidRPr="00567B9A">
        <w:rPr>
          <w:rStyle w:val="affffe"/>
          <w:rtl/>
        </w:rPr>
        <w:t>"</w:t>
      </w:r>
      <w:r w:rsidRPr="00567B9A">
        <w:rPr>
          <w:rStyle w:val="affffe"/>
          <w:rFonts w:hint="cs"/>
          <w:rtl/>
        </w:rPr>
        <w:t>ל</w:t>
      </w:r>
      <w:r w:rsidRPr="006F178A">
        <w:rPr>
          <w:rFonts w:ascii="Fb Fontext" w:hAnsi="Fb Fontext" w:hint="cs"/>
          <w:rtl/>
        </w:rPr>
        <w:t xml:space="preserve"> הן</w:t>
      </w:r>
      <w:r w:rsidR="00567B9A">
        <w:rPr>
          <w:rFonts w:ascii="Fb Fontext" w:hAnsi="Fb Fontext" w:hint="cs"/>
          <w:rtl/>
        </w:rPr>
        <w:t>,</w:t>
      </w:r>
      <w:r w:rsidRPr="006F178A">
        <w:rPr>
          <w:rFonts w:ascii="Fb Fontext" w:hAnsi="Fb Fontext" w:hint="cs"/>
          <w:rtl/>
        </w:rPr>
        <w:t xml:space="preserve"> </w:t>
      </w:r>
      <w:r w:rsidRPr="00567B9A">
        <w:rPr>
          <w:rStyle w:val="affffe"/>
          <w:rFonts w:hint="cs"/>
          <w:rtl/>
        </w:rPr>
        <w:t>שאלוהו</w:t>
      </w:r>
      <w:r w:rsidRPr="006F178A">
        <w:rPr>
          <w:rFonts w:ascii="Fb Fontext" w:hAnsi="Fb Fontext" w:hint="cs"/>
          <w:rtl/>
        </w:rPr>
        <w:t xml:space="preserve"> כמה פעמים</w:t>
      </w:r>
      <w:r w:rsidR="00567B9A">
        <w:rPr>
          <w:rFonts w:ascii="Fb Fontext" w:hAnsi="Fb Fontext" w:hint="cs"/>
          <w:rtl/>
        </w:rPr>
        <w:t>,</w:t>
      </w:r>
      <w:r w:rsidR="00567B9A">
        <w:rPr>
          <w:rFonts w:hint="cs"/>
          <w:rtl/>
        </w:rPr>
        <w:t xml:space="preserve"> </w:t>
      </w:r>
      <w:r w:rsidRPr="006F178A">
        <w:rPr>
          <w:rtl/>
        </w:rPr>
        <w:t>כיון</w:t>
      </w:r>
      <w:r w:rsidRPr="006F178A">
        <w:rPr>
          <w:rFonts w:hint="cs"/>
          <w:rtl/>
        </w:rPr>
        <w:t xml:space="preserve"> שראה אותו כובס שמצטערים רבנן הכהו בכלי הכובסים, </w:t>
      </w:r>
      <w:r w:rsidRPr="00567B9A">
        <w:rPr>
          <w:rStyle w:val="affffe"/>
          <w:rFonts w:hint="cs"/>
          <w:rtl/>
        </w:rPr>
        <w:t>א</w:t>
      </w:r>
      <w:r w:rsidRPr="00567B9A">
        <w:rPr>
          <w:rStyle w:val="affffe"/>
          <w:rtl/>
        </w:rPr>
        <w:t>"</w:t>
      </w:r>
      <w:r w:rsidRPr="00567B9A">
        <w:rPr>
          <w:rStyle w:val="affffe"/>
          <w:rFonts w:hint="cs"/>
          <w:rtl/>
        </w:rPr>
        <w:t>ל</w:t>
      </w:r>
      <w:r w:rsidRPr="006F178A">
        <w:rPr>
          <w:rFonts w:hint="cs"/>
          <w:rtl/>
        </w:rPr>
        <w:t xml:space="preserve"> ע</w:t>
      </w:r>
      <w:r w:rsidRPr="006F178A">
        <w:rPr>
          <w:rtl/>
        </w:rPr>
        <w:t>"</w:t>
      </w:r>
      <w:r w:rsidRPr="006F178A">
        <w:rPr>
          <w:rFonts w:hint="cs"/>
          <w:rtl/>
        </w:rPr>
        <w:t xml:space="preserve">ד שיכה בי לא נדרתי, והתיר לעצמו, </w:t>
      </w:r>
    </w:p>
    <w:p w14:paraId="1487E02D" w14:textId="77777777" w:rsidR="005408D5" w:rsidRPr="00C14A40" w:rsidRDefault="003E2DCC" w:rsidP="005408D5">
      <w:pPr>
        <w:pStyle w:val="38"/>
        <w:framePr w:wrap="notBeside"/>
        <w:rPr>
          <w:rFonts w:hint="cs"/>
          <w:rtl/>
        </w:rPr>
      </w:pPr>
      <w:r w:rsidRPr="00C14A40">
        <w:rPr>
          <w:rFonts w:hint="cs"/>
          <w:rtl/>
        </w:rPr>
        <w:t>ר</w:t>
      </w:r>
      <w:r w:rsidRPr="00C14A40">
        <w:rPr>
          <w:rtl/>
        </w:rPr>
        <w:t>"</w:t>
      </w:r>
      <w:r w:rsidRPr="00C14A40">
        <w:rPr>
          <w:rFonts w:hint="cs"/>
          <w:rtl/>
        </w:rPr>
        <w:t>א לרבינא</w:t>
      </w:r>
      <w:r w:rsidRPr="00C14A40">
        <w:rPr>
          <w:rtl/>
        </w:rPr>
        <w:t xml:space="preserve">: </w:t>
      </w:r>
    </w:p>
    <w:p w14:paraId="032DFE54" w14:textId="1811C413" w:rsidR="005408D5" w:rsidRPr="005408D5" w:rsidRDefault="003E2DCC" w:rsidP="005408D5">
      <w:pPr>
        <w:rPr>
          <w:rStyle w:val="affffe"/>
          <w:rFonts w:cs="FrankRuehl"/>
          <w:bCs w:val="0"/>
          <w:spacing w:val="0"/>
          <w:szCs w:val="18"/>
          <w:rtl/>
        </w:rPr>
      </w:pPr>
      <w:r w:rsidRPr="006F178A">
        <w:rPr>
          <w:rFonts w:hint="cs"/>
          <w:rtl/>
        </w:rPr>
        <w:t>זה נולד הוא שלא העלה בדעתו שיכהו</w:t>
      </w:r>
      <w:r w:rsidR="00567B9A">
        <w:rPr>
          <w:rFonts w:hint="cs"/>
          <w:rtl/>
        </w:rPr>
        <w:t>,</w:t>
      </w:r>
      <w:r w:rsidRPr="006F178A">
        <w:rPr>
          <w:rFonts w:hint="cs"/>
          <w:rtl/>
        </w:rPr>
        <w:t xml:space="preserve"> </w:t>
      </w:r>
      <w:r w:rsidRPr="00F174A1">
        <w:rPr>
          <w:rStyle w:val="affffe"/>
          <w:rFonts w:hint="cs"/>
          <w:rtl/>
        </w:rPr>
        <w:t>ותנינא</w:t>
      </w:r>
      <w:r w:rsidRPr="006F178A">
        <w:rPr>
          <w:rFonts w:hint="cs"/>
          <w:rtl/>
        </w:rPr>
        <w:t xml:space="preserve"> אין פותחין בנולד</w:t>
      </w:r>
      <w:r w:rsidR="00B4709E">
        <w:rPr>
          <w:rFonts w:hint="cs"/>
          <w:rtl/>
        </w:rPr>
        <w:t>,</w:t>
      </w:r>
      <w:r w:rsidR="00F174A1">
        <w:rPr>
          <w:rFonts w:hint="cs"/>
          <w:rtl/>
        </w:rPr>
        <w:t xml:space="preserve"> </w:t>
      </w:r>
      <w:r w:rsidRPr="00B4709E">
        <w:rPr>
          <w:rStyle w:val="affffe"/>
          <w:rtl/>
        </w:rPr>
        <w:t xml:space="preserve">א"ל: </w:t>
      </w:r>
      <w:r w:rsidR="00B4709E">
        <w:rPr>
          <w:rFonts w:hint="cs"/>
          <w:rtl/>
        </w:rPr>
        <w:t>שאינו</w:t>
      </w:r>
      <w:r w:rsidRPr="006F178A">
        <w:rPr>
          <w:rtl/>
        </w:rPr>
        <w:t xml:space="preserve"> נולד, דשכיחי אפיקורי דמצערי רבנן.</w:t>
      </w:r>
    </w:p>
    <w:p w14:paraId="07E18D5F" w14:textId="77777777" w:rsidR="005408D5" w:rsidRPr="00C14A40" w:rsidRDefault="00ED119A" w:rsidP="005408D5">
      <w:pPr>
        <w:pStyle w:val="38"/>
        <w:framePr w:wrap="notBeside"/>
        <w:rPr>
          <w:rFonts w:hint="cs"/>
          <w:rtl/>
        </w:rPr>
      </w:pPr>
      <w:r w:rsidRPr="00C14A40">
        <w:rPr>
          <w:rFonts w:hint="cs"/>
          <w:rtl/>
        </w:rPr>
        <w:t>ד</w:t>
      </w:r>
      <w:r w:rsidR="00D815BD" w:rsidRPr="00C14A40">
        <w:rPr>
          <w:rFonts w:hint="cs"/>
          <w:rtl/>
        </w:rPr>
        <w:t xml:space="preserve">. </w:t>
      </w:r>
      <w:r w:rsidR="00403738" w:rsidRPr="00C14A40">
        <w:rPr>
          <w:rFonts w:hint="cs"/>
          <w:rtl/>
        </w:rPr>
        <w:t>ל</w:t>
      </w:r>
      <w:r w:rsidR="003E2DCC" w:rsidRPr="00C14A40">
        <w:rPr>
          <w:rFonts w:hint="cs"/>
          <w:rtl/>
        </w:rPr>
        <w:t xml:space="preserve">אשת אביי </w:t>
      </w:r>
    </w:p>
    <w:p w14:paraId="2CB8139F" w14:textId="72D8F2A5" w:rsidR="003E2DCC" w:rsidRPr="006F178A" w:rsidRDefault="003E2DCC" w:rsidP="003D003D">
      <w:pPr>
        <w:rPr>
          <w:rtl/>
        </w:rPr>
      </w:pPr>
      <w:r w:rsidRPr="00403738">
        <w:rPr>
          <w:rStyle w:val="affffe"/>
          <w:rFonts w:hint="cs"/>
          <w:rtl/>
        </w:rPr>
        <w:t>היתה בת</w:t>
      </w:r>
      <w:r w:rsidR="00403738">
        <w:rPr>
          <w:rStyle w:val="affffe"/>
          <w:rFonts w:hint="cs"/>
          <w:rtl/>
        </w:rPr>
        <w:t>:</w:t>
      </w:r>
      <w:r w:rsidRPr="006F178A">
        <w:rPr>
          <w:rFonts w:hint="cs"/>
          <w:rtl/>
        </w:rPr>
        <w:t xml:space="preserve"> ה</w:t>
      </w:r>
      <w:r w:rsidR="003D003D">
        <w:rPr>
          <w:rFonts w:hint="cs"/>
          <w:rtl/>
        </w:rPr>
        <w:t>ו</w:t>
      </w:r>
      <w:r w:rsidRPr="006F178A">
        <w:rPr>
          <w:rFonts w:hint="cs"/>
          <w:rtl/>
        </w:rPr>
        <w:t xml:space="preserve">א </w:t>
      </w:r>
      <w:r w:rsidR="00D815BD">
        <w:rPr>
          <w:rFonts w:hint="cs"/>
          <w:rtl/>
        </w:rPr>
        <w:t>רצה להשיאה</w:t>
      </w:r>
      <w:r w:rsidRPr="006F178A">
        <w:rPr>
          <w:rFonts w:hint="cs"/>
          <w:rtl/>
        </w:rPr>
        <w:t xml:space="preserve"> לקרוביו</w:t>
      </w:r>
      <w:r w:rsidR="00D815BD">
        <w:rPr>
          <w:rFonts w:hint="cs"/>
          <w:rtl/>
        </w:rPr>
        <w:t>,</w:t>
      </w:r>
      <w:r w:rsidRPr="006F178A">
        <w:rPr>
          <w:rFonts w:hint="cs"/>
          <w:rtl/>
        </w:rPr>
        <w:t xml:space="preserve"> והיא </w:t>
      </w:r>
      <w:r w:rsidR="003D003D">
        <w:rPr>
          <w:rFonts w:hint="cs"/>
          <w:rtl/>
        </w:rPr>
        <w:t>ל</w:t>
      </w:r>
      <w:r w:rsidRPr="006F178A">
        <w:rPr>
          <w:rFonts w:hint="cs"/>
          <w:rtl/>
        </w:rPr>
        <w:t xml:space="preserve">קרוביה </w:t>
      </w:r>
      <w:r w:rsidRPr="00D815BD">
        <w:rPr>
          <w:rStyle w:val="affffe"/>
          <w:rFonts w:hint="cs"/>
          <w:rtl/>
        </w:rPr>
        <w:t>א</w:t>
      </w:r>
      <w:r w:rsidRPr="00D815BD">
        <w:rPr>
          <w:rStyle w:val="affffe"/>
          <w:rtl/>
        </w:rPr>
        <w:t>"</w:t>
      </w:r>
      <w:r w:rsidRPr="00D815BD">
        <w:rPr>
          <w:rStyle w:val="affffe"/>
          <w:rFonts w:hint="cs"/>
          <w:rtl/>
        </w:rPr>
        <w:t xml:space="preserve">ל </w:t>
      </w:r>
      <w:r w:rsidRPr="006F178A">
        <w:rPr>
          <w:rFonts w:hint="cs"/>
          <w:rtl/>
        </w:rPr>
        <w:t>תאסר הנאתי עליך אי תעברי על דעתי</w:t>
      </w:r>
      <w:r w:rsidR="003D003D">
        <w:rPr>
          <w:rFonts w:hint="cs"/>
          <w:rtl/>
        </w:rPr>
        <w:t xml:space="preserve">, </w:t>
      </w:r>
      <w:r>
        <w:rPr>
          <w:rFonts w:hint="cs"/>
          <w:rtl/>
        </w:rPr>
        <w:t xml:space="preserve">והלכה והשיאתה לקרובתיה, </w:t>
      </w:r>
      <w:r w:rsidR="003D003D" w:rsidRPr="003D003D">
        <w:rPr>
          <w:rStyle w:val="affffe"/>
          <w:rFonts w:hint="cs"/>
          <w:rtl/>
        </w:rPr>
        <w:t>ו</w:t>
      </w:r>
      <w:r w:rsidRPr="003D003D">
        <w:rPr>
          <w:rStyle w:val="affffe"/>
          <w:rFonts w:hint="cs"/>
          <w:rtl/>
        </w:rPr>
        <w:t>בא לרב יוסף א</w:t>
      </w:r>
      <w:r w:rsidRPr="003D003D">
        <w:rPr>
          <w:rStyle w:val="affffe"/>
          <w:rtl/>
        </w:rPr>
        <w:t>"</w:t>
      </w:r>
      <w:r w:rsidRPr="003D003D">
        <w:rPr>
          <w:rStyle w:val="affffe"/>
          <w:rFonts w:hint="cs"/>
          <w:rtl/>
        </w:rPr>
        <w:t xml:space="preserve">ל </w:t>
      </w:r>
      <w:r w:rsidRPr="006F178A">
        <w:rPr>
          <w:rFonts w:hint="cs"/>
          <w:rtl/>
        </w:rPr>
        <w:t>אילו ידעת שתעבור על דברי</w:t>
      </w:r>
      <w:r w:rsidR="003D003D">
        <w:rPr>
          <w:rFonts w:hint="cs"/>
          <w:rtl/>
        </w:rPr>
        <w:t>ך</w:t>
      </w:r>
      <w:r w:rsidRPr="006F178A">
        <w:rPr>
          <w:rFonts w:hint="cs"/>
          <w:rtl/>
        </w:rPr>
        <w:t xml:space="preserve"> ותישא לקרובתיך מי נדרת </w:t>
      </w:r>
      <w:r w:rsidRPr="003D003D">
        <w:rPr>
          <w:rStyle w:val="affffe"/>
          <w:rFonts w:hint="cs"/>
          <w:rtl/>
        </w:rPr>
        <w:t>א</w:t>
      </w:r>
      <w:r w:rsidRPr="003D003D">
        <w:rPr>
          <w:rStyle w:val="affffe"/>
          <w:rtl/>
        </w:rPr>
        <w:t>"</w:t>
      </w:r>
      <w:r w:rsidRPr="003D003D">
        <w:rPr>
          <w:rStyle w:val="affffe"/>
          <w:rFonts w:hint="cs"/>
          <w:rtl/>
        </w:rPr>
        <w:t xml:space="preserve">ל </w:t>
      </w:r>
      <w:r w:rsidRPr="006F178A">
        <w:rPr>
          <w:rFonts w:hint="cs"/>
          <w:rtl/>
        </w:rPr>
        <w:t>לא, והתירה</w:t>
      </w:r>
      <w:r w:rsidR="003D003D">
        <w:rPr>
          <w:rFonts w:hint="cs"/>
          <w:rtl/>
        </w:rPr>
        <w:t>,</w:t>
      </w:r>
      <w:r w:rsidRPr="006F178A">
        <w:rPr>
          <w:rFonts w:hint="cs"/>
          <w:rtl/>
        </w:rPr>
        <w:t xml:space="preserve"> </w:t>
      </w:r>
    </w:p>
    <w:p w14:paraId="0C74D0ED" w14:textId="77777777" w:rsidR="005408D5" w:rsidRPr="00C14A40" w:rsidRDefault="00ED119A" w:rsidP="005408D5">
      <w:pPr>
        <w:pStyle w:val="38"/>
        <w:framePr w:wrap="notBeside"/>
        <w:rPr>
          <w:rtl/>
        </w:rPr>
      </w:pPr>
      <w:r w:rsidRPr="00C14A40">
        <w:rPr>
          <w:rFonts w:hint="cs"/>
          <w:rtl/>
        </w:rPr>
        <w:t>ה</w:t>
      </w:r>
      <w:r w:rsidR="00E018D4" w:rsidRPr="00C14A40">
        <w:rPr>
          <w:rFonts w:hint="cs"/>
          <w:rtl/>
        </w:rPr>
        <w:t xml:space="preserve">. </w:t>
      </w:r>
      <w:r w:rsidR="003E2DCC" w:rsidRPr="00C14A40">
        <w:rPr>
          <w:rFonts w:hint="cs"/>
          <w:rtl/>
        </w:rPr>
        <w:t>וכ</w:t>
      </w:r>
      <w:r w:rsidR="00E018D4" w:rsidRPr="00C14A40">
        <w:rPr>
          <w:rFonts w:hint="cs"/>
          <w:rtl/>
        </w:rPr>
        <w:t xml:space="preserve">אותו </w:t>
      </w:r>
      <w:r w:rsidR="003E2DCC" w:rsidRPr="00C14A40">
        <w:rPr>
          <w:rFonts w:hint="cs"/>
          <w:rtl/>
        </w:rPr>
        <w:t>מ</w:t>
      </w:r>
      <w:r w:rsidR="003E2DCC" w:rsidRPr="00C14A40">
        <w:rPr>
          <w:rtl/>
        </w:rPr>
        <w:t xml:space="preserve">עשה </w:t>
      </w:r>
    </w:p>
    <w:p w14:paraId="2D9F7CE7" w14:textId="77777777" w:rsidR="006666DF" w:rsidRDefault="005C0797" w:rsidP="007764F8">
      <w:pPr>
        <w:rPr>
          <w:rtl/>
        </w:rPr>
      </w:pPr>
      <w:r>
        <w:rPr>
          <w:rFonts w:hint="cs"/>
          <w:rtl/>
        </w:rPr>
        <w:t>במ</w:t>
      </w:r>
      <w:r w:rsidR="003E2DCC" w:rsidRPr="006F178A">
        <w:rPr>
          <w:rtl/>
        </w:rPr>
        <w:t xml:space="preserve">דיר </w:t>
      </w:r>
      <w:r w:rsidR="00E018D4">
        <w:rPr>
          <w:rFonts w:hint="cs"/>
          <w:rtl/>
        </w:rPr>
        <w:t>א</w:t>
      </w:r>
      <w:r w:rsidR="003E2DCC" w:rsidRPr="006F178A">
        <w:rPr>
          <w:rtl/>
        </w:rPr>
        <w:t xml:space="preserve">שתו מלעלות לרגל, ועברה על דעתו ועלתה לרגל, </w:t>
      </w:r>
      <w:r w:rsidR="003E2DCC" w:rsidRPr="005C0797">
        <w:rPr>
          <w:rStyle w:val="affffe"/>
          <w:rtl/>
        </w:rPr>
        <w:t>ובא לפני רבי יוסי, א</w:t>
      </w:r>
      <w:r w:rsidR="003E2DCC" w:rsidRPr="005C0797">
        <w:rPr>
          <w:rStyle w:val="affffe"/>
          <w:rFonts w:hint="cs"/>
          <w:rtl/>
        </w:rPr>
        <w:t>"ל</w:t>
      </w:r>
      <w:r w:rsidR="003E2DCC" w:rsidRPr="005C0797">
        <w:rPr>
          <w:rStyle w:val="affffe"/>
          <w:rtl/>
        </w:rPr>
        <w:t>:</w:t>
      </w:r>
      <w:r w:rsidR="003E2DCC" w:rsidRPr="006F178A">
        <w:rPr>
          <w:rtl/>
        </w:rPr>
        <w:t xml:space="preserve"> ואילו היית יודע שעוברת על דעתך ועולה לרגל, כלום הדרתה? </w:t>
      </w:r>
      <w:r w:rsidR="003E2DCC" w:rsidRPr="005C0797">
        <w:rPr>
          <w:rStyle w:val="affffe"/>
          <w:rtl/>
        </w:rPr>
        <w:t>א</w:t>
      </w:r>
      <w:r w:rsidR="003E2DCC" w:rsidRPr="005C0797">
        <w:rPr>
          <w:rStyle w:val="affffe"/>
          <w:rFonts w:hint="cs"/>
          <w:rtl/>
        </w:rPr>
        <w:t>"ל</w:t>
      </w:r>
      <w:r w:rsidR="003E2DCC" w:rsidRPr="005C0797">
        <w:rPr>
          <w:rStyle w:val="affffe"/>
          <w:rtl/>
        </w:rPr>
        <w:t xml:space="preserve">: </w:t>
      </w:r>
      <w:r w:rsidR="003E2DCC" w:rsidRPr="006F178A">
        <w:rPr>
          <w:rtl/>
        </w:rPr>
        <w:t>לא, והתירו</w:t>
      </w:r>
      <w:r w:rsidR="007764F8">
        <w:rPr>
          <w:rFonts w:hint="cs"/>
          <w:rtl/>
        </w:rPr>
        <w:t>.</w:t>
      </w:r>
    </w:p>
    <w:p w14:paraId="1600C8A9" w14:textId="3C8AA317" w:rsidR="003E2DCC" w:rsidRPr="006F178A" w:rsidRDefault="003E2DCC" w:rsidP="003E2DCC">
      <w:pPr>
        <w:pStyle w:val="affc"/>
        <w:rPr>
          <w:rtl/>
        </w:rPr>
      </w:pPr>
      <w:r>
        <w:rPr>
          <w:rFonts w:ascii="Fb Fontext" w:hAnsi="Fb Fontext"/>
          <w:rtl/>
        </w:rPr>
        <w:t>׹</w:t>
      </w:r>
    </w:p>
    <w:p>
      <w:pPr>
        <w:pStyle w:val="afffffb"/>
        <w:rPr>
          <w:ins w:id="20331" w:author="קלוד" w:date="2026-10-06T10:09:38Z"/>
        </w:rPr>
      </w:pPr>
      <w:ins w:id="20330" w:author="קלוד" w:date="2026-10-06T10:09:38Z">
        <w:r>
          <w:t xml:space="preserve">משנה א</w:t>
        </w:r>
      </w:ins>
    </w:p>
    <w:p w14:paraId="42F2ADDE" w14:textId="33039EEC" w:rsidR="003E2DCC" w:rsidRPr="006F178A" w:rsidRDefault="003E2DCC" w:rsidP="00DF6D65">
      <w:pPr>
        <w:pStyle w:val="afff5"/>
        <w:rPr>
          <w:rtl/>
        </w:rPr>
      </w:pPr>
      <w:r w:rsidRPr="007764F8">
        <w:rPr>
          <w:rStyle w:val="TanaimMishna"/>
          <w:rtl/>
          <w:rPrChange w:id="20022" w:author="קלוד" w:date="2026-10-06T10:09:38Z">
            <w:rPr>
              <w:rStyle w:val="affffe"/>
              <w:rtl/>
            </w:rPr>
          </w:rPrChange>
        </w:rPr>
        <w:t>ר"א בן יעקב אומר:</w:t>
      </w:r>
      <w:r w:rsidRPr="006F178A">
        <w:rPr>
          <w:rtl/>
        </w:rPr>
        <w:t xml:space="preserve"> אף הרוצה להדיר את חבירו שיאכל אצלו יאמר לו </w:t>
      </w:r>
      <w:r w:rsidRPr="00392931">
        <w:rPr>
          <w:rtl/>
        </w:rPr>
        <w:t>כל נדר שאני עתיד לידור הוא בטל, ובלבד שיהא זכור בשעת הנדר.</w:t>
      </w:r>
      <w:r w:rsidRPr="006F178A">
        <w:rPr>
          <w:rFonts w:ascii="Fb Fontext" w:hAnsi="Fb Fontext"/>
          <w:rtl/>
        </w:rPr>
        <w:t xml:space="preserve"> </w:t>
      </w:r>
    </w:p>
    <w:p w14:paraId="7304E607" w14:textId="77777777" w:rsidR="003E2DCC" w:rsidRPr="006F178A" w:rsidRDefault="003E2DCC" w:rsidP="00A522DC">
      <w:pPr>
        <w:pStyle w:val="a3"/>
        <w:framePr w:wrap="around"/>
        <w:rPr>
          <w:rtl/>
        </w:rPr>
      </w:pPr>
      <w:r w:rsidRPr="006F178A">
        <w:rPr>
          <w:rtl/>
        </w:rPr>
        <w:t>כג:</w:t>
      </w:r>
    </w:p>
    <w:p w14:paraId="1F8327F1" w14:textId="77777777" w:rsidR="005408D5" w:rsidRPr="00C14A40" w:rsidRDefault="005408D5" w:rsidP="005408D5">
      <w:pPr>
        <w:pStyle w:val="38"/>
        <w:framePr w:wrap="notBeside"/>
        <w:rPr>
          <w:rFonts w:hint="cs"/>
          <w:rtl/>
        </w:rPr>
      </w:pPr>
      <w:r w:rsidRPr="00C14A40">
        <w:rPr>
          <w:rtl/>
        </w:rPr>
        <w:t>וה"</w:t>
      </w:r>
      <w:r w:rsidRPr="00C14A40">
        <w:rPr>
          <w:rFonts w:hint="cs"/>
          <w:rtl/>
        </w:rPr>
        <w:t>ק</w:t>
      </w:r>
      <w:r w:rsidRPr="00C14A40">
        <w:rPr>
          <w:rtl/>
        </w:rPr>
        <w:t>:</w:t>
      </w:r>
    </w:p>
    <w:p w14:paraId="1DF98638" w14:textId="1D420BCF" w:rsidR="003E2DCC" w:rsidRPr="006F178A" w:rsidRDefault="003E2DCC" w:rsidP="003E2DCC">
      <w:pPr>
        <w:rPr>
          <w:rtl/>
        </w:rPr>
      </w:pPr>
      <w:r w:rsidRPr="006F178A">
        <w:rPr>
          <w:rFonts w:ascii="Fb Fontext" w:hAnsi="Fb Fontext"/>
          <w:rtl/>
        </w:rPr>
        <w:t>הרוצה שיאכל אצלו חבירו ומסרב בו ומדירו - נדרי זירוזין הוא;</w:t>
      </w:r>
    </w:p>
    <w:p w14:paraId="089EC693" w14:textId="77777777" w:rsidR="003E2DCC" w:rsidRPr="006F178A" w:rsidRDefault="003E2DCC" w:rsidP="003E2DCC">
      <w:pPr>
        <w:rPr>
          <w:rtl/>
        </w:rPr>
      </w:pPr>
      <w:r>
        <w:rPr>
          <w:rtl/>
        </w:rPr>
        <w:t xml:space="preserve">והרוצה שלא יתקיימו נדריו כל השנה, יעמוד </w:t>
      </w:r>
      <w:r>
        <w:rPr>
          <w:rStyle w:val="affffe"/>
          <w:rtl/>
          <w:rPrChange w:id="9073" w:author="מנוע אמוראים" w:date="2026-10-05T16:41:00Z">
            <w:rPr>
              <w:rtl/>
            </w:rPr>
          </w:rPrChange>
        </w:rPr>
        <w:t xml:space="preserve">בר"</w:t>
      </w:r>
      <w:r>
        <w:rPr>
          <w:rStyle w:val="affffe"/>
          <w:rFonts w:hint="cs"/>
          <w:rtl/>
          <w:rPrChange w:id="9074" w:author="מנוע אמוראים" w:date="2026-10-05T16:41:00Z">
            <w:rPr>
              <w:rFonts w:hint="cs"/>
              <w:rtl/>
            </w:rPr>
          </w:rPrChange>
        </w:rPr>
        <w:t xml:space="preserve">ה</w:t>
      </w:r>
      <w:r w:rsidRPr="006F178A">
        <w:rPr>
          <w:rtl/>
        </w:rPr>
        <w:t xml:space="preserve"> ויאמר כל נדר שאני עתיד לידור יהא בטל, ובלבד שיהא זכור בשעת הנדר.</w:t>
      </w:r>
    </w:p>
    <w:p w14:paraId="6D9C1F61" w14:textId="77777777" w:rsidR="005408D5" w:rsidRPr="00C14A40" w:rsidRDefault="00DF6D65" w:rsidP="005408D5">
      <w:pPr>
        <w:pStyle w:val="38"/>
        <w:framePr w:wrap="notBeside"/>
        <w:rPr>
          <w:rtl/>
        </w:rPr>
      </w:pPr>
      <w:r w:rsidRPr="00C14A40">
        <w:rPr>
          <w:rFonts w:hint="cs"/>
          <w:rtl/>
        </w:rPr>
        <w:t xml:space="preserve">וקשה: </w:t>
      </w:r>
    </w:p>
    <w:p w14:paraId="4E3499AB" w14:textId="7778BA9D" w:rsidR="003E2DCC" w:rsidRPr="006F178A" w:rsidRDefault="003E2DCC" w:rsidP="003E2DCC">
      <w:pPr>
        <w:rPr>
          <w:rtl/>
        </w:rPr>
      </w:pPr>
      <w:r w:rsidRPr="006F178A">
        <w:rPr>
          <w:rtl/>
        </w:rPr>
        <w:t>אי זכור, עקר לתנא</w:t>
      </w:r>
      <w:r w:rsidR="00DF6D65">
        <w:rPr>
          <w:rFonts w:hint="cs"/>
          <w:rtl/>
        </w:rPr>
        <w:t>ו</w:t>
      </w:r>
      <w:r w:rsidRPr="006F178A">
        <w:rPr>
          <w:rtl/>
        </w:rPr>
        <w:t xml:space="preserve"> וקיים לנדר</w:t>
      </w:r>
      <w:r w:rsidR="00DF6D65">
        <w:rPr>
          <w:rFonts w:hint="cs"/>
          <w:rtl/>
        </w:rPr>
        <w:t>ו?</w:t>
      </w:r>
      <w:r w:rsidRPr="006F178A">
        <w:rPr>
          <w:rtl/>
        </w:rPr>
        <w:t>!</w:t>
      </w:r>
    </w:p>
    <w:p w14:paraId="0558CF1E" w14:textId="77777777" w:rsidR="00482CEE" w:rsidRPr="00C14A40" w:rsidRDefault="003E2DCC" w:rsidP="005408D5">
      <w:pPr>
        <w:pStyle w:val="38"/>
        <w:framePr w:wrap="notBeside"/>
        <w:rPr>
          <w:rtl/>
        </w:rPr>
      </w:pPr>
      <w:r w:rsidRPr="00C14A40">
        <w:rPr>
          <w:rtl/>
        </w:rPr>
        <w:t>אביי</w:t>
      </w:r>
      <w:r w:rsidR="00DF6D65" w:rsidRPr="00C14A40">
        <w:rPr>
          <w:rFonts w:hint="cs"/>
          <w:rtl/>
        </w:rPr>
        <w:t>:</w:t>
      </w:r>
      <w:r w:rsidRPr="00C14A40">
        <w:rPr>
          <w:rtl/>
        </w:rPr>
        <w:t xml:space="preserve"> תני:</w:t>
      </w:r>
    </w:p>
    <w:p w14:paraId="52F80BAA" w14:textId="6BFDDECA" w:rsidR="003E2DCC" w:rsidRPr="006F178A" w:rsidRDefault="003E2DCC" w:rsidP="003E2DCC">
      <w:pPr>
        <w:rPr>
          <w:rtl/>
        </w:rPr>
      </w:pPr>
      <w:r w:rsidRPr="00295E41">
        <w:rPr>
          <w:rStyle w:val="afffa"/>
          <w:rtl/>
        </w:rPr>
        <w:t>ובלבד</w:t>
      </w:r>
      <w:r w:rsidRPr="006F178A">
        <w:rPr>
          <w:rtl/>
        </w:rPr>
        <w:t xml:space="preserve"> </w:t>
      </w:r>
      <w:r w:rsidRPr="00295E41">
        <w:rPr>
          <w:rStyle w:val="afffa"/>
          <w:rtl/>
        </w:rPr>
        <w:t>שלא</w:t>
      </w:r>
      <w:r w:rsidRPr="006F178A">
        <w:rPr>
          <w:rtl/>
        </w:rPr>
        <w:t xml:space="preserve"> </w:t>
      </w:r>
      <w:r w:rsidRPr="00295E41">
        <w:rPr>
          <w:rStyle w:val="afffa"/>
          <w:rtl/>
        </w:rPr>
        <w:t>יהא</w:t>
      </w:r>
      <w:r w:rsidRPr="006F178A">
        <w:rPr>
          <w:rtl/>
        </w:rPr>
        <w:t xml:space="preserve"> </w:t>
      </w:r>
      <w:r w:rsidRPr="00295E41">
        <w:rPr>
          <w:rStyle w:val="afffa"/>
          <w:rtl/>
        </w:rPr>
        <w:t>זכור</w:t>
      </w:r>
      <w:r w:rsidRPr="006F178A">
        <w:rPr>
          <w:rtl/>
        </w:rPr>
        <w:t xml:space="preserve"> בשעת הנדר.</w:t>
      </w:r>
    </w:p>
    <w:p w14:paraId="150DAD81" w14:textId="77777777" w:rsidR="005408D5" w:rsidRPr="00C14A40" w:rsidRDefault="003E2DCC" w:rsidP="005408D5">
      <w:pPr>
        <w:pStyle w:val="38"/>
        <w:framePr w:wrap="notBeside"/>
        <w:rPr>
          <w:rtl/>
        </w:rPr>
      </w:pPr>
      <w:r w:rsidRPr="00C14A40">
        <w:rPr>
          <w:rtl/>
        </w:rPr>
        <w:t xml:space="preserve">רבא: </w:t>
      </w:r>
    </w:p>
    <w:p w14:paraId="10E44ABC" w14:textId="5E200DAE" w:rsidR="003E2DCC" w:rsidRPr="00DF6D65" w:rsidRDefault="003E2DCC" w:rsidP="003E2DCC">
      <w:pPr>
        <w:rPr>
          <w:rtl/>
        </w:rPr>
      </w:pPr>
      <w:r>
        <w:rPr>
          <w:rtl/>
        </w:rPr>
        <w:t xml:space="preserve">כגון שהתנה </w:t>
      </w:r>
      <w:r>
        <w:rPr>
          <w:rStyle w:val="affffe"/>
          <w:rtl/>
          <w:rPrChange w:id="9075" w:author="מנוע אמוראים" w:date="2026-10-05T16:41:00Z">
            <w:rPr>
              <w:rtl/>
            </w:rPr>
          </w:rPrChange>
        </w:rPr>
        <w:t xml:space="preserve">ב</w:t>
      </w:r>
      <w:r>
        <w:rPr>
          <w:rStyle w:val="affffe"/>
          <w:rFonts w:hint="cs"/>
          <w:rtl/>
          <w:rPrChange w:id="9076" w:author="מנוע אמוראים" w:date="2026-10-05T16:41:00Z">
            <w:rPr>
              <w:rFonts w:hint="cs"/>
              <w:rtl/>
            </w:rPr>
          </w:rPrChange>
        </w:rPr>
        <w:t xml:space="preserve">ר</w:t>
      </w:r>
      <w:r>
        <w:rPr>
          <w:rStyle w:val="affffe"/>
          <w:rtl/>
          <w:rPrChange w:id="9077" w:author="מנוע אמוראים" w:date="2026-10-05T16:41:00Z">
            <w:rPr>
              <w:rtl/>
            </w:rPr>
          </w:rPrChange>
        </w:rPr>
        <w:t xml:space="preserve">"</w:t>
      </w:r>
      <w:r>
        <w:rPr>
          <w:rStyle w:val="affffe"/>
          <w:rFonts w:hint="cs"/>
          <w:rtl/>
          <w:rPrChange w:id="9078" w:author="מנוע אמוראים" w:date="2026-10-05T16:41:00Z">
            <w:rPr>
              <w:rFonts w:hint="cs"/>
              <w:rtl/>
            </w:rPr>
          </w:rPrChange>
        </w:rPr>
        <w:t xml:space="preserve">ה</w:t>
      </w:r>
      <w:r w:rsidRPr="00DF6D65">
        <w:rPr>
          <w:rtl/>
        </w:rPr>
        <w:t xml:space="preserve"> ולא ידע במה התנה, והשתא נדר, </w:t>
      </w:r>
    </w:p>
    <w:p w14:paraId="2113B6D6" w14:textId="49C0376F" w:rsidR="003E2DCC" w:rsidRDefault="003E2DCC" w:rsidP="003E2DCC">
      <w:pPr>
        <w:rPr>
          <w:rtl/>
        </w:rPr>
      </w:pPr>
      <w:r w:rsidRPr="00DF6D65">
        <w:rPr>
          <w:rtl/>
        </w:rPr>
        <w:t xml:space="preserve">אי </w:t>
      </w:r>
      <w:r w:rsidRPr="006F178A">
        <w:rPr>
          <w:rtl/>
        </w:rPr>
        <w:t>זכור בשעת הנדר ואמר ע</w:t>
      </w:r>
      <w:r w:rsidR="008D1647">
        <w:rPr>
          <w:rFonts w:hint="cs"/>
          <w:rtl/>
        </w:rPr>
        <w:t xml:space="preserve">"ד </w:t>
      </w:r>
      <w:r w:rsidRPr="006F178A">
        <w:rPr>
          <w:rtl/>
        </w:rPr>
        <w:t>ראשונה אני נודר</w:t>
      </w:r>
      <w:r w:rsidR="00815B7C">
        <w:rPr>
          <w:rFonts w:hint="cs"/>
          <w:rtl/>
        </w:rPr>
        <w:t>-</w:t>
      </w:r>
      <w:r w:rsidRPr="006F178A">
        <w:rPr>
          <w:rtl/>
        </w:rPr>
        <w:t xml:space="preserve"> </w:t>
      </w:r>
      <w:r w:rsidR="00815B7C">
        <w:rPr>
          <w:rFonts w:hint="cs"/>
          <w:rtl/>
        </w:rPr>
        <w:t>אין ממש בנדר</w:t>
      </w:r>
      <w:r w:rsidRPr="006F178A">
        <w:rPr>
          <w:rtl/>
        </w:rPr>
        <w:t>,</w:t>
      </w:r>
      <w:r w:rsidR="0075729B">
        <w:rPr>
          <w:rtl/>
        </w:rPr>
        <w:t xml:space="preserve"> </w:t>
      </w:r>
    </w:p>
    <w:p w14:paraId="0C59ED7D" w14:textId="14137BD8" w:rsidR="003E2DCC" w:rsidRPr="006F178A" w:rsidRDefault="003E2DCC" w:rsidP="00482CEE">
      <w:pPr>
        <w:spacing w:after="60"/>
        <w:rPr>
          <w:rtl/>
        </w:rPr>
      </w:pPr>
      <w:r w:rsidRPr="006F178A">
        <w:rPr>
          <w:rtl/>
        </w:rPr>
        <w:lastRenderedPageBreak/>
        <w:t>לא אמר על דעת הראשונה אני נודר עקר לתנא</w:t>
      </w:r>
      <w:r w:rsidR="00E6166D">
        <w:rPr>
          <w:rFonts w:hint="cs"/>
          <w:rtl/>
        </w:rPr>
        <w:t>י</w:t>
      </w:r>
      <w:r w:rsidRPr="006F178A">
        <w:rPr>
          <w:rtl/>
        </w:rPr>
        <w:t xml:space="preserve"> וקיים לנדר</w:t>
      </w:r>
      <w:r w:rsidR="00815B7C">
        <w:rPr>
          <w:rFonts w:hint="cs"/>
          <w:rtl/>
        </w:rPr>
        <w:t>ו</w:t>
      </w:r>
      <w:r w:rsidRPr="006F178A">
        <w:rPr>
          <w:rtl/>
        </w:rPr>
        <w:t>.</w:t>
      </w:r>
    </w:p>
    <w:p w14:paraId="79C19C79" w14:textId="6F4D5D19" w:rsidR="005408D5" w:rsidRPr="00C14A40" w:rsidRDefault="003E2DCC" w:rsidP="005408D5">
      <w:pPr>
        <w:pStyle w:val="38"/>
        <w:framePr w:wrap="notBeside"/>
        <w:rPr>
          <w:rFonts w:hint="cs"/>
          <w:rtl/>
        </w:rPr>
      </w:pPr>
      <w:r w:rsidRPr="00C14A40">
        <w:rPr>
          <w:rFonts w:hint="cs"/>
          <w:rtl/>
        </w:rPr>
        <w:t>רהב</w:t>
      </w:r>
      <w:r w:rsidRPr="00C14A40">
        <w:rPr>
          <w:rtl/>
        </w:rPr>
        <w:t>"</w:t>
      </w:r>
      <w:r w:rsidRPr="00C14A40">
        <w:rPr>
          <w:rFonts w:hint="cs"/>
          <w:rtl/>
        </w:rPr>
        <w:t>ח</w:t>
      </w:r>
      <w:r w:rsidRPr="00C14A40">
        <w:rPr>
          <w:rtl/>
        </w:rPr>
        <w:t xml:space="preserve"> </w:t>
      </w:r>
    </w:p>
    <w:p w14:paraId="70F87B4C" w14:textId="4D881CB1" w:rsidR="003E2DCC" w:rsidRPr="00757D20" w:rsidRDefault="00750E4A" w:rsidP="003E2DCC">
      <w:pPr>
        <w:rPr>
          <w:rtl/>
        </w:rPr>
      </w:pPr>
      <w:r>
        <w:rPr>
          <w:rFonts w:hint="cs"/>
          <w:rtl/>
        </w:rPr>
        <w:t>רצה לדרוש לזה</w:t>
      </w:r>
      <w:r w:rsidR="003E2DCC" w:rsidRPr="00757D20">
        <w:rPr>
          <w:rtl/>
        </w:rPr>
        <w:t xml:space="preserve"> בפירקא, </w:t>
      </w:r>
      <w:r w:rsidR="003E2DCC" w:rsidRPr="00F53B7C">
        <w:rPr>
          <w:rStyle w:val="affffe"/>
          <w:rtl/>
        </w:rPr>
        <w:t>א</w:t>
      </w:r>
      <w:r w:rsidR="003E2DCC" w:rsidRPr="00F53B7C">
        <w:rPr>
          <w:rStyle w:val="affffe"/>
          <w:rFonts w:hint="cs"/>
          <w:rtl/>
        </w:rPr>
        <w:t>"ל</w:t>
      </w:r>
      <w:r w:rsidR="003E2DCC" w:rsidRPr="00F53B7C">
        <w:rPr>
          <w:rStyle w:val="affffe"/>
          <w:rtl/>
        </w:rPr>
        <w:t xml:space="preserve"> רבא: </w:t>
      </w:r>
      <w:r w:rsidR="00F53B7C">
        <w:rPr>
          <w:rFonts w:hint="cs"/>
          <w:rtl/>
        </w:rPr>
        <w:t>ה</w:t>
      </w:r>
      <w:r w:rsidR="003E2DCC" w:rsidRPr="00757D20">
        <w:rPr>
          <w:rtl/>
        </w:rPr>
        <w:t xml:space="preserve">תנא </w:t>
      </w:r>
      <w:r w:rsidR="00F53B7C">
        <w:rPr>
          <w:rFonts w:hint="cs"/>
          <w:rtl/>
        </w:rPr>
        <w:t xml:space="preserve">סתם לזה </w:t>
      </w:r>
      <w:r w:rsidR="003E2DCC" w:rsidRPr="00757D20">
        <w:rPr>
          <w:rtl/>
        </w:rPr>
        <w:t xml:space="preserve">כדי שלא ינהגו קלות ראש בנדרים, ואת דרשת ליה בפירקא? </w:t>
      </w:r>
    </w:p>
    <w:p w14:paraId="079EF6DE" w14:textId="083757F1" w:rsidR="003E2DCC" w:rsidRPr="006F178A" w:rsidRDefault="003E2DCC" w:rsidP="00026141">
      <w:pPr>
        <w:pStyle w:val="affffb"/>
        <w:rPr>
          <w:rtl/>
        </w:rPr>
      </w:pPr>
      <w:r w:rsidRPr="00742D4D">
        <w:rPr>
          <w:rtl/>
        </w:rPr>
        <w:t>איבעיא להו</w:t>
      </w:r>
      <w:r w:rsidRPr="006F178A">
        <w:rPr>
          <w:rtl/>
        </w:rPr>
        <w:t xml:space="preserve">: </w:t>
      </w:r>
      <w:r w:rsidR="00026141">
        <w:rPr>
          <w:rFonts w:hint="cs"/>
          <w:rtl/>
        </w:rPr>
        <w:t xml:space="preserve">אם </w:t>
      </w:r>
      <w:r w:rsidR="00D661E4">
        <w:rPr>
          <w:rtl/>
        </w:rPr>
        <w:t>חלקו</w:t>
      </w:r>
      <w:r w:rsidRPr="006F178A">
        <w:rPr>
          <w:rtl/>
        </w:rPr>
        <w:t xml:space="preserve"> רבנן </w:t>
      </w:r>
      <w:r w:rsidR="00026141">
        <w:rPr>
          <w:rFonts w:hint="cs"/>
          <w:rtl/>
        </w:rPr>
        <w:t>על ראב</w:t>
      </w:r>
      <w:r w:rsidR="0075729B">
        <w:rPr>
          <w:rtl/>
        </w:rPr>
        <w:t>"</w:t>
      </w:r>
      <w:r w:rsidR="00026141">
        <w:rPr>
          <w:rFonts w:hint="cs"/>
          <w:rtl/>
        </w:rPr>
        <w:t xml:space="preserve">י ואם ההלכה כמותו </w:t>
      </w:r>
    </w:p>
    <w:p w14:paraId="30FAF511" w14:textId="77777777" w:rsidR="00482CEE" w:rsidRPr="00C14A40" w:rsidRDefault="003E2DCC" w:rsidP="005408D5">
      <w:pPr>
        <w:pStyle w:val="38"/>
        <w:framePr w:wrap="notBeside"/>
        <w:rPr>
          <w:rtl/>
        </w:rPr>
      </w:pPr>
      <w:r w:rsidRPr="00C14A40">
        <w:rPr>
          <w:rtl/>
        </w:rPr>
        <w:t>ת"ש, דתנן:</w:t>
      </w:r>
    </w:p>
    <w:p w14:paraId="7871579F" w14:textId="74FC3D80" w:rsidR="003E2DCC" w:rsidRPr="006F178A" w:rsidRDefault="003E2DCC" w:rsidP="005408D5">
      <w:pPr>
        <w:rPr>
          <w:rtl/>
        </w:rPr>
      </w:pPr>
      <w:r w:rsidRPr="006F178A">
        <w:rPr>
          <w:rtl/>
        </w:rPr>
        <w:t>האומר לחבירו</w:t>
      </w:r>
      <w:r w:rsidRPr="006F178A">
        <w:rPr>
          <w:rFonts w:hint="cs"/>
          <w:rtl/>
        </w:rPr>
        <w:t xml:space="preserve"> </w:t>
      </w:r>
      <w:r w:rsidRPr="006F178A">
        <w:rPr>
          <w:rtl/>
        </w:rPr>
        <w:t xml:space="preserve">קונם שאיני נהנה לך אם אי אתה נוטל </w:t>
      </w:r>
      <w:r w:rsidRPr="00295E41">
        <w:rPr>
          <w:rStyle w:val="afffa"/>
          <w:rtl/>
        </w:rPr>
        <w:t>לבנך</w:t>
      </w:r>
      <w:r w:rsidRPr="006F178A">
        <w:rPr>
          <w:rtl/>
        </w:rPr>
        <w:t xml:space="preserve"> כור חיטין ו</w:t>
      </w:r>
      <w:r w:rsidR="00C63653">
        <w:rPr>
          <w:rFonts w:hint="cs"/>
          <w:rtl/>
        </w:rPr>
        <w:t>ב'</w:t>
      </w:r>
      <w:r w:rsidRPr="006F178A">
        <w:rPr>
          <w:rtl/>
        </w:rPr>
        <w:t xml:space="preserve"> חביות יין, </w:t>
      </w:r>
      <w:r w:rsidR="004A70C2">
        <w:rPr>
          <w:rFonts w:hint="cs"/>
          <w:rtl/>
        </w:rPr>
        <w:t xml:space="preserve">- </w:t>
      </w:r>
      <w:r w:rsidRPr="006F178A">
        <w:rPr>
          <w:rtl/>
        </w:rPr>
        <w:t xml:space="preserve">יכול להתיר את נדרו שלא </w:t>
      </w:r>
      <w:r w:rsidR="004A70C2">
        <w:rPr>
          <w:rFonts w:hint="cs"/>
          <w:rtl/>
        </w:rPr>
        <w:t>ע</w:t>
      </w:r>
      <w:r w:rsidR="0075729B">
        <w:rPr>
          <w:rtl/>
        </w:rPr>
        <w:t>"</w:t>
      </w:r>
      <w:r w:rsidR="004A70C2">
        <w:rPr>
          <w:rFonts w:hint="cs"/>
          <w:rtl/>
        </w:rPr>
        <w:t>פ</w:t>
      </w:r>
      <w:r w:rsidRPr="006F178A">
        <w:rPr>
          <w:rtl/>
        </w:rPr>
        <w:t xml:space="preserve"> חכם, שיכול לומר לו כלום אמרת אלא בשביל כבודי, זה הוא כבודי;</w:t>
      </w:r>
    </w:p>
    <w:p w14:paraId="2F3B58B6" w14:textId="77777777" w:rsidR="003E2DCC" w:rsidRPr="006F178A" w:rsidRDefault="003E2DCC" w:rsidP="00A522DC">
      <w:pPr>
        <w:pStyle w:val="a3"/>
        <w:framePr w:wrap="around"/>
        <w:rPr>
          <w:rtl/>
        </w:rPr>
      </w:pPr>
      <w:r w:rsidRPr="006F178A">
        <w:rPr>
          <w:rtl/>
        </w:rPr>
        <w:t>כד.</w:t>
      </w:r>
    </w:p>
    <w:p w14:paraId="7A08EE05" w14:textId="31243BFF" w:rsidR="003E2DCC" w:rsidRPr="006F178A" w:rsidRDefault="003E2DCC" w:rsidP="00026141">
      <w:pPr>
        <w:rPr>
          <w:rtl/>
        </w:rPr>
      </w:pPr>
      <w:r w:rsidRPr="006F178A">
        <w:rPr>
          <w:rFonts w:ascii="Fb Fontext" w:hAnsi="Fb Fontext"/>
          <w:rtl/>
        </w:rPr>
        <w:t>טע</w:t>
      </w:r>
      <w:r w:rsidR="005302CE">
        <w:rPr>
          <w:rFonts w:ascii="Fb Fontext" w:hAnsi="Fb Fontext" w:hint="cs"/>
          <w:rtl/>
        </w:rPr>
        <w:t>ם</w:t>
      </w:r>
      <w:r w:rsidRPr="006F178A">
        <w:rPr>
          <w:rFonts w:ascii="Fb Fontext" w:hAnsi="Fb Fontext"/>
          <w:rtl/>
        </w:rPr>
        <w:t xml:space="preserve"> </w:t>
      </w:r>
      <w:r w:rsidR="007E4139">
        <w:rPr>
          <w:rFonts w:ascii="Fb Fontext" w:hAnsi="Fb Fontext" w:hint="cs"/>
          <w:rtl/>
        </w:rPr>
        <w:t>ש</w:t>
      </w:r>
      <w:r w:rsidRPr="006F178A">
        <w:rPr>
          <w:rFonts w:ascii="Fb Fontext" w:hAnsi="Fb Fontext"/>
          <w:rtl/>
        </w:rPr>
        <w:t>אמר זה הוא כבודי, הא לאו הכי - נדר הוא,</w:t>
      </w:r>
      <w:r w:rsidR="0075729B">
        <w:rPr>
          <w:rFonts w:ascii="Fb Fontext" w:hAnsi="Fb Fontext"/>
          <w:rtl/>
        </w:rPr>
        <w:t xml:space="preserve"> </w:t>
      </w:r>
      <w:r>
        <w:rPr>
          <w:rFonts w:ascii="Fb Fontext" w:hAnsi="Fb Fontext" w:hint="cs"/>
          <w:rtl/>
        </w:rPr>
        <w:t xml:space="preserve">ואי </w:t>
      </w:r>
      <w:r>
        <w:rPr>
          <w:rStyle w:val="affffe"/>
          <w:rFonts w:ascii="Fb Fontext" w:hAnsi="Fb Fontext" w:hint="cs"/>
          <w:rtl/>
          <w:rPrChange w:id="9079" w:author="מנוע אמוראים" w:date="2026-10-05T16:41:00Z">
            <w:rPr>
              <w:rFonts w:ascii="Fb Fontext" w:hAnsi="Fb Fontext" w:hint="cs"/>
              <w:rtl/>
            </w:rPr>
          </w:rPrChange>
        </w:rPr>
        <w:t xml:space="preserve">ראב</w:t>
      </w:r>
      <w:r>
        <w:rPr>
          <w:rStyle w:val="affffe"/>
          <w:rFonts w:ascii="Fb Fontext" w:hAnsi="Fb Fontext"/>
          <w:rtl/>
          <w:rPrChange w:id="9080" w:author="מנוע אמוראים" w:date="2026-10-05T16:41:00Z">
            <w:rPr>
              <w:rFonts w:ascii="Fb Fontext" w:hAnsi="Fb Fontext"/>
              <w:rtl/>
            </w:rPr>
          </w:rPrChange>
        </w:rPr>
        <w:t xml:space="preserve">"</w:t>
      </w:r>
      <w:r>
        <w:rPr>
          <w:rStyle w:val="affffe"/>
          <w:rFonts w:ascii="Fb Fontext" w:hAnsi="Fb Fontext" w:hint="cs"/>
          <w:rtl/>
          <w:rPrChange w:id="9081" w:author="מנוע אמוראים" w:date="2026-10-05T16:41:00Z">
            <w:rPr>
              <w:rFonts w:ascii="Fb Fontext" w:hAnsi="Fb Fontext" w:hint="cs"/>
              <w:rtl/>
            </w:rPr>
          </w:rPrChange>
        </w:rPr>
        <w:t xml:space="preserve">י</w:t>
      </w:r>
      <w:r>
        <w:rPr>
          <w:rFonts w:ascii="Fb Fontext" w:hAnsi="Fb Fontext" w:hint="cs"/>
          <w:rtl/>
        </w:rPr>
        <w:t xml:space="preserve"> הוא הא נדרי זרוזין הוא</w:t>
      </w:r>
      <w:r w:rsidR="00026141">
        <w:rPr>
          <w:rFonts w:hint="cs"/>
          <w:rtl/>
        </w:rPr>
        <w:t xml:space="preserve">, </w:t>
      </w:r>
      <w:r w:rsidRPr="006F178A">
        <w:rPr>
          <w:rFonts w:hint="cs"/>
          <w:rtl/>
        </w:rPr>
        <w:t>אלא ש</w:t>
      </w:r>
      <w:r w:rsidR="007E4139">
        <w:rPr>
          <w:rFonts w:hint="cs"/>
          <w:rtl/>
        </w:rPr>
        <w:t>"</w:t>
      </w:r>
      <w:r w:rsidRPr="006F178A">
        <w:rPr>
          <w:rFonts w:hint="cs"/>
          <w:rtl/>
        </w:rPr>
        <w:t xml:space="preserve">מ </w:t>
      </w:r>
      <w:r w:rsidR="00D661E4">
        <w:rPr>
          <w:rFonts w:hint="cs"/>
          <w:rtl/>
        </w:rPr>
        <w:t>חלקו</w:t>
      </w:r>
      <w:r w:rsidRPr="006F178A">
        <w:rPr>
          <w:rFonts w:hint="cs"/>
          <w:rtl/>
        </w:rPr>
        <w:t xml:space="preserve"> רבנן עליה.</w:t>
      </w:r>
    </w:p>
    <w:p w14:paraId="3F029E25" w14:textId="77777777" w:rsidR="00482CEE" w:rsidRPr="00C14A40" w:rsidRDefault="007A3E1D" w:rsidP="005408D5">
      <w:pPr>
        <w:pStyle w:val="38"/>
        <w:framePr w:wrap="notBeside"/>
        <w:rPr>
          <w:rFonts w:hint="cs"/>
          <w:rtl/>
        </w:rPr>
      </w:pPr>
      <w:r w:rsidRPr="00C14A40">
        <w:rPr>
          <w:rFonts w:hint="cs"/>
          <w:rtl/>
        </w:rPr>
        <w:t>-</w:t>
      </w:r>
      <w:r w:rsidR="003E2DCC" w:rsidRPr="00C14A40">
        <w:rPr>
          <w:rtl/>
        </w:rPr>
        <w:t>לעולם ר</w:t>
      </w:r>
      <w:r w:rsidR="003E2DCC" w:rsidRPr="00C14A40">
        <w:rPr>
          <w:rFonts w:hint="cs"/>
          <w:rtl/>
        </w:rPr>
        <w:t>אב</w:t>
      </w:r>
      <w:r w:rsidR="003E2DCC" w:rsidRPr="00C14A40">
        <w:rPr>
          <w:rtl/>
        </w:rPr>
        <w:t>"</w:t>
      </w:r>
      <w:r w:rsidR="003E2DCC" w:rsidRPr="00C14A40">
        <w:rPr>
          <w:rFonts w:hint="cs"/>
          <w:rtl/>
        </w:rPr>
        <w:t>י היא</w:t>
      </w:r>
    </w:p>
    <w:p w14:paraId="43A025FC" w14:textId="2698625F" w:rsidR="003E2DCC" w:rsidRPr="006F178A" w:rsidRDefault="003E2DCC" w:rsidP="007A3E1D">
      <w:r w:rsidRPr="007A3E1D">
        <w:rPr>
          <w:rFonts w:ascii="Fb Fontext" w:hAnsi="Fb Fontext" w:hint="cs"/>
          <w:rtl/>
        </w:rPr>
        <w:t>ומודה בזה דנדר הוא דא</w:t>
      </w:r>
      <w:r w:rsidR="007A3E1D">
        <w:rPr>
          <w:rFonts w:ascii="Fb Fontext" w:hAnsi="Fb Fontext" w:hint="cs"/>
          <w:rtl/>
        </w:rPr>
        <w:t>"</w:t>
      </w:r>
      <w:r w:rsidRPr="007A3E1D">
        <w:rPr>
          <w:rFonts w:ascii="Fb Fontext" w:hAnsi="Fb Fontext" w:hint="cs"/>
          <w:rtl/>
        </w:rPr>
        <w:t xml:space="preserve">ל איני </w:t>
      </w:r>
      <w:r w:rsidRPr="00295E41">
        <w:rPr>
          <w:rStyle w:val="afffa"/>
          <w:rFonts w:hint="cs"/>
          <w:rtl/>
        </w:rPr>
        <w:t xml:space="preserve">כלב </w:t>
      </w:r>
      <w:r w:rsidRPr="007A3E1D">
        <w:rPr>
          <w:rFonts w:ascii="Fb Fontext" w:hAnsi="Fb Fontext" w:hint="cs"/>
          <w:rtl/>
        </w:rPr>
        <w:t xml:space="preserve">שאהנה ממך ולא תהנה ממני </w:t>
      </w:r>
    </w:p>
    <w:p w14:paraId="7372F21B" w14:textId="77777777" w:rsidR="00482CEE" w:rsidRPr="00C14A40" w:rsidRDefault="00026141" w:rsidP="005408D5">
      <w:pPr>
        <w:pStyle w:val="38"/>
        <w:framePr w:wrap="notBeside"/>
        <w:rPr>
          <w:rtl/>
        </w:rPr>
      </w:pPr>
      <w:r w:rsidRPr="00C14A40">
        <w:rPr>
          <w:rFonts w:hint="cs"/>
          <w:rtl/>
        </w:rPr>
        <w:t xml:space="preserve">ב. </w:t>
      </w:r>
      <w:r w:rsidR="003E2DCC" w:rsidRPr="00C14A40">
        <w:rPr>
          <w:rtl/>
        </w:rPr>
        <w:t>ת"ש:</w:t>
      </w:r>
    </w:p>
    <w:p w14:paraId="6E620311" w14:textId="53905CD3" w:rsidR="003E2DCC" w:rsidRPr="007E4139" w:rsidRDefault="003E2DCC" w:rsidP="00C63653">
      <w:pPr>
        <w:rPr>
          <w:rtl/>
        </w:rPr>
      </w:pPr>
      <w:r w:rsidRPr="007E4139">
        <w:rPr>
          <w:rtl/>
        </w:rPr>
        <w:t xml:space="preserve">האומר לחבירו קונם </w:t>
      </w:r>
      <w:r w:rsidRPr="00C63653">
        <w:rPr>
          <w:rtl/>
        </w:rPr>
        <w:t xml:space="preserve">שאתה נהנית לי אם אי אתה נותן </w:t>
      </w:r>
      <w:r w:rsidRPr="00295E41">
        <w:rPr>
          <w:rStyle w:val="afffa"/>
          <w:rtl/>
        </w:rPr>
        <w:t>לבני</w:t>
      </w:r>
      <w:r w:rsidRPr="00C63653">
        <w:rPr>
          <w:rtl/>
        </w:rPr>
        <w:t xml:space="preserve"> כור חיטין ו</w:t>
      </w:r>
      <w:r w:rsidR="00C63653" w:rsidRPr="00C63653">
        <w:rPr>
          <w:rFonts w:hint="cs"/>
          <w:rtl/>
        </w:rPr>
        <w:t>ב'</w:t>
      </w:r>
      <w:r w:rsidRPr="00C63653">
        <w:rPr>
          <w:rtl/>
        </w:rPr>
        <w:t xml:space="preserve"> חביות י</w:t>
      </w:r>
      <w:r w:rsidRPr="007E4139">
        <w:rPr>
          <w:rtl/>
        </w:rPr>
        <w:t>ין,</w:t>
      </w:r>
      <w:r w:rsidRPr="00524ED9">
        <w:rPr>
          <w:rFonts w:ascii="Fb Fontext" w:hAnsi="Fb Fontext"/>
          <w:spacing w:val="-4"/>
          <w:rtl/>
        </w:rPr>
        <w:t xml:space="preserve"> </w:t>
      </w:r>
      <w:r w:rsidR="00C63653">
        <w:rPr>
          <w:rFonts w:hint="cs"/>
          <w:spacing w:val="-4"/>
          <w:rtl/>
        </w:rPr>
        <w:t>-</w:t>
      </w:r>
      <w:r w:rsidR="00C63653">
        <w:rPr>
          <w:rFonts w:hint="cs"/>
          <w:rtl/>
        </w:rPr>
        <w:t xml:space="preserve"> </w:t>
      </w:r>
      <w:r w:rsidRPr="00C63653">
        <w:rPr>
          <w:rStyle w:val="affffe"/>
          <w:rFonts w:hint="cs"/>
          <w:rtl/>
        </w:rPr>
        <w:t>ל</w:t>
      </w:r>
      <w:r w:rsidRPr="00C63653">
        <w:rPr>
          <w:rStyle w:val="affffe"/>
          <w:rtl/>
        </w:rPr>
        <w:t>ר</w:t>
      </w:r>
      <w:r w:rsidR="0075729B">
        <w:rPr>
          <w:rStyle w:val="affffe"/>
          <w:rtl/>
        </w:rPr>
        <w:t>"</w:t>
      </w:r>
      <w:r w:rsidRPr="00C63653">
        <w:rPr>
          <w:rStyle w:val="affffe"/>
          <w:rFonts w:hint="cs"/>
          <w:rtl/>
        </w:rPr>
        <w:t>מ</w:t>
      </w:r>
      <w:r w:rsidRPr="00C63653">
        <w:rPr>
          <w:rStyle w:val="affffe"/>
          <w:rtl/>
        </w:rPr>
        <w:t xml:space="preserve">: </w:t>
      </w:r>
      <w:r w:rsidRPr="007E4139">
        <w:rPr>
          <w:rtl/>
        </w:rPr>
        <w:t xml:space="preserve">עד שיתן, </w:t>
      </w:r>
      <w:r w:rsidRPr="00C63653">
        <w:rPr>
          <w:rStyle w:val="affffe"/>
          <w:rtl/>
        </w:rPr>
        <w:t xml:space="preserve">וחכ"א: </w:t>
      </w:r>
      <w:r w:rsidRPr="007E4139">
        <w:rPr>
          <w:rtl/>
        </w:rPr>
        <w:t xml:space="preserve">אף זה יכול להתיר נדרו שלא </w:t>
      </w:r>
      <w:r w:rsidRPr="007E4139">
        <w:rPr>
          <w:rFonts w:hint="cs"/>
          <w:rtl/>
        </w:rPr>
        <w:t>ע"פ</w:t>
      </w:r>
      <w:r w:rsidRPr="007E4139">
        <w:rPr>
          <w:rtl/>
        </w:rPr>
        <w:t xml:space="preserve"> חכם, שיכול לומר כאילו התקבלתי</w:t>
      </w:r>
    </w:p>
    <w:p w14:paraId="411C9032" w14:textId="18A40D5A" w:rsidR="003E2DCC" w:rsidRPr="006F178A" w:rsidRDefault="003E2DCC" w:rsidP="00CB1C53">
      <w:pPr>
        <w:rPr>
          <w:rtl/>
        </w:rPr>
      </w:pPr>
      <w:r w:rsidRPr="006F178A">
        <w:rPr>
          <w:rtl/>
        </w:rPr>
        <w:t xml:space="preserve">הא לאו הכי - נדר הוא, </w:t>
      </w:r>
      <w:r>
        <w:rPr>
          <w:rFonts w:hint="cs"/>
          <w:rtl/>
        </w:rPr>
        <w:t xml:space="preserve">ואי </w:t>
      </w:r>
      <w:r>
        <w:rPr>
          <w:rStyle w:val="affffe"/>
          <w:rFonts w:hint="cs"/>
          <w:rtl/>
          <w:rPrChange w:id="9082" w:author="מנוע אמוראים" w:date="2026-10-05T16:41:00Z">
            <w:rPr>
              <w:rFonts w:hint="cs"/>
              <w:rtl/>
            </w:rPr>
          </w:rPrChange>
        </w:rPr>
        <w:t xml:space="preserve">ראב</w:t>
      </w:r>
      <w:r>
        <w:rPr>
          <w:rStyle w:val="affffe"/>
          <w:rtl/>
          <w:rPrChange w:id="9083" w:author="מנוע אמוראים" w:date="2026-10-05T16:41:00Z">
            <w:rPr>
              <w:rtl/>
            </w:rPr>
          </w:rPrChange>
        </w:rPr>
        <w:t xml:space="preserve">"</w:t>
      </w:r>
      <w:r>
        <w:rPr>
          <w:rStyle w:val="affffe"/>
          <w:rFonts w:hint="cs"/>
          <w:rtl/>
          <w:rPrChange w:id="9084" w:author="מנוע אמוראים" w:date="2026-10-05T16:41:00Z">
            <w:rPr>
              <w:rFonts w:hint="cs"/>
              <w:rtl/>
            </w:rPr>
          </w:rPrChange>
        </w:rPr>
        <w:t xml:space="preserve">י</w:t>
      </w:r>
      <w:r>
        <w:rPr>
          <w:rFonts w:hint="cs"/>
          <w:rtl/>
        </w:rPr>
        <w:t xml:space="preserve"> הוא הא נדרי זרוזין הוא</w:t>
      </w:r>
      <w:r w:rsidR="00CB1C53">
        <w:rPr>
          <w:rFonts w:hint="cs"/>
          <w:rtl/>
        </w:rPr>
        <w:t>!</w:t>
      </w:r>
      <w:r w:rsidRPr="006F178A">
        <w:rPr>
          <w:rFonts w:hint="cs"/>
          <w:rtl/>
        </w:rPr>
        <w:t xml:space="preserve"> </w:t>
      </w:r>
    </w:p>
    <w:p w14:paraId="372E6330" w14:textId="77777777" w:rsidR="005408D5" w:rsidRPr="00C14A40" w:rsidRDefault="003E2DCC" w:rsidP="005408D5">
      <w:pPr>
        <w:pStyle w:val="38"/>
        <w:framePr w:wrap="notBeside"/>
        <w:rPr>
          <w:rFonts w:hint="cs"/>
          <w:rtl/>
        </w:rPr>
      </w:pPr>
      <w:r w:rsidRPr="00C14A40">
        <w:rPr>
          <w:rFonts w:hint="cs"/>
          <w:rtl/>
        </w:rPr>
        <w:t xml:space="preserve">- </w:t>
      </w:r>
      <w:r w:rsidRPr="00C14A40">
        <w:rPr>
          <w:rtl/>
        </w:rPr>
        <w:t>לעולם ר</w:t>
      </w:r>
      <w:r w:rsidRPr="00C14A40">
        <w:rPr>
          <w:rFonts w:hint="cs"/>
          <w:rtl/>
        </w:rPr>
        <w:t xml:space="preserve">אב'י ומודה </w:t>
      </w:r>
    </w:p>
    <w:p w14:paraId="7FD4B317" w14:textId="54540AC7" w:rsidR="003E2DCC" w:rsidRPr="006F178A" w:rsidRDefault="003E2DCC" w:rsidP="003E2DCC">
      <w:pPr>
        <w:rPr>
          <w:rtl/>
        </w:rPr>
      </w:pPr>
      <w:r w:rsidRPr="006F178A">
        <w:rPr>
          <w:rFonts w:hint="cs"/>
          <w:rtl/>
        </w:rPr>
        <w:t>ב</w:t>
      </w:r>
      <w:r w:rsidR="009E49E2">
        <w:rPr>
          <w:rFonts w:hint="cs"/>
          <w:rtl/>
        </w:rPr>
        <w:t>כ</w:t>
      </w:r>
      <w:r w:rsidRPr="006F178A">
        <w:rPr>
          <w:rFonts w:hint="cs"/>
          <w:rtl/>
        </w:rPr>
        <w:t>זה נדר דא</w:t>
      </w:r>
      <w:r w:rsidRPr="006F178A">
        <w:rPr>
          <w:rtl/>
        </w:rPr>
        <w:t>"</w:t>
      </w:r>
      <w:r w:rsidRPr="006F178A">
        <w:rPr>
          <w:rFonts w:hint="cs"/>
          <w:rtl/>
        </w:rPr>
        <w:t xml:space="preserve">ל איני </w:t>
      </w:r>
      <w:r w:rsidRPr="00295E41">
        <w:rPr>
          <w:rStyle w:val="afffa"/>
          <w:rFonts w:hint="cs"/>
          <w:rtl/>
        </w:rPr>
        <w:t xml:space="preserve">מלך </w:t>
      </w:r>
      <w:r w:rsidRPr="006F178A">
        <w:rPr>
          <w:rFonts w:hint="cs"/>
          <w:rtl/>
        </w:rPr>
        <w:t>שאהנה לך</w:t>
      </w:r>
      <w:r w:rsidR="003E1DA7">
        <w:rPr>
          <w:rFonts w:hint="cs"/>
          <w:rtl/>
        </w:rPr>
        <w:t>,</w:t>
      </w:r>
      <w:r w:rsidRPr="006F178A">
        <w:rPr>
          <w:rFonts w:hint="cs"/>
          <w:rtl/>
        </w:rPr>
        <w:t xml:space="preserve"> ולא תהנה </w:t>
      </w:r>
      <w:r w:rsidR="00EF1E65">
        <w:rPr>
          <w:rFonts w:hint="cs"/>
          <w:rtl/>
        </w:rPr>
        <w:t>לי</w:t>
      </w:r>
    </w:p>
    <w:p w14:paraId="23692ED8" w14:textId="77777777" w:rsidR="006666DF" w:rsidRPr="00C14A40" w:rsidRDefault="007B55A8" w:rsidP="005408D5">
      <w:pPr>
        <w:pStyle w:val="38"/>
        <w:framePr w:wrap="notBeside"/>
        <w:rPr>
          <w:rFonts w:hint="cs"/>
          <w:rtl/>
        </w:rPr>
      </w:pPr>
      <w:r w:rsidRPr="00C14A40">
        <w:rPr>
          <w:rFonts w:hint="cs"/>
          <w:rtl/>
        </w:rPr>
        <w:t>ג.</w:t>
      </w:r>
      <w:r w:rsidR="003E2DCC" w:rsidRPr="00C14A40">
        <w:rPr>
          <w:rtl/>
        </w:rPr>
        <w:t xml:space="preserve"> ת"ש</w:t>
      </w:r>
      <w:r w:rsidR="003E1DA7" w:rsidRPr="00C14A40">
        <w:rPr>
          <w:rFonts w:hint="cs"/>
          <w:rtl/>
        </w:rPr>
        <w:t>:</w:t>
      </w:r>
    </w:p>
    <w:p w14:paraId="7EF8D4CF" w14:textId="03DF2A5F" w:rsidR="004230E3" w:rsidRDefault="003E2DCC" w:rsidP="005408D5">
      <w:pPr>
        <w:rPr>
          <w:rtl/>
        </w:rPr>
      </w:pPr>
      <w:r w:rsidRPr="00295E41">
        <w:rPr>
          <w:rStyle w:val="afffa"/>
          <w:rtl/>
        </w:rPr>
        <w:t>נדרי אונסין</w:t>
      </w:r>
      <w:r w:rsidRPr="006F178A">
        <w:rPr>
          <w:rtl/>
        </w:rPr>
        <w:t>: הדירו חבירו שיאכל אצלו, וחלה הוא או חלה בנו, או שעכבו נהר;</w:t>
      </w:r>
      <w:r w:rsidR="005408D5">
        <w:rPr>
          <w:rFonts w:hint="cs"/>
          <w:rtl/>
        </w:rPr>
        <w:t xml:space="preserve"> </w:t>
      </w:r>
      <w:r w:rsidRPr="006F178A">
        <w:rPr>
          <w:rtl/>
        </w:rPr>
        <w:t xml:space="preserve">הא לאו </w:t>
      </w:r>
      <w:r w:rsidR="001E5B50">
        <w:rPr>
          <w:rFonts w:hint="cs"/>
          <w:rtl/>
        </w:rPr>
        <w:t>כך</w:t>
      </w:r>
      <w:r w:rsidRPr="006F178A">
        <w:rPr>
          <w:rtl/>
        </w:rPr>
        <w:t xml:space="preserve"> נדר הוא, </w:t>
      </w:r>
      <w:r w:rsidRPr="001E5B50">
        <w:rPr>
          <w:rStyle w:val="affffe"/>
          <w:rFonts w:hint="cs"/>
          <w:rtl/>
        </w:rPr>
        <w:t>ואי ראב</w:t>
      </w:r>
      <w:r w:rsidRPr="001E5B50">
        <w:rPr>
          <w:rStyle w:val="affffe"/>
          <w:rtl/>
        </w:rPr>
        <w:t>"</w:t>
      </w:r>
      <w:r w:rsidRPr="001E5B50">
        <w:rPr>
          <w:rStyle w:val="affffe"/>
          <w:rFonts w:hint="cs"/>
          <w:rtl/>
        </w:rPr>
        <w:t xml:space="preserve">י </w:t>
      </w:r>
      <w:r w:rsidRPr="006F178A">
        <w:rPr>
          <w:rFonts w:hint="cs"/>
          <w:rtl/>
        </w:rPr>
        <w:t>הא נדרי זירוזין הוא</w:t>
      </w:r>
      <w:r w:rsidR="004230E3">
        <w:rPr>
          <w:rFonts w:hint="cs"/>
          <w:rtl/>
        </w:rPr>
        <w:t>,</w:t>
      </w:r>
      <w:r w:rsidRPr="006F178A">
        <w:rPr>
          <w:rFonts w:hint="cs"/>
          <w:rtl/>
        </w:rPr>
        <w:t xml:space="preserve"> </w:t>
      </w:r>
      <w:r w:rsidR="001E5B50" w:rsidRPr="001E5B50">
        <w:rPr>
          <w:rStyle w:val="afffff0"/>
          <w:rFonts w:hint="cs"/>
          <w:rtl/>
        </w:rPr>
        <w:t>בהכרח דרבנן חלוקו</w:t>
      </w:r>
    </w:p>
    <w:p w14:paraId="41417CAA" w14:textId="77777777" w:rsidR="005408D5" w:rsidRPr="00C14A40" w:rsidRDefault="00D32CD0" w:rsidP="005408D5">
      <w:pPr>
        <w:pStyle w:val="38"/>
        <w:framePr w:wrap="notBeside"/>
        <w:rPr>
          <w:rFonts w:hint="cs"/>
          <w:rtl/>
        </w:rPr>
      </w:pPr>
      <w:r w:rsidRPr="00C14A40">
        <w:rPr>
          <w:rFonts w:hint="cs"/>
          <w:rtl/>
        </w:rPr>
        <w:t>-</w:t>
      </w:r>
      <w:r w:rsidR="003E2DCC" w:rsidRPr="00C14A40">
        <w:rPr>
          <w:rtl/>
        </w:rPr>
        <w:t xml:space="preserve">לעולם </w:t>
      </w:r>
      <w:r w:rsidR="003E2DCC" w:rsidRPr="00C14A40">
        <w:rPr>
          <w:rFonts w:hint="cs"/>
          <w:rtl/>
        </w:rPr>
        <w:t>ראב</w:t>
      </w:r>
      <w:r w:rsidR="003E2DCC" w:rsidRPr="00C14A40">
        <w:rPr>
          <w:rtl/>
        </w:rPr>
        <w:t>"</w:t>
      </w:r>
      <w:r w:rsidR="003E2DCC" w:rsidRPr="00C14A40">
        <w:rPr>
          <w:rFonts w:hint="cs"/>
          <w:rtl/>
        </w:rPr>
        <w:t xml:space="preserve">י </w:t>
      </w:r>
    </w:p>
    <w:p w14:paraId="658C695E" w14:textId="6F0F83D5" w:rsidR="003E2DCC" w:rsidRPr="00757D20" w:rsidRDefault="003E2DCC" w:rsidP="00F36115">
      <w:pPr>
        <w:rPr>
          <w:rtl/>
        </w:rPr>
      </w:pPr>
      <w:r w:rsidRPr="00757D20">
        <w:rPr>
          <w:rFonts w:hint="cs"/>
          <w:rtl/>
        </w:rPr>
        <w:t xml:space="preserve">והמוזמן </w:t>
      </w:r>
      <w:r w:rsidR="001E5B50">
        <w:rPr>
          <w:rFonts w:hint="cs"/>
          <w:rtl/>
        </w:rPr>
        <w:t>זה ש</w:t>
      </w:r>
      <w:r w:rsidRPr="00757D20">
        <w:rPr>
          <w:rFonts w:hint="cs"/>
          <w:rtl/>
        </w:rPr>
        <w:t xml:space="preserve">אמר למזמין להדירו </w:t>
      </w:r>
    </w:p>
    <w:p w14:paraId="4CB9218D" w14:textId="77777777" w:rsidR="005408D5" w:rsidRPr="00C14A40" w:rsidRDefault="007B55A8" w:rsidP="005408D5">
      <w:pPr>
        <w:pStyle w:val="38"/>
        <w:framePr w:wrap="notBeside"/>
        <w:rPr>
          <w:rtl/>
        </w:rPr>
      </w:pPr>
      <w:r w:rsidRPr="00C14A40">
        <w:rPr>
          <w:rFonts w:hint="cs"/>
          <w:rtl/>
        </w:rPr>
        <w:t>ד.</w:t>
      </w:r>
      <w:r w:rsidR="003E2DCC" w:rsidRPr="00C14A40">
        <w:rPr>
          <w:rtl/>
        </w:rPr>
        <w:t xml:space="preserve"> ת"ש</w:t>
      </w:r>
      <w:r w:rsidR="005302CE" w:rsidRPr="00C14A40">
        <w:rPr>
          <w:rFonts w:hint="cs"/>
          <w:rtl/>
        </w:rPr>
        <w:t>:</w:t>
      </w:r>
      <w:r w:rsidR="003E2DCC" w:rsidRPr="00C14A40">
        <w:rPr>
          <w:rtl/>
        </w:rPr>
        <w:t xml:space="preserve"> </w:t>
      </w:r>
    </w:p>
    <w:p w14:paraId="56B334E8" w14:textId="1329FC1A" w:rsidR="003E2DCC" w:rsidRPr="006F178A" w:rsidRDefault="003E2DCC" w:rsidP="003E2DCC">
      <w:pPr>
        <w:rPr>
          <w:rtl/>
        </w:rPr>
      </w:pPr>
      <w:r w:rsidRPr="006F178A">
        <w:rPr>
          <w:rFonts w:ascii="Fb Fontext" w:hAnsi="Fb Fontext"/>
          <w:rtl/>
        </w:rPr>
        <w:t xml:space="preserve">יתר על כן </w:t>
      </w:r>
      <w:r w:rsidRPr="00D32CD0">
        <w:rPr>
          <w:rStyle w:val="affffe"/>
          <w:rtl/>
        </w:rPr>
        <w:t>א</w:t>
      </w:r>
      <w:r w:rsidRPr="00D32CD0">
        <w:rPr>
          <w:rStyle w:val="affffe"/>
          <w:rFonts w:hint="cs"/>
          <w:rtl/>
        </w:rPr>
        <w:t>ראב</w:t>
      </w:r>
      <w:r w:rsidRPr="00D32CD0">
        <w:rPr>
          <w:rStyle w:val="affffe"/>
          <w:rtl/>
        </w:rPr>
        <w:t>"</w:t>
      </w:r>
      <w:r w:rsidRPr="00D32CD0">
        <w:rPr>
          <w:rStyle w:val="affffe"/>
          <w:rFonts w:hint="cs"/>
          <w:rtl/>
        </w:rPr>
        <w:t>י:</w:t>
      </w:r>
      <w:r w:rsidRPr="00D32CD0">
        <w:rPr>
          <w:rStyle w:val="affffe"/>
          <w:rtl/>
        </w:rPr>
        <w:t xml:space="preserve"> </w:t>
      </w:r>
      <w:r w:rsidRPr="006F178A">
        <w:rPr>
          <w:rFonts w:ascii="Fb Fontext" w:hAnsi="Fb Fontext"/>
          <w:rtl/>
        </w:rPr>
        <w:t>האומר לחבירו קונם שאני נהנה לך אם אי אתה מתארח אצלי ותאכל עמי פת חמה ותשתה עמי כוס חמין, והלה הקפיד כנגדו - אף אלו נדרי זירוזין, ולא הודו לו חכמים;</w:t>
      </w:r>
    </w:p>
    <w:p w14:paraId="3401887D" w14:textId="6948F694" w:rsidR="003E2DCC" w:rsidRPr="006F178A" w:rsidRDefault="003E2DCC" w:rsidP="003E2DCC">
      <w:pPr>
        <w:rPr>
          <w:rtl/>
        </w:rPr>
      </w:pPr>
      <w:r w:rsidRPr="006F178A">
        <w:rPr>
          <w:rFonts w:hint="cs"/>
          <w:rtl/>
        </w:rPr>
        <w:t xml:space="preserve">והך </w:t>
      </w:r>
      <w:r w:rsidRPr="00295E41">
        <w:rPr>
          <w:rStyle w:val="afffa"/>
          <w:rFonts w:hint="cs"/>
          <w:rtl/>
        </w:rPr>
        <w:t>דלא הודו לו חכמים</w:t>
      </w:r>
      <w:r w:rsidRPr="006F178A">
        <w:rPr>
          <w:rFonts w:hint="cs"/>
          <w:rtl/>
        </w:rPr>
        <w:t xml:space="preserve"> </w:t>
      </w:r>
      <w:r w:rsidR="0052609B">
        <w:rPr>
          <w:rFonts w:hint="cs"/>
          <w:rtl/>
        </w:rPr>
        <w:t>אף</w:t>
      </w:r>
      <w:r w:rsidRPr="006F178A">
        <w:rPr>
          <w:rFonts w:hint="cs"/>
          <w:rtl/>
        </w:rPr>
        <w:t xml:space="preserve"> בקמייתא </w:t>
      </w:r>
      <w:r w:rsidRPr="00295E41">
        <w:rPr>
          <w:rStyle w:val="afffa"/>
          <w:rFonts w:hint="cs"/>
          <w:rtl/>
        </w:rPr>
        <w:t>וש</w:t>
      </w:r>
      <w:r w:rsidRPr="00295E41">
        <w:rPr>
          <w:rStyle w:val="afffa"/>
          <w:rtl/>
        </w:rPr>
        <w:t>"</w:t>
      </w:r>
      <w:r w:rsidRPr="00295E41">
        <w:rPr>
          <w:rStyle w:val="afffa"/>
          <w:rFonts w:hint="cs"/>
          <w:rtl/>
        </w:rPr>
        <w:t xml:space="preserve">מ </w:t>
      </w:r>
      <w:r w:rsidR="00D661E4" w:rsidRPr="00295E41">
        <w:rPr>
          <w:rStyle w:val="afffa"/>
          <w:rFonts w:hint="cs"/>
          <w:rtl/>
        </w:rPr>
        <w:t>חלקו</w:t>
      </w:r>
      <w:r w:rsidRPr="00295E41">
        <w:rPr>
          <w:rStyle w:val="afffa"/>
          <w:rFonts w:hint="cs"/>
          <w:rtl/>
        </w:rPr>
        <w:t xml:space="preserve"> רבנן</w:t>
      </w:r>
      <w:r w:rsidR="005E5523" w:rsidRPr="00295E41">
        <w:rPr>
          <w:rStyle w:val="afffa"/>
          <w:rFonts w:hint="cs"/>
          <w:rtl/>
        </w:rPr>
        <w:t>,</w:t>
      </w:r>
      <w:r w:rsidRPr="006F178A">
        <w:rPr>
          <w:rFonts w:hint="cs"/>
          <w:rtl/>
        </w:rPr>
        <w:t xml:space="preserve"> </w:t>
      </w:r>
    </w:p>
    <w:p w14:paraId="39DE05F1" w14:textId="77777777" w:rsidR="003E2DCC" w:rsidRPr="006F178A" w:rsidRDefault="003E2DCC" w:rsidP="00A522DC">
      <w:pPr>
        <w:pStyle w:val="a3"/>
        <w:framePr w:wrap="around"/>
        <w:rPr>
          <w:rtl/>
        </w:rPr>
      </w:pPr>
      <w:r w:rsidRPr="006F178A">
        <w:rPr>
          <w:rtl/>
        </w:rPr>
        <w:t>כד:</w:t>
      </w:r>
    </w:p>
    <w:p w14:paraId="56E0D31E" w14:textId="69D6CAF5" w:rsidR="006666DF" w:rsidRDefault="003E2DCC" w:rsidP="003E2DCC">
      <w:pPr>
        <w:rPr>
          <w:rtl/>
        </w:rPr>
      </w:pPr>
      <w:r w:rsidRPr="005E5523">
        <w:rPr>
          <w:rStyle w:val="affffe"/>
          <w:rFonts w:hint="cs"/>
          <w:rtl/>
        </w:rPr>
        <w:t>ר</w:t>
      </w:r>
      <w:r w:rsidRPr="005E5523">
        <w:rPr>
          <w:rStyle w:val="affffe"/>
          <w:rtl/>
        </w:rPr>
        <w:t>"</w:t>
      </w:r>
      <w:r w:rsidRPr="005E5523">
        <w:rPr>
          <w:rStyle w:val="affffe"/>
          <w:rFonts w:hint="cs"/>
          <w:rtl/>
        </w:rPr>
        <w:t>ה וכן אראב</w:t>
      </w:r>
      <w:r w:rsidRPr="005E5523">
        <w:rPr>
          <w:rStyle w:val="affffe"/>
          <w:rtl/>
        </w:rPr>
        <w:t>"</w:t>
      </w:r>
      <w:r w:rsidRPr="005E5523">
        <w:rPr>
          <w:rStyle w:val="affffe"/>
          <w:rFonts w:hint="cs"/>
          <w:rtl/>
        </w:rPr>
        <w:t>א:</w:t>
      </w:r>
      <w:r w:rsidR="0075729B">
        <w:rPr>
          <w:rFonts w:ascii="Fb Fontext" w:hAnsi="Fb Fontext" w:hint="cs"/>
          <w:rtl/>
        </w:rPr>
        <w:t xml:space="preserve"> </w:t>
      </w:r>
      <w:r>
        <w:rPr>
          <w:rStyle w:val="afffa"/>
          <w:rFonts w:hint="cs"/>
          <w:rtl/>
        </w:rPr>
        <w:t xml:space="preserve">הלכה </w:t>
      </w:r>
      <w:r>
        <w:rPr>
          <w:rStyle w:val="affffe"/>
          <w:rFonts w:hint="cs"/>
          <w:rtl/>
          <w:rPrChange w:id="9085" w:author="מנוע אמוראים" w:date="2026-10-05T16:41:00Z">
            <w:rPr>
              <w:rStyle w:val="afffa"/>
              <w:rFonts w:hint="cs"/>
              <w:rtl/>
            </w:rPr>
          </w:rPrChange>
        </w:rPr>
        <w:t xml:space="preserve">כראב</w:t>
      </w:r>
      <w:r>
        <w:rPr>
          <w:rStyle w:val="affffe"/>
          <w:rtl/>
          <w:rPrChange w:id="9086" w:author="מנוע אמוראים" w:date="2026-10-05T16:41:00Z">
            <w:rPr>
              <w:rStyle w:val="afffa"/>
              <w:rtl/>
            </w:rPr>
          </w:rPrChange>
        </w:rPr>
        <w:t xml:space="preserve">"</w:t>
      </w:r>
      <w:r>
        <w:rPr>
          <w:rStyle w:val="affffe"/>
          <w:rFonts w:hint="cs"/>
          <w:rtl/>
          <w:rPrChange w:id="9087" w:author="מנוע אמוראים" w:date="2026-10-05T16:41:00Z">
            <w:rPr>
              <w:rStyle w:val="afffa"/>
              <w:rFonts w:hint="cs"/>
              <w:rtl/>
            </w:rPr>
          </w:rPrChange>
        </w:rPr>
        <w:t xml:space="preserve">י</w:t>
      </w:r>
      <w:r w:rsidRPr="006F178A">
        <w:rPr>
          <w:rFonts w:ascii="Fb Fontext" w:hAnsi="Fb Fontext" w:hint="cs"/>
          <w:rtl/>
        </w:rPr>
        <w:t xml:space="preserve"> </w:t>
      </w:r>
    </w:p>
    <w:p w14:paraId="53C09F71" w14:textId="3DB93316"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33" w:author="קלוד" w:date="2026-10-06T10:09:38Z"/>
        </w:rPr>
      </w:pPr>
      <w:ins w:id="20332" w:author="קלוד" w:date="2026-10-06T10:09:38Z">
        <w:r>
          <w:t xml:space="preserve">משנה ב</w:t>
        </w:r>
      </w:ins>
    </w:p>
    <w:p w14:paraId="785666C0" w14:textId="77777777" w:rsidR="003E2DCC" w:rsidRPr="003E29B0" w:rsidRDefault="003E2DCC" w:rsidP="003E2DCC">
      <w:pPr>
        <w:pStyle w:val="01"/>
        <w:rPr>
          <w:b w:val="0"/>
          <w:bCs w:val="0"/>
          <w:spacing w:val="8"/>
          <w:rtl/>
        </w:rPr>
      </w:pPr>
      <w:r w:rsidRPr="003E29B0">
        <w:rPr>
          <w:b w:val="0"/>
          <w:bCs w:val="0"/>
          <w:spacing w:val="8"/>
          <w:rtl/>
        </w:rPr>
        <w:t>נדרי הבאי: אמר קונם אם לא ראיתי בדרך הזה כעולי מצרים, אם לא ראיתי נחש כקורת בית הבד.</w:t>
      </w:r>
    </w:p>
    <w:p w14:paraId="25B0BA67" w14:textId="715B426C" w:rsidR="003E2DCC" w:rsidRPr="006F178A" w:rsidRDefault="00D96759" w:rsidP="00D96759">
      <w:pPr>
        <w:pStyle w:val="affffb"/>
        <w:rPr>
          <w:rtl/>
        </w:rPr>
      </w:pPr>
      <w:r>
        <w:rPr>
          <w:rFonts w:hint="cs"/>
          <w:rtl/>
        </w:rPr>
        <w:t>שבועות הבאי</w:t>
      </w:r>
      <w:r w:rsidR="003E2DCC" w:rsidRPr="006F178A">
        <w:rPr>
          <w:rtl/>
        </w:rPr>
        <w:t xml:space="preserve"> </w:t>
      </w:r>
    </w:p>
    <w:p w14:paraId="6F4453AB" w14:textId="77777777" w:rsidR="00482CEE" w:rsidRPr="00C14A40" w:rsidRDefault="003E2DCC" w:rsidP="005408D5">
      <w:pPr>
        <w:pStyle w:val="38"/>
        <w:framePr w:wrap="notBeside"/>
        <w:rPr>
          <w:rtl/>
        </w:rPr>
      </w:pPr>
      <w:r w:rsidRPr="00C14A40">
        <w:rPr>
          <w:rtl/>
        </w:rPr>
        <w:t>תנא:</w:t>
      </w:r>
    </w:p>
    <w:p w14:paraId="07EBD591" w14:textId="33FF96AE" w:rsidR="003E2DCC" w:rsidRPr="006F178A" w:rsidRDefault="003E2DCC" w:rsidP="003E2DCC">
      <w:pPr>
        <w:rPr>
          <w:rtl/>
        </w:rPr>
      </w:pPr>
      <w:r w:rsidRPr="00295E41">
        <w:rPr>
          <w:rStyle w:val="afffa"/>
          <w:rtl/>
        </w:rPr>
        <w:t>נדרי</w:t>
      </w:r>
      <w:r w:rsidRPr="006F178A">
        <w:rPr>
          <w:rFonts w:ascii="Fb Fontext" w:hAnsi="Fb Fontext"/>
          <w:rtl/>
        </w:rPr>
        <w:t xml:space="preserve"> הבאי - מותרין, </w:t>
      </w:r>
      <w:r w:rsidRPr="00295E41">
        <w:rPr>
          <w:rStyle w:val="afffa"/>
          <w:rtl/>
        </w:rPr>
        <w:t>שבועות</w:t>
      </w:r>
      <w:r w:rsidRPr="006F178A">
        <w:rPr>
          <w:rFonts w:ascii="Fb Fontext" w:hAnsi="Fb Fontext"/>
          <w:rtl/>
        </w:rPr>
        <w:t xml:space="preserve"> הבאי - אסורין.</w:t>
      </w:r>
    </w:p>
    <w:p w14:paraId="7D6CCE79" w14:textId="11AD2D97" w:rsidR="003E2DCC" w:rsidRPr="006F178A" w:rsidRDefault="003E2DCC" w:rsidP="00D96759">
      <w:pPr>
        <w:rPr>
          <w:rtl/>
        </w:rPr>
      </w:pPr>
      <w:r w:rsidRPr="00295E41">
        <w:rPr>
          <w:rStyle w:val="afffa"/>
          <w:rtl/>
        </w:rPr>
        <w:t>שבועות</w:t>
      </w:r>
      <w:r w:rsidRPr="006F178A">
        <w:rPr>
          <w:rFonts w:hint="cs"/>
          <w:rtl/>
        </w:rPr>
        <w:t>:</w:t>
      </w:r>
      <w:r w:rsidRPr="006F178A">
        <w:rPr>
          <w:rtl/>
        </w:rPr>
        <w:t xml:space="preserve"> </w:t>
      </w:r>
      <w:r w:rsidRPr="00D96759">
        <w:rPr>
          <w:rStyle w:val="affffe"/>
          <w:rFonts w:hint="cs"/>
          <w:rtl/>
        </w:rPr>
        <w:t>אביי</w:t>
      </w:r>
      <w:r w:rsidRPr="00D96759">
        <w:rPr>
          <w:rStyle w:val="affffe"/>
          <w:rtl/>
        </w:rPr>
        <w:t xml:space="preserve">: </w:t>
      </w:r>
      <w:r w:rsidRPr="006F178A">
        <w:rPr>
          <w:rtl/>
        </w:rPr>
        <w:t>דאמר שבועה שראיתי.</w:t>
      </w:r>
    </w:p>
    <w:p w14:paraId="02F24CBB" w14:textId="77777777" w:rsidR="005408D5" w:rsidRPr="00C14A40" w:rsidRDefault="003E2DCC" w:rsidP="005408D5">
      <w:pPr>
        <w:pStyle w:val="38"/>
        <w:framePr w:wrap="notBeside"/>
        <w:rPr>
          <w:rtl/>
        </w:rPr>
      </w:pPr>
      <w:r w:rsidRPr="00C14A40">
        <w:rPr>
          <w:rFonts w:hint="cs"/>
          <w:rtl/>
        </w:rPr>
        <w:t>א</w:t>
      </w:r>
      <w:r w:rsidRPr="00C14A40">
        <w:rPr>
          <w:rtl/>
        </w:rPr>
        <w:t>"</w:t>
      </w:r>
      <w:r w:rsidRPr="00C14A40">
        <w:rPr>
          <w:rFonts w:hint="cs"/>
          <w:rtl/>
        </w:rPr>
        <w:t>ל רבא:</w:t>
      </w:r>
      <w:r w:rsidRPr="00C14A40">
        <w:rPr>
          <w:rtl/>
        </w:rPr>
        <w:t xml:space="preserve"> </w:t>
      </w:r>
    </w:p>
    <w:p w14:paraId="5239FE01" w14:textId="1DC7541B" w:rsidR="003E2DCC" w:rsidRPr="006F178A" w:rsidRDefault="003E2DCC" w:rsidP="003E2DCC">
      <w:pPr>
        <w:rPr>
          <w:rtl/>
        </w:rPr>
      </w:pPr>
      <w:r w:rsidRPr="006F178A">
        <w:rPr>
          <w:rtl/>
        </w:rPr>
        <w:t>א"</w:t>
      </w:r>
      <w:r w:rsidRPr="006F178A">
        <w:rPr>
          <w:rFonts w:hint="cs"/>
          <w:rtl/>
        </w:rPr>
        <w:t>כ מאי קמ</w:t>
      </w:r>
      <w:r w:rsidRPr="006F178A">
        <w:rPr>
          <w:rtl/>
        </w:rPr>
        <w:t>"</w:t>
      </w:r>
      <w:r w:rsidRPr="006F178A">
        <w:rPr>
          <w:rFonts w:hint="cs"/>
          <w:rtl/>
        </w:rPr>
        <w:t xml:space="preserve">ל ועוד </w:t>
      </w:r>
      <w:r w:rsidRPr="006F178A">
        <w:rPr>
          <w:rtl/>
        </w:rPr>
        <w:t>דומיא דנדר תני!</w:t>
      </w:r>
    </w:p>
    <w:p w14:paraId="6F772557" w14:textId="77777777" w:rsidR="00482CEE" w:rsidRPr="00C14A40" w:rsidRDefault="003E2DCC" w:rsidP="005408D5">
      <w:pPr>
        <w:pStyle w:val="38"/>
        <w:framePr w:wrap="notBeside"/>
        <w:rPr>
          <w:rtl/>
        </w:rPr>
      </w:pPr>
      <w:r w:rsidRPr="00C14A40">
        <w:rPr>
          <w:rFonts w:hint="cs"/>
          <w:rtl/>
        </w:rPr>
        <w:t xml:space="preserve">אלא </w:t>
      </w:r>
      <w:r w:rsidRPr="00C14A40">
        <w:rPr>
          <w:rtl/>
        </w:rPr>
        <w:t>רבא:</w:t>
      </w:r>
    </w:p>
    <w:p w14:paraId="15D2448F" w14:textId="2B4ACBBF" w:rsidR="003E2DCC" w:rsidRPr="006F178A" w:rsidRDefault="003E2DCC" w:rsidP="00482CEE">
      <w:pPr>
        <w:spacing w:after="60"/>
        <w:rPr>
          <w:rtl/>
        </w:rPr>
      </w:pPr>
      <w:r w:rsidRPr="006F178A">
        <w:rPr>
          <w:rtl/>
        </w:rPr>
        <w:t>באומר יאסרו פירות העולם עלי בשבועה אם לא ראיתי בדרך הזה כעולי מצרים.</w:t>
      </w:r>
    </w:p>
    <w:p w14:paraId="5B5FFC65" w14:textId="77777777" w:rsidR="00482CEE" w:rsidRPr="00C14A40" w:rsidRDefault="003E2DCC" w:rsidP="00482CEE">
      <w:pPr>
        <w:pStyle w:val="38"/>
        <w:framePr w:wrap="notBeside"/>
        <w:rPr>
          <w:rtl/>
        </w:rPr>
      </w:pPr>
      <w:r w:rsidRPr="00C14A40">
        <w:rPr>
          <w:rFonts w:hint="cs"/>
          <w:rtl/>
        </w:rPr>
        <w:t>וא</w:t>
      </w:r>
      <w:r w:rsidRPr="00C14A40">
        <w:rPr>
          <w:rtl/>
        </w:rPr>
        <w:t>"</w:t>
      </w:r>
      <w:r w:rsidRPr="00C14A40">
        <w:rPr>
          <w:rFonts w:hint="eastAsia"/>
          <w:rtl/>
        </w:rPr>
        <w:t>א</w:t>
      </w:r>
      <w:r w:rsidRPr="00C14A40">
        <w:rPr>
          <w:rtl/>
        </w:rPr>
        <w:t xml:space="preserve"> </w:t>
      </w:r>
    </w:p>
    <w:p w14:paraId="16BBD713" w14:textId="77777777" w:rsidR="00482CEE" w:rsidRDefault="003E2DCC" w:rsidP="00482CEE">
      <w:pPr>
        <w:rPr>
          <w:rtl/>
        </w:rPr>
      </w:pPr>
      <w:r w:rsidRPr="00A46FDC">
        <w:rPr>
          <w:rtl/>
        </w:rPr>
        <w:t xml:space="preserve">שראה קן של נמלים וקרא לזה עולי מצרים </w:t>
      </w:r>
    </w:p>
    <w:p w14:paraId="663ED2C8" w14:textId="77777777" w:rsidR="006666DF" w:rsidRPr="00C14A40" w:rsidRDefault="00482CEE" w:rsidP="00482CEE">
      <w:pPr>
        <w:pStyle w:val="38"/>
        <w:framePr w:wrap="notBeside"/>
        <w:rPr>
          <w:rFonts w:hint="cs"/>
          <w:rtl/>
        </w:rPr>
      </w:pPr>
      <w:r w:rsidRPr="00C14A40">
        <w:rPr>
          <w:rFonts w:hint="cs"/>
          <w:rtl/>
        </w:rPr>
        <w:t>-</w:t>
      </w:r>
    </w:p>
    <w:p w14:paraId="3E9CCD68" w14:textId="4464B349" w:rsidR="003E2DCC" w:rsidRPr="00A46FDC" w:rsidRDefault="003E2DCC" w:rsidP="00482CEE">
      <w:pPr>
        <w:rPr>
          <w:rtl/>
        </w:rPr>
      </w:pPr>
      <w:r w:rsidRPr="00A46FDC">
        <w:rPr>
          <w:rtl/>
        </w:rPr>
        <w:t xml:space="preserve">דנשבע על דעתנו ואנו לא דעתנו על קן של נמלים </w:t>
      </w:r>
    </w:p>
    <w:p w14:paraId="2080F61C" w14:textId="77777777" w:rsidR="003E2DCC" w:rsidRPr="006F178A" w:rsidRDefault="003E2DCC" w:rsidP="00A522DC">
      <w:pPr>
        <w:pStyle w:val="a3"/>
        <w:framePr w:wrap="around"/>
        <w:rPr>
          <w:rtl/>
        </w:rPr>
      </w:pPr>
      <w:r w:rsidRPr="006F178A">
        <w:rPr>
          <w:rtl/>
        </w:rPr>
        <w:t>כה.</w:t>
      </w:r>
    </w:p>
    <w:p w14:paraId="0A08C521" w14:textId="3C84632D" w:rsidR="005408D5" w:rsidRPr="00C14A40" w:rsidRDefault="003E2DCC" w:rsidP="005408D5">
      <w:pPr>
        <w:pStyle w:val="38"/>
        <w:framePr w:wrap="notBeside"/>
        <w:rPr>
          <w:rtl/>
        </w:rPr>
      </w:pPr>
      <w:r w:rsidRPr="00C14A40">
        <w:rPr>
          <w:rFonts w:hint="cs"/>
          <w:rtl/>
        </w:rPr>
        <w:t>וכד</w:t>
      </w:r>
      <w:r w:rsidRPr="00C14A40">
        <w:rPr>
          <w:rtl/>
        </w:rPr>
        <w:t xml:space="preserve">תניא: </w:t>
      </w:r>
    </w:p>
    <w:p w14:paraId="56992EE6" w14:textId="6ADC8A9A" w:rsidR="00F36115" w:rsidRDefault="003E2DCC" w:rsidP="003E2DCC">
      <w:pPr>
        <w:rPr>
          <w:rFonts w:ascii="Fb Fontext" w:hAnsi="Fb Fontext"/>
          <w:rtl/>
        </w:rPr>
      </w:pPr>
      <w:r w:rsidRPr="006F178A">
        <w:rPr>
          <w:rFonts w:ascii="Fb Fontext" w:hAnsi="Fb Fontext"/>
          <w:rtl/>
        </w:rPr>
        <w:t xml:space="preserve">כשהן משביעין אותו, </w:t>
      </w:r>
      <w:r w:rsidRPr="00A46FDC">
        <w:rPr>
          <w:rStyle w:val="affffe"/>
          <w:rtl/>
        </w:rPr>
        <w:t xml:space="preserve">אומרים לו: </w:t>
      </w:r>
      <w:r w:rsidRPr="006F178A">
        <w:rPr>
          <w:rFonts w:ascii="Fb Fontext" w:hAnsi="Fb Fontext"/>
          <w:rtl/>
        </w:rPr>
        <w:t xml:space="preserve">הוי יודע, שלא על תנאי שבלבך אנו משביעין אותך אלא על דעתינו ועל דעת </w:t>
      </w:r>
      <w:r w:rsidR="00F36115">
        <w:rPr>
          <w:rFonts w:ascii="Fb Fontext" w:hAnsi="Fb Fontext" w:hint="cs"/>
          <w:rtl/>
        </w:rPr>
        <w:t>ב</w:t>
      </w:r>
      <w:r w:rsidR="0075729B">
        <w:rPr>
          <w:rFonts w:ascii="Fb Fontext" w:hAnsi="Fb Fontext"/>
          <w:rtl/>
        </w:rPr>
        <w:t>"</w:t>
      </w:r>
      <w:r w:rsidR="00F36115">
        <w:rPr>
          <w:rFonts w:ascii="Fb Fontext" w:hAnsi="Fb Fontext" w:hint="cs"/>
          <w:rtl/>
        </w:rPr>
        <w:t>ד</w:t>
      </w:r>
      <w:r w:rsidRPr="006F178A">
        <w:rPr>
          <w:rFonts w:ascii="Fb Fontext" w:hAnsi="Fb Fontext"/>
          <w:rtl/>
        </w:rPr>
        <w:t>;</w:t>
      </w:r>
      <w:r w:rsidRPr="006F178A">
        <w:rPr>
          <w:rFonts w:ascii="Fb Fontext" w:hAnsi="Fb Fontext" w:hint="cs"/>
          <w:rtl/>
        </w:rPr>
        <w:t xml:space="preserve"> </w:t>
      </w:r>
    </w:p>
    <w:p w14:paraId="0E6E5629" w14:textId="40494998" w:rsidR="003E2DCC" w:rsidRPr="006F178A" w:rsidRDefault="00FC4852" w:rsidP="003E2DCC">
      <w:pPr>
        <w:rPr>
          <w:rtl/>
        </w:rPr>
      </w:pPr>
      <w:r>
        <w:rPr>
          <w:rFonts w:ascii="Fb Fontext" w:hAnsi="Fb Fontext" w:hint="cs"/>
          <w:rtl/>
        </w:rPr>
        <w:t xml:space="preserve">ושלא כמעשה </w:t>
      </w:r>
      <w:r w:rsidR="003E2DCC" w:rsidRPr="006F178A">
        <w:rPr>
          <w:rFonts w:ascii="Fb Fontext" w:hAnsi="Fb Fontext" w:hint="cs"/>
          <w:rtl/>
        </w:rPr>
        <w:t xml:space="preserve">קניא דרבא </w:t>
      </w:r>
      <w:r w:rsidR="003E2DCC" w:rsidRPr="00A46FDC">
        <w:rPr>
          <w:rStyle w:val="afffff0"/>
          <w:rFonts w:hint="cs"/>
          <w:rtl/>
        </w:rPr>
        <w:t>[ולא לאפוקי מגוונא שנשבע על דעתו]</w:t>
      </w:r>
    </w:p>
    <w:p w14:paraId="39EC0909" w14:textId="5A0F36C6" w:rsidR="003E2DCC" w:rsidRDefault="003E2DCC" w:rsidP="003E2DCC">
      <w:pPr>
        <w:rPr>
          <w:rtl/>
        </w:rPr>
      </w:pPr>
      <w:r w:rsidRPr="006F178A">
        <w:rPr>
          <w:rFonts w:hint="cs"/>
          <w:rtl/>
        </w:rPr>
        <w:t>הלוה לחברו זוזי ובא</w:t>
      </w:r>
      <w:r w:rsidR="00FC4852">
        <w:rPr>
          <w:rFonts w:hint="cs"/>
          <w:rtl/>
        </w:rPr>
        <w:t>ו</w:t>
      </w:r>
      <w:r w:rsidRPr="006F178A">
        <w:rPr>
          <w:rFonts w:hint="cs"/>
          <w:rtl/>
        </w:rPr>
        <w:t xml:space="preserve"> רבא </w:t>
      </w:r>
      <w:r w:rsidRPr="00FC4852">
        <w:rPr>
          <w:rStyle w:val="affffe"/>
          <w:rFonts w:hint="cs"/>
          <w:rtl/>
        </w:rPr>
        <w:t xml:space="preserve">וא'ל </w:t>
      </w:r>
      <w:r w:rsidRPr="006F178A">
        <w:rPr>
          <w:rFonts w:hint="cs"/>
          <w:rtl/>
        </w:rPr>
        <w:t xml:space="preserve">ללוה פרע לי </w:t>
      </w:r>
      <w:r w:rsidRPr="00FC4852">
        <w:rPr>
          <w:rStyle w:val="affffe"/>
          <w:rFonts w:hint="cs"/>
          <w:rtl/>
        </w:rPr>
        <w:t>א</w:t>
      </w:r>
      <w:r w:rsidRPr="00FC4852">
        <w:rPr>
          <w:rStyle w:val="affffe"/>
          <w:rtl/>
        </w:rPr>
        <w:t>"</w:t>
      </w:r>
      <w:r w:rsidRPr="00FC4852">
        <w:rPr>
          <w:rStyle w:val="affffe"/>
          <w:rFonts w:hint="cs"/>
          <w:rtl/>
        </w:rPr>
        <w:t xml:space="preserve">ל </w:t>
      </w:r>
      <w:r w:rsidRPr="006F178A">
        <w:rPr>
          <w:rFonts w:hint="cs"/>
          <w:rtl/>
        </w:rPr>
        <w:t xml:space="preserve">פרעתיך </w:t>
      </w:r>
    </w:p>
    <w:p w14:paraId="66E8481D" w14:textId="77777777" w:rsidR="00482CEE" w:rsidRPr="00C14A40" w:rsidRDefault="003E2DCC" w:rsidP="005408D5">
      <w:pPr>
        <w:pStyle w:val="38"/>
        <w:framePr w:wrap="notBeside"/>
        <w:rPr>
          <w:rFonts w:hint="cs"/>
          <w:rtl/>
        </w:rPr>
      </w:pPr>
      <w:r w:rsidRPr="00C14A40">
        <w:rPr>
          <w:rFonts w:hint="cs"/>
          <w:rtl/>
        </w:rPr>
        <w:t>א</w:t>
      </w:r>
      <w:r w:rsidRPr="00C14A40">
        <w:rPr>
          <w:rtl/>
        </w:rPr>
        <w:t>"</w:t>
      </w:r>
      <w:r w:rsidRPr="00C14A40">
        <w:rPr>
          <w:rFonts w:hint="cs"/>
          <w:rtl/>
        </w:rPr>
        <w:t>ל רבא:</w:t>
      </w:r>
    </w:p>
    <w:p w14:paraId="7BA19FEC" w14:textId="48E07B55" w:rsidR="003E2DCC" w:rsidRDefault="003E2DCC" w:rsidP="00304E2D">
      <w:pPr>
        <w:rPr>
          <w:rtl/>
        </w:rPr>
      </w:pPr>
      <w:r w:rsidRPr="006F178A">
        <w:rPr>
          <w:rFonts w:hint="cs"/>
          <w:rtl/>
        </w:rPr>
        <w:t>לך</w:t>
      </w:r>
      <w:r>
        <w:rPr>
          <w:rFonts w:hint="cs"/>
          <w:rtl/>
        </w:rPr>
        <w:t>,</w:t>
      </w:r>
      <w:r w:rsidRPr="006F178A">
        <w:rPr>
          <w:rFonts w:hint="cs"/>
          <w:rtl/>
        </w:rPr>
        <w:t xml:space="preserve"> והשבע שפרעת לו</w:t>
      </w:r>
      <w:r w:rsidR="00304E2D">
        <w:rPr>
          <w:rFonts w:hint="cs"/>
          <w:rtl/>
        </w:rPr>
        <w:t xml:space="preserve">, </w:t>
      </w:r>
      <w:r w:rsidRPr="006F178A">
        <w:rPr>
          <w:rFonts w:hint="cs"/>
          <w:rtl/>
        </w:rPr>
        <w:t>הלך והביא קנה ושם בו המעות</w:t>
      </w:r>
      <w:r w:rsidR="00304E2D">
        <w:rPr>
          <w:rFonts w:hint="cs"/>
          <w:rtl/>
        </w:rPr>
        <w:t>,</w:t>
      </w:r>
      <w:r w:rsidRPr="006F178A">
        <w:rPr>
          <w:rFonts w:hint="cs"/>
          <w:rtl/>
        </w:rPr>
        <w:t xml:space="preserve"> ו</w:t>
      </w:r>
      <w:r w:rsidR="00304E2D">
        <w:rPr>
          <w:rFonts w:hint="cs"/>
          <w:rtl/>
        </w:rPr>
        <w:t xml:space="preserve">נשען </w:t>
      </w:r>
      <w:r w:rsidRPr="006F178A">
        <w:rPr>
          <w:rFonts w:hint="cs"/>
          <w:rtl/>
        </w:rPr>
        <w:t>עליו והגיע לב</w:t>
      </w:r>
      <w:r w:rsidRPr="006F178A">
        <w:rPr>
          <w:rtl/>
        </w:rPr>
        <w:t>"</w:t>
      </w:r>
      <w:r w:rsidRPr="006F178A">
        <w:rPr>
          <w:rFonts w:hint="cs"/>
          <w:rtl/>
        </w:rPr>
        <w:t>ד</w:t>
      </w:r>
      <w:r>
        <w:rPr>
          <w:rFonts w:hint="cs"/>
          <w:rtl/>
        </w:rPr>
        <w:t>,</w:t>
      </w:r>
      <w:r w:rsidRPr="006F178A">
        <w:rPr>
          <w:rFonts w:hint="cs"/>
          <w:rtl/>
        </w:rPr>
        <w:t xml:space="preserve"> </w:t>
      </w:r>
      <w:r w:rsidRPr="00304E2D">
        <w:rPr>
          <w:rStyle w:val="affffe"/>
          <w:rFonts w:hint="cs"/>
          <w:rtl/>
        </w:rPr>
        <w:t>א</w:t>
      </w:r>
      <w:r w:rsidRPr="00304E2D">
        <w:rPr>
          <w:rStyle w:val="affffe"/>
          <w:rtl/>
        </w:rPr>
        <w:t>"</w:t>
      </w:r>
      <w:r w:rsidRPr="00304E2D">
        <w:rPr>
          <w:rStyle w:val="affffe"/>
          <w:rFonts w:hint="cs"/>
          <w:rtl/>
        </w:rPr>
        <w:t>ל למלוה</w:t>
      </w:r>
      <w:r w:rsidRPr="006F178A">
        <w:rPr>
          <w:rFonts w:hint="cs"/>
          <w:rtl/>
        </w:rPr>
        <w:t xml:space="preserve"> החזק מקלי בידך ולקח ס</w:t>
      </w:r>
      <w:r w:rsidRPr="006F178A">
        <w:rPr>
          <w:rtl/>
        </w:rPr>
        <w:t>"</w:t>
      </w:r>
      <w:r w:rsidRPr="006F178A">
        <w:rPr>
          <w:rFonts w:hint="cs"/>
          <w:rtl/>
        </w:rPr>
        <w:t xml:space="preserve">ת ונשבע שפרעו כל מה שהיה בידו וכשהתרגז המלווה שבר לקנה ונפלו כל המעות לארץ ונמצא שנשבע לשקר </w:t>
      </w:r>
    </w:p>
    <w:p w14:paraId="64A3EEC3" w14:textId="4DC9F4C3" w:rsidR="004158F0" w:rsidRPr="004158F0" w:rsidRDefault="004158F0" w:rsidP="004158F0">
      <w:pPr>
        <w:pStyle w:val="affffb"/>
        <w:rPr>
          <w:rtl/>
        </w:rPr>
      </w:pPr>
      <w:r w:rsidRPr="004158F0">
        <w:rPr>
          <w:rFonts w:hint="cs"/>
          <w:rtl/>
        </w:rPr>
        <w:t>משה השביע על דעתו</w:t>
      </w:r>
      <w:r>
        <w:rPr>
          <w:rFonts w:hint="cs"/>
          <w:rtl/>
        </w:rPr>
        <w:t>, ודעת המקום</w:t>
      </w:r>
    </w:p>
    <w:p w14:paraId="5079EAD6" w14:textId="541CC6C7" w:rsidR="005408D5" w:rsidRPr="00C14A40" w:rsidRDefault="003E2DCC" w:rsidP="005408D5">
      <w:pPr>
        <w:pStyle w:val="38"/>
        <w:framePr w:wrap="notBeside"/>
        <w:rPr>
          <w:rFonts w:hint="cs"/>
          <w:rtl/>
        </w:rPr>
      </w:pPr>
      <w:r w:rsidRPr="00C14A40">
        <w:rPr>
          <w:rFonts w:hint="cs"/>
          <w:rtl/>
        </w:rPr>
        <w:t xml:space="preserve">והך </w:t>
      </w:r>
    </w:p>
    <w:p w14:paraId="7AE41F8A" w14:textId="77777777" w:rsidR="005408D5" w:rsidRDefault="003E2DCC" w:rsidP="003E2DCC">
      <w:pPr>
        <w:rPr>
          <w:rtl/>
        </w:rPr>
      </w:pPr>
      <w:r w:rsidRPr="006F178A">
        <w:rPr>
          <w:rFonts w:hint="cs"/>
          <w:rtl/>
        </w:rPr>
        <w:t>ד'</w:t>
      </w:r>
      <w:r w:rsidRPr="006F178A">
        <w:rPr>
          <w:rtl/>
        </w:rPr>
        <w:t xml:space="preserve">וכן מצינו במשה רבינו, כשהשביע את ישראל בערבות מואב, </w:t>
      </w:r>
      <w:r w:rsidRPr="0008133D">
        <w:rPr>
          <w:rStyle w:val="affffe"/>
          <w:rtl/>
        </w:rPr>
        <w:t>א</w:t>
      </w:r>
      <w:r w:rsidR="0008133D">
        <w:rPr>
          <w:rStyle w:val="affffe"/>
          <w:rFonts w:hint="cs"/>
          <w:rtl/>
        </w:rPr>
        <w:t>"ל</w:t>
      </w:r>
      <w:r w:rsidRPr="0008133D">
        <w:rPr>
          <w:rStyle w:val="affffe"/>
          <w:rtl/>
        </w:rPr>
        <w:t>:</w:t>
      </w:r>
      <w:r w:rsidRPr="006F178A">
        <w:rPr>
          <w:rtl/>
        </w:rPr>
        <w:t xml:space="preserve"> הוו יודעים, שלא על דעתכם אני משביע אתכם </w:t>
      </w:r>
    </w:p>
    <w:p w14:paraId="6C17DEA2" w14:textId="77777777" w:rsidR="005408D5" w:rsidRPr="00C14A40" w:rsidRDefault="003E2DCC" w:rsidP="005408D5">
      <w:pPr>
        <w:pStyle w:val="38"/>
        <w:framePr w:wrap="notBeside"/>
        <w:rPr>
          <w:rtl/>
        </w:rPr>
      </w:pPr>
      <w:r w:rsidRPr="00C14A40">
        <w:rPr>
          <w:rtl/>
        </w:rPr>
        <w:t>אלא</w:t>
      </w:r>
    </w:p>
    <w:p w14:paraId="02811F5E" w14:textId="048B6EE6" w:rsidR="003E2DCC" w:rsidRPr="006F178A" w:rsidRDefault="003E2DCC" w:rsidP="003E2DCC">
      <w:pPr>
        <w:rPr>
          <w:rtl/>
        </w:rPr>
      </w:pPr>
      <w:r w:rsidRPr="005408D5">
        <w:rPr>
          <w:rStyle w:val="afffa"/>
          <w:rtl/>
        </w:rPr>
        <w:t>על דעתי ועל דעת המקום,</w:t>
      </w:r>
      <w:r w:rsidRPr="006F178A">
        <w:rPr>
          <w:rtl/>
        </w:rPr>
        <w:t xml:space="preserve"> </w:t>
      </w:r>
      <w:r w:rsidR="0008133D">
        <w:rPr>
          <w:rStyle w:val="affffa"/>
          <w:rFonts w:hint="cs"/>
          <w:rtl/>
        </w:rPr>
        <w:t>ד</w:t>
      </w:r>
      <w:r w:rsidRPr="004A3A20">
        <w:rPr>
          <w:rStyle w:val="affffa"/>
          <w:rFonts w:hint="cs"/>
          <w:rtl/>
        </w:rPr>
        <w:t>'</w:t>
      </w:r>
      <w:r w:rsidRPr="004A3A20">
        <w:rPr>
          <w:rStyle w:val="affffa"/>
          <w:rtl/>
        </w:rPr>
        <w:t>ולא אתכם לבדכם וגו';</w:t>
      </w:r>
    </w:p>
    <w:p w14:paraId="7A6E145C" w14:textId="77777777" w:rsidR="005408D5" w:rsidRPr="00C14A40" w:rsidRDefault="003E2DCC" w:rsidP="005408D5">
      <w:pPr>
        <w:pStyle w:val="38"/>
        <w:framePr w:wrap="notBeside"/>
        <w:rPr>
          <w:rFonts w:hint="cs"/>
          <w:rtl/>
        </w:rPr>
      </w:pPr>
      <w:r w:rsidRPr="00C14A40">
        <w:rPr>
          <w:rFonts w:hint="cs"/>
          <w:rtl/>
        </w:rPr>
        <w:t>לא</w:t>
      </w:r>
      <w:r w:rsidR="0008133D" w:rsidRPr="00C14A40">
        <w:rPr>
          <w:rFonts w:hint="cs"/>
          <w:rtl/>
        </w:rPr>
        <w:t xml:space="preserve"> </w:t>
      </w:r>
    </w:p>
    <w:p w14:paraId="06A7F7BC" w14:textId="62954DCA" w:rsidR="00B5252C" w:rsidRDefault="00C147EF" w:rsidP="00B5252C">
      <w:pPr>
        <w:rPr>
          <w:rtl/>
        </w:rPr>
      </w:pPr>
      <w:r>
        <w:rPr>
          <w:rFonts w:hint="cs"/>
          <w:rtl/>
        </w:rPr>
        <w:t>שחשש יקראו לעכו</w:t>
      </w:r>
      <w:r w:rsidR="0075729B">
        <w:rPr>
          <w:rtl/>
        </w:rPr>
        <w:t>"</w:t>
      </w:r>
      <w:r>
        <w:rPr>
          <w:rFonts w:hint="cs"/>
          <w:rtl/>
        </w:rPr>
        <w:t>ם אלוה וישבעו ע</w:t>
      </w:r>
      <w:r w:rsidR="0075729B">
        <w:rPr>
          <w:rtl/>
        </w:rPr>
        <w:t>"</w:t>
      </w:r>
      <w:r>
        <w:rPr>
          <w:rFonts w:hint="cs"/>
          <w:rtl/>
        </w:rPr>
        <w:t>ד,</w:t>
      </w:r>
      <w:r w:rsidRPr="00B5252C">
        <w:rPr>
          <w:rStyle w:val="afffff0"/>
          <w:rFonts w:hint="cs"/>
          <w:rtl/>
        </w:rPr>
        <w:t xml:space="preserve"> </w:t>
      </w:r>
      <w:r w:rsidR="00B5252C" w:rsidRPr="00B5252C">
        <w:rPr>
          <w:rStyle w:val="afffff0"/>
          <w:rFonts w:hint="cs"/>
          <w:rtl/>
        </w:rPr>
        <w:t>משמע שאפשר</w:t>
      </w:r>
    </w:p>
    <w:p w14:paraId="4BAA8193" w14:textId="77777777" w:rsidR="005408D5" w:rsidRPr="00C14A40" w:rsidRDefault="003E2DCC" w:rsidP="005408D5">
      <w:pPr>
        <w:pStyle w:val="38"/>
        <w:framePr w:wrap="notBeside"/>
        <w:rPr>
          <w:rFonts w:hint="cs"/>
          <w:rtl/>
        </w:rPr>
      </w:pPr>
      <w:r w:rsidRPr="00C14A40">
        <w:rPr>
          <w:rFonts w:hint="cs"/>
          <w:rtl/>
        </w:rPr>
        <w:t xml:space="preserve">אלא </w:t>
      </w:r>
    </w:p>
    <w:p w14:paraId="59D7A95A" w14:textId="47560FD7" w:rsidR="003E2DCC" w:rsidRPr="006F178A" w:rsidRDefault="0008133D" w:rsidP="0075740D">
      <w:pPr>
        <w:rPr>
          <w:rtl/>
        </w:rPr>
      </w:pPr>
      <w:r>
        <w:rPr>
          <w:rFonts w:hint="cs"/>
          <w:rtl/>
        </w:rPr>
        <w:t>להוציא</w:t>
      </w:r>
      <w:r w:rsidR="003E2DCC" w:rsidRPr="006F178A">
        <w:rPr>
          <w:rFonts w:hint="cs"/>
          <w:rtl/>
        </w:rPr>
        <w:t xml:space="preserve"> עכו</w:t>
      </w:r>
      <w:r w:rsidR="003E2DCC" w:rsidRPr="006F178A">
        <w:rPr>
          <w:rtl/>
        </w:rPr>
        <w:t>"</w:t>
      </w:r>
      <w:r w:rsidR="003E2DCC" w:rsidRPr="006F178A">
        <w:rPr>
          <w:rFonts w:hint="cs"/>
          <w:rtl/>
        </w:rPr>
        <w:t>ם ד</w:t>
      </w:r>
      <w:r w:rsidR="003E2DCC" w:rsidRPr="006F178A">
        <w:rPr>
          <w:rtl/>
        </w:rPr>
        <w:t>איקרי אלוה, ד</w:t>
      </w:r>
      <w:r w:rsidR="003E2DCC" w:rsidRPr="00A824E4">
        <w:rPr>
          <w:rStyle w:val="affffa"/>
          <w:rFonts w:hint="cs"/>
          <w:rtl/>
        </w:rPr>
        <w:t>'</w:t>
      </w:r>
      <w:r w:rsidR="003E2DCC" w:rsidRPr="00A824E4">
        <w:rPr>
          <w:rStyle w:val="affffa"/>
          <w:rtl/>
        </w:rPr>
        <w:t>ובכל אלהי מצרים וגו'.</w:t>
      </w:r>
    </w:p>
    <w:p w14:paraId="17AC3423" w14:textId="77777777" w:rsidR="005408D5" w:rsidRPr="00C14A40" w:rsidRDefault="003E2DCC" w:rsidP="005408D5">
      <w:pPr>
        <w:pStyle w:val="38"/>
        <w:framePr w:wrap="notBeside"/>
        <w:rPr>
          <w:rFonts w:hint="cs"/>
          <w:rtl/>
        </w:rPr>
      </w:pPr>
      <w:r w:rsidRPr="00C14A40">
        <w:rPr>
          <w:rFonts w:hint="cs"/>
          <w:rtl/>
        </w:rPr>
        <w:t xml:space="preserve">ולא </w:t>
      </w:r>
    </w:p>
    <w:p w14:paraId="04497ADA" w14:textId="2EEEBBED" w:rsidR="00627B44" w:rsidRDefault="003E2DCC" w:rsidP="003E2DCC">
      <w:pPr>
        <w:rPr>
          <w:rtl/>
        </w:rPr>
      </w:pPr>
      <w:r w:rsidRPr="00B97445">
        <w:rPr>
          <w:rFonts w:hint="cs"/>
          <w:rtl/>
        </w:rPr>
        <w:t xml:space="preserve">השביעם שיקיימו </w:t>
      </w:r>
      <w:r w:rsidRPr="00295E41">
        <w:rPr>
          <w:rStyle w:val="afffa"/>
          <w:rFonts w:hint="cs"/>
          <w:rtl/>
        </w:rPr>
        <w:t>מצות</w:t>
      </w:r>
      <w:r w:rsidRPr="00B97445">
        <w:rPr>
          <w:rFonts w:hint="cs"/>
          <w:rtl/>
        </w:rPr>
        <w:t xml:space="preserve"> דמשמע מצוות המלך, </w:t>
      </w:r>
    </w:p>
    <w:p w14:paraId="70269EAB" w14:textId="77777777" w:rsidR="005408D5" w:rsidRPr="00C14A40" w:rsidRDefault="003E2DCC" w:rsidP="005408D5">
      <w:pPr>
        <w:pStyle w:val="38"/>
        <w:framePr w:wrap="notBeside"/>
        <w:rPr>
          <w:rFonts w:hint="cs"/>
          <w:rtl/>
        </w:rPr>
      </w:pPr>
      <w:r w:rsidRPr="00C14A40">
        <w:rPr>
          <w:rFonts w:hint="cs"/>
          <w:rtl/>
        </w:rPr>
        <w:t xml:space="preserve">ולא </w:t>
      </w:r>
    </w:p>
    <w:p w14:paraId="4188B6D0" w14:textId="08318E24" w:rsidR="003E2DCC" w:rsidRPr="00B97445" w:rsidRDefault="003E2DCC" w:rsidP="00627B44">
      <w:pPr>
        <w:rPr>
          <w:rtl/>
        </w:rPr>
      </w:pPr>
      <w:r w:rsidRPr="00295E41">
        <w:rPr>
          <w:rStyle w:val="afffa"/>
          <w:rFonts w:hint="cs"/>
          <w:rtl/>
        </w:rPr>
        <w:t>כל מצוות</w:t>
      </w:r>
      <w:r w:rsidR="00B97445" w:rsidRPr="00295E41">
        <w:rPr>
          <w:rStyle w:val="afffa"/>
          <w:rFonts w:hint="cs"/>
          <w:rtl/>
        </w:rPr>
        <w:t>,</w:t>
      </w:r>
      <w:r w:rsidRPr="00B97445">
        <w:rPr>
          <w:rFonts w:hint="cs"/>
          <w:rtl/>
        </w:rPr>
        <w:t xml:space="preserve"> דמשמע ציצית ששקולה כנגד כל המצוות,</w:t>
      </w:r>
    </w:p>
    <w:p w14:paraId="02C15ED9" w14:textId="77777777" w:rsidR="00482CEE" w:rsidRPr="00C14A40" w:rsidRDefault="003E2DCC" w:rsidP="005408D5">
      <w:pPr>
        <w:pStyle w:val="38"/>
        <w:framePr w:wrap="notBeside"/>
        <w:rPr>
          <w:rFonts w:hint="cs"/>
          <w:rtl/>
        </w:rPr>
      </w:pPr>
      <w:r w:rsidRPr="00C14A40">
        <w:rPr>
          <w:rFonts w:hint="cs"/>
          <w:rtl/>
        </w:rPr>
        <w:t>ולא</w:t>
      </w:r>
    </w:p>
    <w:p w14:paraId="70D17433" w14:textId="78237160" w:rsidR="00627B44" w:rsidRDefault="003E2DCC" w:rsidP="003E2DCC">
      <w:pPr>
        <w:rPr>
          <w:rtl/>
        </w:rPr>
      </w:pPr>
      <w:r w:rsidRPr="00B97445">
        <w:rPr>
          <w:rFonts w:hint="cs"/>
          <w:rtl/>
        </w:rPr>
        <w:t xml:space="preserve">שיקיימו </w:t>
      </w:r>
      <w:r w:rsidRPr="00295E41">
        <w:rPr>
          <w:rStyle w:val="afffa"/>
          <w:rFonts w:hint="cs"/>
          <w:rtl/>
        </w:rPr>
        <w:t>תורה</w:t>
      </w:r>
      <w:r w:rsidRPr="00B97445">
        <w:rPr>
          <w:rFonts w:hint="cs"/>
          <w:rtl/>
        </w:rPr>
        <w:t xml:space="preserve"> דמשמע </w:t>
      </w:r>
      <w:r w:rsidRPr="00295E41">
        <w:rPr>
          <w:rStyle w:val="afffa"/>
          <w:rFonts w:hint="cs"/>
          <w:rtl/>
        </w:rPr>
        <w:t>תורה אחת,</w:t>
      </w:r>
      <w:r w:rsidRPr="00B97445">
        <w:rPr>
          <w:rFonts w:hint="cs"/>
          <w:rtl/>
        </w:rPr>
        <w:t xml:space="preserve"> </w:t>
      </w:r>
    </w:p>
    <w:p w14:paraId="05A7939D" w14:textId="77777777" w:rsidR="005408D5" w:rsidRPr="00C14A40" w:rsidRDefault="003E2DCC" w:rsidP="005408D5">
      <w:pPr>
        <w:pStyle w:val="38"/>
        <w:framePr w:wrap="notBeside"/>
        <w:rPr>
          <w:rFonts w:hint="cs"/>
          <w:rtl/>
        </w:rPr>
      </w:pPr>
      <w:r w:rsidRPr="00C14A40">
        <w:rPr>
          <w:rFonts w:hint="cs"/>
          <w:rtl/>
        </w:rPr>
        <w:t xml:space="preserve">ולא </w:t>
      </w:r>
    </w:p>
    <w:p w14:paraId="34DA3097" w14:textId="5DAE600C" w:rsidR="003E2DCC" w:rsidRPr="00B97445" w:rsidRDefault="003E2DCC" w:rsidP="003E2DCC">
      <w:pPr>
        <w:rPr>
          <w:rtl/>
        </w:rPr>
      </w:pPr>
      <w:r w:rsidRPr="00295E41">
        <w:rPr>
          <w:rStyle w:val="afffa"/>
          <w:rFonts w:hint="cs"/>
          <w:rtl/>
        </w:rPr>
        <w:t>תורות</w:t>
      </w:r>
      <w:r w:rsidRPr="00B97445">
        <w:rPr>
          <w:rFonts w:hint="cs"/>
          <w:rtl/>
        </w:rPr>
        <w:t xml:space="preserve"> דמשמע ת</w:t>
      </w:r>
      <w:r w:rsidRPr="00B97445">
        <w:rPr>
          <w:rtl/>
        </w:rPr>
        <w:t>ורת מנחה, תורת חטאת, תורת אשם.</w:t>
      </w:r>
    </w:p>
    <w:p w14:paraId="72C5BD15" w14:textId="77777777" w:rsidR="005408D5" w:rsidRPr="00C14A40" w:rsidRDefault="003E2DCC" w:rsidP="005408D5">
      <w:pPr>
        <w:pStyle w:val="38"/>
        <w:framePr w:wrap="notBeside"/>
        <w:rPr>
          <w:rFonts w:hint="cs"/>
          <w:rtl/>
        </w:rPr>
      </w:pPr>
      <w:r w:rsidRPr="00C14A40">
        <w:rPr>
          <w:rFonts w:hint="cs"/>
          <w:rtl/>
        </w:rPr>
        <w:t xml:space="preserve">ולא </w:t>
      </w:r>
    </w:p>
    <w:p w14:paraId="3186E154" w14:textId="10FD570F" w:rsidR="003E2DCC" w:rsidRPr="00B97445" w:rsidRDefault="003E2DCC" w:rsidP="005408D5">
      <w:pPr>
        <w:rPr>
          <w:rtl/>
        </w:rPr>
      </w:pPr>
      <w:r w:rsidRPr="00295E41">
        <w:rPr>
          <w:rStyle w:val="afffa"/>
          <w:rFonts w:hint="cs"/>
          <w:rtl/>
        </w:rPr>
        <w:t xml:space="preserve">תורות </w:t>
      </w:r>
      <w:r w:rsidRPr="00B97445">
        <w:rPr>
          <w:rFonts w:hint="cs"/>
          <w:rtl/>
        </w:rPr>
        <w:t>ד</w:t>
      </w:r>
      <w:r w:rsidRPr="00B97445">
        <w:rPr>
          <w:rtl/>
        </w:rPr>
        <w:t>משמע תורת המנחה</w:t>
      </w:r>
      <w:r w:rsidRPr="00B97445">
        <w:rPr>
          <w:rFonts w:hint="cs"/>
          <w:rtl/>
        </w:rPr>
        <w:t>,</w:t>
      </w:r>
      <w:r w:rsidR="0075729B">
        <w:rPr>
          <w:rtl/>
        </w:rPr>
        <w:t xml:space="preserve"> </w:t>
      </w:r>
      <w:r w:rsidR="005408D5">
        <w:rPr>
          <w:rStyle w:val="afffa"/>
          <w:rFonts w:hint="cs"/>
          <w:rtl/>
        </w:rPr>
        <w:t xml:space="preserve">ולא </w:t>
      </w:r>
      <w:r w:rsidRPr="00295E41">
        <w:rPr>
          <w:rStyle w:val="afffa"/>
          <w:rtl/>
        </w:rPr>
        <w:t xml:space="preserve">מצות </w:t>
      </w:r>
      <w:r w:rsidRPr="00B97445">
        <w:rPr>
          <w:rFonts w:hint="cs"/>
          <w:rtl/>
        </w:rPr>
        <w:t>ד</w:t>
      </w:r>
      <w:r w:rsidRPr="00B97445">
        <w:rPr>
          <w:rtl/>
        </w:rPr>
        <w:t>משמע מצות המלך.</w:t>
      </w:r>
    </w:p>
    <w:p w14:paraId="7826168A" w14:textId="77777777" w:rsidR="005408D5" w:rsidRPr="00C14A40" w:rsidRDefault="003E2DCC" w:rsidP="005408D5">
      <w:pPr>
        <w:pStyle w:val="38"/>
        <w:framePr w:wrap="notBeside"/>
        <w:rPr>
          <w:rFonts w:hint="cs"/>
          <w:rtl/>
        </w:rPr>
      </w:pPr>
      <w:r w:rsidRPr="00C14A40">
        <w:rPr>
          <w:rFonts w:hint="cs"/>
          <w:rtl/>
        </w:rPr>
        <w:t xml:space="preserve">ולא </w:t>
      </w:r>
    </w:p>
    <w:p w14:paraId="1E7F3081" w14:textId="2F07428F" w:rsidR="003E2DCC" w:rsidRPr="006F178A" w:rsidRDefault="003E2DCC" w:rsidP="005408D5">
      <w:pPr>
        <w:rPr>
          <w:rtl/>
        </w:rPr>
      </w:pPr>
      <w:r w:rsidRPr="006F178A">
        <w:rPr>
          <w:rFonts w:hint="cs"/>
          <w:rtl/>
        </w:rPr>
        <w:t xml:space="preserve">על </w:t>
      </w:r>
      <w:r w:rsidRPr="00295E41">
        <w:rPr>
          <w:rStyle w:val="afffa"/>
          <w:rFonts w:hint="cs"/>
          <w:rtl/>
        </w:rPr>
        <w:t>תורה</w:t>
      </w:r>
      <w:r w:rsidRPr="006F178A">
        <w:rPr>
          <w:rFonts w:hint="cs"/>
          <w:rtl/>
        </w:rPr>
        <w:t xml:space="preserve"> </w:t>
      </w:r>
      <w:r w:rsidRPr="00295E41">
        <w:rPr>
          <w:rStyle w:val="afffa"/>
          <w:rFonts w:hint="cs"/>
          <w:rtl/>
        </w:rPr>
        <w:t>כולה</w:t>
      </w:r>
      <w:r w:rsidRPr="006F178A">
        <w:rPr>
          <w:rFonts w:hint="cs"/>
          <w:rtl/>
        </w:rPr>
        <w:t xml:space="preserve"> דמשמע </w:t>
      </w:r>
      <w:r w:rsidR="005408D5">
        <w:rPr>
          <w:rFonts w:hint="cs"/>
          <w:rtl/>
        </w:rPr>
        <w:t>ע"ז</w:t>
      </w:r>
      <w:r w:rsidR="00C00E02">
        <w:rPr>
          <w:rStyle w:val="affffe"/>
          <w:rFonts w:hint="cs"/>
          <w:rtl/>
        </w:rPr>
        <w:t xml:space="preserve"> </w:t>
      </w:r>
      <w:r w:rsidR="00715329" w:rsidRPr="005408D5">
        <w:rPr>
          <w:rtl/>
        </w:rPr>
        <w:tab/>
      </w:r>
      <w:r w:rsidRPr="005408D5">
        <w:rPr>
          <w:rFonts w:hint="cs"/>
          <w:rtl/>
        </w:rPr>
        <w:t>דחמורה</w:t>
      </w:r>
      <w:r w:rsidRPr="006F178A">
        <w:rPr>
          <w:rFonts w:hint="cs"/>
          <w:rtl/>
        </w:rPr>
        <w:t>,</w:t>
      </w:r>
      <w:r w:rsidRPr="006F178A">
        <w:rPr>
          <w:rtl/>
        </w:rPr>
        <w:t xml:space="preserve"> שכל הכופר בה כאילו מודה בתורה כולה.</w:t>
      </w:r>
    </w:p>
    <w:p w14:paraId="35893E06" w14:textId="77777777" w:rsidR="005408D5" w:rsidRPr="00C14A40" w:rsidRDefault="003E2DCC" w:rsidP="005408D5">
      <w:pPr>
        <w:pStyle w:val="38"/>
        <w:framePr w:wrap="notBeside"/>
        <w:rPr>
          <w:rFonts w:hint="cs"/>
          <w:rtl/>
        </w:rPr>
      </w:pPr>
      <w:r w:rsidRPr="00C14A40">
        <w:rPr>
          <w:rtl/>
        </w:rPr>
        <w:t>ו</w:t>
      </w:r>
      <w:r w:rsidRPr="00C14A40">
        <w:rPr>
          <w:rFonts w:hint="cs"/>
          <w:rtl/>
        </w:rPr>
        <w:t xml:space="preserve">יקשה </w:t>
      </w:r>
    </w:p>
    <w:p w14:paraId="1074884D" w14:textId="768F94C6" w:rsidR="003E2DCC" w:rsidRPr="006F178A" w:rsidRDefault="005408D5" w:rsidP="003E2DCC">
      <w:pPr>
        <w:rPr>
          <w:rtl/>
        </w:rPr>
      </w:pPr>
      <w:r>
        <w:rPr>
          <w:rFonts w:hint="cs"/>
          <w:rtl/>
        </w:rPr>
        <w:t xml:space="preserve">למה </w:t>
      </w:r>
      <w:r w:rsidR="003E2DCC" w:rsidRPr="006F178A">
        <w:rPr>
          <w:rFonts w:hint="cs"/>
          <w:rtl/>
        </w:rPr>
        <w:t xml:space="preserve">לא השביעם שיקיימו </w:t>
      </w:r>
      <w:r>
        <w:rPr>
          <w:rFonts w:hint="cs"/>
          <w:rtl/>
        </w:rPr>
        <w:t>כל ה</w:t>
      </w:r>
      <w:r w:rsidR="003E2DCC" w:rsidRPr="00295E41">
        <w:rPr>
          <w:rStyle w:val="afffa"/>
          <w:rFonts w:hint="cs"/>
          <w:rtl/>
        </w:rPr>
        <w:t>תורה</w:t>
      </w:r>
      <w:r w:rsidR="003E2DCC" w:rsidRPr="006F178A">
        <w:rPr>
          <w:rFonts w:hint="cs"/>
          <w:rtl/>
        </w:rPr>
        <w:t xml:space="preserve"> </w:t>
      </w:r>
      <w:r w:rsidR="003E2DCC" w:rsidRPr="00295E41">
        <w:rPr>
          <w:rStyle w:val="afffa"/>
          <w:rFonts w:hint="cs"/>
          <w:rtl/>
        </w:rPr>
        <w:t>ותרי'ג</w:t>
      </w:r>
      <w:r w:rsidR="003E2DCC" w:rsidRPr="006F178A">
        <w:rPr>
          <w:rFonts w:hint="cs"/>
          <w:rtl/>
        </w:rPr>
        <w:t xml:space="preserve"> </w:t>
      </w:r>
      <w:r w:rsidR="003E2DCC" w:rsidRPr="00295E41">
        <w:rPr>
          <w:rStyle w:val="afffa"/>
          <w:rFonts w:hint="cs"/>
          <w:rtl/>
        </w:rPr>
        <w:t>מצוות</w:t>
      </w:r>
      <w:r w:rsidR="003E2DCC" w:rsidRPr="006F178A">
        <w:rPr>
          <w:rFonts w:hint="cs"/>
          <w:rtl/>
        </w:rPr>
        <w:t xml:space="preserve"> ושלא יעבדו </w:t>
      </w:r>
      <w:r>
        <w:rPr>
          <w:rFonts w:hint="cs"/>
          <w:rtl/>
        </w:rPr>
        <w:t>ע</w:t>
      </w:r>
      <w:r w:rsidR="0075729B">
        <w:rPr>
          <w:rtl/>
        </w:rPr>
        <w:t>"</w:t>
      </w:r>
      <w:r>
        <w:rPr>
          <w:rFonts w:hint="cs"/>
          <w:rtl/>
        </w:rPr>
        <w:t>ז</w:t>
      </w:r>
      <w:r w:rsidR="003E2DCC" w:rsidRPr="006F178A">
        <w:rPr>
          <w:rFonts w:hint="cs"/>
          <w:rtl/>
        </w:rPr>
        <w:t>.</w:t>
      </w:r>
    </w:p>
    <w:p w14:paraId="3F200D99" w14:textId="77777777" w:rsidR="00482CEE" w:rsidRPr="00C14A40" w:rsidRDefault="003E2DCC" w:rsidP="005408D5">
      <w:pPr>
        <w:pStyle w:val="38"/>
        <w:framePr w:wrap="notBeside"/>
        <w:rPr>
          <w:rtl/>
        </w:rPr>
      </w:pPr>
      <w:r w:rsidRPr="00C14A40">
        <w:rPr>
          <w:rtl/>
        </w:rPr>
        <w:t>אלא,</w:t>
      </w:r>
    </w:p>
    <w:p w14:paraId="7A9E5EE4" w14:textId="513F23ED" w:rsidR="003E2DCC" w:rsidRPr="006F178A" w:rsidRDefault="003E2DCC" w:rsidP="006646CB">
      <w:pPr>
        <w:rPr>
          <w:rtl/>
        </w:rPr>
      </w:pPr>
      <w:r w:rsidRPr="006F178A">
        <w:rPr>
          <w:rtl/>
        </w:rPr>
        <w:t xml:space="preserve">משה רבינו </w:t>
      </w:r>
      <w:r w:rsidR="00B5252C">
        <w:rPr>
          <w:rFonts w:hint="cs"/>
          <w:rtl/>
        </w:rPr>
        <w:t xml:space="preserve">לא טרח </w:t>
      </w:r>
      <w:r w:rsidR="006646CB">
        <w:rPr>
          <w:rFonts w:hint="cs"/>
          <w:rtl/>
        </w:rPr>
        <w:t>וכלל הכל ב</w:t>
      </w:r>
      <w:r w:rsidR="004158F0">
        <w:rPr>
          <w:rFonts w:hint="cs"/>
          <w:rtl/>
        </w:rPr>
        <w:t>על דעתו</w:t>
      </w:r>
      <w:r w:rsidR="006646CB">
        <w:rPr>
          <w:rFonts w:hint="cs"/>
          <w:rtl/>
        </w:rPr>
        <w:t xml:space="preserve"> וע</w:t>
      </w:r>
      <w:r w:rsidR="0075729B">
        <w:rPr>
          <w:rtl/>
        </w:rPr>
        <w:t>"</w:t>
      </w:r>
      <w:r w:rsidR="006646CB">
        <w:rPr>
          <w:rFonts w:hint="cs"/>
          <w:rtl/>
        </w:rPr>
        <w:t>ד המקום</w:t>
      </w:r>
      <w:r w:rsidR="004158F0">
        <w:rPr>
          <w:rFonts w:hint="cs"/>
          <w:rtl/>
        </w:rPr>
        <w:t>.</w:t>
      </w:r>
      <w:r w:rsidRPr="006F178A">
        <w:rPr>
          <w:rFonts w:ascii="Fb Fontext" w:hAnsi="Fb Fontext"/>
          <w:rtl/>
        </w:rPr>
        <w:t xml:space="preserve"> </w:t>
      </w:r>
    </w:p>
    <w:p w14:paraId="28AB487E" w14:textId="77777777" w:rsidR="003E2DCC" w:rsidRPr="006F178A" w:rsidRDefault="003E2DCC" w:rsidP="000F1DD4">
      <w:pPr>
        <w:pStyle w:val="afffd"/>
        <w:rPr>
          <w:rtl/>
        </w:rPr>
      </w:pPr>
      <w:ins w:id="9831" w:author="מספור קטעי משנה" w:date="2026-10-06T06:45:39Z">
        <w:r>
          <w:rPr>
            <w:rStyle w:val="MisparKeta"/>
          </w:rPr>
          <w:t xml:space="preserve">א. </w:t>
        </w:r>
      </w:ins>
      <w:r w:rsidRPr="006F178A">
        <w:rPr>
          <w:rtl/>
        </w:rPr>
        <w:t>אם לא ראיתי נחש כקורת בית הבד.</w:t>
      </w:r>
    </w:p>
    <w:p w14:paraId="73E5F465" w14:textId="77777777" w:rsidR="005408D5" w:rsidRPr="00C14A40" w:rsidRDefault="003E2DCC" w:rsidP="005408D5">
      <w:pPr>
        <w:pStyle w:val="38"/>
        <w:framePr w:wrap="notBeside"/>
        <w:rPr>
          <w:rFonts w:hint="cs"/>
          <w:rtl/>
        </w:rPr>
      </w:pPr>
      <w:r w:rsidRPr="00C14A40">
        <w:rPr>
          <w:rFonts w:hint="cs"/>
          <w:rtl/>
        </w:rPr>
        <w:t xml:space="preserve">והך </w:t>
      </w:r>
    </w:p>
    <w:p w14:paraId="4E08C065" w14:textId="61F7A0F0" w:rsidR="003E2DCC" w:rsidRPr="006F178A" w:rsidRDefault="006646CB" w:rsidP="003E2DCC">
      <w:pPr>
        <w:rPr>
          <w:rtl/>
        </w:rPr>
      </w:pPr>
      <w:r>
        <w:rPr>
          <w:rFonts w:ascii="Fb Fontext" w:hAnsi="Fb Fontext" w:hint="cs"/>
          <w:rtl/>
        </w:rPr>
        <w:t>ד</w:t>
      </w:r>
      <w:r w:rsidR="003E2DCC" w:rsidRPr="006F178A">
        <w:rPr>
          <w:rFonts w:ascii="Fb Fontext" w:hAnsi="Fb Fontext" w:hint="cs"/>
          <w:rtl/>
        </w:rPr>
        <w:t xml:space="preserve">נחש בימי שבור מלכא </w:t>
      </w:r>
      <w:r w:rsidR="003E2DCC" w:rsidRPr="006646CB">
        <w:rPr>
          <w:rStyle w:val="afffff0"/>
          <w:rFonts w:hint="cs"/>
          <w:rtl/>
        </w:rPr>
        <w:t>[פרס]</w:t>
      </w:r>
      <w:r w:rsidR="003E2DCC" w:rsidRPr="006F178A">
        <w:rPr>
          <w:rFonts w:ascii="Fb Fontext" w:hAnsi="Fb Fontext" w:hint="cs"/>
          <w:rtl/>
        </w:rPr>
        <w:t xml:space="preserve"> והביאו לו י</w:t>
      </w:r>
      <w:r w:rsidR="003E2DCC" w:rsidRPr="006F178A">
        <w:rPr>
          <w:rFonts w:ascii="Fb Fontext" w:hAnsi="Fb Fontext"/>
          <w:rtl/>
        </w:rPr>
        <w:t>"</w:t>
      </w:r>
      <w:r w:rsidR="003E2DCC" w:rsidRPr="006F178A">
        <w:rPr>
          <w:rFonts w:ascii="Fb Fontext" w:hAnsi="Fb Fontext" w:hint="cs"/>
          <w:rtl/>
        </w:rPr>
        <w:t>ג אורוות תבן ובלעם.</w:t>
      </w:r>
    </w:p>
    <w:p w14:paraId="3F00262D" w14:textId="77777777" w:rsidR="005408D5" w:rsidRPr="00C14A40" w:rsidRDefault="003E2DCC" w:rsidP="005408D5">
      <w:pPr>
        <w:pStyle w:val="38"/>
        <w:framePr w:wrap="notBeside"/>
        <w:rPr>
          <w:rFonts w:hint="cs"/>
          <w:rtl/>
        </w:rPr>
      </w:pPr>
      <w:r w:rsidRPr="00C14A40">
        <w:rPr>
          <w:rFonts w:hint="cs"/>
          <w:rtl/>
        </w:rPr>
        <w:t xml:space="preserve">שמואל: </w:t>
      </w:r>
    </w:p>
    <w:p w14:paraId="40C9CC7E" w14:textId="2F64899D" w:rsidR="003E2DCC" w:rsidRPr="006F178A" w:rsidRDefault="003E2DCC" w:rsidP="003E2DCC">
      <w:pPr>
        <w:rPr>
          <w:rtl/>
        </w:rPr>
      </w:pPr>
      <w:r w:rsidRPr="006F178A">
        <w:rPr>
          <w:rFonts w:hint="cs"/>
          <w:rtl/>
        </w:rPr>
        <w:t xml:space="preserve">הך כקורת בית הבד היינו בטרוף מגבו </w:t>
      </w:r>
      <w:r w:rsidRPr="006646CB">
        <w:rPr>
          <w:rStyle w:val="afffff0"/>
          <w:rFonts w:hint="cs"/>
          <w:rtl/>
        </w:rPr>
        <w:t>ולא רק מגרונם.</w:t>
      </w:r>
    </w:p>
    <w:p w14:paraId="4A1B5680" w14:textId="77777777" w:rsidR="005408D5" w:rsidRPr="00C14A40" w:rsidRDefault="003E2DCC" w:rsidP="005408D5">
      <w:pPr>
        <w:pStyle w:val="38"/>
        <w:framePr w:wrap="notBeside"/>
        <w:rPr>
          <w:rFonts w:hint="cs"/>
          <w:rtl/>
        </w:rPr>
      </w:pPr>
      <w:r w:rsidRPr="00C14A40">
        <w:rPr>
          <w:rFonts w:hint="cs"/>
          <w:rtl/>
        </w:rPr>
        <w:t xml:space="preserve">ולא תני </w:t>
      </w:r>
    </w:p>
    <w:p w14:paraId="18B6C389" w14:textId="17484211" w:rsidR="003E2DCC" w:rsidRPr="006F178A" w:rsidRDefault="003E2DCC" w:rsidP="003E2DCC">
      <w:pPr>
        <w:rPr>
          <w:rtl/>
        </w:rPr>
      </w:pPr>
      <w:r w:rsidRPr="006646CB">
        <w:rPr>
          <w:rStyle w:val="affffe"/>
          <w:rFonts w:hint="cs"/>
          <w:rtl/>
        </w:rPr>
        <w:t xml:space="preserve">בהדיא </w:t>
      </w:r>
      <w:r w:rsidRPr="006F178A">
        <w:rPr>
          <w:rFonts w:hint="cs"/>
          <w:rtl/>
        </w:rPr>
        <w:t>טרוף, דקמ</w:t>
      </w:r>
      <w:r w:rsidRPr="006F178A">
        <w:rPr>
          <w:rtl/>
        </w:rPr>
        <w:t>"</w:t>
      </w:r>
      <w:r w:rsidRPr="006F178A">
        <w:rPr>
          <w:rFonts w:hint="cs"/>
          <w:rtl/>
        </w:rPr>
        <w:t xml:space="preserve">ל דקורת בית הבד גבו טרוף </w:t>
      </w:r>
    </w:p>
    <w:p w14:paraId="3678165E" w14:textId="77777777" w:rsidR="003E2DCC" w:rsidRPr="006F178A" w:rsidRDefault="003E2DCC" w:rsidP="003E2DCC">
      <w:pPr>
        <w:rPr>
          <w:rtl/>
        </w:rPr>
      </w:pPr>
      <w:r w:rsidRPr="00295E41">
        <w:rPr>
          <w:rStyle w:val="afffa"/>
          <w:rFonts w:hint="cs"/>
          <w:rtl/>
        </w:rPr>
        <w:t>ונפק</w:t>
      </w:r>
      <w:r w:rsidRPr="00295E41">
        <w:rPr>
          <w:rStyle w:val="afffa"/>
          <w:rtl/>
        </w:rPr>
        <w:t>"</w:t>
      </w:r>
      <w:r w:rsidRPr="00295E41">
        <w:rPr>
          <w:rStyle w:val="afffa"/>
          <w:rFonts w:hint="cs"/>
          <w:rtl/>
        </w:rPr>
        <w:t>מ</w:t>
      </w:r>
      <w:r w:rsidRPr="006F178A">
        <w:rPr>
          <w:rFonts w:hint="cs"/>
          <w:rtl/>
        </w:rPr>
        <w:t xml:space="preserve"> למקח וממכר </w:t>
      </w:r>
      <w:r w:rsidRPr="004C40B9">
        <w:rPr>
          <w:rStyle w:val="afffff0"/>
          <w:rFonts w:hint="cs"/>
          <w:rtl/>
        </w:rPr>
        <w:t>דהמוכר כקורת בית הבד רק אי גבו טרוף נקרא כן.</w:t>
      </w:r>
    </w:p>
    <w:p w14:paraId="37FEE572" w14:textId="702A54B7" w:rsidR="003E2DCC" w:rsidRPr="006F178A" w:rsidRDefault="003E2DCC" w:rsidP="003E2DCC">
      <w:pPr>
        <w:pStyle w:val="affc"/>
        <w:rPr>
          <w:rtl/>
        </w:rPr>
      </w:pPr>
      <w:r>
        <w:rPr>
          <w:rFonts w:hint="eastAsia"/>
          <w:rtl/>
        </w:rPr>
        <w:t>׹</w:t>
      </w:r>
      <w:r w:rsidR="0075729B">
        <w:rPr>
          <w:rFonts w:hint="eastAsia"/>
          <w:rtl/>
        </w:rPr>
        <w:t xml:space="preserve"> </w:t>
      </w:r>
    </w:p>
    <w:p w14:paraId="48B52353" w14:textId="77777777" w:rsidR="003E2DCC" w:rsidRPr="00D75ACD" w:rsidRDefault="003E2DCC" w:rsidP="00A522DC">
      <w:pPr>
        <w:pStyle w:val="a3"/>
        <w:framePr w:wrap="around"/>
        <w:rPr>
          <w:rtl/>
        </w:rPr>
      </w:pPr>
      <w:r w:rsidRPr="00D75ACD">
        <w:rPr>
          <w:rtl/>
        </w:rPr>
        <w:t>כה:</w:t>
      </w:r>
    </w:p>
    <w:p>
      <w:pPr>
        <w:pStyle w:val="afffffb"/>
        <w:rPr>
          <w:ins w:id="20335" w:author="קלוד" w:date="2026-10-06T10:09:38Z"/>
        </w:rPr>
      </w:pPr>
      <w:ins w:id="20334" w:author="קלוד" w:date="2026-10-06T10:09:38Z">
        <w:r>
          <w:t xml:space="preserve">משנה ב</w:t>
        </w:r>
      </w:ins>
    </w:p>
    <w:p w14:paraId="331624A8" w14:textId="77777777" w:rsidR="00482CEE" w:rsidRDefault="003E2DCC" w:rsidP="003E2DCC">
      <w:pPr>
        <w:pStyle w:val="afff5"/>
        <w:rPr>
          <w:rtl/>
        </w:rPr>
      </w:pPr>
      <w:r w:rsidRPr="006F178A">
        <w:rPr>
          <w:rtl/>
        </w:rPr>
        <w:t>נדרי שגגות: אם אכלתי ואם שתיתי, ונזכר שאכל ושתה;</w:t>
      </w:r>
    </w:p>
    <w:p w14:paraId="6BB57D2E" w14:textId="4BB67E3F" w:rsidR="003E2DCC" w:rsidRPr="006F178A" w:rsidRDefault="003E2DCC" w:rsidP="003E2DCC">
      <w:pPr>
        <w:pStyle w:val="afff5"/>
        <w:rPr>
          <w:rtl/>
        </w:rPr>
      </w:pPr>
      <w:r w:rsidRPr="006F178A">
        <w:rPr>
          <w:rFonts w:hint="cs"/>
          <w:rtl/>
        </w:rPr>
        <w:tab/>
      </w:r>
      <w:r w:rsidRPr="006F178A">
        <w:rPr>
          <w:rtl/>
        </w:rPr>
        <w:tab/>
      </w:r>
      <w:r w:rsidRPr="006F178A">
        <w:rPr>
          <w:rtl/>
        </w:rPr>
        <w:tab/>
        <w:t>שאני אוכל ושאני שותה, ושכח ואכל ושתה;</w:t>
      </w:r>
    </w:p>
    <w:p w14:paraId="2C9048E5" w14:textId="77777777" w:rsidR="003E2DCC" w:rsidRPr="006F178A" w:rsidRDefault="003E2DCC" w:rsidP="003E2DCC">
      <w:pPr>
        <w:pStyle w:val="afff5"/>
        <w:rPr>
          <w:rtl/>
        </w:rPr>
      </w:pPr>
      <w:r w:rsidRPr="006F178A">
        <w:rPr>
          <w:rtl/>
        </w:rPr>
        <w:t>אמר קונם אשתי נהנית לי שגנבה את כיסי ושהכתה את בני, ונודע שלא הכתו, ונודע שלא גנבה.</w:t>
      </w:r>
    </w:p>
    <w:p w14:paraId="49E8D32F" w14:textId="77777777" w:rsidR="004A0FA3" w:rsidRDefault="003E2DCC" w:rsidP="003E2DCC">
      <w:pPr>
        <w:pStyle w:val="afff5"/>
        <w:rPr>
          <w:rStyle w:val="affffe"/>
          <w:rtl/>
        </w:rPr>
      </w:pPr>
      <w:r w:rsidRPr="006F178A">
        <w:rPr>
          <w:rtl/>
        </w:rPr>
        <w:t>ראה אותן אוכלין תאנים, ואמר הרי עליכם קרבן, ונמצאו אביו ואחיו והיו עמהן אחרים,</w:t>
      </w:r>
    </w:p>
    <w:p w14:paraId="33CFC4ED" w14:textId="0C931B21" w:rsidR="003E2DCC" w:rsidRPr="006F178A" w:rsidRDefault="003E2DCC" w:rsidP="004A0FA3">
      <w:pPr>
        <w:pStyle w:val="afff5"/>
        <w:rPr>
          <w:rtl/>
        </w:rPr>
      </w:pPr>
      <w:r w:rsidRPr="004A0FA3">
        <w:rPr>
          <w:rStyle w:val="TanaimMishna"/>
          <w:rtl/>
          <w:rPrChange w:id="20023" w:author="קלוד" w:date="2026-10-06T10:09:38Z">
            <w:rPr>
              <w:rStyle w:val="affffe"/>
              <w:rtl/>
            </w:rPr>
          </w:rPrChange>
        </w:rPr>
        <w:t xml:space="preserve">בש"א: </w:t>
      </w:r>
      <w:r w:rsidRPr="006F178A">
        <w:rPr>
          <w:rtl/>
        </w:rPr>
        <w:t>הן מותרים ומה שעמהם אסורים,</w:t>
      </w:r>
      <w:r w:rsidRPr="004A0FA3">
        <w:rPr>
          <w:rStyle w:val="TanaimMishna"/>
          <w:rtl/>
          <w:rPrChange w:id="20024" w:author="קלוד" w:date="2026-10-06T10:09:38Z">
            <w:rPr>
              <w:rStyle w:val="affffe"/>
              <w:rtl/>
            </w:rPr>
          </w:rPrChange>
        </w:rPr>
        <w:t xml:space="preserve"> ובה"א: </w:t>
      </w:r>
      <w:r w:rsidRPr="006F178A">
        <w:rPr>
          <w:rtl/>
        </w:rPr>
        <w:t>אלו ואלו מותרין.</w:t>
      </w:r>
      <w:r w:rsidRPr="006F178A">
        <w:rPr>
          <w:rFonts w:ascii="Fb Fontext" w:hAnsi="Fb Fontext"/>
          <w:rtl/>
        </w:rPr>
        <w:t xml:space="preserve"> </w:t>
      </w:r>
    </w:p>
    <w:p w14:paraId="44C29396" w14:textId="7B7602FC" w:rsidR="003E2DCC" w:rsidRPr="006F178A" w:rsidRDefault="003E2DCC" w:rsidP="004A0FA3">
      <w:pPr>
        <w:pStyle w:val="affffb"/>
        <w:rPr>
          <w:rtl/>
        </w:rPr>
      </w:pPr>
      <w:r w:rsidRPr="006F178A">
        <w:rPr>
          <w:rtl/>
        </w:rPr>
        <w:t>כשם שנדרי שגגות מותרין, כך שבועות שגגות מותרות.</w:t>
      </w:r>
    </w:p>
    <w:p w14:paraId="77A4B303" w14:textId="3BBA9100" w:rsidR="003E2DCC" w:rsidRPr="00625DCC" w:rsidRDefault="004A0FA3" w:rsidP="003E2DCC">
      <w:pPr>
        <w:rPr>
          <w:spacing w:val="-2"/>
          <w:rtl/>
        </w:rPr>
      </w:pPr>
      <w:r w:rsidRPr="004A0FA3">
        <w:rPr>
          <w:rStyle w:val="affffe"/>
          <w:rFonts w:hint="cs"/>
          <w:rtl/>
        </w:rPr>
        <w:t>כ</w:t>
      </w:r>
      <w:r w:rsidR="003E2DCC" w:rsidRPr="004A0FA3">
        <w:rPr>
          <w:rStyle w:val="affffe"/>
          <w:rtl/>
        </w:rPr>
        <w:t>ר"</w:t>
      </w:r>
      <w:r w:rsidR="003E2DCC" w:rsidRPr="004A0FA3">
        <w:rPr>
          <w:rStyle w:val="affffe"/>
          <w:rFonts w:hint="cs"/>
          <w:rtl/>
        </w:rPr>
        <w:t>כ ור</w:t>
      </w:r>
      <w:r w:rsidR="003E2DCC" w:rsidRPr="004A0FA3">
        <w:rPr>
          <w:rStyle w:val="affffe"/>
          <w:rtl/>
        </w:rPr>
        <w:t>"</w:t>
      </w:r>
      <w:r w:rsidR="003E2DCC" w:rsidRPr="004A0FA3">
        <w:rPr>
          <w:rStyle w:val="affffe"/>
          <w:rFonts w:hint="eastAsia"/>
          <w:rtl/>
        </w:rPr>
        <w:t>א</w:t>
      </w:r>
      <w:r w:rsidR="003E2DCC" w:rsidRPr="00625DCC">
        <w:rPr>
          <w:spacing w:val="-2"/>
          <w:rtl/>
        </w:rPr>
        <w:t xml:space="preserve"> </w:t>
      </w:r>
      <w:r>
        <w:rPr>
          <w:rFonts w:hint="cs"/>
          <w:spacing w:val="-2"/>
          <w:rtl/>
        </w:rPr>
        <w:t>שכ"א</w:t>
      </w:r>
      <w:r w:rsidR="003E2DCC" w:rsidRPr="00625DCC">
        <w:rPr>
          <w:spacing w:val="-2"/>
          <w:rtl/>
        </w:rPr>
        <w:t xml:space="preserve"> </w:t>
      </w:r>
      <w:r w:rsidR="003E2DCC" w:rsidRPr="00625DCC">
        <w:rPr>
          <w:rFonts w:hint="eastAsia"/>
          <w:spacing w:val="-2"/>
          <w:rtl/>
        </w:rPr>
        <w:t>נשבע</w:t>
      </w:r>
      <w:r w:rsidR="003E2DCC" w:rsidRPr="00625DCC">
        <w:rPr>
          <w:spacing w:val="-2"/>
          <w:rtl/>
        </w:rPr>
        <w:t xml:space="preserve"> </w:t>
      </w:r>
      <w:r w:rsidR="003E2DCC" w:rsidRPr="00625DCC">
        <w:rPr>
          <w:rFonts w:hint="eastAsia"/>
          <w:spacing w:val="-2"/>
          <w:rtl/>
        </w:rPr>
        <w:t>שכך</w:t>
      </w:r>
      <w:r w:rsidR="003E2DCC" w:rsidRPr="00625DCC">
        <w:rPr>
          <w:spacing w:val="-2"/>
          <w:rtl/>
        </w:rPr>
        <w:t xml:space="preserve"> </w:t>
      </w:r>
      <w:r w:rsidR="003E2DCC" w:rsidRPr="00625DCC">
        <w:rPr>
          <w:rFonts w:hint="eastAsia"/>
          <w:spacing w:val="-2"/>
          <w:rtl/>
        </w:rPr>
        <w:t>אמר</w:t>
      </w:r>
      <w:r w:rsidR="003E2DCC" w:rsidRPr="00625DCC">
        <w:rPr>
          <w:spacing w:val="-2"/>
          <w:rtl/>
        </w:rPr>
        <w:t xml:space="preserve"> </w:t>
      </w:r>
      <w:r w:rsidR="003E2DCC" w:rsidRPr="00625DCC">
        <w:rPr>
          <w:rFonts w:hint="eastAsia"/>
          <w:spacing w:val="-2"/>
          <w:rtl/>
        </w:rPr>
        <w:t>רב</w:t>
      </w:r>
      <w:r w:rsidR="003E2DCC" w:rsidRPr="00625DCC">
        <w:rPr>
          <w:spacing w:val="-2"/>
          <w:rtl/>
        </w:rPr>
        <w:t xml:space="preserve"> </w:t>
      </w:r>
      <w:r w:rsidRPr="004A0FA3">
        <w:rPr>
          <w:rStyle w:val="afffff0"/>
          <w:rFonts w:hint="cs"/>
          <w:rtl/>
        </w:rPr>
        <w:t>ש</w:t>
      </w:r>
      <w:r w:rsidR="003E2DCC" w:rsidRPr="004A0FA3">
        <w:rPr>
          <w:rStyle w:val="afffff0"/>
          <w:rFonts w:hint="eastAsia"/>
          <w:rtl/>
        </w:rPr>
        <w:t>כל</w:t>
      </w:r>
      <w:r w:rsidR="003E2DCC" w:rsidRPr="004A0FA3">
        <w:rPr>
          <w:rStyle w:val="afffff0"/>
          <w:rtl/>
        </w:rPr>
        <w:t xml:space="preserve"> </w:t>
      </w:r>
      <w:r w:rsidR="003E2DCC" w:rsidRPr="004A0FA3">
        <w:rPr>
          <w:rStyle w:val="afffff0"/>
          <w:rFonts w:hint="eastAsia"/>
          <w:rtl/>
        </w:rPr>
        <w:t>אחד</w:t>
      </w:r>
      <w:r w:rsidR="003E2DCC" w:rsidRPr="004A0FA3">
        <w:rPr>
          <w:rStyle w:val="afffff0"/>
          <w:rtl/>
        </w:rPr>
        <w:t xml:space="preserve"> </w:t>
      </w:r>
      <w:r w:rsidR="003E2DCC" w:rsidRPr="004A0FA3">
        <w:rPr>
          <w:rStyle w:val="afffff0"/>
          <w:rFonts w:hint="eastAsia"/>
          <w:rtl/>
        </w:rPr>
        <w:t>ע</w:t>
      </w:r>
      <w:r w:rsidR="003E2DCC" w:rsidRPr="004A0FA3">
        <w:rPr>
          <w:rStyle w:val="afffff0"/>
          <w:rtl/>
        </w:rPr>
        <w:t>"</w:t>
      </w:r>
      <w:r w:rsidR="003E2DCC" w:rsidRPr="004A0FA3">
        <w:rPr>
          <w:rStyle w:val="afffff0"/>
          <w:rFonts w:hint="eastAsia"/>
          <w:rtl/>
        </w:rPr>
        <w:t>ד</w:t>
      </w:r>
      <w:r w:rsidR="003E2DCC" w:rsidRPr="004A0FA3">
        <w:rPr>
          <w:rStyle w:val="afffff0"/>
          <w:rtl/>
        </w:rPr>
        <w:t xml:space="preserve"> </w:t>
      </w:r>
      <w:r w:rsidR="003E2DCC" w:rsidRPr="004A0FA3">
        <w:rPr>
          <w:rStyle w:val="afffff0"/>
          <w:rFonts w:hint="eastAsia"/>
          <w:rtl/>
        </w:rPr>
        <w:t>עצמו</w:t>
      </w:r>
      <w:r w:rsidR="003E2DCC" w:rsidRPr="004A0FA3">
        <w:rPr>
          <w:rStyle w:val="afffff0"/>
          <w:rtl/>
        </w:rPr>
        <w:t xml:space="preserve"> </w:t>
      </w:r>
      <w:r w:rsidR="003E2DCC" w:rsidRPr="004A0FA3">
        <w:rPr>
          <w:rStyle w:val="afffff0"/>
          <w:rFonts w:hint="eastAsia"/>
          <w:rtl/>
        </w:rPr>
        <w:t>נשבע</w:t>
      </w:r>
      <w:r w:rsidR="003E2DCC" w:rsidRPr="004A0FA3">
        <w:rPr>
          <w:rStyle w:val="afffff0"/>
          <w:rtl/>
        </w:rPr>
        <w:t xml:space="preserve"> </w:t>
      </w:r>
      <w:r w:rsidR="003E2DCC" w:rsidRPr="004A0FA3">
        <w:rPr>
          <w:rStyle w:val="afffff0"/>
          <w:rFonts w:hint="eastAsia"/>
          <w:rtl/>
        </w:rPr>
        <w:t>אמת</w:t>
      </w:r>
    </w:p>
    <w:p w14:paraId="015C79D4" w14:textId="77777777" w:rsidR="003E2DCC" w:rsidRPr="006F178A" w:rsidRDefault="003E2DCC" w:rsidP="000F1DD4">
      <w:pPr>
        <w:pStyle w:val="afffd"/>
        <w:rPr>
          <w:rtl/>
        </w:rPr>
      </w:pPr>
      <w:ins w:id="9833" w:author="מספור קטעי משנה" w:date="2026-10-06T06:45:39Z">
        <w:r>
          <w:rPr>
            <w:rStyle w:val="MisparKeta"/>
          </w:rPr>
          <w:t xml:space="preserve">ג. </w:t>
        </w:r>
      </w:ins>
      <w:r w:rsidRPr="006F178A">
        <w:rPr>
          <w:rtl/>
        </w:rPr>
        <w:t>ראה אותן אוכלין.</w:t>
      </w:r>
    </w:p>
    <w:p w14:paraId="6E7107D4" w14:textId="77777777" w:rsidR="00482CEE" w:rsidRPr="00C14A40" w:rsidRDefault="003E2DCC" w:rsidP="005408D5">
      <w:pPr>
        <w:pStyle w:val="38"/>
        <w:framePr w:wrap="notBeside"/>
        <w:rPr>
          <w:rtl/>
        </w:rPr>
      </w:pPr>
      <w:r w:rsidRPr="00C14A40">
        <w:rPr>
          <w:rtl/>
        </w:rPr>
        <w:t>תנן התם:</w:t>
      </w:r>
    </w:p>
    <w:p w14:paraId="53BA659F" w14:textId="73891ED7" w:rsidR="003E2DCC" w:rsidRPr="006F178A" w:rsidRDefault="003E2DCC" w:rsidP="003E2DCC">
      <w:pPr>
        <w:rPr>
          <w:rtl/>
        </w:rPr>
      </w:pPr>
      <w:r w:rsidRPr="006F178A">
        <w:rPr>
          <w:rFonts w:ascii="Fb Fontext" w:hAnsi="Fb Fontext"/>
          <w:rtl/>
        </w:rPr>
        <w:t>פותחין בשבתות ובי"ט;</w:t>
      </w:r>
    </w:p>
    <w:p w14:paraId="30D97A07" w14:textId="77777777" w:rsidR="003E2DCC" w:rsidRPr="006F178A" w:rsidRDefault="003E2DCC" w:rsidP="00482CEE">
      <w:pPr>
        <w:spacing w:after="60"/>
        <w:rPr>
          <w:rtl/>
        </w:rPr>
      </w:pPr>
      <w:r w:rsidRPr="006F178A">
        <w:rPr>
          <w:rtl/>
        </w:rPr>
        <w:t>בראשונה היו אומרים: אותן הימים מותרים ושאר כל הימים אסורים,</w:t>
      </w:r>
      <w:r w:rsidRPr="0015046D">
        <w:rPr>
          <w:rStyle w:val="affffe"/>
          <w:rtl/>
        </w:rPr>
        <w:t xml:space="preserve"> עד שבא ר"</w:t>
      </w:r>
      <w:r w:rsidRPr="0015046D">
        <w:rPr>
          <w:rStyle w:val="affffe"/>
          <w:rFonts w:hint="cs"/>
          <w:rtl/>
        </w:rPr>
        <w:t xml:space="preserve">ע </w:t>
      </w:r>
      <w:r w:rsidRPr="0015046D">
        <w:rPr>
          <w:rStyle w:val="affffe"/>
          <w:rtl/>
        </w:rPr>
        <w:t>ולימד:</w:t>
      </w:r>
      <w:r w:rsidRPr="006F178A">
        <w:rPr>
          <w:rtl/>
        </w:rPr>
        <w:t xml:space="preserve"> נדר שהותר מקצתו הותר כלו.</w:t>
      </w:r>
    </w:p>
    <w:p w14:paraId="50318249" w14:textId="5105118A" w:rsidR="005408D5" w:rsidRPr="00C14A40" w:rsidRDefault="003E2DCC" w:rsidP="005408D5">
      <w:pPr>
        <w:pStyle w:val="38"/>
        <w:framePr w:wrap="notBeside"/>
        <w:rPr>
          <w:rtl/>
        </w:rPr>
      </w:pPr>
      <w:r w:rsidRPr="00C14A40">
        <w:rPr>
          <w:rtl/>
        </w:rPr>
        <w:t>רבה</w:t>
      </w:r>
      <w:r w:rsidR="005F1BE4" w:rsidRPr="00C14A40">
        <w:rPr>
          <w:rFonts w:hint="cs"/>
          <w:rtl/>
        </w:rPr>
        <w:t>:</w:t>
      </w:r>
      <w:r w:rsidRPr="00C14A40">
        <w:rPr>
          <w:rtl/>
        </w:rPr>
        <w:t xml:space="preserve"> כו"</w:t>
      </w:r>
      <w:r w:rsidRPr="00C14A40">
        <w:rPr>
          <w:rFonts w:hint="cs"/>
          <w:rtl/>
        </w:rPr>
        <w:t>ע</w:t>
      </w:r>
      <w:r w:rsidRPr="00C14A40">
        <w:rPr>
          <w:rtl/>
        </w:rPr>
        <w:t xml:space="preserve"> </w:t>
      </w:r>
      <w:r w:rsidR="005F1BE4" w:rsidRPr="00C14A40">
        <w:rPr>
          <w:rFonts w:hint="cs"/>
          <w:rtl/>
        </w:rPr>
        <w:t>כ</w:t>
      </w:r>
      <w:r w:rsidRPr="00C14A40">
        <w:rPr>
          <w:rFonts w:hint="cs"/>
          <w:rtl/>
        </w:rPr>
        <w:t>שאמר</w:t>
      </w:r>
      <w:r w:rsidRPr="00C14A40">
        <w:rPr>
          <w:rtl/>
        </w:rPr>
        <w:t xml:space="preserve">: </w:t>
      </w:r>
    </w:p>
    <w:p w14:paraId="222B27C0" w14:textId="68D861EC" w:rsidR="003E2DCC" w:rsidRPr="006F178A" w:rsidRDefault="003E2DCC" w:rsidP="003E2DCC">
      <w:pPr>
        <w:rPr>
          <w:rtl/>
        </w:rPr>
      </w:pPr>
      <w:r w:rsidRPr="006F178A">
        <w:rPr>
          <w:rtl/>
        </w:rPr>
        <w:t>אילו הייתי יודע שאבא ביניכם, הייתי אומר כולכם אסורין חוץ מאבא</w:t>
      </w:r>
      <w:r w:rsidR="0015046D">
        <w:rPr>
          <w:rFonts w:hint="cs"/>
          <w:rtl/>
        </w:rPr>
        <w:t>-</w:t>
      </w:r>
      <w:r w:rsidRPr="006F178A">
        <w:rPr>
          <w:rtl/>
        </w:rPr>
        <w:t xml:space="preserve"> דכול</w:t>
      </w:r>
      <w:r w:rsidR="0015046D">
        <w:rPr>
          <w:rFonts w:hint="cs"/>
          <w:rtl/>
        </w:rPr>
        <w:t>ם</w:t>
      </w:r>
      <w:r w:rsidRPr="006F178A">
        <w:rPr>
          <w:rtl/>
        </w:rPr>
        <w:t xml:space="preserve"> אסורין ואביו מותר, </w:t>
      </w:r>
    </w:p>
    <w:p w14:paraId="51F08FC7" w14:textId="77777777" w:rsidR="005408D5" w:rsidRPr="00C14A40" w:rsidRDefault="0015046D" w:rsidP="005408D5">
      <w:pPr>
        <w:pStyle w:val="38"/>
        <w:framePr w:wrap="notBeside"/>
        <w:rPr>
          <w:rtl/>
        </w:rPr>
      </w:pPr>
      <w:r w:rsidRPr="00C14A40">
        <w:rPr>
          <w:rFonts w:hint="cs"/>
          <w:rtl/>
        </w:rPr>
        <w:t>ונחלקו</w:t>
      </w:r>
      <w:r w:rsidR="003E2DCC" w:rsidRPr="00C14A40">
        <w:rPr>
          <w:rtl/>
        </w:rPr>
        <w:t xml:space="preserve"> </w:t>
      </w:r>
    </w:p>
    <w:p w14:paraId="6CA0B5FB" w14:textId="46E81EC0" w:rsidR="003E2DCC" w:rsidRPr="0015046D" w:rsidRDefault="003E2DCC" w:rsidP="00482CEE">
      <w:pPr>
        <w:spacing w:after="60"/>
        <w:rPr>
          <w:rtl/>
        </w:rPr>
      </w:pPr>
      <w:r w:rsidRPr="0015046D">
        <w:rPr>
          <w:rtl/>
        </w:rPr>
        <w:t>באומר: אילו הייתי יודע שאבא ביניכם, הייתי אומר פלוני ופלוני אסורין ואבא מותר,</w:t>
      </w:r>
    </w:p>
    <w:p w14:paraId="6C725817" w14:textId="77777777" w:rsidR="003E2DCC" w:rsidRPr="006F178A" w:rsidRDefault="003E2DCC" w:rsidP="00A522DC">
      <w:pPr>
        <w:pStyle w:val="a3"/>
        <w:framePr w:wrap="around"/>
        <w:rPr>
          <w:rtl/>
        </w:rPr>
      </w:pPr>
      <w:r w:rsidRPr="006F178A">
        <w:rPr>
          <w:rtl/>
        </w:rPr>
        <w:t>כו.</w:t>
      </w:r>
    </w:p>
    <w:p w14:paraId="7D7574A5" w14:textId="2525C7A8" w:rsidR="00482CEE" w:rsidRPr="00C14A40" w:rsidRDefault="003E2DCC" w:rsidP="005408D5">
      <w:pPr>
        <w:pStyle w:val="38"/>
        <w:framePr w:wrap="notBeside"/>
        <w:rPr>
          <w:rtl/>
        </w:rPr>
      </w:pPr>
      <w:r w:rsidRPr="00C14A40">
        <w:rPr>
          <w:rFonts w:hint="cs"/>
          <w:rtl/>
        </w:rPr>
        <w:t>ל</w:t>
      </w:r>
      <w:r w:rsidRPr="00C14A40">
        <w:rPr>
          <w:rtl/>
        </w:rPr>
        <w:t>רבא</w:t>
      </w:r>
      <w:r w:rsidR="005F1BE4" w:rsidRPr="00C14A40">
        <w:rPr>
          <w:rFonts w:hint="cs"/>
          <w:rtl/>
        </w:rPr>
        <w:t>:</w:t>
      </w:r>
      <w:r w:rsidRPr="00C14A40">
        <w:rPr>
          <w:rtl/>
        </w:rPr>
        <w:t xml:space="preserve"> </w:t>
      </w:r>
      <w:r w:rsidRPr="00C14A40">
        <w:rPr>
          <w:rFonts w:hint="cs"/>
          <w:rtl/>
        </w:rPr>
        <w:t>לכו</w:t>
      </w:r>
      <w:r w:rsidRPr="00C14A40">
        <w:rPr>
          <w:rtl/>
        </w:rPr>
        <w:t>"</w:t>
      </w:r>
      <w:r w:rsidRPr="00C14A40">
        <w:rPr>
          <w:rFonts w:hint="cs"/>
          <w:rtl/>
        </w:rPr>
        <w:t>ע</w:t>
      </w:r>
    </w:p>
    <w:p w14:paraId="79AA5892" w14:textId="0146353F" w:rsidR="003E2DCC" w:rsidRPr="006F178A" w:rsidRDefault="003E2DCC" w:rsidP="003E2DCC">
      <w:pPr>
        <w:rPr>
          <w:rtl/>
        </w:rPr>
      </w:pPr>
      <w:r w:rsidRPr="006F178A">
        <w:rPr>
          <w:rFonts w:ascii="Fb Fontext" w:hAnsi="Fb Fontext"/>
          <w:rtl/>
        </w:rPr>
        <w:t xml:space="preserve">כל </w:t>
      </w:r>
      <w:r w:rsidR="0007507A">
        <w:rPr>
          <w:rFonts w:ascii="Fb Fontext" w:hAnsi="Fb Fontext" w:hint="cs"/>
          <w:rtl/>
        </w:rPr>
        <w:t xml:space="preserve">מקום </w:t>
      </w:r>
      <w:r w:rsidRPr="006F178A">
        <w:rPr>
          <w:rFonts w:ascii="Fb Fontext" w:hAnsi="Fb Fontext"/>
          <w:rtl/>
        </w:rPr>
        <w:t xml:space="preserve">שאמר: אילו הייתי יודע שאבא ביניכם, הייתי אומר פלוני ופלוני אסורין ואבא מותר - כולם מותרין, </w:t>
      </w:r>
    </w:p>
    <w:p w14:paraId="54563920" w14:textId="77777777" w:rsidR="00482CEE" w:rsidRPr="00C14A40" w:rsidRDefault="0007507A" w:rsidP="005408D5">
      <w:pPr>
        <w:pStyle w:val="38"/>
        <w:framePr w:wrap="notBeside"/>
        <w:rPr>
          <w:rtl/>
        </w:rPr>
      </w:pPr>
      <w:r w:rsidRPr="00C14A40">
        <w:rPr>
          <w:rFonts w:hint="cs"/>
          <w:rtl/>
        </w:rPr>
        <w:t xml:space="preserve">נחלקו </w:t>
      </w:r>
      <w:r w:rsidR="003E2DCC" w:rsidRPr="00C14A40">
        <w:rPr>
          <w:rtl/>
        </w:rPr>
        <w:t>באומר:</w:t>
      </w:r>
    </w:p>
    <w:p w14:paraId="6AA94A92" w14:textId="1E08D814" w:rsidR="00BB1DC8" w:rsidRDefault="003E2DCC" w:rsidP="00BB1DC8">
      <w:pPr>
        <w:rPr>
          <w:rStyle w:val="affffe"/>
          <w:rtl/>
        </w:rPr>
      </w:pPr>
      <w:r w:rsidRPr="006F178A">
        <w:rPr>
          <w:rtl/>
        </w:rPr>
        <w:t xml:space="preserve">אילו הייתי יודע שאבא ביניכם, הייתי אומר, כולכם אסורין חוץ </w:t>
      </w:r>
      <w:r w:rsidRPr="00625DCC">
        <w:rPr>
          <w:spacing w:val="-4"/>
          <w:rtl/>
        </w:rPr>
        <w:t xml:space="preserve">מאבא, </w:t>
      </w:r>
      <w:r w:rsidRPr="005154CF">
        <w:rPr>
          <w:rStyle w:val="affffe"/>
          <w:rtl/>
        </w:rPr>
        <w:t>ב"ש ס</w:t>
      </w:r>
      <w:r w:rsidRPr="005154CF">
        <w:rPr>
          <w:rStyle w:val="affffe"/>
          <w:rFonts w:hint="cs"/>
          <w:rtl/>
        </w:rPr>
        <w:t>"ל</w:t>
      </w:r>
      <w:r w:rsidRPr="00625DCC">
        <w:rPr>
          <w:rFonts w:hint="cs"/>
          <w:spacing w:val="-4"/>
          <w:rtl/>
        </w:rPr>
        <w:t xml:space="preserve"> </w:t>
      </w:r>
      <w:r w:rsidRPr="005154CF">
        <w:rPr>
          <w:rStyle w:val="affffe"/>
          <w:rFonts w:hint="cs"/>
          <w:rtl/>
        </w:rPr>
        <w:t>כר</w:t>
      </w:r>
      <w:r w:rsidRPr="005154CF">
        <w:rPr>
          <w:rStyle w:val="affffe"/>
          <w:rtl/>
        </w:rPr>
        <w:t>"</w:t>
      </w:r>
      <w:r w:rsidRPr="005154CF">
        <w:rPr>
          <w:rStyle w:val="affffe"/>
          <w:rFonts w:hint="cs"/>
          <w:rtl/>
        </w:rPr>
        <w:t>מ</w:t>
      </w:r>
      <w:r w:rsidR="005154CF">
        <w:rPr>
          <w:rStyle w:val="affffe"/>
          <w:rFonts w:hint="cs"/>
          <w:rtl/>
        </w:rPr>
        <w:t>:</w:t>
      </w:r>
      <w:r w:rsidRPr="005154CF">
        <w:rPr>
          <w:rStyle w:val="affffe"/>
          <w:rFonts w:hint="cs"/>
          <w:rtl/>
        </w:rPr>
        <w:t xml:space="preserve"> </w:t>
      </w:r>
      <w:r w:rsidRPr="00625DCC">
        <w:rPr>
          <w:rFonts w:hint="cs"/>
          <w:spacing w:val="-4"/>
          <w:rtl/>
        </w:rPr>
        <w:t>ד</w:t>
      </w:r>
      <w:r w:rsidRPr="00625DCC">
        <w:rPr>
          <w:spacing w:val="-4"/>
          <w:rtl/>
        </w:rPr>
        <w:t xml:space="preserve">תפוס לשון ראשון, </w:t>
      </w:r>
    </w:p>
    <w:p w14:paraId="1714E0BD" w14:textId="00F24E0F" w:rsidR="003E2DCC" w:rsidRPr="006F178A" w:rsidRDefault="003E2DCC" w:rsidP="005753C0">
      <w:pPr>
        <w:ind w:left="963" w:firstLine="57"/>
        <w:rPr>
          <w:rtl/>
        </w:rPr>
      </w:pPr>
      <w:r w:rsidRPr="005154CF">
        <w:rPr>
          <w:rStyle w:val="affffe"/>
          <w:rtl/>
        </w:rPr>
        <w:t>וב"</w:t>
      </w:r>
      <w:r w:rsidRPr="005154CF">
        <w:rPr>
          <w:rStyle w:val="affffe"/>
          <w:rFonts w:hint="cs"/>
          <w:rtl/>
        </w:rPr>
        <w:t>ה ס</w:t>
      </w:r>
      <w:r w:rsidRPr="005154CF">
        <w:rPr>
          <w:rStyle w:val="affffe"/>
          <w:rtl/>
        </w:rPr>
        <w:t>"</w:t>
      </w:r>
      <w:r w:rsidRPr="005154CF">
        <w:rPr>
          <w:rStyle w:val="affffe"/>
          <w:rFonts w:hint="cs"/>
          <w:rtl/>
        </w:rPr>
        <w:t>ל</w:t>
      </w:r>
      <w:r w:rsidR="005154CF">
        <w:rPr>
          <w:rStyle w:val="affffe"/>
          <w:rFonts w:hint="cs"/>
          <w:rtl/>
        </w:rPr>
        <w:t>:</w:t>
      </w:r>
      <w:r w:rsidRPr="005154CF">
        <w:rPr>
          <w:rStyle w:val="affffe"/>
          <w:rFonts w:hint="cs"/>
          <w:rtl/>
        </w:rPr>
        <w:t xml:space="preserve"> כרבי יוסי</w:t>
      </w:r>
      <w:r w:rsidR="005154CF">
        <w:rPr>
          <w:rStyle w:val="affffe"/>
          <w:rFonts w:hint="cs"/>
          <w:rtl/>
        </w:rPr>
        <w:t>:</w:t>
      </w:r>
      <w:r w:rsidRPr="00625DCC">
        <w:rPr>
          <w:rFonts w:hint="cs"/>
          <w:spacing w:val="-4"/>
          <w:rtl/>
        </w:rPr>
        <w:t xml:space="preserve"> ד</w:t>
      </w:r>
      <w:r w:rsidRPr="00625DCC">
        <w:rPr>
          <w:spacing w:val="-4"/>
          <w:rtl/>
        </w:rPr>
        <w:t>בגמר דבריו אדם נתפס.</w:t>
      </w:r>
    </w:p>
    <w:p w14:paraId="4E45D7E3" w14:textId="77777777" w:rsidR="005408D5" w:rsidRPr="00C14A40" w:rsidRDefault="003E2DCC" w:rsidP="005408D5">
      <w:pPr>
        <w:pStyle w:val="38"/>
        <w:framePr w:wrap="notBeside"/>
        <w:rPr>
          <w:rFonts w:hint="cs"/>
          <w:rtl/>
        </w:rPr>
      </w:pPr>
      <w:r w:rsidRPr="00C14A40">
        <w:rPr>
          <w:rFonts w:hint="cs"/>
          <w:rtl/>
        </w:rPr>
        <w:t>הקשה ר</w:t>
      </w:r>
      <w:r w:rsidRPr="00C14A40">
        <w:rPr>
          <w:rtl/>
        </w:rPr>
        <w:t>"</w:t>
      </w:r>
      <w:r w:rsidRPr="00C14A40">
        <w:rPr>
          <w:rFonts w:hint="cs"/>
          <w:rtl/>
        </w:rPr>
        <w:t xml:space="preserve">פ </w:t>
      </w:r>
    </w:p>
    <w:p w14:paraId="0AE3151E" w14:textId="291CBB30" w:rsidR="00127627" w:rsidRDefault="003E2DCC" w:rsidP="003E2DCC">
      <w:pPr>
        <w:rPr>
          <w:rtl/>
        </w:rPr>
      </w:pPr>
      <w:r w:rsidRPr="005753C0">
        <w:rPr>
          <w:rStyle w:val="affffe"/>
          <w:rFonts w:hint="cs"/>
          <w:rtl/>
        </w:rPr>
        <w:t xml:space="preserve">לרבא איך </w:t>
      </w:r>
      <w:r w:rsidRPr="005753C0">
        <w:rPr>
          <w:rStyle w:val="affffe"/>
          <w:rtl/>
        </w:rPr>
        <w:t>א</w:t>
      </w:r>
      <w:r w:rsidRPr="005753C0">
        <w:rPr>
          <w:rStyle w:val="affffe"/>
          <w:rFonts w:hint="cs"/>
          <w:rtl/>
        </w:rPr>
        <w:t>ר</w:t>
      </w:r>
      <w:r w:rsidRPr="005753C0">
        <w:rPr>
          <w:rStyle w:val="affffe"/>
          <w:rtl/>
        </w:rPr>
        <w:t>"</w:t>
      </w:r>
      <w:r w:rsidRPr="005753C0">
        <w:rPr>
          <w:rStyle w:val="affffe"/>
          <w:rFonts w:hint="cs"/>
          <w:rtl/>
        </w:rPr>
        <w:t>ע</w:t>
      </w:r>
      <w:r w:rsidRPr="005753C0">
        <w:rPr>
          <w:rStyle w:val="affffe"/>
          <w:rtl/>
        </w:rPr>
        <w:t>:</w:t>
      </w:r>
      <w:r w:rsidRPr="006F178A">
        <w:rPr>
          <w:rtl/>
        </w:rPr>
        <w:t xml:space="preserve"> נדר שהותר מקצתו הותר כולו</w:t>
      </w:r>
      <w:r w:rsidR="005753C0">
        <w:rPr>
          <w:rFonts w:hint="cs"/>
          <w:rtl/>
        </w:rPr>
        <w:t>,</w:t>
      </w:r>
      <w:r w:rsidRPr="006F178A">
        <w:rPr>
          <w:rtl/>
        </w:rPr>
        <w:t xml:space="preserve"> </w:t>
      </w:r>
    </w:p>
    <w:p w14:paraId="16FE6457" w14:textId="7D06D9EB" w:rsidR="003E2DCC" w:rsidRPr="006F178A" w:rsidRDefault="003E2DCC" w:rsidP="00127627">
      <w:pPr>
        <w:ind w:left="283" w:firstLine="57"/>
        <w:rPr>
          <w:rtl/>
        </w:rPr>
      </w:pPr>
      <w:r w:rsidRPr="006F178A">
        <w:rPr>
          <w:rtl/>
        </w:rPr>
        <w:t>קונם שאיני נהנה לכולכם, הותר אחד מהן הותרו כולם;</w:t>
      </w:r>
    </w:p>
    <w:p w14:paraId="045542AE" w14:textId="77777777" w:rsidR="00127627" w:rsidRDefault="003E2DCC" w:rsidP="00127627">
      <w:pPr>
        <w:ind w:left="226" w:firstLine="114"/>
        <w:rPr>
          <w:rtl/>
        </w:rPr>
      </w:pPr>
      <w:r w:rsidRPr="005753C0">
        <w:rPr>
          <w:rtl/>
        </w:rPr>
        <w:t xml:space="preserve">שאיני נהנה לא לזה ולזה, הותר הראשון - הותרו כולם, </w:t>
      </w:r>
    </w:p>
    <w:p w14:paraId="385C217E" w14:textId="4DC2B1C5" w:rsidR="003E2DCC" w:rsidRPr="005753C0" w:rsidRDefault="003E2DCC" w:rsidP="00127627">
      <w:pPr>
        <w:ind w:left="963" w:firstLine="57"/>
        <w:rPr>
          <w:rtl/>
        </w:rPr>
      </w:pPr>
      <w:r w:rsidRPr="005753C0">
        <w:rPr>
          <w:rtl/>
        </w:rPr>
        <w:t>הותר האחרון- האחרון מותר וכולן אסורין;</w:t>
      </w:r>
    </w:p>
    <w:p w14:paraId="0A3AE738" w14:textId="77777777" w:rsidR="005408D5" w:rsidRPr="00C14A40" w:rsidRDefault="003E2DCC" w:rsidP="005408D5">
      <w:pPr>
        <w:pStyle w:val="38"/>
        <w:framePr w:wrap="notBeside"/>
        <w:rPr>
          <w:rFonts w:hint="cs"/>
          <w:rtl/>
        </w:rPr>
      </w:pPr>
      <w:r w:rsidRPr="00C14A40">
        <w:rPr>
          <w:rtl/>
        </w:rPr>
        <w:t xml:space="preserve">בשלמא לרבה, </w:t>
      </w:r>
    </w:p>
    <w:p w14:paraId="417DA7FB" w14:textId="04068C24" w:rsidR="003E2DCC" w:rsidRPr="006F178A" w:rsidRDefault="00127627" w:rsidP="003E2DCC">
      <w:pPr>
        <w:rPr>
          <w:rtl/>
        </w:rPr>
      </w:pPr>
      <w:r w:rsidRPr="00295E41">
        <w:rPr>
          <w:rStyle w:val="afffa"/>
          <w:rFonts w:hint="cs"/>
          <w:rtl/>
        </w:rPr>
        <w:t>ר</w:t>
      </w:r>
      <w:r w:rsidR="003E2DCC" w:rsidRPr="00295E41">
        <w:rPr>
          <w:rStyle w:val="afffa"/>
          <w:rtl/>
        </w:rPr>
        <w:t>ישא</w:t>
      </w:r>
      <w:r w:rsidR="003E2DCC" w:rsidRPr="006F178A">
        <w:rPr>
          <w:rtl/>
        </w:rPr>
        <w:t xml:space="preserve"> </w:t>
      </w:r>
      <w:r>
        <w:rPr>
          <w:rFonts w:hint="cs"/>
          <w:rtl/>
        </w:rPr>
        <w:t>ב</w:t>
      </w:r>
      <w:r w:rsidR="003E2DCC" w:rsidRPr="006F178A">
        <w:rPr>
          <w:rtl/>
        </w:rPr>
        <w:t xml:space="preserve">אמר </w:t>
      </w:r>
      <w:r w:rsidR="003E2DCC" w:rsidRPr="00295E41">
        <w:rPr>
          <w:rStyle w:val="afffa"/>
          <w:rtl/>
        </w:rPr>
        <w:t>לזה ולזה,</w:t>
      </w:r>
      <w:r w:rsidR="003E2DCC" w:rsidRPr="006F178A">
        <w:rPr>
          <w:rtl/>
        </w:rPr>
        <w:t xml:space="preserve"> </w:t>
      </w:r>
      <w:r w:rsidR="003E2DCC" w:rsidRPr="00295E41">
        <w:rPr>
          <w:rStyle w:val="afffa"/>
          <w:rtl/>
        </w:rPr>
        <w:t>וסיפא</w:t>
      </w:r>
      <w:r w:rsidR="003E2DCC" w:rsidRPr="006F178A">
        <w:rPr>
          <w:rtl/>
        </w:rPr>
        <w:t xml:space="preserve"> </w:t>
      </w:r>
      <w:r>
        <w:rPr>
          <w:rFonts w:hint="cs"/>
          <w:rtl/>
        </w:rPr>
        <w:t>ב</w:t>
      </w:r>
      <w:r w:rsidR="003E2DCC" w:rsidRPr="006F178A">
        <w:rPr>
          <w:rtl/>
        </w:rPr>
        <w:t xml:space="preserve">אמר </w:t>
      </w:r>
      <w:r w:rsidR="003E2DCC" w:rsidRPr="00295E41">
        <w:rPr>
          <w:rStyle w:val="afffa"/>
          <w:rtl/>
        </w:rPr>
        <w:t>לכולכם</w:t>
      </w:r>
      <w:r w:rsidR="003E2DCC" w:rsidRPr="006F178A">
        <w:rPr>
          <w:rtl/>
        </w:rPr>
        <w:t xml:space="preserve">, </w:t>
      </w:r>
    </w:p>
    <w:p w14:paraId="0CA20D6C" w14:textId="09286791" w:rsidR="003E2DCC" w:rsidRPr="006F178A" w:rsidRDefault="003E2DCC" w:rsidP="003E2DCC">
      <w:pPr>
        <w:rPr>
          <w:rtl/>
        </w:rPr>
      </w:pPr>
      <w:r w:rsidRPr="006F178A">
        <w:rPr>
          <w:rtl/>
        </w:rPr>
        <w:t>אלא ל</w:t>
      </w:r>
      <w:r w:rsidRPr="006F178A">
        <w:rPr>
          <w:rFonts w:hint="cs"/>
          <w:rtl/>
        </w:rPr>
        <w:t>רבא</w:t>
      </w:r>
      <w:r w:rsidRPr="006F178A">
        <w:rPr>
          <w:rtl/>
        </w:rPr>
        <w:t xml:space="preserve">, </w:t>
      </w:r>
      <w:r w:rsidRPr="00295E41">
        <w:rPr>
          <w:rStyle w:val="afffa"/>
          <w:rtl/>
        </w:rPr>
        <w:t>רישא</w:t>
      </w:r>
      <w:r w:rsidRPr="006F178A">
        <w:rPr>
          <w:rtl/>
        </w:rPr>
        <w:t xml:space="preserve"> </w:t>
      </w:r>
      <w:r w:rsidR="00127627">
        <w:rPr>
          <w:rFonts w:hint="cs"/>
          <w:rtl/>
        </w:rPr>
        <w:t>ב</w:t>
      </w:r>
      <w:r w:rsidRPr="006F178A">
        <w:rPr>
          <w:rtl/>
        </w:rPr>
        <w:t xml:space="preserve">אמר </w:t>
      </w:r>
      <w:r w:rsidRPr="00295E41">
        <w:rPr>
          <w:rStyle w:val="afffa"/>
          <w:rtl/>
        </w:rPr>
        <w:t>לכולכם</w:t>
      </w:r>
      <w:r w:rsidRPr="006F178A">
        <w:rPr>
          <w:rtl/>
        </w:rPr>
        <w:t>,</w:t>
      </w:r>
      <w:r w:rsidRPr="006F178A">
        <w:rPr>
          <w:rFonts w:hint="cs"/>
          <w:rtl/>
        </w:rPr>
        <w:t xml:space="preserve"> </w:t>
      </w:r>
    </w:p>
    <w:p w14:paraId="3FE9956B" w14:textId="77777777" w:rsidR="003E2DCC" w:rsidRPr="006F178A" w:rsidRDefault="003E2DCC" w:rsidP="00A522DC">
      <w:pPr>
        <w:pStyle w:val="a3"/>
        <w:framePr w:wrap="around"/>
        <w:rPr>
          <w:rtl/>
        </w:rPr>
      </w:pPr>
      <w:r w:rsidRPr="006F178A">
        <w:rPr>
          <w:rtl/>
        </w:rPr>
        <w:t>כו:</w:t>
      </w:r>
    </w:p>
    <w:p w14:paraId="7F15F1A6" w14:textId="2FE8769E" w:rsidR="003E2DCC" w:rsidRPr="006F178A" w:rsidRDefault="003E2DCC" w:rsidP="003E2DCC">
      <w:pPr>
        <w:rPr>
          <w:rtl/>
        </w:rPr>
      </w:pPr>
      <w:r w:rsidRPr="006F178A">
        <w:rPr>
          <w:rFonts w:ascii="Fb Fontext" w:hAnsi="Fb Fontext"/>
          <w:rtl/>
        </w:rPr>
        <w:t xml:space="preserve">אלא סיפא </w:t>
      </w:r>
      <w:r w:rsidR="00127627">
        <w:rPr>
          <w:rFonts w:ascii="Fb Fontext" w:hAnsi="Fb Fontext" w:hint="cs"/>
          <w:rtl/>
        </w:rPr>
        <w:t>ש</w:t>
      </w:r>
      <w:r w:rsidRPr="006F178A">
        <w:rPr>
          <w:rFonts w:ascii="Fb Fontext" w:hAnsi="Fb Fontext"/>
          <w:rtl/>
        </w:rPr>
        <w:t xml:space="preserve">אמר לזה ולזה </w:t>
      </w:r>
      <w:r>
        <w:rPr>
          <w:rStyle w:val="affffe"/>
          <w:rFonts w:ascii="Fb Fontext" w:hAnsi="Fb Fontext" w:hint="cs"/>
          <w:rtl/>
          <w:rPrChange w:id="9088" w:author="מנוע אמוראים" w:date="2026-10-05T16:41:00Z">
            <w:rPr>
              <w:rFonts w:ascii="Fb Fontext" w:hAnsi="Fb Fontext" w:hint="cs"/>
              <w:rtl/>
            </w:rPr>
          </w:rPrChange>
        </w:rPr>
        <w:t xml:space="preserve">כ</w:t>
      </w:r>
      <w:r>
        <w:rPr>
          <w:rStyle w:val="affffe"/>
          <w:rFonts w:ascii="Fb Fontext" w:hAnsi="Fb Fontext"/>
          <w:rtl/>
          <w:rPrChange w:id="9089" w:author="מנוע אמוראים" w:date="2026-10-05T16:41:00Z">
            <w:rPr>
              <w:rFonts w:ascii="Fb Fontext" w:hAnsi="Fb Fontext"/>
              <w:rtl/>
            </w:rPr>
          </w:rPrChange>
        </w:rPr>
        <w:t xml:space="preserve">ר"ע</w:t>
      </w:r>
      <w:r>
        <w:rPr>
          <w:rFonts w:ascii="Fb Fontext" w:hAnsi="Fb Fontext"/>
          <w:rtl/>
        </w:rPr>
        <w:t xml:space="preserve">, </w:t>
      </w:r>
      <w:r w:rsidR="00127627">
        <w:rPr>
          <w:rFonts w:ascii="Fb Fontext" w:hAnsi="Fb Fontext" w:hint="cs"/>
          <w:rtl/>
        </w:rPr>
        <w:t>למה</w:t>
      </w:r>
      <w:r w:rsidRPr="006F178A">
        <w:rPr>
          <w:rFonts w:ascii="Fb Fontext" w:hAnsi="Fb Fontext"/>
          <w:rtl/>
        </w:rPr>
        <w:t xml:space="preserve"> </w:t>
      </w:r>
      <w:r w:rsidR="00D661E4">
        <w:rPr>
          <w:rFonts w:ascii="Fb Fontext" w:hAnsi="Fb Fontext"/>
          <w:rtl/>
        </w:rPr>
        <w:t>חלקו</w:t>
      </w:r>
      <w:r w:rsidRPr="006F178A">
        <w:rPr>
          <w:rFonts w:ascii="Fb Fontext" w:hAnsi="Fb Fontext"/>
          <w:rtl/>
        </w:rPr>
        <w:t xml:space="preserve"> רבנן</w:t>
      </w:r>
      <w:r w:rsidRPr="00127627">
        <w:rPr>
          <w:rStyle w:val="affffe"/>
          <w:rtl/>
        </w:rPr>
        <w:t xml:space="preserve"> </w:t>
      </w:r>
      <w:r w:rsidR="00127627" w:rsidRPr="00127627">
        <w:rPr>
          <w:rStyle w:val="affffe"/>
          <w:rFonts w:hint="cs"/>
          <w:rtl/>
        </w:rPr>
        <w:t>הא לכו</w:t>
      </w:r>
      <w:r w:rsidR="0075729B">
        <w:rPr>
          <w:rStyle w:val="affffe"/>
          <w:rtl/>
        </w:rPr>
        <w:t>"</w:t>
      </w:r>
      <w:r w:rsidR="00127627" w:rsidRPr="00127627">
        <w:rPr>
          <w:rStyle w:val="affffe"/>
          <w:rFonts w:hint="cs"/>
          <w:rtl/>
        </w:rPr>
        <w:t>ע</w:t>
      </w:r>
      <w:r w:rsidRPr="006F178A">
        <w:rPr>
          <w:rFonts w:ascii="Fb Fontext" w:hAnsi="Fb Fontext"/>
          <w:rtl/>
        </w:rPr>
        <w:t xml:space="preserve"> מותר!</w:t>
      </w:r>
    </w:p>
    <w:p w14:paraId="6AD7D8B4" w14:textId="77777777" w:rsidR="005408D5" w:rsidRPr="00C14A40" w:rsidRDefault="003E2DCC" w:rsidP="005408D5">
      <w:pPr>
        <w:pStyle w:val="38"/>
        <w:framePr w:wrap="notBeside"/>
        <w:rPr>
          <w:rtl/>
        </w:rPr>
      </w:pPr>
      <w:r w:rsidRPr="00C14A40">
        <w:rPr>
          <w:rFonts w:hint="cs"/>
          <w:rtl/>
        </w:rPr>
        <w:t>וענהו רבא</w:t>
      </w:r>
      <w:r w:rsidRPr="00C14A40">
        <w:rPr>
          <w:rtl/>
        </w:rPr>
        <w:t xml:space="preserve">: </w:t>
      </w:r>
    </w:p>
    <w:p w14:paraId="07E46DF6" w14:textId="2BBF7427" w:rsidR="003E2DCC" w:rsidRPr="006F178A" w:rsidRDefault="003E2DCC" w:rsidP="003E2DCC">
      <w:pPr>
        <w:rPr>
          <w:rtl/>
        </w:rPr>
      </w:pPr>
      <w:r w:rsidRPr="00127627">
        <w:rPr>
          <w:rStyle w:val="affffe"/>
          <w:rFonts w:hint="cs"/>
          <w:rtl/>
        </w:rPr>
        <w:t>ד</w:t>
      </w:r>
      <w:r w:rsidRPr="00127627">
        <w:rPr>
          <w:rStyle w:val="affffe"/>
          <w:rtl/>
        </w:rPr>
        <w:t>לרבה</w:t>
      </w:r>
      <w:r w:rsidR="00127627">
        <w:rPr>
          <w:rStyle w:val="affffe"/>
          <w:rFonts w:hint="cs"/>
          <w:rtl/>
        </w:rPr>
        <w:t>:</w:t>
      </w:r>
      <w:r w:rsidRPr="00127627">
        <w:rPr>
          <w:rStyle w:val="affffe"/>
          <w:rFonts w:hint="cs"/>
          <w:rtl/>
        </w:rPr>
        <w:t xml:space="preserve"> גם לר</w:t>
      </w:r>
      <w:r w:rsidRPr="00127627">
        <w:rPr>
          <w:rStyle w:val="affffe"/>
          <w:rtl/>
        </w:rPr>
        <w:t>"</w:t>
      </w:r>
      <w:r w:rsidRPr="00127627">
        <w:rPr>
          <w:rStyle w:val="affffe"/>
          <w:rFonts w:hint="cs"/>
          <w:rtl/>
        </w:rPr>
        <w:t xml:space="preserve">ע </w:t>
      </w:r>
      <w:r w:rsidRPr="006F178A">
        <w:rPr>
          <w:rFonts w:hint="cs"/>
          <w:rtl/>
        </w:rPr>
        <w:t xml:space="preserve">לא ניחא סיפא, דאי מיירי דאמר לכולכם הי דין ראשון והי דין אחרון </w:t>
      </w:r>
    </w:p>
    <w:p w14:paraId="37488129" w14:textId="77777777" w:rsidR="00127627" w:rsidRDefault="003E2DCC" w:rsidP="003E2DCC">
      <w:pPr>
        <w:rPr>
          <w:rtl/>
        </w:rPr>
      </w:pPr>
      <w:r w:rsidRPr="006F178A">
        <w:rPr>
          <w:rtl/>
        </w:rPr>
        <w:t xml:space="preserve">אלא </w:t>
      </w:r>
      <w:r w:rsidRPr="00295E41">
        <w:rPr>
          <w:rStyle w:val="afffa"/>
          <w:rtl/>
        </w:rPr>
        <w:t>רישא</w:t>
      </w:r>
      <w:r w:rsidRPr="006F178A">
        <w:rPr>
          <w:rtl/>
        </w:rPr>
        <w:t xml:space="preserve"> דאמר לכולכם, </w:t>
      </w:r>
    </w:p>
    <w:p w14:paraId="615B2532" w14:textId="3C1A79EB" w:rsidR="003E2DCC" w:rsidRPr="006F178A" w:rsidRDefault="003E2DCC" w:rsidP="00127627">
      <w:pPr>
        <w:rPr>
          <w:rtl/>
        </w:rPr>
      </w:pPr>
      <w:r w:rsidRPr="00295E41">
        <w:rPr>
          <w:rStyle w:val="afffa"/>
          <w:rtl/>
        </w:rPr>
        <w:t>וסיפא</w:t>
      </w:r>
      <w:r w:rsidRPr="006F178A">
        <w:rPr>
          <w:rtl/>
        </w:rPr>
        <w:t xml:space="preserve"> </w:t>
      </w:r>
      <w:r w:rsidR="00127627">
        <w:rPr>
          <w:rFonts w:hint="cs"/>
          <w:rtl/>
        </w:rPr>
        <w:t>ש</w:t>
      </w:r>
      <w:r w:rsidRPr="006F178A">
        <w:rPr>
          <w:rtl/>
        </w:rPr>
        <w:t>תלאן זה בזה, ואמר פלוני כפלוני ופלוני כפלוני.</w:t>
      </w:r>
    </w:p>
    <w:p w14:paraId="43B2FC9F" w14:textId="77777777" w:rsidR="005408D5" w:rsidRPr="00C14A40" w:rsidRDefault="00127627" w:rsidP="005408D5">
      <w:pPr>
        <w:pStyle w:val="38"/>
        <w:framePr w:wrap="notBeside"/>
        <w:rPr>
          <w:rtl/>
        </w:rPr>
      </w:pPr>
      <w:r w:rsidRPr="00C14A40">
        <w:rPr>
          <w:rFonts w:hint="cs"/>
          <w:rtl/>
        </w:rPr>
        <w:t xml:space="preserve">כן דייק </w:t>
      </w:r>
      <w:r w:rsidR="003E2DCC" w:rsidRPr="00C14A40">
        <w:rPr>
          <w:rtl/>
        </w:rPr>
        <w:t xml:space="preserve">דתניא: </w:t>
      </w:r>
    </w:p>
    <w:p w14:paraId="00AEDD2A" w14:textId="42975C0B" w:rsidR="003E2DCC" w:rsidRPr="006F178A" w:rsidRDefault="003E2DCC" w:rsidP="003E2DCC">
      <w:pPr>
        <w:rPr>
          <w:rtl/>
        </w:rPr>
      </w:pPr>
      <w:r w:rsidRPr="006F178A">
        <w:rPr>
          <w:rtl/>
        </w:rPr>
        <w:t>הותר האמצעי הימנו ולמטה מותרין, ולמעלה אסורין.</w:t>
      </w:r>
    </w:p>
    <w:p w14:paraId="33257647" w14:textId="77777777" w:rsidR="005408D5" w:rsidRPr="00C14A40" w:rsidRDefault="00337C17" w:rsidP="005408D5">
      <w:pPr>
        <w:pStyle w:val="38"/>
        <w:framePr w:wrap="notBeside"/>
        <w:rPr>
          <w:rFonts w:hint="cs"/>
          <w:rtl/>
        </w:rPr>
      </w:pPr>
      <w:r w:rsidRPr="00C14A40">
        <w:rPr>
          <w:rFonts w:hint="cs"/>
          <w:rtl/>
        </w:rPr>
        <w:t xml:space="preserve">א. </w:t>
      </w:r>
      <w:r w:rsidR="003E2DCC" w:rsidRPr="00C14A40">
        <w:rPr>
          <w:rFonts w:hint="cs"/>
          <w:rtl/>
        </w:rPr>
        <w:t xml:space="preserve">והך </w:t>
      </w:r>
    </w:p>
    <w:p w14:paraId="4F673A3F" w14:textId="1BC6C2A2" w:rsidR="003E2DCC" w:rsidRPr="006F178A" w:rsidRDefault="003E2DCC" w:rsidP="003E2DCC">
      <w:pPr>
        <w:rPr>
          <w:rtl/>
        </w:rPr>
      </w:pPr>
      <w:r w:rsidRPr="006F178A">
        <w:rPr>
          <w:rFonts w:hint="cs"/>
          <w:rtl/>
        </w:rPr>
        <w:t>ד</w:t>
      </w:r>
      <w:r w:rsidRPr="006F178A">
        <w:rPr>
          <w:rtl/>
        </w:rPr>
        <w:t xml:space="preserve">קונם בצל שאני טועם שהבצל רע ללב, </w:t>
      </w:r>
      <w:r w:rsidRPr="005408D5">
        <w:rPr>
          <w:rStyle w:val="affffe"/>
          <w:rtl/>
        </w:rPr>
        <w:t>אמרו לו:</w:t>
      </w:r>
      <w:r w:rsidRPr="006F178A">
        <w:rPr>
          <w:rtl/>
        </w:rPr>
        <w:t xml:space="preserve"> והלא הכופרי יפה ללב!</w:t>
      </w:r>
      <w:r w:rsidRPr="006F178A">
        <w:rPr>
          <w:rFonts w:hint="cs"/>
          <w:rtl/>
        </w:rPr>
        <w:t xml:space="preserve"> </w:t>
      </w:r>
      <w:r w:rsidRPr="006F178A">
        <w:rPr>
          <w:rtl/>
        </w:rPr>
        <w:t xml:space="preserve">הותר </w:t>
      </w:r>
      <w:r w:rsidRPr="00625DCC">
        <w:rPr>
          <w:spacing w:val="-8"/>
          <w:rtl/>
        </w:rPr>
        <w:t>ב</w:t>
      </w:r>
      <w:r w:rsidRPr="00127627">
        <w:rPr>
          <w:rtl/>
        </w:rPr>
        <w:t>כופרי</w:t>
      </w:r>
      <w:r w:rsidR="00337C17">
        <w:rPr>
          <w:rFonts w:hint="cs"/>
          <w:rtl/>
        </w:rPr>
        <w:t xml:space="preserve"> ו</w:t>
      </w:r>
      <w:r w:rsidRPr="00127627">
        <w:rPr>
          <w:rtl/>
        </w:rPr>
        <w:t xml:space="preserve">בכל הבצלים, </w:t>
      </w:r>
      <w:r w:rsidR="00337C17">
        <w:rPr>
          <w:rFonts w:hint="cs"/>
          <w:rtl/>
        </w:rPr>
        <w:t>ו</w:t>
      </w:r>
      <w:r w:rsidRPr="00127627">
        <w:rPr>
          <w:rtl/>
        </w:rPr>
        <w:t xml:space="preserve">מעשה היה </w:t>
      </w:r>
      <w:r w:rsidRPr="00127627">
        <w:rPr>
          <w:rStyle w:val="affffe"/>
          <w:rtl/>
        </w:rPr>
        <w:t>והתירו ר</w:t>
      </w:r>
      <w:r w:rsidR="00127627">
        <w:rPr>
          <w:rStyle w:val="affffe"/>
          <w:rFonts w:hint="cs"/>
          <w:rtl/>
        </w:rPr>
        <w:t>"מ</w:t>
      </w:r>
      <w:r w:rsidRPr="00127627">
        <w:rPr>
          <w:rStyle w:val="affffe"/>
          <w:rtl/>
        </w:rPr>
        <w:t xml:space="preserve"> </w:t>
      </w:r>
      <w:r w:rsidRPr="00625DCC">
        <w:rPr>
          <w:spacing w:val="-8"/>
          <w:rtl/>
        </w:rPr>
        <w:t>בכל הבצלים;</w:t>
      </w:r>
    </w:p>
    <w:p w14:paraId="3B8ED426" w14:textId="77777777" w:rsidR="005408D5" w:rsidRPr="00C14A40" w:rsidRDefault="003E2DCC" w:rsidP="005408D5">
      <w:pPr>
        <w:pStyle w:val="38"/>
        <w:framePr w:wrap="notBeside"/>
        <w:rPr>
          <w:rFonts w:hint="cs"/>
          <w:rtl/>
        </w:rPr>
      </w:pPr>
      <w:r w:rsidRPr="00C14A40">
        <w:rPr>
          <w:rFonts w:hint="cs"/>
          <w:rtl/>
        </w:rPr>
        <w:t>לא</w:t>
      </w:r>
      <w:r w:rsidR="00127627" w:rsidRPr="00C14A40">
        <w:rPr>
          <w:rFonts w:hint="cs"/>
          <w:rtl/>
        </w:rPr>
        <w:t xml:space="preserve"> ש</w:t>
      </w:r>
      <w:r w:rsidRPr="00C14A40">
        <w:rPr>
          <w:rFonts w:hint="cs"/>
          <w:rtl/>
        </w:rPr>
        <w:t xml:space="preserve">אמר </w:t>
      </w:r>
    </w:p>
    <w:p w14:paraId="46326040" w14:textId="69D8C1C7" w:rsidR="003E2DCC" w:rsidRPr="006F178A" w:rsidRDefault="003E2DCC" w:rsidP="003E2DCC">
      <w:pPr>
        <w:rPr>
          <w:rtl/>
        </w:rPr>
      </w:pPr>
      <w:r w:rsidRPr="006F178A">
        <w:rPr>
          <w:rFonts w:hint="cs"/>
          <w:rtl/>
        </w:rPr>
        <w:t xml:space="preserve">אילו </w:t>
      </w:r>
      <w:r w:rsidR="00337C17">
        <w:rPr>
          <w:rFonts w:hint="cs"/>
          <w:rtl/>
        </w:rPr>
        <w:t>ידעתי, אמרתי</w:t>
      </w:r>
      <w:r w:rsidRPr="006F178A">
        <w:rPr>
          <w:rFonts w:hint="cs"/>
          <w:rtl/>
        </w:rPr>
        <w:t xml:space="preserve"> </w:t>
      </w:r>
      <w:r w:rsidR="00337C17">
        <w:rPr>
          <w:rFonts w:hint="cs"/>
          <w:rtl/>
        </w:rPr>
        <w:t>ש</w:t>
      </w:r>
      <w:r w:rsidRPr="006F178A">
        <w:rPr>
          <w:rtl/>
        </w:rPr>
        <w:t>כל הבצלים אסורין וכופרי מותר.</w:t>
      </w:r>
    </w:p>
    <w:p w14:paraId="799BCD0F" w14:textId="77777777" w:rsidR="00482CEE" w:rsidRPr="00C14A40" w:rsidRDefault="003E2DCC" w:rsidP="005408D5">
      <w:pPr>
        <w:pStyle w:val="38"/>
        <w:framePr w:wrap="notBeside"/>
        <w:rPr>
          <w:rtl/>
        </w:rPr>
      </w:pPr>
      <w:r w:rsidRPr="00C14A40">
        <w:rPr>
          <w:rFonts w:hint="cs"/>
          <w:rtl/>
        </w:rPr>
        <w:t xml:space="preserve">אלא דהייתי </w:t>
      </w:r>
      <w:r w:rsidRPr="00C14A40">
        <w:rPr>
          <w:rtl/>
        </w:rPr>
        <w:t>אומר</w:t>
      </w:r>
    </w:p>
    <w:p w14:paraId="15A342A1" w14:textId="273EC6E8" w:rsidR="003E2DCC" w:rsidRDefault="003E2DCC" w:rsidP="00127627">
      <w:pPr>
        <w:rPr>
          <w:spacing w:val="-2"/>
          <w:rtl/>
        </w:rPr>
      </w:pPr>
      <w:r w:rsidRPr="00127627">
        <w:rPr>
          <w:rFonts w:ascii="Fb Fontext" w:hAnsi="Fb Fontext"/>
          <w:spacing w:val="-2"/>
          <w:rtl/>
        </w:rPr>
        <w:t xml:space="preserve">בצל פלוני ופלוני אסורין וכופרי מותר, </w:t>
      </w:r>
      <w:r w:rsidRPr="00127627">
        <w:rPr>
          <w:rStyle w:val="affffe"/>
          <w:rFonts w:hint="cs"/>
          <w:rtl/>
        </w:rPr>
        <w:t>ור</w:t>
      </w:r>
      <w:r w:rsidRPr="00127627">
        <w:rPr>
          <w:rStyle w:val="affffe"/>
          <w:rtl/>
        </w:rPr>
        <w:t>"</w:t>
      </w:r>
      <w:r w:rsidRPr="00127627">
        <w:rPr>
          <w:rStyle w:val="affffe"/>
          <w:rFonts w:hint="cs"/>
          <w:rtl/>
        </w:rPr>
        <w:t>מ</w:t>
      </w:r>
      <w:r w:rsidR="00127627" w:rsidRPr="00127627">
        <w:rPr>
          <w:rStyle w:val="affffe"/>
          <w:rFonts w:hint="cs"/>
          <w:rtl/>
        </w:rPr>
        <w:t xml:space="preserve"> כר</w:t>
      </w:r>
      <w:r w:rsidR="0075729B">
        <w:rPr>
          <w:rStyle w:val="affffe"/>
          <w:rtl/>
        </w:rPr>
        <w:t>"</w:t>
      </w:r>
      <w:r w:rsidR="00127627" w:rsidRPr="00127627">
        <w:rPr>
          <w:rStyle w:val="affffe"/>
          <w:rFonts w:hint="cs"/>
          <w:rtl/>
        </w:rPr>
        <w:t>ע וכרבנן</w:t>
      </w:r>
      <w:r w:rsidRPr="00127627">
        <w:rPr>
          <w:rFonts w:ascii="Fb Fontext" w:hAnsi="Fb Fontext" w:hint="cs"/>
          <w:spacing w:val="-2"/>
          <w:rtl/>
        </w:rPr>
        <w:t xml:space="preserve"> </w:t>
      </w:r>
    </w:p>
    <w:p w14:paraId="5B9AB451" w14:textId="77777777" w:rsidR="00877C61" w:rsidRPr="006F178A" w:rsidRDefault="00877C61" w:rsidP="00A522DC">
      <w:pPr>
        <w:pStyle w:val="a3"/>
        <w:framePr w:wrap="around"/>
        <w:rPr>
          <w:rtl/>
        </w:rPr>
      </w:pPr>
      <w:r w:rsidRPr="006F178A">
        <w:rPr>
          <w:rtl/>
        </w:rPr>
        <w:t>כז.</w:t>
      </w:r>
    </w:p>
    <w:p w14:paraId="53237F48" w14:textId="77777777" w:rsidR="005408D5" w:rsidRPr="00C14A40" w:rsidRDefault="006C5C5A" w:rsidP="005408D5">
      <w:pPr>
        <w:pStyle w:val="38"/>
        <w:framePr w:wrap="notBeside"/>
        <w:rPr>
          <w:rtl/>
        </w:rPr>
      </w:pPr>
      <w:r w:rsidRPr="00C14A40">
        <w:rPr>
          <w:rFonts w:hint="cs"/>
          <w:rtl/>
        </w:rPr>
        <w:t xml:space="preserve">ב. </w:t>
      </w:r>
      <w:r w:rsidR="003E2DCC" w:rsidRPr="00C14A40">
        <w:rPr>
          <w:rFonts w:hint="eastAsia"/>
          <w:rtl/>
        </w:rPr>
        <w:t>והך</w:t>
      </w:r>
      <w:r w:rsidR="003E2DCC" w:rsidRPr="00C14A40">
        <w:rPr>
          <w:rtl/>
        </w:rPr>
        <w:t xml:space="preserve"> </w:t>
      </w:r>
      <w:r w:rsidR="003E2DCC" w:rsidRPr="00C14A40">
        <w:rPr>
          <w:rFonts w:hint="eastAsia"/>
          <w:rtl/>
        </w:rPr>
        <w:t>דר</w:t>
      </w:r>
      <w:r w:rsidR="003E2DCC" w:rsidRPr="00C14A40">
        <w:rPr>
          <w:rtl/>
        </w:rPr>
        <w:t>"</w:t>
      </w:r>
      <w:r w:rsidR="003E2DCC" w:rsidRPr="00C14A40">
        <w:rPr>
          <w:rFonts w:hint="eastAsia"/>
          <w:rtl/>
        </w:rPr>
        <w:t>נ</w:t>
      </w:r>
      <w:r w:rsidR="003E2DCC" w:rsidRPr="00C14A40">
        <w:rPr>
          <w:rtl/>
        </w:rPr>
        <w:t>:</w:t>
      </w:r>
    </w:p>
    <w:p w14:paraId="57676542" w14:textId="1AC2DCBA" w:rsidR="003E2DCC" w:rsidRPr="006F178A" w:rsidRDefault="003E2DCC" w:rsidP="00877C61">
      <w:pPr>
        <w:rPr>
          <w:rtl/>
        </w:rPr>
      </w:pPr>
      <w:r w:rsidRPr="005408D5">
        <w:rPr>
          <w:rtl/>
        </w:rPr>
        <w:t xml:space="preserve">יש נדר שמקצתו מותר ומקצתו אסור, כיצד? נדר מהכלכלה והיו </w:t>
      </w:r>
      <w:r w:rsidRPr="00625DCC">
        <w:rPr>
          <w:rFonts w:ascii="Fb Fontext" w:hAnsi="Fb Fontext"/>
          <w:spacing w:val="-4"/>
          <w:rtl/>
        </w:rPr>
        <w:t>בה בנות שוח</w:t>
      </w:r>
      <w:r w:rsidR="00877C61">
        <w:rPr>
          <w:rFonts w:ascii="Fb Fontext" w:hAnsi="Fb Fontext" w:hint="cs"/>
          <w:spacing w:val="-4"/>
          <w:rtl/>
        </w:rPr>
        <w:t>,</w:t>
      </w:r>
      <w:r w:rsidR="00877C61">
        <w:rPr>
          <w:rStyle w:val="affffe"/>
          <w:rFonts w:hint="cs"/>
          <w:rtl/>
        </w:rPr>
        <w:t xml:space="preserve"> </w:t>
      </w:r>
      <w:r w:rsidRPr="00150AB4">
        <w:rPr>
          <w:rStyle w:val="affffe"/>
          <w:rtl/>
        </w:rPr>
        <w:t xml:space="preserve">ואמר: </w:t>
      </w:r>
      <w:r w:rsidRPr="00625DCC">
        <w:rPr>
          <w:rFonts w:ascii="Fb Fontext" w:hAnsi="Fb Fontext"/>
          <w:spacing w:val="-2"/>
          <w:rtl/>
        </w:rPr>
        <w:t xml:space="preserve">אילו הייתי יודע שבנות שוח בתוכה לא </w:t>
      </w:r>
      <w:r w:rsidR="003F4BD0">
        <w:rPr>
          <w:rFonts w:ascii="Fb Fontext" w:hAnsi="Fb Fontext" w:hint="cs"/>
          <w:spacing w:val="-2"/>
          <w:rtl/>
        </w:rPr>
        <w:t>נדרתי</w:t>
      </w:r>
      <w:r w:rsidRPr="00625DCC">
        <w:rPr>
          <w:rFonts w:ascii="Fb Fontext" w:hAnsi="Fb Fontext"/>
          <w:spacing w:val="-2"/>
          <w:rtl/>
        </w:rPr>
        <w:t xml:space="preserve"> הכלכלה אסורה, בנות שוח מותרות, </w:t>
      </w:r>
      <w:r w:rsidRPr="00150AB4">
        <w:rPr>
          <w:rStyle w:val="affffe"/>
          <w:rtl/>
        </w:rPr>
        <w:t>עד שבא ר</w:t>
      </w:r>
      <w:r w:rsidR="00150AB4">
        <w:rPr>
          <w:rStyle w:val="affffe"/>
          <w:rFonts w:hint="cs"/>
          <w:rtl/>
        </w:rPr>
        <w:t>"ע</w:t>
      </w:r>
      <w:r w:rsidRPr="00150AB4">
        <w:rPr>
          <w:rStyle w:val="affffe"/>
          <w:rtl/>
        </w:rPr>
        <w:t>:</w:t>
      </w:r>
      <w:r w:rsidRPr="006F178A">
        <w:rPr>
          <w:rtl/>
        </w:rPr>
        <w:t xml:space="preserve"> נדר שהותר מקצתו הותר כולו;</w:t>
      </w:r>
    </w:p>
    <w:p w14:paraId="56B49F67" w14:textId="77777777" w:rsidR="005408D5" w:rsidRPr="00C14A40" w:rsidRDefault="003E2DCC" w:rsidP="005408D5">
      <w:pPr>
        <w:pStyle w:val="38"/>
        <w:framePr w:wrap="notBeside"/>
        <w:rPr>
          <w:rFonts w:hint="cs"/>
          <w:rtl/>
        </w:rPr>
      </w:pPr>
      <w:r w:rsidRPr="00C14A40">
        <w:rPr>
          <w:rFonts w:hint="cs"/>
          <w:rtl/>
        </w:rPr>
        <w:t xml:space="preserve">לא </w:t>
      </w:r>
      <w:r w:rsidR="00FA1BD3" w:rsidRPr="00C14A40">
        <w:rPr>
          <w:rFonts w:hint="cs"/>
          <w:rtl/>
        </w:rPr>
        <w:t>ש</w:t>
      </w:r>
      <w:r w:rsidRPr="00C14A40">
        <w:rPr>
          <w:rFonts w:hint="cs"/>
          <w:rtl/>
        </w:rPr>
        <w:t>אמר</w:t>
      </w:r>
    </w:p>
    <w:p w14:paraId="24F6C5AF" w14:textId="55AB82D0" w:rsidR="003E2DCC" w:rsidRPr="006F178A" w:rsidRDefault="00FA1BD3" w:rsidP="00482CEE">
      <w:pPr>
        <w:spacing w:after="60"/>
        <w:rPr>
          <w:rtl/>
        </w:rPr>
      </w:pPr>
      <w:r w:rsidRPr="005408D5">
        <w:rPr>
          <w:rFonts w:hint="cs"/>
          <w:spacing w:val="-4"/>
          <w:rtl/>
        </w:rPr>
        <w:t>א</w:t>
      </w:r>
      <w:r w:rsidR="003E2DCC" w:rsidRPr="005408D5">
        <w:rPr>
          <w:rFonts w:hint="cs"/>
          <w:spacing w:val="-4"/>
          <w:rtl/>
        </w:rPr>
        <w:t>ילו הייתי יודע שו</w:t>
      </w:r>
      <w:r w:rsidR="003E2DCC" w:rsidRPr="005408D5">
        <w:rPr>
          <w:spacing w:val="-4"/>
          <w:rtl/>
        </w:rPr>
        <w:t>"</w:t>
      </w:r>
      <w:r w:rsidR="003E2DCC" w:rsidRPr="005408D5">
        <w:rPr>
          <w:rFonts w:hint="cs"/>
          <w:spacing w:val="-4"/>
          <w:rtl/>
        </w:rPr>
        <w:t>א שחורות ולבנות אסורות בנות שוח מותרות</w:t>
      </w:r>
      <w:r w:rsidR="003E2DCC" w:rsidRPr="005408D5">
        <w:rPr>
          <w:rFonts w:hint="cs"/>
          <w:rtl/>
        </w:rPr>
        <w:t xml:space="preserve"> </w:t>
      </w:r>
      <w:r w:rsidR="003E2DCC" w:rsidRPr="00FA1BD3">
        <w:rPr>
          <w:rStyle w:val="affffe"/>
          <w:rFonts w:hint="cs"/>
          <w:rtl/>
        </w:rPr>
        <w:t>ו</w:t>
      </w:r>
      <w:r w:rsidRPr="00FA1BD3">
        <w:rPr>
          <w:rStyle w:val="affffe"/>
          <w:rFonts w:hint="cs"/>
          <w:rtl/>
        </w:rPr>
        <w:t>כ</w:t>
      </w:r>
      <w:r w:rsidR="003E2DCC" w:rsidRPr="00FA1BD3">
        <w:rPr>
          <w:rStyle w:val="affffe"/>
          <w:rFonts w:hint="cs"/>
          <w:rtl/>
        </w:rPr>
        <w:t>ר</w:t>
      </w:r>
      <w:r w:rsidR="003E2DCC" w:rsidRPr="00FA1BD3">
        <w:rPr>
          <w:rStyle w:val="affffe"/>
          <w:rtl/>
        </w:rPr>
        <w:t>"</w:t>
      </w:r>
      <w:r w:rsidR="003E2DCC" w:rsidRPr="00FA1BD3">
        <w:rPr>
          <w:rStyle w:val="affffe"/>
          <w:rFonts w:hint="cs"/>
          <w:rtl/>
        </w:rPr>
        <w:t>ע</w:t>
      </w:r>
      <w:r w:rsidRPr="00FA1BD3">
        <w:rPr>
          <w:rStyle w:val="affffe"/>
          <w:rFonts w:hint="cs"/>
          <w:rtl/>
        </w:rPr>
        <w:t>,</w:t>
      </w:r>
      <w:r w:rsidR="003E2DCC" w:rsidRPr="00FA1BD3">
        <w:rPr>
          <w:rStyle w:val="affffe"/>
          <w:rFonts w:hint="cs"/>
          <w:rtl/>
        </w:rPr>
        <w:t xml:space="preserve"> ו</w:t>
      </w:r>
      <w:r w:rsidRPr="00FA1BD3">
        <w:rPr>
          <w:rStyle w:val="affffe"/>
          <w:rFonts w:hint="cs"/>
          <w:rtl/>
        </w:rPr>
        <w:t xml:space="preserve">חלקו </w:t>
      </w:r>
      <w:r w:rsidR="003E2DCC" w:rsidRPr="00FA1BD3">
        <w:rPr>
          <w:rStyle w:val="affffe"/>
          <w:rFonts w:hint="cs"/>
          <w:rtl/>
        </w:rPr>
        <w:t>רבנן</w:t>
      </w:r>
      <w:r w:rsidRPr="00FA1BD3">
        <w:rPr>
          <w:rStyle w:val="affffe"/>
          <w:rFonts w:hint="cs"/>
          <w:rtl/>
        </w:rPr>
        <w:t>.</w:t>
      </w:r>
      <w:r w:rsidR="003E2DCC" w:rsidRPr="00625DCC">
        <w:rPr>
          <w:rFonts w:hint="cs"/>
          <w:spacing w:val="-4"/>
          <w:rtl/>
        </w:rPr>
        <w:t xml:space="preserve"> </w:t>
      </w:r>
      <w:r w:rsidR="003E2DCC" w:rsidRPr="00170B42">
        <w:rPr>
          <w:rStyle w:val="affffe"/>
          <w:rFonts w:hint="cs"/>
          <w:rtl/>
        </w:rPr>
        <w:t>א</w:t>
      </w:r>
      <w:r w:rsidR="003E2DCC" w:rsidRPr="00170B42">
        <w:rPr>
          <w:rStyle w:val="affffe"/>
          <w:rtl/>
        </w:rPr>
        <w:t>לא, באומר:</w:t>
      </w:r>
      <w:r w:rsidR="003E2DCC" w:rsidRPr="00170B42">
        <w:rPr>
          <w:rFonts w:ascii="Fb Fontext" w:hAnsi="Fb Fontext"/>
          <w:rtl/>
        </w:rPr>
        <w:t xml:space="preserve"> אילו הייתי יודע שבנות שוח בתוכה, הייתי אומר </w:t>
      </w:r>
      <w:r w:rsidR="003E2DCC" w:rsidRPr="00295E41">
        <w:rPr>
          <w:rStyle w:val="afffa"/>
          <w:rtl/>
        </w:rPr>
        <w:t>כל הכלכלה</w:t>
      </w:r>
      <w:r w:rsidR="003E2DCC" w:rsidRPr="00170B42">
        <w:rPr>
          <w:rFonts w:ascii="Fb Fontext" w:hAnsi="Fb Fontext"/>
          <w:rtl/>
        </w:rPr>
        <w:t xml:space="preserve"> אסורה ובנות שוח מותרות.</w:t>
      </w:r>
    </w:p>
    <w:p w14:paraId="25412CAA" w14:textId="5B0BF2C3" w:rsidR="00482CEE" w:rsidRPr="00C14A40" w:rsidRDefault="003E2DCC" w:rsidP="005408D5">
      <w:pPr>
        <w:pStyle w:val="38"/>
        <w:framePr w:wrap="notBeside"/>
        <w:rPr>
          <w:rtl/>
        </w:rPr>
      </w:pPr>
      <w:r w:rsidRPr="00C14A40">
        <w:rPr>
          <w:rFonts w:hint="cs"/>
          <w:rtl/>
        </w:rPr>
        <w:t>הך דת</w:t>
      </w:r>
      <w:r w:rsidRPr="00C14A40">
        <w:rPr>
          <w:rtl/>
        </w:rPr>
        <w:t>"</w:t>
      </w:r>
      <w:r w:rsidRPr="00C14A40">
        <w:rPr>
          <w:rFonts w:hint="cs"/>
          <w:rtl/>
        </w:rPr>
        <w:t>ר</w:t>
      </w:r>
      <w:r w:rsidRPr="00C14A40">
        <w:rPr>
          <w:rtl/>
        </w:rPr>
        <w:t>:</w:t>
      </w:r>
    </w:p>
    <w:p w14:paraId="2A0A8F23" w14:textId="6916A83D" w:rsidR="003E2DCC" w:rsidRPr="006F178A" w:rsidRDefault="003E2DCC" w:rsidP="003E2DCC">
      <w:pPr>
        <w:rPr>
          <w:rtl/>
        </w:rPr>
      </w:pPr>
      <w:r w:rsidRPr="006F178A">
        <w:rPr>
          <w:rFonts w:ascii="Fb Fontext" w:hAnsi="Fb Fontext"/>
          <w:rtl/>
        </w:rPr>
        <w:lastRenderedPageBreak/>
        <w:t>נדר מחמשה בנ</w:t>
      </w:r>
      <w:r w:rsidR="00170B42">
        <w:rPr>
          <w:rFonts w:ascii="Fb Fontext" w:hAnsi="Fb Fontext" w:hint="cs"/>
          <w:rtl/>
        </w:rPr>
        <w:t>"א</w:t>
      </w:r>
      <w:r w:rsidRPr="006F178A">
        <w:rPr>
          <w:rFonts w:ascii="Fb Fontext" w:hAnsi="Fb Fontext"/>
          <w:rtl/>
        </w:rPr>
        <w:t xml:space="preserve"> כאחד - הותר לאחד מהם הותרו כולן, חוץ מאחד מהן - הוא מותר והן אסורין? </w:t>
      </w:r>
    </w:p>
    <w:p w14:paraId="46AF41C3" w14:textId="77777777" w:rsidR="005408D5" w:rsidRPr="00C14A40" w:rsidRDefault="003E2DCC" w:rsidP="005408D5">
      <w:pPr>
        <w:pStyle w:val="38"/>
        <w:framePr w:wrap="notBeside"/>
        <w:rPr>
          <w:rFonts w:hint="cs"/>
          <w:rtl/>
        </w:rPr>
      </w:pPr>
      <w:r w:rsidRPr="00C14A40">
        <w:rPr>
          <w:rFonts w:hint="cs"/>
          <w:rtl/>
        </w:rPr>
        <w:t>לרב</w:t>
      </w:r>
      <w:r w:rsidR="00D85240" w:rsidRPr="00C14A40">
        <w:rPr>
          <w:rFonts w:hint="cs"/>
          <w:rtl/>
        </w:rPr>
        <w:t>ה:</w:t>
      </w:r>
      <w:r w:rsidRPr="00C14A40">
        <w:rPr>
          <w:rFonts w:hint="cs"/>
          <w:rtl/>
        </w:rPr>
        <w:t xml:space="preserve"> </w:t>
      </w:r>
    </w:p>
    <w:p w14:paraId="2C95B608" w14:textId="6D272B81" w:rsidR="006666DF" w:rsidRDefault="003E2DCC" w:rsidP="003E2DCC">
      <w:pPr>
        <w:rPr>
          <w:spacing w:val="-4"/>
          <w:rtl/>
        </w:rPr>
      </w:pPr>
      <w:r w:rsidRPr="00C27A70">
        <w:rPr>
          <w:rStyle w:val="affffe"/>
          <w:rFonts w:hint="cs"/>
          <w:rtl/>
        </w:rPr>
        <w:t>רישא ר</w:t>
      </w:r>
      <w:r w:rsidRPr="00C27A70">
        <w:rPr>
          <w:rStyle w:val="affffe"/>
          <w:rtl/>
        </w:rPr>
        <w:t>"</w:t>
      </w:r>
      <w:r w:rsidRPr="00C27A70">
        <w:rPr>
          <w:rStyle w:val="affffe"/>
          <w:rFonts w:hint="eastAsia"/>
          <w:rtl/>
        </w:rPr>
        <w:t>ע</w:t>
      </w:r>
      <w:r w:rsidRPr="00C27A70">
        <w:rPr>
          <w:rStyle w:val="affffe"/>
          <w:rtl/>
        </w:rPr>
        <w:t xml:space="preserve"> </w:t>
      </w:r>
      <w:r w:rsidRPr="00625DCC">
        <w:rPr>
          <w:spacing w:val="-4"/>
          <w:rtl/>
        </w:rPr>
        <w:t xml:space="preserve">וסיפא </w:t>
      </w:r>
      <w:r w:rsidR="00170B42">
        <w:rPr>
          <w:rFonts w:hint="cs"/>
          <w:spacing w:val="-4"/>
          <w:rtl/>
        </w:rPr>
        <w:t>לכו</w:t>
      </w:r>
      <w:r w:rsidR="0075729B">
        <w:rPr>
          <w:spacing w:val="-4"/>
          <w:rtl/>
        </w:rPr>
        <w:t>"</w:t>
      </w:r>
      <w:r w:rsidR="00170B42">
        <w:rPr>
          <w:rFonts w:hint="cs"/>
          <w:spacing w:val="-4"/>
          <w:rtl/>
        </w:rPr>
        <w:t>ע</w:t>
      </w:r>
      <w:r w:rsidRPr="00625DCC">
        <w:rPr>
          <w:spacing w:val="-4"/>
          <w:rtl/>
        </w:rPr>
        <w:t xml:space="preserve"> </w:t>
      </w:r>
      <w:r w:rsidRPr="00170B42">
        <w:rPr>
          <w:rStyle w:val="affffe"/>
          <w:rFonts w:hint="eastAsia"/>
          <w:rtl/>
        </w:rPr>
        <w:t>ולרבא</w:t>
      </w:r>
      <w:r w:rsidR="00C27A70">
        <w:rPr>
          <w:rStyle w:val="affffe"/>
          <w:rFonts w:hint="cs"/>
          <w:rtl/>
        </w:rPr>
        <w:t>:</w:t>
      </w:r>
      <w:r w:rsidRPr="00170B42">
        <w:rPr>
          <w:rStyle w:val="affffe"/>
          <w:rtl/>
        </w:rPr>
        <w:t xml:space="preserve"> </w:t>
      </w:r>
      <w:r w:rsidRPr="00170B42">
        <w:rPr>
          <w:rStyle w:val="affffe"/>
          <w:rFonts w:hint="eastAsia"/>
          <w:rtl/>
        </w:rPr>
        <w:t>סיפא</w:t>
      </w:r>
      <w:r w:rsidRPr="00170B42">
        <w:rPr>
          <w:rStyle w:val="affffe"/>
          <w:rtl/>
        </w:rPr>
        <w:t xml:space="preserve"> </w:t>
      </w:r>
      <w:r w:rsidRPr="00170B42">
        <w:rPr>
          <w:rStyle w:val="affffe"/>
          <w:rFonts w:hint="eastAsia"/>
          <w:rtl/>
        </w:rPr>
        <w:t>רבנן</w:t>
      </w:r>
      <w:r w:rsidRPr="00170B42">
        <w:rPr>
          <w:rStyle w:val="affffe"/>
          <w:rtl/>
        </w:rPr>
        <w:t xml:space="preserve"> </w:t>
      </w:r>
      <w:r w:rsidRPr="00625DCC">
        <w:rPr>
          <w:spacing w:val="-4"/>
          <w:rtl/>
        </w:rPr>
        <w:t>ורישא דברי הכל,</w:t>
      </w:r>
    </w:p>
    <w:p w14:paraId="1A8A6D28" w14:textId="75B6BFF9"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36708F60" w14:textId="77777777" w:rsidR="008A6FD1" w:rsidRDefault="003E2DCC" w:rsidP="008A6FD1">
      <w:pPr>
        <w:pStyle w:val="afffff7"/>
        <w:rPr>
          <w:rtl/>
        </w:rPr>
      </w:pPr>
      <w:ins w:id="9834" w:author="מספור קטעי משנה" w:date="2026-10-06T06:45:39Z">
        <w:r>
          <w:rPr>
            <w:rStyle w:val="MisparKeta"/>
          </w:rPr>
          <w:t xml:space="preserve">א. </w:t>
        </w:r>
      </w:ins>
      <w:r w:rsidRPr="006F178A">
        <w:rPr>
          <w:rtl/>
        </w:rPr>
        <w:t>נדרי אונסין:</w:t>
      </w:r>
    </w:p>
    <w:p>
      <w:pPr>
        <w:pStyle w:val="afffffb"/>
        <w:rPr>
          <w:ins w:id="20337" w:author="קלוד" w:date="2026-10-06T10:09:38Z"/>
        </w:rPr>
      </w:pPr>
      <w:ins w:id="20336" w:author="קלוד" w:date="2026-10-06T10:09:38Z">
        <w:r>
          <w:t xml:space="preserve">משנה ג</w:t>
        </w:r>
      </w:ins>
    </w:p>
    <w:p w14:paraId="12FF2251" w14:textId="1569F74B" w:rsidR="003E2DCC" w:rsidRPr="006F178A" w:rsidRDefault="003E2DCC" w:rsidP="008A6FD1">
      <w:pPr>
        <w:pStyle w:val="afff5"/>
        <w:spacing w:after="120"/>
        <w:rPr>
          <w:rtl/>
        </w:rPr>
      </w:pPr>
      <w:r w:rsidRPr="006F178A">
        <w:rPr>
          <w:rtl/>
        </w:rPr>
        <w:t>הדירו חבירו שיאכל אצלו, וחלה הוא או בנו, או שעכבו נהר.</w:t>
      </w:r>
    </w:p>
    <w:p w14:paraId="7BBC87EB" w14:textId="77777777" w:rsidR="008A6FD1" w:rsidRDefault="003E2DCC" w:rsidP="008A6FD1">
      <w:pPr>
        <w:pStyle w:val="38"/>
        <w:framePr w:wrap="notBeside"/>
        <w:rPr>
          <w:rFonts w:hint="cs"/>
          <w:rtl/>
        </w:rPr>
      </w:pPr>
      <w:r w:rsidRPr="006F178A">
        <w:rPr>
          <w:rFonts w:hint="cs"/>
          <w:rtl/>
        </w:rPr>
        <w:t xml:space="preserve">אותו </w:t>
      </w:r>
    </w:p>
    <w:p w14:paraId="47CC5AEF" w14:textId="773307BB" w:rsidR="003E2DCC" w:rsidRPr="006F178A" w:rsidRDefault="003E2DCC" w:rsidP="003E2DCC">
      <w:pPr>
        <w:rPr>
          <w:rtl/>
        </w:rPr>
      </w:pPr>
      <w:r w:rsidRPr="008A6FD1">
        <w:rPr>
          <w:rStyle w:val="afffa"/>
          <w:rFonts w:hint="cs"/>
          <w:rtl/>
        </w:rPr>
        <w:t>שהתפיס זכויותיו בב</w:t>
      </w:r>
      <w:r w:rsidRPr="008A6FD1">
        <w:rPr>
          <w:rStyle w:val="afffa"/>
          <w:rtl/>
        </w:rPr>
        <w:t>"</w:t>
      </w:r>
      <w:r w:rsidRPr="008A6FD1">
        <w:rPr>
          <w:rStyle w:val="afffa"/>
          <w:rFonts w:hint="cs"/>
          <w:rtl/>
        </w:rPr>
        <w:t>ד</w:t>
      </w:r>
      <w:r w:rsidRPr="006F178A">
        <w:rPr>
          <w:rFonts w:ascii="Fb Fontext" w:hAnsi="Fb Fontext" w:hint="cs"/>
          <w:rtl/>
        </w:rPr>
        <w:t xml:space="preserve"> ואמר שאם לא יבוא עד ל' יום יבטלו זכויותיו ונאנס ולא בא</w:t>
      </w:r>
    </w:p>
    <w:p w14:paraId="57E2CDD1" w14:textId="77777777" w:rsidR="00482CEE" w:rsidRPr="00C14A40" w:rsidRDefault="003E2DCC" w:rsidP="005408D5">
      <w:pPr>
        <w:pStyle w:val="38"/>
        <w:framePr w:wrap="notBeside"/>
        <w:rPr>
          <w:rFonts w:hint="cs"/>
          <w:rtl/>
        </w:rPr>
      </w:pPr>
      <w:r w:rsidRPr="00C14A40">
        <w:rPr>
          <w:rFonts w:hint="cs"/>
          <w:rtl/>
        </w:rPr>
        <w:t>רב הונא:</w:t>
      </w:r>
    </w:p>
    <w:p w14:paraId="05C96150" w14:textId="1D155ECE" w:rsidR="003E2DCC" w:rsidRPr="006F178A" w:rsidRDefault="003E2DCC" w:rsidP="003E2DCC">
      <w:pPr>
        <w:rPr>
          <w:rtl/>
        </w:rPr>
      </w:pPr>
      <w:r w:rsidRPr="006F178A">
        <w:rPr>
          <w:rFonts w:hint="cs"/>
          <w:rtl/>
        </w:rPr>
        <w:t>בטלו זכויותיו</w:t>
      </w:r>
    </w:p>
    <w:p w14:paraId="6D8B0A4E" w14:textId="77777777" w:rsidR="00482CEE" w:rsidRPr="00C14A40" w:rsidRDefault="003E2DCC" w:rsidP="005408D5">
      <w:pPr>
        <w:pStyle w:val="38"/>
        <w:framePr w:wrap="notBeside"/>
        <w:rPr>
          <w:rtl/>
        </w:rPr>
      </w:pPr>
      <w:r w:rsidRPr="00C14A40">
        <w:rPr>
          <w:rFonts w:hint="cs"/>
          <w:rtl/>
        </w:rPr>
        <w:t>רבא</w:t>
      </w:r>
      <w:r w:rsidRPr="00C14A40">
        <w:rPr>
          <w:rtl/>
        </w:rPr>
        <w:t>:</w:t>
      </w:r>
    </w:p>
    <w:p w14:paraId="19A6EF6A" w14:textId="32FEA19E" w:rsidR="003E2DCC" w:rsidRPr="006F178A" w:rsidRDefault="003E2DCC" w:rsidP="003E2DCC">
      <w:pPr>
        <w:rPr>
          <w:rtl/>
        </w:rPr>
      </w:pPr>
      <w:r w:rsidRPr="006F178A">
        <w:rPr>
          <w:rtl/>
        </w:rPr>
        <w:t xml:space="preserve">אנוס הוא, </w:t>
      </w:r>
      <w:r w:rsidRPr="006F178A">
        <w:rPr>
          <w:rFonts w:hint="cs"/>
          <w:rtl/>
        </w:rPr>
        <w:t>ו</w:t>
      </w:r>
      <w:r w:rsidR="00C33BAB">
        <w:rPr>
          <w:rFonts w:hint="cs"/>
          <w:rtl/>
        </w:rPr>
        <w:t xml:space="preserve">התורה פטרתו </w:t>
      </w:r>
      <w:r w:rsidRPr="00F34764">
        <w:rPr>
          <w:rStyle w:val="affffa"/>
          <w:rtl/>
        </w:rPr>
        <w:t>ד</w:t>
      </w:r>
      <w:r w:rsidRPr="00F34764">
        <w:rPr>
          <w:rStyle w:val="affffa"/>
          <w:rFonts w:hint="cs"/>
          <w:rtl/>
        </w:rPr>
        <w:t>'</w:t>
      </w:r>
      <w:r w:rsidRPr="00F34764">
        <w:rPr>
          <w:rStyle w:val="affffa"/>
          <w:rtl/>
        </w:rPr>
        <w:t>ולנערה לא תעשה דבר</w:t>
      </w:r>
      <w:r w:rsidRPr="00F34764">
        <w:rPr>
          <w:rStyle w:val="affffa"/>
          <w:rFonts w:hint="cs"/>
          <w:rtl/>
        </w:rPr>
        <w:t>'</w:t>
      </w:r>
      <w:r w:rsidRPr="00F34764">
        <w:rPr>
          <w:rStyle w:val="affffa"/>
          <w:rtl/>
        </w:rPr>
        <w:t>!</w:t>
      </w:r>
    </w:p>
    <w:p w14:paraId="38E66AFD" w14:textId="77777777" w:rsidR="00482CEE" w:rsidRPr="00C14A40" w:rsidRDefault="003E2DCC" w:rsidP="005408D5">
      <w:pPr>
        <w:pStyle w:val="38"/>
        <w:framePr w:wrap="notBeside"/>
        <w:rPr>
          <w:rFonts w:hint="cs"/>
          <w:rtl/>
        </w:rPr>
      </w:pPr>
      <w:r w:rsidRPr="00C14A40">
        <w:rPr>
          <w:rFonts w:hint="cs"/>
          <w:rtl/>
        </w:rPr>
        <w:t xml:space="preserve">ואין לחלק </w:t>
      </w:r>
    </w:p>
    <w:p w14:paraId="343B7593" w14:textId="0A173F5C" w:rsidR="003E2DCC" w:rsidRPr="006F178A" w:rsidRDefault="00C33BAB" w:rsidP="003E2DCC">
      <w:pPr>
        <w:rPr>
          <w:rtl/>
        </w:rPr>
      </w:pPr>
      <w:r>
        <w:rPr>
          <w:rFonts w:hint="cs"/>
          <w:rtl/>
        </w:rPr>
        <w:t xml:space="preserve">מצד הריגה </w:t>
      </w:r>
      <w:r w:rsidR="003E2DCC" w:rsidRPr="00C33BAB">
        <w:rPr>
          <w:rStyle w:val="affffe"/>
          <w:rFonts w:hint="cs"/>
          <w:rtl/>
        </w:rPr>
        <w:t>דהא תנן</w:t>
      </w:r>
      <w:r w:rsidR="003E2DCC" w:rsidRPr="006F178A">
        <w:rPr>
          <w:rFonts w:hint="cs"/>
          <w:rtl/>
        </w:rPr>
        <w:t xml:space="preserve"> </w:t>
      </w:r>
      <w:r w:rsidR="003E2DCC" w:rsidRPr="00C33BAB">
        <w:rPr>
          <w:rFonts w:hint="cs"/>
          <w:rtl/>
        </w:rPr>
        <w:t xml:space="preserve">נדרי אונסין: </w:t>
      </w:r>
      <w:r w:rsidRPr="00C33BAB">
        <w:rPr>
          <w:rFonts w:hint="cs"/>
          <w:rtl/>
        </w:rPr>
        <w:t xml:space="preserve">וחלה הוא או בנו </w:t>
      </w:r>
    </w:p>
    <w:p w14:paraId="62D1DE47" w14:textId="77777777" w:rsidR="00482CEE" w:rsidRPr="00C14A40" w:rsidRDefault="00C33BAB" w:rsidP="005408D5">
      <w:pPr>
        <w:pStyle w:val="38"/>
        <w:framePr w:wrap="notBeside"/>
        <w:rPr>
          <w:rFonts w:hint="cs"/>
          <w:rtl/>
        </w:rPr>
      </w:pPr>
      <w:r w:rsidRPr="00C14A40">
        <w:rPr>
          <w:rFonts w:hint="cs"/>
          <w:rtl/>
        </w:rPr>
        <w:t>ושאני</w:t>
      </w:r>
    </w:p>
    <w:p w14:paraId="681A477D" w14:textId="7AA33915" w:rsidR="003E2DCC" w:rsidRPr="006F178A" w:rsidRDefault="00C33BAB" w:rsidP="003E2DCC">
      <w:pPr>
        <w:rPr>
          <w:rtl/>
        </w:rPr>
      </w:pPr>
      <w:r w:rsidRPr="00295E41">
        <w:rPr>
          <w:rStyle w:val="afffa"/>
          <w:rFonts w:hint="cs"/>
          <w:rtl/>
        </w:rPr>
        <w:t>מ</w:t>
      </w:r>
      <w:r w:rsidR="003E2DCC" w:rsidRPr="006F178A">
        <w:rPr>
          <w:rFonts w:hint="cs"/>
          <w:rtl/>
        </w:rPr>
        <w:t>ה</w:t>
      </w:r>
      <w:r w:rsidR="003E2DCC" w:rsidRPr="006F178A">
        <w:rPr>
          <w:rtl/>
        </w:rPr>
        <w:t>"</w:t>
      </w:r>
      <w:r w:rsidR="003E2DCC" w:rsidRPr="006F178A">
        <w:rPr>
          <w:rFonts w:hint="cs"/>
          <w:rtl/>
        </w:rPr>
        <w:t>ז גיטך מעכשיו אם לא באתי מכאן עד י</w:t>
      </w:r>
      <w:r w:rsidR="003E2DCC" w:rsidRPr="006F178A">
        <w:rPr>
          <w:rtl/>
        </w:rPr>
        <w:t>"</w:t>
      </w:r>
      <w:r w:rsidR="003E2DCC" w:rsidRPr="006F178A">
        <w:rPr>
          <w:rFonts w:hint="cs"/>
          <w:rtl/>
        </w:rPr>
        <w:t xml:space="preserve">ב חודש </w:t>
      </w:r>
      <w:r w:rsidR="003E2DCC" w:rsidRPr="006F178A">
        <w:rPr>
          <w:rtl/>
        </w:rPr>
        <w:t>ומת בתוך י"ב חדש – הר"</w:t>
      </w:r>
      <w:r w:rsidR="003E2DCC" w:rsidRPr="006F178A">
        <w:rPr>
          <w:rFonts w:hint="cs"/>
          <w:rtl/>
        </w:rPr>
        <w:t xml:space="preserve">ז גט </w:t>
      </w:r>
      <w:r w:rsidR="0052609B">
        <w:rPr>
          <w:rFonts w:hint="cs"/>
          <w:rtl/>
        </w:rPr>
        <w:t>אף</w:t>
      </w:r>
      <w:r w:rsidR="003E2DCC" w:rsidRPr="006F178A">
        <w:rPr>
          <w:rFonts w:hint="cs"/>
          <w:rtl/>
        </w:rPr>
        <w:t xml:space="preserve"> שהוא אנוס </w:t>
      </w:r>
      <w:r w:rsidR="003E2DCC" w:rsidRPr="006F178A">
        <w:rPr>
          <w:rtl/>
        </w:rPr>
        <w:t>–</w:t>
      </w:r>
      <w:r w:rsidR="003E2DCC" w:rsidRPr="006F178A">
        <w:rPr>
          <w:rFonts w:hint="cs"/>
          <w:rtl/>
        </w:rPr>
        <w:t xml:space="preserve"> דשאני </w:t>
      </w:r>
      <w:r w:rsidR="0008290D">
        <w:rPr>
          <w:rFonts w:hint="cs"/>
          <w:rtl/>
        </w:rPr>
        <w:t xml:space="preserve">שם </w:t>
      </w:r>
      <w:r w:rsidR="003E2DCC" w:rsidRPr="006F178A">
        <w:rPr>
          <w:rFonts w:hint="cs"/>
          <w:rtl/>
        </w:rPr>
        <w:t>דאם ידע ש</w:t>
      </w:r>
      <w:r>
        <w:rPr>
          <w:rFonts w:hint="cs"/>
          <w:rtl/>
        </w:rPr>
        <w:t>ימות,</w:t>
      </w:r>
      <w:r w:rsidR="003E2DCC" w:rsidRPr="006F178A">
        <w:rPr>
          <w:rFonts w:hint="cs"/>
          <w:rtl/>
        </w:rPr>
        <w:t xml:space="preserve"> לאלתר היה נותן את הגט</w:t>
      </w:r>
      <w:r>
        <w:rPr>
          <w:rFonts w:hint="cs"/>
          <w:rtl/>
        </w:rPr>
        <w:t>,</w:t>
      </w:r>
      <w:r w:rsidR="003E2DCC" w:rsidRPr="006F178A">
        <w:rPr>
          <w:rFonts w:hint="cs"/>
          <w:rtl/>
        </w:rPr>
        <w:t xml:space="preserve"> </w:t>
      </w:r>
    </w:p>
    <w:p w14:paraId="5335845D" w14:textId="77777777" w:rsidR="003E2DCC" w:rsidRPr="006F178A" w:rsidRDefault="003E2DCC" w:rsidP="00A522DC">
      <w:pPr>
        <w:pStyle w:val="a3"/>
        <w:framePr w:wrap="around"/>
        <w:rPr>
          <w:rtl/>
        </w:rPr>
      </w:pPr>
      <w:r w:rsidRPr="006F178A">
        <w:rPr>
          <w:rtl/>
        </w:rPr>
        <w:t>כז:</w:t>
      </w:r>
    </w:p>
    <w:p w14:paraId="19BD85F5" w14:textId="77777777" w:rsidR="00482CEE" w:rsidRPr="00C14A40" w:rsidRDefault="003E2DCC" w:rsidP="005408D5">
      <w:pPr>
        <w:pStyle w:val="38"/>
        <w:framePr w:wrap="notBeside"/>
        <w:rPr>
          <w:rFonts w:hint="cs"/>
          <w:rtl/>
        </w:rPr>
      </w:pPr>
      <w:r w:rsidRPr="00C14A40">
        <w:rPr>
          <w:rFonts w:hint="cs"/>
          <w:rtl/>
        </w:rPr>
        <w:t>ושאני</w:t>
      </w:r>
    </w:p>
    <w:p w14:paraId="4723CA96" w14:textId="2849292E" w:rsidR="003E2DCC" w:rsidRPr="006F178A" w:rsidRDefault="00C33BAB" w:rsidP="003E2DCC">
      <w:pPr>
        <w:rPr>
          <w:rtl/>
        </w:rPr>
      </w:pPr>
      <w:r>
        <w:rPr>
          <w:rFonts w:ascii="Fb Fontext" w:hAnsi="Fb Fontext" w:hint="cs"/>
          <w:rtl/>
        </w:rPr>
        <w:t>מ</w:t>
      </w:r>
      <w:r w:rsidR="003E2DCC" w:rsidRPr="006F178A">
        <w:rPr>
          <w:rFonts w:ascii="Fb Fontext" w:hAnsi="Fb Fontext" w:hint="cs"/>
          <w:rtl/>
        </w:rPr>
        <w:t>אמר אי לא אבוא מכאן ועד ל' יום שיהא גט ופסקי מעברא ואמר</w:t>
      </w:r>
      <w:r w:rsidR="00E4703E">
        <w:rPr>
          <w:rFonts w:ascii="Fb Fontext" w:hAnsi="Fb Fontext" w:hint="cs"/>
          <w:rtl/>
        </w:rPr>
        <w:t xml:space="preserve"> ראו שבאתי, ד</w:t>
      </w:r>
      <w:r w:rsidR="00E4703E" w:rsidRPr="00E4703E">
        <w:rPr>
          <w:rStyle w:val="affffe"/>
          <w:rFonts w:hint="cs"/>
          <w:rtl/>
        </w:rPr>
        <w:t xml:space="preserve">לשמואל </w:t>
      </w:r>
      <w:r w:rsidR="003E2DCC" w:rsidRPr="00625DCC">
        <w:rPr>
          <w:rFonts w:ascii="Fb Fontext" w:hAnsi="Fb Fontext" w:hint="cs"/>
          <w:spacing w:val="-4"/>
          <w:rtl/>
        </w:rPr>
        <w:t>לאו שמיה ביאה</w:t>
      </w:r>
      <w:r w:rsidR="00E4703E">
        <w:rPr>
          <w:rFonts w:ascii="Fb Fontext" w:hAnsi="Fb Fontext" w:hint="cs"/>
          <w:spacing w:val="-4"/>
          <w:rtl/>
        </w:rPr>
        <w:t>,</w:t>
      </w:r>
      <w:r w:rsidR="003E2DCC" w:rsidRPr="00625DCC">
        <w:rPr>
          <w:rFonts w:ascii="Fb Fontext" w:hAnsi="Fb Fontext" w:hint="cs"/>
          <w:spacing w:val="-4"/>
          <w:rtl/>
        </w:rPr>
        <w:t xml:space="preserve"> - דשאני </w:t>
      </w:r>
      <w:r w:rsidR="0008290D">
        <w:rPr>
          <w:rFonts w:ascii="Fb Fontext" w:hAnsi="Fb Fontext" w:hint="cs"/>
          <w:spacing w:val="-4"/>
          <w:rtl/>
        </w:rPr>
        <w:t xml:space="preserve">שם </w:t>
      </w:r>
      <w:r w:rsidR="003E2DCC" w:rsidRPr="00625DCC">
        <w:rPr>
          <w:rFonts w:ascii="Fb Fontext" w:hAnsi="Fb Fontext" w:hint="cs"/>
          <w:spacing w:val="-4"/>
          <w:rtl/>
        </w:rPr>
        <w:t xml:space="preserve">דאונס הגלוי הוא </w:t>
      </w:r>
    </w:p>
    <w:p w14:paraId="71E03498" w14:textId="77777777" w:rsidR="005408D5" w:rsidRPr="00C14A40" w:rsidRDefault="003E2DCC" w:rsidP="005408D5">
      <w:pPr>
        <w:pStyle w:val="38"/>
        <w:framePr w:wrap="notBeside"/>
        <w:rPr>
          <w:rFonts w:hint="cs"/>
          <w:rtl/>
        </w:rPr>
      </w:pPr>
      <w:r w:rsidRPr="00C14A40">
        <w:rPr>
          <w:rFonts w:hint="cs"/>
          <w:rtl/>
        </w:rPr>
        <w:t>ולר</w:t>
      </w:r>
      <w:r w:rsidRPr="00C14A40">
        <w:rPr>
          <w:rtl/>
        </w:rPr>
        <w:t>"</w:t>
      </w:r>
      <w:r w:rsidRPr="00C14A40">
        <w:rPr>
          <w:rFonts w:hint="cs"/>
          <w:rtl/>
        </w:rPr>
        <w:t xml:space="preserve">ה </w:t>
      </w:r>
    </w:p>
    <w:p w14:paraId="431FBE6C" w14:textId="7276A9C1" w:rsidR="003E2DCC" w:rsidRPr="006F178A" w:rsidRDefault="00E4703E" w:rsidP="003E2DCC">
      <w:pPr>
        <w:rPr>
          <w:rtl/>
        </w:rPr>
      </w:pPr>
      <w:r>
        <w:rPr>
          <w:rFonts w:hint="cs"/>
          <w:rtl/>
        </w:rPr>
        <w:t>אי</w:t>
      </w:r>
      <w:r w:rsidR="0075729B">
        <w:rPr>
          <w:rtl/>
        </w:rPr>
        <w:t>"</w:t>
      </w:r>
      <w:r>
        <w:rPr>
          <w:rFonts w:hint="cs"/>
          <w:rtl/>
        </w:rPr>
        <w:t>ז</w:t>
      </w:r>
      <w:r w:rsidR="003E2DCC" w:rsidRPr="006F178A">
        <w:rPr>
          <w:rFonts w:hint="cs"/>
          <w:rtl/>
        </w:rPr>
        <w:t xml:space="preserve"> אסמכתא</w:t>
      </w:r>
      <w:r>
        <w:rPr>
          <w:rFonts w:hint="cs"/>
          <w:rtl/>
        </w:rPr>
        <w:t>,</w:t>
      </w:r>
      <w:r w:rsidR="003E2DCC" w:rsidRPr="006F178A">
        <w:rPr>
          <w:rFonts w:hint="cs"/>
          <w:rtl/>
        </w:rPr>
        <w:t xml:space="preserve"> דשאני </w:t>
      </w:r>
      <w:r w:rsidR="0008290D">
        <w:rPr>
          <w:rFonts w:hint="cs"/>
          <w:rtl/>
        </w:rPr>
        <w:t xml:space="preserve">כאן </w:t>
      </w:r>
      <w:r w:rsidR="003E2DCC" w:rsidRPr="006F178A">
        <w:rPr>
          <w:rFonts w:hint="cs"/>
          <w:rtl/>
        </w:rPr>
        <w:t xml:space="preserve">שהתפיס זכויותיו ואמר </w:t>
      </w:r>
      <w:r>
        <w:rPr>
          <w:rFonts w:hint="cs"/>
          <w:rtl/>
        </w:rPr>
        <w:t>שיבטלו</w:t>
      </w:r>
      <w:r w:rsidR="0075729B">
        <w:rPr>
          <w:rFonts w:hint="cs"/>
          <w:rtl/>
        </w:rPr>
        <w:t xml:space="preserve"> </w:t>
      </w:r>
      <w:r w:rsidR="003E2DCC" w:rsidRPr="006F178A">
        <w:rPr>
          <w:rFonts w:hint="cs"/>
          <w:rtl/>
        </w:rPr>
        <w:t>זכו</w:t>
      </w:r>
      <w:r>
        <w:rPr>
          <w:rFonts w:hint="cs"/>
          <w:rtl/>
        </w:rPr>
        <w:t>יותיו,</w:t>
      </w:r>
    </w:p>
    <w:p w14:paraId="33D91E96" w14:textId="25E170E9" w:rsidR="003E2DCC" w:rsidRPr="006F178A" w:rsidRDefault="003E2DCC" w:rsidP="003E2DCC">
      <w:pPr>
        <w:rPr>
          <w:rtl/>
        </w:rPr>
      </w:pPr>
      <w:r w:rsidRPr="00295E41">
        <w:rPr>
          <w:rStyle w:val="afffa"/>
          <w:rFonts w:hint="cs"/>
          <w:rtl/>
        </w:rPr>
        <w:t>והלכתא</w:t>
      </w:r>
      <w:r w:rsidRPr="006F178A">
        <w:rPr>
          <w:rFonts w:hint="cs"/>
          <w:rtl/>
        </w:rPr>
        <w:t xml:space="preserve"> אסמכתא קניא </w:t>
      </w:r>
      <w:r w:rsidR="00805F8B">
        <w:rPr>
          <w:rFonts w:hint="cs"/>
          <w:rtl/>
        </w:rPr>
        <w:t>כ</w:t>
      </w:r>
      <w:r w:rsidRPr="006F178A">
        <w:rPr>
          <w:rFonts w:hint="cs"/>
          <w:rtl/>
        </w:rPr>
        <w:t>שלא אניס וקנו מ</w:t>
      </w:r>
      <w:r w:rsidR="00805F8B">
        <w:rPr>
          <w:rFonts w:hint="cs"/>
          <w:rtl/>
        </w:rPr>
        <w:t>מנו</w:t>
      </w:r>
      <w:r w:rsidRPr="006F178A">
        <w:rPr>
          <w:rFonts w:hint="cs"/>
          <w:rtl/>
        </w:rPr>
        <w:t xml:space="preserve"> בב</w:t>
      </w:r>
      <w:r w:rsidRPr="006F178A">
        <w:rPr>
          <w:rtl/>
        </w:rPr>
        <w:t>"</w:t>
      </w:r>
      <w:r w:rsidRPr="006F178A">
        <w:rPr>
          <w:rFonts w:hint="cs"/>
          <w:rtl/>
        </w:rPr>
        <w:t>ד חשוב</w:t>
      </w:r>
    </w:p>
    <w:p w14:paraId="147F0929" w14:textId="7EFDE207" w:rsidR="003E2DCC" w:rsidRPr="006F178A" w:rsidRDefault="003E2DCC" w:rsidP="00805F8B">
      <w:pPr>
        <w:pStyle w:val="afffff"/>
        <w:rPr>
          <w:rtl/>
        </w:rPr>
      </w:pPr>
      <w:r w:rsidRPr="006F178A">
        <w:rPr>
          <w:rFonts w:hint="cs"/>
          <w:rtl/>
        </w:rPr>
        <w:t>[דאי לא ביטל הא קיימ</w:t>
      </w:r>
      <w:r w:rsidRPr="006F178A">
        <w:rPr>
          <w:rtl/>
        </w:rPr>
        <w:t>"</w:t>
      </w:r>
      <w:r w:rsidRPr="006F178A">
        <w:rPr>
          <w:rFonts w:hint="cs"/>
          <w:rtl/>
        </w:rPr>
        <w:t xml:space="preserve">ל </w:t>
      </w:r>
      <w:r w:rsidRPr="006F178A">
        <w:rPr>
          <w:rtl/>
        </w:rPr>
        <w:t xml:space="preserve">מי שפרע מקצת חובו, והשליש את שטרו ואמר אם אין אני נותן לו מכאן עד ל' יום תן לו שטרו, הגיע זמן ולא נתן, </w:t>
      </w:r>
      <w:r w:rsidRPr="006F178A">
        <w:rPr>
          <w:rFonts w:hint="cs"/>
          <w:rtl/>
        </w:rPr>
        <w:t>ל</w:t>
      </w:r>
      <w:r>
        <w:rPr>
          <w:rtl/>
        </w:rPr>
        <w:t xml:space="preserve">רבי יוסי: יתן, </w:t>
      </w:r>
      <w:r>
        <w:rPr>
          <w:rStyle w:val="affffe"/>
          <w:rtl/>
          <w:rPrChange w:id="9090" w:author="מנוע אמוראים" w:date="2026-10-05T16:41:00Z">
            <w:rPr>
              <w:rtl/>
            </w:rPr>
          </w:rPrChange>
        </w:rPr>
        <w:t xml:space="preserve">ו</w:t>
      </w:r>
      <w:r>
        <w:rPr>
          <w:rStyle w:val="affffe"/>
          <w:rFonts w:hint="cs"/>
          <w:rtl/>
          <w:rPrChange w:id="9091" w:author="מנוע אמוראים" w:date="2026-10-05T16:41:00Z">
            <w:rPr>
              <w:rFonts w:hint="cs"/>
              <w:rtl/>
            </w:rPr>
          </w:rPrChange>
        </w:rPr>
        <w:t xml:space="preserve">ל</w:t>
      </w:r>
      <w:r>
        <w:rPr>
          <w:rStyle w:val="affffe"/>
          <w:rtl/>
          <w:rPrChange w:id="9092" w:author="מנוע אמוראים" w:date="2026-10-05T16:41:00Z">
            <w:rPr>
              <w:rtl/>
            </w:rPr>
          </w:rPrChange>
        </w:rPr>
        <w:t xml:space="preserve">ר"</w:t>
      </w:r>
      <w:r>
        <w:rPr>
          <w:rStyle w:val="affffe"/>
          <w:rFonts w:hint="cs"/>
          <w:rtl/>
          <w:rPrChange w:id="9093" w:author="מנוע אמוראים" w:date="2026-10-05T16:41:00Z">
            <w:rPr>
              <w:rFonts w:hint="cs"/>
              <w:rtl/>
            </w:rPr>
          </w:rPrChange>
        </w:rPr>
        <w:t xml:space="preserve">י</w:t>
      </w:r>
      <w:r>
        <w:rPr>
          <w:rFonts w:hint="cs"/>
          <w:rtl/>
        </w:rPr>
        <w:t xml:space="preserve">: לא יתן</w:t>
      </w:r>
      <w:r w:rsidR="00805F8B">
        <w:rPr>
          <w:rFonts w:hint="cs"/>
          <w:rtl/>
        </w:rPr>
        <w:t>,</w:t>
      </w:r>
      <w:r w:rsidRPr="006F178A">
        <w:rPr>
          <w:rFonts w:hint="cs"/>
          <w:rtl/>
        </w:rPr>
        <w:t xml:space="preserve"> ואהך אמר רב דאין הלכה כר' יוסי דאסמכא קניא]</w:t>
      </w:r>
    </w:p>
    <w:p>
      <w:pPr>
        <w:pStyle w:val="afffffb"/>
        <w:rPr>
          <w:ins w:id="20339" w:author="קלוד" w:date="2026-10-06T10:09:38Z"/>
        </w:rPr>
      </w:pPr>
      <w:ins w:id="20338" w:author="קלוד" w:date="2026-10-06T10:09:38Z">
        <w:r>
          <w:t xml:space="preserve">משנה ד</w:t>
        </w:r>
      </w:ins>
    </w:p>
    <w:p w14:paraId="4C1B44A1" w14:textId="1BC77FF0" w:rsidR="000925C1" w:rsidRDefault="003E2DCC" w:rsidP="000925C1">
      <w:pPr>
        <w:pStyle w:val="afff5"/>
        <w:jc w:val="center"/>
        <w:rPr>
          <w:rtl/>
        </w:rPr>
      </w:pPr>
      <w:r w:rsidRPr="006F178A">
        <w:rPr>
          <w:rtl/>
        </w:rPr>
        <w:t>נודרין להרגין ולחרמין ולמוכסין,</w:t>
      </w:r>
    </w:p>
    <w:p w14:paraId="433FBC83" w14:textId="77777777" w:rsidR="000925C1" w:rsidRDefault="003E2DCC" w:rsidP="003E2DCC">
      <w:pPr>
        <w:pStyle w:val="afff5"/>
        <w:rPr>
          <w:rtl/>
        </w:rPr>
      </w:pPr>
      <w:r w:rsidRPr="006F178A">
        <w:rPr>
          <w:rtl/>
        </w:rPr>
        <w:t xml:space="preserve">שהיא תרומה – </w:t>
      </w:r>
      <w:r w:rsidR="00784C92">
        <w:rPr>
          <w:rtl/>
        </w:rPr>
        <w:t>אף</w:t>
      </w:r>
      <w:r w:rsidRPr="006F178A">
        <w:rPr>
          <w:rtl/>
        </w:rPr>
        <w:t xml:space="preserve"> שאינו תרומה,</w:t>
      </w:r>
      <w:r w:rsidRPr="006F178A">
        <w:rPr>
          <w:rFonts w:hint="cs"/>
          <w:rtl/>
        </w:rPr>
        <w:t xml:space="preserve"> </w:t>
      </w:r>
    </w:p>
    <w:p w14:paraId="59886797" w14:textId="3F043385" w:rsidR="003E2DCC" w:rsidRPr="006F178A" w:rsidRDefault="003E2DCC" w:rsidP="003E2DCC">
      <w:pPr>
        <w:pStyle w:val="afff5"/>
        <w:rPr>
          <w:rtl/>
        </w:rPr>
      </w:pPr>
      <w:r w:rsidRPr="006F178A">
        <w:rPr>
          <w:rtl/>
        </w:rPr>
        <w:t xml:space="preserve">שהן של בית המלך </w:t>
      </w:r>
      <w:r w:rsidR="00B623C1">
        <w:rPr>
          <w:rtl/>
        </w:rPr>
        <w:t>–</w:t>
      </w:r>
      <w:r w:rsidRPr="006F178A">
        <w:rPr>
          <w:rtl/>
        </w:rPr>
        <w:t xml:space="preserve"> </w:t>
      </w:r>
      <w:r w:rsidR="00B623C1">
        <w:rPr>
          <w:rFonts w:hint="cs"/>
          <w:rtl/>
        </w:rPr>
        <w:t>אע</w:t>
      </w:r>
      <w:r w:rsidR="0075729B">
        <w:rPr>
          <w:rtl/>
        </w:rPr>
        <w:t>"</w:t>
      </w:r>
      <w:r w:rsidR="00B623C1">
        <w:rPr>
          <w:rFonts w:hint="cs"/>
          <w:rtl/>
        </w:rPr>
        <w:t>פ</w:t>
      </w:r>
      <w:r w:rsidRPr="006F178A">
        <w:rPr>
          <w:rtl/>
        </w:rPr>
        <w:t xml:space="preserve"> שאינן של בית המלך.</w:t>
      </w:r>
    </w:p>
    <w:p w14:paraId="60FAF73A" w14:textId="7FE1E1C3" w:rsidR="003E2DCC" w:rsidRPr="006F178A" w:rsidRDefault="003E2DCC" w:rsidP="003E2DCC">
      <w:pPr>
        <w:pStyle w:val="afff5"/>
        <w:rPr>
          <w:rtl/>
        </w:rPr>
      </w:pPr>
      <w:r w:rsidRPr="00B623C1">
        <w:rPr>
          <w:rStyle w:val="TanaimMishna"/>
          <w:rtl/>
          <w:rPrChange w:id="20025" w:author="קלוד" w:date="2026-10-06T10:09:38Z">
            <w:rPr>
              <w:rStyle w:val="affffe"/>
              <w:rtl/>
            </w:rPr>
          </w:rPrChange>
        </w:rPr>
        <w:t>ב"ש</w:t>
      </w:r>
      <w:r w:rsidRPr="00B623C1">
        <w:rPr>
          <w:rStyle w:val="TanaimMishna"/>
          <w:rFonts w:hint="cs"/>
          <w:rtl/>
          <w:rPrChange w:id="20026" w:author="קלוד" w:date="2026-10-06T10:09:38Z">
            <w:rPr>
              <w:rStyle w:val="affffe"/>
              <w:rFonts w:hint="cs"/>
              <w:rtl/>
            </w:rPr>
          </w:rPrChange>
        </w:rPr>
        <w:t>:</w:t>
      </w:r>
      <w:r w:rsidRPr="006F178A">
        <w:rPr>
          <w:rtl/>
        </w:rPr>
        <w:t xml:space="preserve"> בכל נודרין</w:t>
      </w:r>
      <w:r w:rsidRPr="006F178A">
        <w:rPr>
          <w:rFonts w:hint="cs"/>
          <w:rtl/>
        </w:rPr>
        <w:t xml:space="preserve"> חוץ מבשבועה, </w:t>
      </w:r>
      <w:r w:rsidRPr="00B623C1">
        <w:rPr>
          <w:rStyle w:val="TanaimMishna"/>
          <w:rFonts w:hint="cs"/>
          <w:rtl/>
          <w:rPrChange w:id="20027" w:author="קלוד" w:date="2026-10-06T10:09:38Z">
            <w:rPr>
              <w:rStyle w:val="affffe"/>
              <w:rFonts w:hint="cs"/>
              <w:rtl/>
            </w:rPr>
          </w:rPrChange>
        </w:rPr>
        <w:t>וב</w:t>
      </w:r>
      <w:r w:rsidRPr="00B623C1">
        <w:rPr>
          <w:rStyle w:val="TanaimMishna"/>
          <w:rtl/>
          <w:rPrChange w:id="20028" w:author="קלוד" w:date="2026-10-06T10:09:38Z">
            <w:rPr>
              <w:rStyle w:val="affffe"/>
              <w:rtl/>
            </w:rPr>
          </w:rPrChange>
        </w:rPr>
        <w:t>"</w:t>
      </w:r>
      <w:r w:rsidRPr="00B623C1">
        <w:rPr>
          <w:rStyle w:val="TanaimMishna"/>
          <w:rFonts w:hint="cs"/>
          <w:rtl/>
          <w:rPrChange w:id="20029" w:author="קלוד" w:date="2026-10-06T10:09:38Z">
            <w:rPr>
              <w:rStyle w:val="affffe"/>
              <w:rFonts w:hint="cs"/>
              <w:rtl/>
            </w:rPr>
          </w:rPrChange>
        </w:rPr>
        <w:t>ה</w:t>
      </w:r>
      <w:r>
        <w:rPr>
          <w:rStyle w:val="TanaimMishna"/>
          <w:rFonts w:hint="cs"/>
          <w:rtl/>
          <w:rPrChange w:id="41070" w:author="Claude" w:date="2026-10-07T09:24:31Z">
            <w:rPr>
              <w:rFonts w:hint="cs"/>
              <w:rtl/>
            </w:rPr>
          </w:rPrChange>
        </w:rPr>
        <w:t xml:space="preserve">:</w:t>
      </w:r>
      <w:r>
        <w:rPr>
          <w:rFonts w:hint="cs"/>
          <w:rtl/>
        </w:rPr>
        <w:t xml:space="preserve"> אף בשבועה</w:t>
      </w:r>
    </w:p>
    <w:p w14:paraId="16EB5114" w14:textId="77777777" w:rsidR="003E2DCC" w:rsidRPr="006F178A" w:rsidRDefault="003E2DCC" w:rsidP="00A522DC">
      <w:pPr>
        <w:pStyle w:val="a3"/>
        <w:framePr w:wrap="around"/>
        <w:rPr>
          <w:rtl/>
        </w:rPr>
      </w:pPr>
      <w:r w:rsidRPr="006F178A">
        <w:rPr>
          <w:rtl/>
        </w:rPr>
        <w:t>כח.</w:t>
      </w:r>
    </w:p>
    <w:p>
      <w:pPr>
        <w:pStyle w:val="afffffb"/>
        <w:rPr>
          <w:ins w:id="20341" w:author="קלוד" w:date="2026-10-06T10:09:38Z"/>
        </w:rPr>
      </w:pPr>
      <w:ins w:id="20340" w:author="קלוד" w:date="2026-10-06T10:09:38Z">
        <w:r>
          <w:t xml:space="preserve">משנה ד</w:t>
        </w:r>
      </w:ins>
    </w:p>
    <w:p w14:paraId="5C921A0C" w14:textId="4026E135" w:rsidR="003E2DCC" w:rsidRPr="006F178A" w:rsidRDefault="00B623C1" w:rsidP="003E2DCC">
      <w:pPr>
        <w:pStyle w:val="afff5"/>
        <w:rPr>
          <w:rtl/>
        </w:rPr>
      </w:pPr>
      <w:r w:rsidRPr="00B623C1">
        <w:rPr>
          <w:rStyle w:val="TanaimMishna"/>
          <w:rFonts w:hint="cs"/>
          <w:rtl/>
          <w:rPrChange w:id="20030" w:author="קלוד" w:date="2026-10-06T10:09:38Z">
            <w:rPr>
              <w:rStyle w:val="affffe"/>
              <w:rFonts w:hint="cs"/>
              <w:rtl/>
            </w:rPr>
          </w:rPrChange>
        </w:rPr>
        <w:t>ל</w:t>
      </w:r>
      <w:r w:rsidR="003E2DCC" w:rsidRPr="00B623C1">
        <w:rPr>
          <w:rStyle w:val="TanaimMishna"/>
          <w:rtl/>
          <w:rPrChange w:id="20031" w:author="קלוד" w:date="2026-10-06T10:09:38Z">
            <w:rPr>
              <w:rStyle w:val="affffe"/>
              <w:rtl/>
            </w:rPr>
          </w:rPrChange>
        </w:rPr>
        <w:t>ב"ש:</w:t>
      </w:r>
      <w:r w:rsidR="003E2DCC" w:rsidRPr="006F178A">
        <w:rPr>
          <w:b/>
          <w:rtl/>
          <w:rPrChange w:id="40003" w:author="Claude" w:date="2026-10-06T13:34:13Z">
            <w:rPr>
              <w:b/>
              <w:sz w:val="20"/>
              <w:rtl/>
            </w:rPr>
          </w:rPrChange>
        </w:rPr>
        <w:t xml:space="preserve"> לא יפתח לו בנדר, </w:t>
      </w:r>
      <w:r w:rsidR="003E2DCC" w:rsidRPr="00B623C1">
        <w:rPr>
          <w:rStyle w:val="TanaimMishna"/>
          <w:rtl/>
          <w:rPrChange w:id="20032" w:author="קלוד" w:date="2026-10-06T10:09:38Z">
            <w:rPr>
              <w:rStyle w:val="affffe"/>
              <w:rtl/>
            </w:rPr>
          </w:rPrChange>
        </w:rPr>
        <w:t>ובה"א:</w:t>
      </w:r>
      <w:r w:rsidR="003E2DCC" w:rsidRPr="006F178A">
        <w:rPr>
          <w:b/>
          <w:rtl/>
          <w:rPrChange w:id="40004" w:author="Claude" w:date="2026-10-06T13:34:13Z">
            <w:rPr>
              <w:b/>
              <w:sz w:val="20"/>
              <w:rtl/>
            </w:rPr>
          </w:rPrChange>
        </w:rPr>
        <w:t xml:space="preserve"> אף יפתח לו.</w:t>
      </w:r>
    </w:p>
    <w:p w14:paraId="6BFE1786" w14:textId="6601BC87" w:rsidR="003E2DCC" w:rsidRPr="006F178A" w:rsidRDefault="00B623C1" w:rsidP="003E2DCC">
      <w:pPr>
        <w:pStyle w:val="afff5"/>
        <w:rPr>
          <w:rtl/>
        </w:rPr>
      </w:pPr>
      <w:r w:rsidRPr="00B623C1">
        <w:rPr>
          <w:rStyle w:val="TanaimMishna"/>
          <w:rFonts w:hint="cs"/>
          <w:rtl/>
          <w:rPrChange w:id="20033" w:author="קלוד" w:date="2026-10-06T10:09:38Z">
            <w:rPr>
              <w:rStyle w:val="affffe"/>
              <w:rFonts w:hint="cs"/>
              <w:rtl/>
            </w:rPr>
          </w:rPrChange>
        </w:rPr>
        <w:t>ל</w:t>
      </w:r>
      <w:r w:rsidR="003E2DCC" w:rsidRPr="00B623C1">
        <w:rPr>
          <w:rStyle w:val="TanaimMishna"/>
          <w:rtl/>
          <w:rPrChange w:id="20034" w:author="קלוד" w:date="2026-10-06T10:09:38Z">
            <w:rPr>
              <w:rStyle w:val="affffe"/>
              <w:rtl/>
            </w:rPr>
          </w:rPrChange>
        </w:rPr>
        <w:t>ב"ש:</w:t>
      </w:r>
      <w:r w:rsidR="003E2DCC" w:rsidRPr="006F178A">
        <w:rPr>
          <w:rtl/>
        </w:rPr>
        <w:t xml:space="preserve"> במה שהוא מדירו, </w:t>
      </w:r>
      <w:r w:rsidR="003E2DCC" w:rsidRPr="00B623C1">
        <w:rPr>
          <w:rStyle w:val="TanaimMishna"/>
          <w:rtl/>
          <w:rPrChange w:id="20035" w:author="קלוד" w:date="2026-10-06T10:09:38Z">
            <w:rPr>
              <w:rStyle w:val="affffe"/>
              <w:rtl/>
            </w:rPr>
          </w:rPrChange>
        </w:rPr>
        <w:t>ובה"א:</w:t>
      </w:r>
      <w:r w:rsidR="003E2DCC" w:rsidRPr="006F178A">
        <w:rPr>
          <w:rtl/>
        </w:rPr>
        <w:t xml:space="preserve"> אף במה שאינו מדירו.</w:t>
      </w:r>
    </w:p>
    <w:p w14:paraId="2E06ACC5" w14:textId="763990B5" w:rsidR="00482CEE" w:rsidRDefault="003E2DCC" w:rsidP="003E2DCC">
      <w:pPr>
        <w:pStyle w:val="afff5"/>
        <w:rPr>
          <w:rtl/>
        </w:rPr>
      </w:pPr>
      <w:r w:rsidRPr="00392931">
        <w:rPr>
          <w:rtl/>
        </w:rPr>
        <w:t xml:space="preserve">כיצד? </w:t>
      </w:r>
      <w:r w:rsidR="00201437" w:rsidRPr="00201437">
        <w:rPr>
          <w:rStyle w:val="TanaimMishna"/>
          <w:rFonts w:hint="cs"/>
          <w:rtl/>
          <w:rPrChange w:id="20036" w:author="קלוד" w:date="2026-10-06T10:09:38Z">
            <w:rPr>
              <w:rStyle w:val="affffe"/>
              <w:rFonts w:hint="cs"/>
              <w:rtl/>
            </w:rPr>
          </w:rPrChange>
        </w:rPr>
        <w:t>א</w:t>
      </w:r>
      <w:r w:rsidR="0075729B">
        <w:rPr>
          <w:rStyle w:val="TanaimMishna"/>
          <w:rtl/>
          <w:rPrChange w:id="20037" w:author="קלוד" w:date="2026-10-06T10:09:38Z">
            <w:rPr>
              <w:rStyle w:val="affffe"/>
              <w:rtl/>
            </w:rPr>
          </w:rPrChange>
        </w:rPr>
        <w:t>"</w:t>
      </w:r>
      <w:r w:rsidR="00201437" w:rsidRPr="00201437">
        <w:rPr>
          <w:rStyle w:val="TanaimMishna"/>
          <w:rFonts w:hint="cs"/>
          <w:rtl/>
          <w:rPrChange w:id="20038" w:author="קלוד" w:date="2026-10-06T10:09:38Z">
            <w:rPr>
              <w:rStyle w:val="affffe"/>
              <w:rFonts w:hint="cs"/>
              <w:rtl/>
            </w:rPr>
          </w:rPrChange>
        </w:rPr>
        <w:t>ל</w:t>
      </w:r>
      <w:r w:rsidRPr="00201437">
        <w:rPr>
          <w:rStyle w:val="TanaimMishna"/>
          <w:rtl/>
          <w:rPrChange w:id="20039" w:author="קלוד" w:date="2026-10-06T10:09:38Z">
            <w:rPr>
              <w:rStyle w:val="affffe"/>
              <w:rtl/>
            </w:rPr>
          </w:rPrChange>
        </w:rPr>
        <w:t>:</w:t>
      </w:r>
      <w:r w:rsidRPr="00392931">
        <w:rPr>
          <w:rtl/>
        </w:rPr>
        <w:t xml:space="preserve"> אמור קונם אשתי נהנית לי, ואמר קונם אשתי ובני נהנין לי, </w:t>
      </w:r>
    </w:p>
    <w:p w14:paraId="64C67AF9" w14:textId="2DBBD461" w:rsidR="003E2DCC" w:rsidRPr="006F178A" w:rsidRDefault="003E2DCC" w:rsidP="003E2DCC">
      <w:pPr>
        <w:pStyle w:val="afff5"/>
        <w:rPr>
          <w:rtl/>
        </w:rPr>
      </w:pPr>
      <w:r w:rsidRPr="006F178A">
        <w:rPr>
          <w:rtl/>
        </w:rPr>
        <w:tab/>
      </w:r>
      <w:r w:rsidRPr="006F178A">
        <w:rPr>
          <w:rtl/>
        </w:rPr>
        <w:tab/>
      </w:r>
      <w:r w:rsidR="00201437" w:rsidRPr="00201437">
        <w:rPr>
          <w:rStyle w:val="TanaimMishna"/>
          <w:rFonts w:hint="cs"/>
          <w:rtl/>
          <w:rPrChange w:id="20040" w:author="קלוד" w:date="2026-10-06T10:09:38Z">
            <w:rPr>
              <w:rStyle w:val="affffe"/>
              <w:rFonts w:hint="cs"/>
              <w:rtl/>
            </w:rPr>
          </w:rPrChange>
        </w:rPr>
        <w:t>לב</w:t>
      </w:r>
      <w:r w:rsidR="0075729B">
        <w:rPr>
          <w:rStyle w:val="TanaimMishna"/>
          <w:rtl/>
          <w:rPrChange w:id="20041" w:author="קלוד" w:date="2026-10-06T10:09:38Z">
            <w:rPr>
              <w:rStyle w:val="affffe"/>
              <w:rtl/>
            </w:rPr>
          </w:rPrChange>
        </w:rPr>
        <w:t>"</w:t>
      </w:r>
      <w:r w:rsidR="00201437" w:rsidRPr="00201437">
        <w:rPr>
          <w:rStyle w:val="TanaimMishna"/>
          <w:rFonts w:hint="cs"/>
          <w:rtl/>
          <w:rPrChange w:id="20042" w:author="קלוד" w:date="2026-10-06T10:09:38Z">
            <w:rPr>
              <w:rStyle w:val="affffe"/>
              <w:rFonts w:hint="cs"/>
              <w:rtl/>
            </w:rPr>
          </w:rPrChange>
        </w:rPr>
        <w:t>ש</w:t>
      </w:r>
      <w:r w:rsidRPr="00201437">
        <w:rPr>
          <w:rStyle w:val="TanaimMishna"/>
          <w:rtl/>
          <w:rPrChange w:id="20043" w:author="קלוד" w:date="2026-10-06T10:09:38Z">
            <w:rPr>
              <w:rStyle w:val="affffe"/>
              <w:rtl/>
            </w:rPr>
          </w:rPrChange>
        </w:rPr>
        <w:t>:</w:t>
      </w:r>
      <w:r w:rsidRPr="006F178A">
        <w:rPr>
          <w:rtl/>
        </w:rPr>
        <w:t xml:space="preserve"> אשתו מותרת ובניו אסורין, </w:t>
      </w:r>
      <w:r w:rsidR="00201437">
        <w:rPr>
          <w:rStyle w:val="TanaimMishna"/>
          <w:rFonts w:hint="cs"/>
          <w:rtl/>
          <w:rPrChange w:id="20044" w:author="קלוד" w:date="2026-10-06T10:09:38Z">
            <w:rPr>
              <w:rStyle w:val="affffe"/>
              <w:rFonts w:hint="cs"/>
              <w:rtl/>
            </w:rPr>
          </w:rPrChange>
        </w:rPr>
        <w:t>ל</w:t>
      </w:r>
      <w:r w:rsidRPr="00201437">
        <w:rPr>
          <w:rStyle w:val="TanaimMishna"/>
          <w:rtl/>
          <w:rPrChange w:id="20045" w:author="קלוד" w:date="2026-10-06T10:09:38Z">
            <w:rPr>
              <w:rStyle w:val="affffe"/>
              <w:rtl/>
            </w:rPr>
          </w:rPrChange>
        </w:rPr>
        <w:t>ב"ה:</w:t>
      </w:r>
      <w:r w:rsidRPr="006F178A">
        <w:rPr>
          <w:rtl/>
        </w:rPr>
        <w:t xml:space="preserve"> אלו ואלו מותרין.</w:t>
      </w:r>
    </w:p>
    <w:p w14:paraId="26E8410F" w14:textId="77777777" w:rsidR="00482CEE" w:rsidRPr="00C14A40" w:rsidRDefault="00DC0BA2" w:rsidP="005408D5">
      <w:pPr>
        <w:pStyle w:val="38"/>
        <w:framePr w:wrap="notBeside"/>
        <w:rPr>
          <w:rtl/>
        </w:rPr>
      </w:pPr>
      <w:r w:rsidRPr="00C14A40">
        <w:rPr>
          <w:rFonts w:hint="cs"/>
          <w:rtl/>
        </w:rPr>
        <w:t xml:space="preserve">ואף </w:t>
      </w:r>
      <w:r w:rsidR="003E2DCC" w:rsidRPr="00C14A40">
        <w:rPr>
          <w:rFonts w:hint="cs"/>
          <w:rtl/>
        </w:rPr>
        <w:t>ד</w:t>
      </w:r>
      <w:r w:rsidR="00201437" w:rsidRPr="00C14A40">
        <w:rPr>
          <w:rFonts w:hint="cs"/>
          <w:rtl/>
        </w:rPr>
        <w:t>ל</w:t>
      </w:r>
      <w:r w:rsidR="003E2DCC" w:rsidRPr="00C14A40">
        <w:rPr>
          <w:rtl/>
        </w:rPr>
        <w:t>שמואל:</w:t>
      </w:r>
    </w:p>
    <w:p w14:paraId="1A70E66E" w14:textId="511ED543" w:rsidR="00201437" w:rsidRDefault="003E2DCC" w:rsidP="003E2DCC">
      <w:pPr>
        <w:rPr>
          <w:rFonts w:ascii="Fb Fontext" w:hAnsi="Fb Fontext"/>
          <w:rtl/>
        </w:rPr>
      </w:pPr>
      <w:r w:rsidRPr="006F178A">
        <w:rPr>
          <w:rFonts w:ascii="Fb Fontext" w:hAnsi="Fb Fontext"/>
          <w:rtl/>
        </w:rPr>
        <w:t>דינא דמלכותא דינא!</w:t>
      </w:r>
      <w:r w:rsidRPr="006F178A">
        <w:rPr>
          <w:rFonts w:ascii="Fb Fontext" w:hAnsi="Fb Fontext" w:hint="cs"/>
          <w:rtl/>
        </w:rPr>
        <w:t xml:space="preserve"> </w:t>
      </w:r>
    </w:p>
    <w:p w14:paraId="14B1EB35" w14:textId="41DAFCA8" w:rsidR="003E2DCC" w:rsidRPr="006F178A" w:rsidRDefault="00201437" w:rsidP="00201437">
      <w:pPr>
        <w:rPr>
          <w:rtl/>
        </w:rPr>
      </w:pPr>
      <w:r w:rsidRPr="00201437">
        <w:rPr>
          <w:rStyle w:val="affffe"/>
          <w:rFonts w:hint="cs"/>
          <w:rtl/>
        </w:rPr>
        <w:t>א.</w:t>
      </w:r>
      <w:r>
        <w:rPr>
          <w:rFonts w:ascii="Fb Fontext" w:hAnsi="Fb Fontext" w:hint="cs"/>
          <w:rtl/>
        </w:rPr>
        <w:t xml:space="preserve"> </w:t>
      </w:r>
      <w:r w:rsidR="003E2DCC" w:rsidRPr="006F178A">
        <w:rPr>
          <w:rFonts w:ascii="Fb Fontext" w:hAnsi="Fb Fontext"/>
          <w:rtl/>
        </w:rPr>
        <w:t>במוכס שאין לו קצבה.</w:t>
      </w:r>
      <w:r>
        <w:rPr>
          <w:rFonts w:hint="cs"/>
          <w:rtl/>
        </w:rPr>
        <w:t xml:space="preserve"> </w:t>
      </w:r>
      <w:r w:rsidRPr="00201437">
        <w:rPr>
          <w:rStyle w:val="affffe"/>
          <w:rFonts w:hint="cs"/>
          <w:rtl/>
        </w:rPr>
        <w:t>ב.</w:t>
      </w:r>
      <w:r>
        <w:rPr>
          <w:rStyle w:val="affffe"/>
          <w:rFonts w:hint="cs"/>
          <w:rtl/>
        </w:rPr>
        <w:t xml:space="preserve"> </w:t>
      </w:r>
      <w:r w:rsidRPr="00201437">
        <w:rPr>
          <w:rStyle w:val="affffe"/>
          <w:rFonts w:hint="cs"/>
          <w:rtl/>
        </w:rPr>
        <w:t>רי</w:t>
      </w:r>
      <w:r w:rsidR="0075729B">
        <w:rPr>
          <w:rStyle w:val="affffe"/>
          <w:rtl/>
        </w:rPr>
        <w:t>"</w:t>
      </w:r>
      <w:r w:rsidRPr="00201437">
        <w:rPr>
          <w:rStyle w:val="affffe"/>
          <w:rFonts w:hint="cs"/>
          <w:rtl/>
        </w:rPr>
        <w:t>נ</w:t>
      </w:r>
      <w:r w:rsidR="003E2DCC" w:rsidRPr="00201437">
        <w:rPr>
          <w:rStyle w:val="affffe"/>
          <w:rtl/>
        </w:rPr>
        <w:t>:</w:t>
      </w:r>
      <w:r w:rsidR="003E2DCC" w:rsidRPr="006F178A">
        <w:rPr>
          <w:rtl/>
        </w:rPr>
        <w:t xml:space="preserve"> במוכס העומד מאליו.</w:t>
      </w:r>
    </w:p>
    <w:p w14:paraId="08991531" w14:textId="15D09C77" w:rsidR="003E2DCC" w:rsidRPr="006F178A" w:rsidRDefault="003E2DCC" w:rsidP="000F1DD4">
      <w:pPr>
        <w:pStyle w:val="afffd"/>
        <w:rPr>
          <w:rtl/>
        </w:rPr>
      </w:pPr>
      <w:ins w:id="9837" w:author="מספור קטעי משנה" w:date="2026-10-06T06:45:39Z">
        <w:r>
          <w:rPr>
            <w:rStyle w:val="MisparKeta"/>
          </w:rPr>
          <w:t xml:space="preserve">ב. </w:t>
        </w:r>
      </w:ins>
      <w:r w:rsidRPr="006F178A">
        <w:rPr>
          <w:rtl/>
        </w:rPr>
        <w:t>שהן של בית המלך -</w:t>
      </w:r>
      <w:r w:rsidR="000925C1">
        <w:rPr>
          <w:rFonts w:hint="cs"/>
          <w:rtl/>
        </w:rPr>
        <w:t>אף</w:t>
      </w:r>
      <w:r w:rsidRPr="006F178A">
        <w:rPr>
          <w:rtl/>
        </w:rPr>
        <w:t xml:space="preserve"> שאינן של בית המלך.</w:t>
      </w:r>
    </w:p>
    <w:p w14:paraId="2F771402" w14:textId="77777777" w:rsidR="00482CEE" w:rsidRPr="00C14A40" w:rsidRDefault="003E2DCC" w:rsidP="005408D5">
      <w:pPr>
        <w:pStyle w:val="38"/>
        <w:framePr w:wrap="notBeside"/>
        <w:rPr>
          <w:rFonts w:hint="cs"/>
          <w:rtl/>
        </w:rPr>
      </w:pPr>
      <w:r w:rsidRPr="00C14A40">
        <w:rPr>
          <w:rFonts w:hint="cs"/>
          <w:rtl/>
        </w:rPr>
        <w:t>רב</w:t>
      </w:r>
      <w:r w:rsidR="000925C1" w:rsidRPr="00C14A40">
        <w:rPr>
          <w:rFonts w:hint="cs"/>
          <w:rtl/>
        </w:rPr>
        <w:t>:</w:t>
      </w:r>
    </w:p>
    <w:p w14:paraId="73CEB078" w14:textId="30BC6D68" w:rsidR="003E2DCC" w:rsidRPr="006F178A" w:rsidRDefault="003E2DCC" w:rsidP="003E2DCC">
      <w:pPr>
        <w:rPr>
          <w:rtl/>
        </w:rPr>
      </w:pPr>
      <w:r w:rsidRPr="006F178A">
        <w:rPr>
          <w:rFonts w:ascii="Fb Fontext" w:hAnsi="Fb Fontext" w:hint="cs"/>
          <w:rtl/>
        </w:rPr>
        <w:t xml:space="preserve">באומר יאסרו פירות העולם עלי אם אינן של בית המלך </w:t>
      </w:r>
      <w:r w:rsidRPr="000925C1">
        <w:rPr>
          <w:rStyle w:val="afffff0"/>
          <w:rFonts w:hint="cs"/>
          <w:rtl/>
        </w:rPr>
        <w:t>[אומר בליבו היום ובשפתיו סתם]</w:t>
      </w:r>
      <w:r w:rsidR="000925C1">
        <w:rPr>
          <w:rFonts w:ascii="Fb Fontext" w:hAnsi="Fb Fontext" w:hint="cs"/>
          <w:rtl/>
        </w:rPr>
        <w:t>,</w:t>
      </w:r>
      <w:r w:rsidR="0075729B">
        <w:rPr>
          <w:rFonts w:ascii="Fb Fontext" w:hAnsi="Fb Fontext" w:hint="cs"/>
          <w:rtl/>
        </w:rPr>
        <w:t xml:space="preserve"> </w:t>
      </w:r>
    </w:p>
    <w:p w14:paraId="5942E658" w14:textId="77777777" w:rsidR="005408D5" w:rsidRPr="00C14A40" w:rsidRDefault="003E2DCC" w:rsidP="005408D5">
      <w:pPr>
        <w:pStyle w:val="38"/>
        <w:framePr w:wrap="notBeside"/>
        <w:rPr>
          <w:rtl/>
        </w:rPr>
      </w:pPr>
      <w:r w:rsidRPr="00C14A40">
        <w:rPr>
          <w:rFonts w:hint="cs"/>
          <w:rtl/>
        </w:rPr>
        <w:t>ואע</w:t>
      </w:r>
      <w:r w:rsidRPr="00C14A40">
        <w:rPr>
          <w:rtl/>
        </w:rPr>
        <w:t>"</w:t>
      </w:r>
      <w:r w:rsidRPr="00C14A40">
        <w:rPr>
          <w:rFonts w:hint="cs"/>
          <w:rtl/>
        </w:rPr>
        <w:t>ג דס</w:t>
      </w:r>
      <w:r w:rsidRPr="00C14A40">
        <w:rPr>
          <w:rtl/>
        </w:rPr>
        <w:t>"</w:t>
      </w:r>
      <w:r w:rsidRPr="00C14A40">
        <w:rPr>
          <w:rFonts w:hint="cs"/>
          <w:rtl/>
        </w:rPr>
        <w:t>ל</w:t>
      </w:r>
      <w:r w:rsidR="000925C1" w:rsidRPr="00C14A40">
        <w:rPr>
          <w:rFonts w:hint="cs"/>
          <w:rtl/>
        </w:rPr>
        <w:t>:</w:t>
      </w:r>
      <w:r w:rsidRPr="00C14A40">
        <w:rPr>
          <w:rtl/>
        </w:rPr>
        <w:t xml:space="preserve"> </w:t>
      </w:r>
    </w:p>
    <w:p w14:paraId="5B54EA39" w14:textId="25E18F4B" w:rsidR="003E2DCC" w:rsidRPr="006F178A" w:rsidRDefault="003E2DCC" w:rsidP="003E2DCC">
      <w:pPr>
        <w:rPr>
          <w:rtl/>
        </w:rPr>
      </w:pPr>
      <w:r w:rsidRPr="006F178A">
        <w:rPr>
          <w:rtl/>
        </w:rPr>
        <w:t>דברים שבלב אינם דברים, לגבי אונסין שאני.</w:t>
      </w:r>
    </w:p>
    <w:p w14:paraId="1B0A5C16" w14:textId="240B1546" w:rsidR="003E2DCC" w:rsidRPr="006F178A" w:rsidRDefault="003E2DCC" w:rsidP="000F1DD4">
      <w:pPr>
        <w:pStyle w:val="afffd"/>
        <w:rPr>
          <w:rtl/>
        </w:rPr>
      </w:pPr>
      <w:ins w:id="9838" w:author="מספור קטעי משנה" w:date="2026-10-06T06:45:39Z">
        <w:r>
          <w:rPr>
            <w:rStyle w:val="MisparKeta"/>
          </w:rPr>
          <w:t xml:space="preserve">ג. </w:t>
        </w:r>
      </w:ins>
      <w:r w:rsidRPr="006F178A">
        <w:rPr>
          <w:rtl/>
        </w:rPr>
        <w:t xml:space="preserve">ב"ש אומרים: בכל </w:t>
      </w:r>
      <w:r w:rsidR="00FB04A3">
        <w:rPr>
          <w:rFonts w:hint="cs"/>
          <w:rtl/>
        </w:rPr>
        <w:t>נודרין חוץ מבשבועה</w:t>
      </w:r>
      <w:r w:rsidRPr="006F178A">
        <w:rPr>
          <w:rtl/>
        </w:rPr>
        <w:t>.</w:t>
      </w:r>
    </w:p>
    <w:p w14:paraId="77FC05F4" w14:textId="77777777" w:rsidR="00482CEE" w:rsidRPr="00C14A40" w:rsidRDefault="003E2DCC" w:rsidP="005408D5">
      <w:pPr>
        <w:pStyle w:val="38"/>
        <w:framePr w:wrap="notBeside"/>
        <w:rPr>
          <w:rtl/>
        </w:rPr>
      </w:pPr>
      <w:r w:rsidRPr="00C14A40">
        <w:rPr>
          <w:rtl/>
        </w:rPr>
        <w:t>ר"</w:t>
      </w:r>
      <w:r w:rsidRPr="00C14A40">
        <w:rPr>
          <w:rFonts w:hint="cs"/>
          <w:rtl/>
        </w:rPr>
        <w:t>ה</w:t>
      </w:r>
      <w:r w:rsidRPr="00C14A40">
        <w:rPr>
          <w:rtl/>
        </w:rPr>
        <w:t>:</w:t>
      </w:r>
    </w:p>
    <w:p w14:paraId="169C4DEB" w14:textId="06474A5A" w:rsidR="00FB04A3" w:rsidRDefault="003E2DCC" w:rsidP="003E2DCC">
      <w:pPr>
        <w:rPr>
          <w:rFonts w:ascii="Fb Fontext" w:hAnsi="Fb Fontext"/>
          <w:rtl/>
        </w:rPr>
      </w:pPr>
      <w:r w:rsidRPr="00FB04A3">
        <w:rPr>
          <w:rStyle w:val="affffe"/>
          <w:rFonts w:hint="cs"/>
          <w:rtl/>
        </w:rPr>
        <w:t>מחד דתנא לב</w:t>
      </w:r>
      <w:r w:rsidRPr="00FB04A3">
        <w:rPr>
          <w:rStyle w:val="affffe"/>
          <w:rtl/>
        </w:rPr>
        <w:t>"</w:t>
      </w:r>
      <w:r w:rsidRPr="00FB04A3">
        <w:rPr>
          <w:rStyle w:val="affffe"/>
          <w:rFonts w:hint="cs"/>
          <w:rtl/>
        </w:rPr>
        <w:t>ש</w:t>
      </w:r>
      <w:r w:rsidRPr="006F178A">
        <w:rPr>
          <w:rFonts w:ascii="Fb Fontext" w:hAnsi="Fb Fontext" w:hint="cs"/>
          <w:rtl/>
        </w:rPr>
        <w:t xml:space="preserve"> לא יפתח בשבועה ומשמע הא בנדר יפתח, </w:t>
      </w:r>
    </w:p>
    <w:p w14:paraId="777B761B" w14:textId="041AE3A8" w:rsidR="003E2DCC" w:rsidRPr="006F178A" w:rsidRDefault="003E2DCC" w:rsidP="003E2DCC">
      <w:pPr>
        <w:rPr>
          <w:rtl/>
        </w:rPr>
      </w:pPr>
      <w:r w:rsidRPr="00FB04A3">
        <w:rPr>
          <w:rStyle w:val="affffe"/>
          <w:rFonts w:hint="cs"/>
          <w:rtl/>
        </w:rPr>
        <w:t>מאידך תנן לב</w:t>
      </w:r>
      <w:r w:rsidRPr="00FB04A3">
        <w:rPr>
          <w:rStyle w:val="affffe"/>
          <w:rtl/>
        </w:rPr>
        <w:t>"</w:t>
      </w:r>
      <w:r w:rsidRPr="00FB04A3">
        <w:rPr>
          <w:rStyle w:val="affffe"/>
          <w:rFonts w:hint="cs"/>
          <w:rtl/>
        </w:rPr>
        <w:t>ש</w:t>
      </w:r>
      <w:r w:rsidRPr="006F178A">
        <w:rPr>
          <w:rFonts w:ascii="Fb Fontext" w:hAnsi="Fb Fontext" w:hint="cs"/>
          <w:rtl/>
        </w:rPr>
        <w:t xml:space="preserve"> לא יפתח בנדר, </w:t>
      </w:r>
    </w:p>
    <w:p w14:paraId="5827E151" w14:textId="77777777" w:rsidR="00482CEE" w:rsidRPr="00C14A40" w:rsidRDefault="003E2DCC" w:rsidP="005408D5">
      <w:pPr>
        <w:pStyle w:val="38"/>
        <w:framePr w:wrap="notBeside"/>
        <w:rPr>
          <w:rFonts w:hint="cs"/>
          <w:rtl/>
        </w:rPr>
      </w:pPr>
      <w:r w:rsidRPr="00C14A40">
        <w:rPr>
          <w:rFonts w:hint="cs"/>
          <w:rtl/>
        </w:rPr>
        <w:t>ועוד תנן</w:t>
      </w:r>
    </w:p>
    <w:p w14:paraId="11832E86" w14:textId="1A7D68BD" w:rsidR="00FB04A3" w:rsidRDefault="003E2DCC" w:rsidP="003E2DCC">
      <w:pPr>
        <w:rPr>
          <w:rStyle w:val="affffe"/>
          <w:rtl/>
        </w:rPr>
      </w:pPr>
      <w:r w:rsidRPr="006F178A">
        <w:rPr>
          <w:rFonts w:hint="cs"/>
          <w:rtl/>
        </w:rPr>
        <w:t xml:space="preserve">לא </w:t>
      </w:r>
      <w:r w:rsidRPr="00295E41">
        <w:rPr>
          <w:rStyle w:val="afffa"/>
          <w:rFonts w:hint="cs"/>
          <w:rtl/>
        </w:rPr>
        <w:t>יפתח</w:t>
      </w:r>
      <w:r w:rsidRPr="006F178A">
        <w:rPr>
          <w:rFonts w:hint="cs"/>
          <w:rtl/>
        </w:rPr>
        <w:t xml:space="preserve"> בשבועה, </w:t>
      </w:r>
      <w:r w:rsidRPr="00FB04A3">
        <w:rPr>
          <w:rStyle w:val="afffff0"/>
          <w:rFonts w:hint="cs"/>
          <w:rtl/>
        </w:rPr>
        <w:t>אבל לידור בשבועה יכול</w:t>
      </w:r>
      <w:r w:rsidRPr="006F178A">
        <w:rPr>
          <w:rFonts w:hint="cs"/>
          <w:rtl/>
        </w:rPr>
        <w:t xml:space="preserve"> </w:t>
      </w:r>
    </w:p>
    <w:p w14:paraId="31CC215E" w14:textId="77777777" w:rsidR="00482CEE" w:rsidRPr="00C14A40" w:rsidRDefault="003E2DCC" w:rsidP="005408D5">
      <w:pPr>
        <w:pStyle w:val="38"/>
        <w:framePr w:wrap="notBeside"/>
        <w:rPr>
          <w:rFonts w:hint="cs"/>
          <w:rtl/>
        </w:rPr>
      </w:pPr>
      <w:r w:rsidRPr="00C14A40">
        <w:rPr>
          <w:rFonts w:hint="cs"/>
          <w:rtl/>
        </w:rPr>
        <w:t>ומאידך תנן</w:t>
      </w:r>
      <w:r w:rsidR="00FB04A3" w:rsidRPr="00C14A40">
        <w:rPr>
          <w:rFonts w:hint="cs"/>
          <w:rtl/>
        </w:rPr>
        <w:t>:</w:t>
      </w:r>
    </w:p>
    <w:p w14:paraId="566ED9E6" w14:textId="0CFBC548" w:rsidR="003E2DCC" w:rsidRPr="00295E41" w:rsidRDefault="003E2DCC" w:rsidP="003E2DCC">
      <w:pPr>
        <w:rPr>
          <w:rStyle w:val="afffa"/>
          <w:rtl/>
        </w:rPr>
      </w:pPr>
      <w:r w:rsidRPr="00FB04A3">
        <w:rPr>
          <w:rStyle w:val="affffe"/>
          <w:rFonts w:hint="cs"/>
          <w:rtl/>
        </w:rPr>
        <w:t>דלב</w:t>
      </w:r>
      <w:r w:rsidRPr="00FB04A3">
        <w:rPr>
          <w:rStyle w:val="affffe"/>
          <w:rtl/>
        </w:rPr>
        <w:t>"</w:t>
      </w:r>
      <w:r w:rsidRPr="00FB04A3">
        <w:rPr>
          <w:rStyle w:val="affffe"/>
          <w:rFonts w:hint="cs"/>
          <w:rtl/>
        </w:rPr>
        <w:t>ש</w:t>
      </w:r>
      <w:r w:rsidRPr="006F178A">
        <w:rPr>
          <w:rFonts w:hint="cs"/>
          <w:rtl/>
        </w:rPr>
        <w:t xml:space="preserve"> בכל נודרין חוץ מבשבועה </w:t>
      </w:r>
    </w:p>
    <w:p w14:paraId="5B7B0CBC" w14:textId="77777777" w:rsidR="00482CEE" w:rsidRPr="00C14A40" w:rsidRDefault="003E2DCC" w:rsidP="005408D5">
      <w:pPr>
        <w:pStyle w:val="38"/>
        <w:framePr w:wrap="notBeside"/>
        <w:rPr>
          <w:rFonts w:hint="cs"/>
          <w:rtl/>
        </w:rPr>
      </w:pPr>
      <w:r w:rsidRPr="00C14A40">
        <w:rPr>
          <w:rFonts w:hint="cs"/>
          <w:rtl/>
        </w:rPr>
        <w:t>א.</w:t>
      </w:r>
    </w:p>
    <w:p w14:paraId="29DBBEA5" w14:textId="7F28CE30" w:rsidR="00F33F2A" w:rsidRDefault="003E2DCC" w:rsidP="003E2DCC">
      <w:pPr>
        <w:rPr>
          <w:rtl/>
        </w:rPr>
      </w:pPr>
      <w:r w:rsidRPr="00F33F2A">
        <w:rPr>
          <w:rStyle w:val="affffe"/>
          <w:rtl/>
        </w:rPr>
        <w:t>תנא מתניתין</w:t>
      </w:r>
      <w:r w:rsidRPr="006F178A">
        <w:rPr>
          <w:rtl/>
        </w:rPr>
        <w:t xml:space="preserve"> בנדר</w:t>
      </w:r>
      <w:r w:rsidR="00F33F2A">
        <w:rPr>
          <w:rFonts w:hint="cs"/>
          <w:rtl/>
        </w:rPr>
        <w:t>,</w:t>
      </w:r>
      <w:r w:rsidRPr="006F178A">
        <w:rPr>
          <w:rtl/>
        </w:rPr>
        <w:t xml:space="preserve"> להודיעך כחן </w:t>
      </w:r>
      <w:r w:rsidRPr="00F33F2A">
        <w:rPr>
          <w:rStyle w:val="affffe"/>
          <w:rtl/>
        </w:rPr>
        <w:t>דב"ש,</w:t>
      </w:r>
      <w:r w:rsidRPr="006F178A">
        <w:rPr>
          <w:rtl/>
        </w:rPr>
        <w:t xml:space="preserve"> </w:t>
      </w:r>
    </w:p>
    <w:p w14:paraId="75AA4290" w14:textId="3046DEBD" w:rsidR="003E2DCC" w:rsidRPr="00295E41" w:rsidRDefault="003E2DCC" w:rsidP="00F33F2A">
      <w:pPr>
        <w:rPr>
          <w:rStyle w:val="afffa"/>
          <w:rtl/>
        </w:rPr>
      </w:pPr>
      <w:r w:rsidRPr="00F33F2A">
        <w:rPr>
          <w:rStyle w:val="affffe"/>
          <w:rtl/>
        </w:rPr>
        <w:t>תנא ברייתא</w:t>
      </w:r>
      <w:r w:rsidRPr="006F178A">
        <w:rPr>
          <w:rtl/>
        </w:rPr>
        <w:t xml:space="preserve"> בשבועה להודיעך כחן דבית הלל.</w:t>
      </w:r>
    </w:p>
    <w:p w14:paraId="3024A114" w14:textId="77777777" w:rsidR="00482CEE" w:rsidRPr="00C14A40" w:rsidRDefault="003E2DCC" w:rsidP="005408D5">
      <w:pPr>
        <w:pStyle w:val="38"/>
        <w:framePr w:wrap="notBeside"/>
        <w:rPr>
          <w:rtl/>
        </w:rPr>
      </w:pPr>
      <w:r w:rsidRPr="00C14A40">
        <w:rPr>
          <w:rFonts w:hint="cs"/>
          <w:rtl/>
        </w:rPr>
        <w:t xml:space="preserve">ב. </w:t>
      </w:r>
      <w:r w:rsidRPr="00C14A40">
        <w:rPr>
          <w:rtl/>
        </w:rPr>
        <w:t>ר</w:t>
      </w:r>
      <w:r w:rsidR="00F33F2A" w:rsidRPr="00C14A40">
        <w:rPr>
          <w:rFonts w:hint="cs"/>
          <w:rtl/>
        </w:rPr>
        <w:t>"א</w:t>
      </w:r>
      <w:r w:rsidRPr="00C14A40">
        <w:rPr>
          <w:rtl/>
        </w:rPr>
        <w:t>:</w:t>
      </w:r>
    </w:p>
    <w:p w14:paraId="57493AD1" w14:textId="5F3E1A5D" w:rsidR="006666DF" w:rsidRDefault="003E2DCC" w:rsidP="003E2DCC">
      <w:pPr>
        <w:rPr>
          <w:spacing w:val="-4"/>
          <w:rtl/>
        </w:rPr>
      </w:pPr>
      <w:r w:rsidRPr="00F33F2A">
        <w:rPr>
          <w:rStyle w:val="affffe"/>
          <w:rtl/>
        </w:rPr>
        <w:t>ה"</w:t>
      </w:r>
      <w:r w:rsidRPr="00F33F2A">
        <w:rPr>
          <w:rStyle w:val="affffe"/>
          <w:rFonts w:hint="cs"/>
          <w:rtl/>
        </w:rPr>
        <w:t>ק</w:t>
      </w:r>
      <w:r w:rsidR="0075729B">
        <w:rPr>
          <w:rStyle w:val="affffe"/>
          <w:rFonts w:hint="cs"/>
          <w:rtl/>
        </w:rPr>
        <w:t xml:space="preserve"> </w:t>
      </w:r>
      <w:r w:rsidRPr="00F33F2A">
        <w:rPr>
          <w:rStyle w:val="affffe"/>
          <w:rtl/>
        </w:rPr>
        <w:t>ב"ש</w:t>
      </w:r>
      <w:r w:rsidRPr="00625DCC">
        <w:rPr>
          <w:spacing w:val="-4"/>
          <w:rtl/>
        </w:rPr>
        <w:t xml:space="preserve">: אין שאלה בשבועה, </w:t>
      </w:r>
      <w:r w:rsidRPr="00F33F2A">
        <w:rPr>
          <w:rStyle w:val="affffe"/>
          <w:rtl/>
        </w:rPr>
        <w:t>וב</w:t>
      </w:r>
      <w:r w:rsidR="00F33F2A" w:rsidRPr="00F33F2A">
        <w:rPr>
          <w:rStyle w:val="affffe"/>
          <w:rFonts w:hint="cs"/>
          <w:rtl/>
        </w:rPr>
        <w:t>"ה</w:t>
      </w:r>
      <w:r w:rsidRPr="00F33F2A">
        <w:rPr>
          <w:rStyle w:val="affffe"/>
          <w:rtl/>
        </w:rPr>
        <w:t>:</w:t>
      </w:r>
      <w:r w:rsidRPr="00625DCC">
        <w:rPr>
          <w:spacing w:val="-4"/>
          <w:rtl/>
        </w:rPr>
        <w:t xml:space="preserve"> יש שאלה בשבועה.</w:t>
      </w:r>
    </w:p>
    <w:p w14:paraId="6C8BCA36" w14:textId="78DD4A6D"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43" w:author="קלוד" w:date="2026-10-06T10:09:38Z"/>
        </w:rPr>
      </w:pPr>
      <w:ins w:id="20342" w:author="קלוד" w:date="2026-10-06T10:09:38Z">
        <w:r>
          <w:t xml:space="preserve">משנה ה</w:t>
        </w:r>
      </w:ins>
    </w:p>
    <w:p w14:paraId="359970D4" w14:textId="77777777" w:rsidR="003E2DCC" w:rsidRPr="00B15076" w:rsidRDefault="003E2DCC" w:rsidP="003E2DCC">
      <w:pPr>
        <w:pStyle w:val="afff5"/>
        <w:rPr>
          <w:rtl/>
        </w:rPr>
      </w:pPr>
      <w:r w:rsidRPr="00B15076">
        <w:rPr>
          <w:rtl/>
        </w:rPr>
        <w:t>הרי נטיעות האלו קרבן אם אינן נקצצות, טלית זו קרבן אם אינה נשרפת - יש להן פדיון.</w:t>
      </w:r>
    </w:p>
    <w:p w14:paraId="49907D02" w14:textId="77777777" w:rsidR="006E2DD0" w:rsidRDefault="003E2DCC" w:rsidP="003E2DCC">
      <w:pPr>
        <w:pStyle w:val="afff5"/>
        <w:rPr>
          <w:rtl/>
        </w:rPr>
      </w:pPr>
      <w:r w:rsidRPr="006F178A">
        <w:rPr>
          <w:rtl/>
        </w:rPr>
        <w:t xml:space="preserve">הרי נטיעות האלו קרבן עד שיקצצו, </w:t>
      </w:r>
    </w:p>
    <w:p w14:paraId="5A8A517A" w14:textId="2A383686" w:rsidR="003E2DCC" w:rsidRPr="006F178A" w:rsidRDefault="003E2DCC" w:rsidP="003E2DCC">
      <w:pPr>
        <w:pStyle w:val="afff5"/>
        <w:rPr>
          <w:rtl/>
        </w:rPr>
      </w:pPr>
      <w:r w:rsidRPr="006F178A">
        <w:rPr>
          <w:rtl/>
        </w:rPr>
        <w:t>טלית זו קרבן עד שתשרף –</w:t>
      </w:r>
      <w:r w:rsidRPr="006F178A">
        <w:rPr>
          <w:rFonts w:hint="cs"/>
          <w:rtl/>
        </w:rPr>
        <w:t xml:space="preserve"> אין להם פדיון.</w:t>
      </w:r>
    </w:p>
    <w:p w14:paraId="076494B5" w14:textId="77777777" w:rsidR="003E2DCC" w:rsidRPr="006F178A" w:rsidRDefault="003E2DCC" w:rsidP="00A522DC">
      <w:pPr>
        <w:pStyle w:val="a3"/>
        <w:framePr w:wrap="around"/>
        <w:rPr>
          <w:rtl/>
        </w:rPr>
      </w:pPr>
      <w:r w:rsidRPr="006F178A">
        <w:rPr>
          <w:rtl/>
        </w:rPr>
        <w:t>כח:</w:t>
      </w:r>
    </w:p>
    <w:p w14:paraId="21C81D20" w14:textId="77777777" w:rsidR="00370B34" w:rsidRDefault="003E2DCC" w:rsidP="003E2DCC">
      <w:pPr>
        <w:rPr>
          <w:rFonts w:ascii="Fb Fontext" w:hAnsi="Fb Fontext"/>
          <w:spacing w:val="-2"/>
          <w:rtl/>
        </w:rPr>
      </w:pPr>
      <w:r w:rsidRPr="00370B34">
        <w:rPr>
          <w:rStyle w:val="affffe"/>
          <w:rFonts w:hint="cs"/>
          <w:rtl/>
        </w:rPr>
        <w:t xml:space="preserve">ולא תני </w:t>
      </w:r>
      <w:r w:rsidRPr="00625DCC">
        <w:rPr>
          <w:rFonts w:ascii="Fb Fontext" w:hAnsi="Fb Fontext"/>
          <w:spacing w:val="-2"/>
          <w:rtl/>
        </w:rPr>
        <w:t xml:space="preserve">קדושות ואין קדושות! </w:t>
      </w:r>
    </w:p>
    <w:p w14:paraId="578E76DA" w14:textId="77777777" w:rsidR="005408D5" w:rsidRPr="00C14A40" w:rsidRDefault="00370B34" w:rsidP="005408D5">
      <w:pPr>
        <w:pStyle w:val="38"/>
        <w:framePr w:wrap="notBeside"/>
        <w:rPr>
          <w:rtl/>
        </w:rPr>
      </w:pPr>
      <w:r w:rsidRPr="00C14A40">
        <w:rPr>
          <w:rFonts w:hint="cs"/>
          <w:rtl/>
        </w:rPr>
        <w:t xml:space="preserve">- </w:t>
      </w:r>
      <w:r w:rsidR="003E2DCC" w:rsidRPr="00C14A40">
        <w:rPr>
          <w:rtl/>
        </w:rPr>
        <w:t xml:space="preserve">איידי </w:t>
      </w:r>
      <w:r w:rsidR="003E2DCC" w:rsidRPr="00C14A40">
        <w:rPr>
          <w:rFonts w:hint="eastAsia"/>
          <w:rtl/>
        </w:rPr>
        <w:t>דתני</w:t>
      </w:r>
      <w:r w:rsidR="003E2DCC" w:rsidRPr="00C14A40">
        <w:rPr>
          <w:rtl/>
        </w:rPr>
        <w:t xml:space="preserve"> סיפא </w:t>
      </w:r>
    </w:p>
    <w:p w14:paraId="5E6BD4F9" w14:textId="3AEAAA27" w:rsidR="003E2DCC" w:rsidRPr="00625DCC" w:rsidRDefault="003E2DCC" w:rsidP="003E2DCC">
      <w:pPr>
        <w:rPr>
          <w:spacing w:val="-2"/>
          <w:rtl/>
        </w:rPr>
      </w:pPr>
      <w:r w:rsidRPr="00625DCC">
        <w:rPr>
          <w:rFonts w:ascii="Fb Fontext" w:hAnsi="Fb Fontext"/>
          <w:spacing w:val="-2"/>
          <w:rtl/>
        </w:rPr>
        <w:t xml:space="preserve">אין להם פדיון, </w:t>
      </w:r>
      <w:r w:rsidRPr="00370B34">
        <w:rPr>
          <w:rStyle w:val="affffe"/>
          <w:rtl/>
        </w:rPr>
        <w:t xml:space="preserve">תנא </w:t>
      </w:r>
      <w:r w:rsidR="006B25C6" w:rsidRPr="00370B34">
        <w:rPr>
          <w:rStyle w:val="affffe"/>
          <w:rtl/>
        </w:rPr>
        <w:t xml:space="preserve">גם </w:t>
      </w:r>
      <w:r w:rsidRPr="00370B34">
        <w:rPr>
          <w:rStyle w:val="affffe"/>
          <w:rtl/>
        </w:rPr>
        <w:t>רישא</w:t>
      </w:r>
      <w:r w:rsidRPr="00625DCC">
        <w:rPr>
          <w:rFonts w:ascii="Fb Fontext" w:hAnsi="Fb Fontext"/>
          <w:spacing w:val="-2"/>
          <w:rtl/>
        </w:rPr>
        <w:t xml:space="preserve"> יש להם פדיון.</w:t>
      </w:r>
    </w:p>
    <w:p w14:paraId="7780E3A4" w14:textId="77777777" w:rsidR="005408D5" w:rsidRPr="00C14A40" w:rsidRDefault="003E2DCC" w:rsidP="005408D5">
      <w:pPr>
        <w:pStyle w:val="38"/>
        <w:framePr w:wrap="notBeside"/>
        <w:rPr>
          <w:rtl/>
        </w:rPr>
      </w:pPr>
      <w:r w:rsidRPr="00C14A40">
        <w:rPr>
          <w:rtl/>
        </w:rPr>
        <w:t xml:space="preserve">אמימר: </w:t>
      </w:r>
    </w:p>
    <w:p w14:paraId="69D63E67" w14:textId="504B657A" w:rsidR="003E2DCC" w:rsidRPr="006F178A" w:rsidRDefault="003E2DCC" w:rsidP="002610FA">
      <w:pPr>
        <w:rPr>
          <w:rtl/>
        </w:rPr>
      </w:pPr>
      <w:r w:rsidRPr="006F178A">
        <w:rPr>
          <w:rtl/>
        </w:rPr>
        <w:t>באומר אם אינן נקצצות היום, ועבר היום ולא נקצצו.</w:t>
      </w:r>
      <w:r w:rsidRPr="006F178A">
        <w:rPr>
          <w:rFonts w:hint="cs"/>
          <w:rtl/>
        </w:rPr>
        <w:t xml:space="preserve"> וקמ</w:t>
      </w:r>
      <w:r w:rsidRPr="006F178A">
        <w:rPr>
          <w:rtl/>
        </w:rPr>
        <w:t>"</w:t>
      </w:r>
      <w:r w:rsidRPr="006F178A">
        <w:rPr>
          <w:rFonts w:hint="cs"/>
          <w:rtl/>
        </w:rPr>
        <w:t xml:space="preserve">ל </w:t>
      </w:r>
      <w:r w:rsidR="0052609B">
        <w:rPr>
          <w:rFonts w:hint="cs"/>
          <w:rtl/>
        </w:rPr>
        <w:t>אף</w:t>
      </w:r>
      <w:r w:rsidRPr="006F178A">
        <w:rPr>
          <w:rFonts w:hint="cs"/>
          <w:rtl/>
        </w:rPr>
        <w:t xml:space="preserve"> ד</w:t>
      </w:r>
      <w:r w:rsidR="002610FA">
        <w:rPr>
          <w:rFonts w:hint="cs"/>
          <w:rtl/>
        </w:rPr>
        <w:t xml:space="preserve">יש הרבה רוח, </w:t>
      </w:r>
    </w:p>
    <w:p w14:paraId="0AC3E205" w14:textId="77777777" w:rsidR="005408D5" w:rsidRPr="00C14A40" w:rsidRDefault="00DC0BA2" w:rsidP="005408D5">
      <w:pPr>
        <w:pStyle w:val="38"/>
        <w:framePr w:wrap="notBeside"/>
        <w:rPr>
          <w:rtl/>
        </w:rPr>
      </w:pPr>
      <w:r w:rsidRPr="00C14A40">
        <w:rPr>
          <w:rtl/>
        </w:rPr>
        <w:t xml:space="preserve">ואף </w:t>
      </w:r>
      <w:r w:rsidR="003E2DCC" w:rsidRPr="00C14A40">
        <w:rPr>
          <w:rFonts w:hint="cs"/>
          <w:rtl/>
        </w:rPr>
        <w:t>ד</w:t>
      </w:r>
      <w:r w:rsidR="003E2DCC" w:rsidRPr="00C14A40">
        <w:rPr>
          <w:rtl/>
        </w:rPr>
        <w:t xml:space="preserve">תני </w:t>
      </w:r>
    </w:p>
    <w:p w14:paraId="5B24EF7A" w14:textId="4BB8C755" w:rsidR="003E2DCC" w:rsidRPr="006F178A" w:rsidRDefault="003E2DCC" w:rsidP="003E2DCC">
      <w:pPr>
        <w:rPr>
          <w:rtl/>
        </w:rPr>
      </w:pPr>
      <w:r w:rsidRPr="006F178A">
        <w:rPr>
          <w:rtl/>
        </w:rPr>
        <w:t>גבי טלית</w:t>
      </w:r>
      <w:r w:rsidRPr="006F178A">
        <w:rPr>
          <w:rFonts w:hint="cs"/>
          <w:rtl/>
        </w:rPr>
        <w:t xml:space="preserve"> דלשריפה </w:t>
      </w:r>
      <w:r w:rsidR="002610FA">
        <w:rPr>
          <w:rFonts w:hint="cs"/>
          <w:rtl/>
        </w:rPr>
        <w:t>עומדת</w:t>
      </w:r>
      <w:r w:rsidRPr="002610FA">
        <w:rPr>
          <w:rStyle w:val="affffe"/>
          <w:rFonts w:hint="cs"/>
          <w:rtl/>
        </w:rPr>
        <w:t>- א.</w:t>
      </w:r>
      <w:r w:rsidRPr="006F178A">
        <w:rPr>
          <w:rFonts w:hint="cs"/>
          <w:rtl/>
        </w:rPr>
        <w:t xml:space="preserve"> כגון ד</w:t>
      </w:r>
      <w:r w:rsidR="002610FA">
        <w:rPr>
          <w:rFonts w:hint="cs"/>
          <w:rtl/>
        </w:rPr>
        <w:t>יש</w:t>
      </w:r>
      <w:r w:rsidRPr="006F178A">
        <w:rPr>
          <w:rFonts w:hint="cs"/>
          <w:rtl/>
        </w:rPr>
        <w:t xml:space="preserve"> דליקה.</w:t>
      </w:r>
    </w:p>
    <w:p w14:paraId="332954AC" w14:textId="77777777" w:rsidR="00482CEE" w:rsidRPr="00C14A40" w:rsidRDefault="003E2DCC" w:rsidP="005408D5">
      <w:pPr>
        <w:pStyle w:val="38"/>
        <w:framePr w:wrap="notBeside"/>
        <w:rPr>
          <w:rtl/>
        </w:rPr>
      </w:pPr>
      <w:r w:rsidRPr="00C14A40">
        <w:rPr>
          <w:rFonts w:hint="cs"/>
          <w:rtl/>
        </w:rPr>
        <w:t xml:space="preserve">ב, </w:t>
      </w:r>
      <w:r w:rsidRPr="00C14A40">
        <w:rPr>
          <w:rtl/>
        </w:rPr>
        <w:t>ה"נ</w:t>
      </w:r>
    </w:p>
    <w:p w14:paraId="3303F10A" w14:textId="02D29BB2" w:rsidR="003E2DCC" w:rsidRPr="006F178A" w:rsidRDefault="00852F40" w:rsidP="003E2DCC">
      <w:pPr>
        <w:rPr>
          <w:rtl/>
        </w:rPr>
      </w:pPr>
      <w:r>
        <w:rPr>
          <w:rFonts w:hint="cs"/>
          <w:rtl/>
        </w:rPr>
        <w:t>כ</w:t>
      </w:r>
      <w:r w:rsidR="002610FA">
        <w:rPr>
          <w:rFonts w:hint="cs"/>
          <w:rtl/>
        </w:rPr>
        <w:t>שיש רוח</w:t>
      </w:r>
      <w:r w:rsidR="003E2DCC" w:rsidRPr="006F178A">
        <w:rPr>
          <w:rtl/>
        </w:rPr>
        <w:t xml:space="preserve">, וס"ד </w:t>
      </w:r>
      <w:r>
        <w:rPr>
          <w:rFonts w:hint="cs"/>
          <w:rtl/>
        </w:rPr>
        <w:t>שיתכן שלא תינצל ולכך נדר קמ</w:t>
      </w:r>
      <w:r w:rsidR="0075729B">
        <w:rPr>
          <w:rtl/>
        </w:rPr>
        <w:t>"</w:t>
      </w:r>
      <w:r>
        <w:rPr>
          <w:rFonts w:hint="cs"/>
          <w:rtl/>
        </w:rPr>
        <w:t>ל.</w:t>
      </w:r>
    </w:p>
    <w:p w14:paraId="55658F14" w14:textId="2252995B" w:rsidR="003E2DCC" w:rsidRPr="006F178A" w:rsidRDefault="003E2DCC" w:rsidP="000F1DD4">
      <w:pPr>
        <w:pStyle w:val="afffd"/>
        <w:rPr>
          <w:rtl/>
        </w:rPr>
      </w:pPr>
      <w:ins w:id="9840" w:author="מספור קטעי משנה" w:date="2026-10-06T06:45:39Z">
        <w:r>
          <w:rPr>
            <w:rStyle w:val="MisparKeta"/>
          </w:rPr>
          <w:t xml:space="preserve">ד. </w:t>
        </w:r>
      </w:ins>
      <w:r w:rsidRPr="006F178A">
        <w:rPr>
          <w:rtl/>
        </w:rPr>
        <w:t xml:space="preserve">הרי נטיעות האלו קרבן </w:t>
      </w:r>
      <w:r w:rsidR="007E2BE2">
        <w:rPr>
          <w:rFonts w:hint="cs"/>
          <w:rtl/>
        </w:rPr>
        <w:t>עד שיקצצו- אין להם פדיון</w:t>
      </w:r>
      <w:r w:rsidRPr="006F178A">
        <w:rPr>
          <w:rtl/>
        </w:rPr>
        <w:t>.</w:t>
      </w:r>
    </w:p>
    <w:p w14:paraId="447342BB" w14:textId="77777777" w:rsidR="00255536" w:rsidRDefault="003E2DCC" w:rsidP="003E2DCC">
      <w:pPr>
        <w:rPr>
          <w:rFonts w:ascii="Fb Fontext" w:hAnsi="Fb Fontext"/>
          <w:rtl/>
        </w:rPr>
      </w:pPr>
      <w:r w:rsidRPr="006F178A">
        <w:rPr>
          <w:rFonts w:ascii="Fb Fontext" w:hAnsi="Fb Fontext"/>
          <w:rtl/>
        </w:rPr>
        <w:t xml:space="preserve">ולעולם? </w:t>
      </w:r>
    </w:p>
    <w:p w14:paraId="60CFA8AC" w14:textId="77777777" w:rsidR="005408D5" w:rsidRPr="00C14A40" w:rsidRDefault="003E2DCC" w:rsidP="005408D5">
      <w:pPr>
        <w:pStyle w:val="38"/>
        <w:framePr w:wrap="notBeside"/>
        <w:rPr>
          <w:rtl/>
        </w:rPr>
      </w:pPr>
      <w:r w:rsidRPr="00C14A40">
        <w:rPr>
          <w:rtl/>
        </w:rPr>
        <w:t xml:space="preserve">בר פדא: </w:t>
      </w:r>
    </w:p>
    <w:p w14:paraId="1DD79D84" w14:textId="4890F86E" w:rsidR="007E2BE2" w:rsidRDefault="003E2DCC" w:rsidP="003E2DCC">
      <w:pPr>
        <w:rPr>
          <w:rFonts w:ascii="Fb Fontext" w:hAnsi="Fb Fontext"/>
          <w:rtl/>
        </w:rPr>
      </w:pPr>
      <w:r w:rsidRPr="006F178A">
        <w:rPr>
          <w:rFonts w:ascii="Fb Fontext" w:hAnsi="Fb Fontext"/>
          <w:rtl/>
        </w:rPr>
        <w:t xml:space="preserve">פדאן חוזרות וקודשות, פדאן חוזרות וקודשות, </w:t>
      </w:r>
    </w:p>
    <w:p w14:paraId="342ED240" w14:textId="0A1D371A" w:rsidR="003E2DCC" w:rsidRPr="006F178A" w:rsidRDefault="003E2DCC" w:rsidP="005408D5">
      <w:r w:rsidRPr="006F178A">
        <w:rPr>
          <w:rFonts w:ascii="Fb Fontext" w:hAnsi="Fb Fontext"/>
          <w:rtl/>
        </w:rPr>
        <w:t>עד שיקצצו, נקצצו - פודן פעם אחת ודיו.</w:t>
      </w:r>
    </w:p>
    <w:p w14:paraId="0CA3697C" w14:textId="77777777" w:rsidR="00482CEE" w:rsidRPr="00C14A40" w:rsidRDefault="003E2DCC" w:rsidP="005408D5">
      <w:pPr>
        <w:pStyle w:val="38"/>
        <w:framePr w:wrap="notBeside"/>
        <w:rPr>
          <w:rtl/>
        </w:rPr>
      </w:pPr>
      <w:r w:rsidRPr="00C14A40">
        <w:rPr>
          <w:rtl/>
        </w:rPr>
        <w:t>עולא:</w:t>
      </w:r>
    </w:p>
    <w:p w14:paraId="0344AEE1" w14:textId="53A218EF" w:rsidR="003E2DCC" w:rsidRPr="006F178A" w:rsidRDefault="003E2DCC" w:rsidP="00255536">
      <w:pPr>
        <w:rPr>
          <w:rtl/>
        </w:rPr>
      </w:pPr>
      <w:r w:rsidRPr="006F178A">
        <w:rPr>
          <w:rtl/>
        </w:rPr>
        <w:t>כיון שנקצצו שוב אין פודן.</w:t>
      </w:r>
    </w:p>
    <w:p w14:paraId="7CF5A81B" w14:textId="77777777" w:rsidR="003E2DCC" w:rsidRPr="006F178A" w:rsidRDefault="003E2DCC" w:rsidP="00A522DC">
      <w:pPr>
        <w:pStyle w:val="a3"/>
        <w:framePr w:wrap="around"/>
        <w:rPr>
          <w:rtl/>
        </w:rPr>
      </w:pPr>
      <w:r w:rsidRPr="006F178A">
        <w:rPr>
          <w:rtl/>
        </w:rPr>
        <w:t>כט.</w:t>
      </w:r>
    </w:p>
    <w:p w14:paraId="03D22A68" w14:textId="2898F332" w:rsidR="00482CEE" w:rsidRPr="00C14A40" w:rsidRDefault="00255536" w:rsidP="005408D5">
      <w:pPr>
        <w:pStyle w:val="38"/>
        <w:framePr w:wrap="notBeside"/>
        <w:rPr>
          <w:rtl/>
        </w:rPr>
      </w:pPr>
      <w:r w:rsidRPr="00C14A40">
        <w:rPr>
          <w:rFonts w:hint="cs"/>
          <w:rtl/>
        </w:rPr>
        <w:t>רה</w:t>
      </w:r>
      <w:r w:rsidR="0075729B">
        <w:rPr>
          <w:rtl/>
        </w:rPr>
        <w:t>"</w:t>
      </w:r>
      <w:r w:rsidRPr="00C14A40">
        <w:rPr>
          <w:rFonts w:hint="cs"/>
          <w:rtl/>
        </w:rPr>
        <w:t>מ</w:t>
      </w:r>
      <w:r w:rsidR="003E2DCC" w:rsidRPr="00C14A40">
        <w:rPr>
          <w:rtl/>
        </w:rPr>
        <w:t>:</w:t>
      </w:r>
    </w:p>
    <w:p w14:paraId="773F00C1" w14:textId="741279A8" w:rsidR="003E2DCC" w:rsidRPr="006F178A" w:rsidRDefault="003E2DCC" w:rsidP="003E2DCC">
      <w:pPr>
        <w:rPr>
          <w:rtl/>
        </w:rPr>
      </w:pPr>
      <w:r w:rsidRPr="006F178A">
        <w:rPr>
          <w:rFonts w:ascii="Fb Fontext" w:hAnsi="Fb Fontext"/>
          <w:rtl/>
        </w:rPr>
        <w:t xml:space="preserve">קדושה שבהן להיכן הלכה? ומה אילו אמר לאשה היום את אשתי ולמחר אי את אשתי, מי </w:t>
      </w:r>
      <w:r w:rsidR="00CE7457">
        <w:rPr>
          <w:rFonts w:ascii="Fb Fontext" w:hAnsi="Fb Fontext" w:hint="cs"/>
          <w:rtl/>
        </w:rPr>
        <w:t xml:space="preserve">יוצאת </w:t>
      </w:r>
      <w:r w:rsidRPr="006F178A">
        <w:rPr>
          <w:rFonts w:ascii="Fb Fontext" w:hAnsi="Fb Fontext"/>
          <w:rtl/>
        </w:rPr>
        <w:t xml:space="preserve">בלא גט? </w:t>
      </w:r>
    </w:p>
    <w:p w14:paraId="23D6D011" w14:textId="77777777" w:rsidR="00482CEE" w:rsidRPr="00C14A40" w:rsidRDefault="003E2DCC" w:rsidP="005408D5">
      <w:pPr>
        <w:pStyle w:val="38"/>
        <w:framePr w:wrap="notBeside"/>
        <w:rPr>
          <w:rtl/>
        </w:rPr>
      </w:pPr>
      <w:r w:rsidRPr="00C14A40">
        <w:rPr>
          <w:rtl/>
        </w:rPr>
        <w:t>א"ל רבא:</w:t>
      </w:r>
    </w:p>
    <w:p w14:paraId="470CE114" w14:textId="30B17B60" w:rsidR="003E2DCC" w:rsidRPr="006F178A" w:rsidRDefault="003E2DCC" w:rsidP="003E2DCC">
      <w:pPr>
        <w:rPr>
          <w:rtl/>
        </w:rPr>
      </w:pPr>
      <w:r w:rsidRPr="006F178A">
        <w:rPr>
          <w:rFonts w:hint="cs"/>
          <w:rtl/>
        </w:rPr>
        <w:t xml:space="preserve">לא דמי </w:t>
      </w:r>
      <w:r w:rsidRPr="006F178A">
        <w:rPr>
          <w:rtl/>
        </w:rPr>
        <w:t xml:space="preserve">קדושת דמים </w:t>
      </w:r>
      <w:r w:rsidR="00CE7457">
        <w:rPr>
          <w:rFonts w:hint="cs"/>
          <w:rtl/>
        </w:rPr>
        <w:t>ש</w:t>
      </w:r>
      <w:r w:rsidRPr="006F178A">
        <w:rPr>
          <w:rtl/>
        </w:rPr>
        <w:t xml:space="preserve">פקעה בכדי, </w:t>
      </w:r>
      <w:r w:rsidRPr="006F178A">
        <w:rPr>
          <w:rFonts w:hint="cs"/>
          <w:rtl/>
        </w:rPr>
        <w:t>ל</w:t>
      </w:r>
      <w:r w:rsidRPr="00295E41">
        <w:rPr>
          <w:rStyle w:val="afffa"/>
          <w:rtl/>
        </w:rPr>
        <w:t>קדושת הגוף</w:t>
      </w:r>
      <w:r w:rsidR="00CE7457" w:rsidRPr="00295E41">
        <w:rPr>
          <w:rStyle w:val="afffa"/>
          <w:rFonts w:hint="cs"/>
          <w:rtl/>
        </w:rPr>
        <w:t>,</w:t>
      </w:r>
    </w:p>
    <w:p w14:paraId="22A418E8" w14:textId="77777777" w:rsidR="00482CEE" w:rsidRPr="00C14A40" w:rsidRDefault="003E2DCC" w:rsidP="005408D5">
      <w:pPr>
        <w:pStyle w:val="38"/>
        <w:framePr w:wrap="notBeside"/>
        <w:rPr>
          <w:rFonts w:hint="cs"/>
          <w:rtl/>
        </w:rPr>
      </w:pPr>
      <w:r w:rsidRPr="00C14A40">
        <w:rPr>
          <w:rFonts w:hint="cs"/>
          <w:rtl/>
        </w:rPr>
        <w:t>והך</w:t>
      </w:r>
      <w:r w:rsidR="004577C2" w:rsidRPr="00C14A40">
        <w:rPr>
          <w:rFonts w:hint="cs"/>
          <w:rtl/>
        </w:rPr>
        <w:t>:</w:t>
      </w:r>
    </w:p>
    <w:p w14:paraId="482B07F2" w14:textId="77777777" w:rsidR="00482CEE" w:rsidRDefault="003E2DCC" w:rsidP="003E2DCC">
      <w:pPr>
        <w:rPr>
          <w:rtl/>
        </w:rPr>
      </w:pPr>
      <w:r w:rsidRPr="00757D20">
        <w:rPr>
          <w:rFonts w:hint="cs"/>
          <w:rtl/>
        </w:rPr>
        <w:t>ד</w:t>
      </w:r>
      <w:r w:rsidRPr="00757D20">
        <w:rPr>
          <w:rtl/>
        </w:rPr>
        <w:t xml:space="preserve">שור זה עולה כל ל' יום ולאחר ל' יום שלמים </w:t>
      </w:r>
      <w:r w:rsidR="00234C83">
        <w:rPr>
          <w:rtl/>
        </w:rPr>
        <w:t>–</w:t>
      </w:r>
    </w:p>
    <w:p w14:paraId="3DDF051D" w14:textId="49BE91A2" w:rsidR="00234C83" w:rsidRDefault="003E2DCC" w:rsidP="003E2DCC">
      <w:pPr>
        <w:rPr>
          <w:rtl/>
        </w:rPr>
      </w:pPr>
      <w:r w:rsidRPr="00757D20">
        <w:rPr>
          <w:rtl/>
        </w:rPr>
        <w:t>כל ל' יום עולה, לאחר ל' יום שלמים</w:t>
      </w:r>
      <w:r w:rsidRPr="00757D20">
        <w:rPr>
          <w:rFonts w:hint="cs"/>
          <w:rtl/>
        </w:rPr>
        <w:t>,</w:t>
      </w:r>
      <w:r w:rsidR="0075729B">
        <w:rPr>
          <w:rtl/>
        </w:rPr>
        <w:t xml:space="preserve"> </w:t>
      </w:r>
    </w:p>
    <w:p w14:paraId="54238492" w14:textId="4F7B3A2A" w:rsidR="003E2DCC" w:rsidRPr="00757D20" w:rsidRDefault="00B53CEE" w:rsidP="005408D5">
      <w:pPr>
        <w:rPr>
          <w:rtl/>
        </w:rPr>
      </w:pPr>
      <w:r>
        <w:rPr>
          <w:rFonts w:hint="cs"/>
          <w:rtl/>
        </w:rPr>
        <w:t>-</w:t>
      </w:r>
      <w:r w:rsidR="004577C2">
        <w:rPr>
          <w:rFonts w:hint="cs"/>
          <w:rtl/>
        </w:rPr>
        <w:t xml:space="preserve"> </w:t>
      </w:r>
      <w:r w:rsidR="003E2DCC" w:rsidRPr="00757D20">
        <w:rPr>
          <w:rFonts w:hint="cs"/>
          <w:rtl/>
        </w:rPr>
        <w:t xml:space="preserve">ולא פקעה בכדי </w:t>
      </w:r>
      <w:r>
        <w:rPr>
          <w:rFonts w:hint="cs"/>
          <w:rtl/>
        </w:rPr>
        <w:t>-ש</w:t>
      </w:r>
      <w:r w:rsidR="0008290D">
        <w:rPr>
          <w:rFonts w:hint="cs"/>
          <w:rtl/>
        </w:rPr>
        <w:t xml:space="preserve">כאן </w:t>
      </w:r>
      <w:r w:rsidR="003E2DCC" w:rsidRPr="00757D20">
        <w:rPr>
          <w:rFonts w:hint="cs"/>
          <w:rtl/>
        </w:rPr>
        <w:t xml:space="preserve">אמר </w:t>
      </w:r>
      <w:r>
        <w:rPr>
          <w:rFonts w:hint="cs"/>
          <w:rtl/>
        </w:rPr>
        <w:t>לתורת דמיו,</w:t>
      </w:r>
    </w:p>
    <w:p w14:paraId="6AEFC08E" w14:textId="77777777" w:rsidR="00482CEE" w:rsidRPr="00C14A40" w:rsidRDefault="003E2DCC" w:rsidP="005408D5">
      <w:pPr>
        <w:pStyle w:val="38"/>
        <w:framePr w:wrap="notBeside"/>
        <w:rPr>
          <w:rtl/>
        </w:rPr>
      </w:pPr>
      <w:r w:rsidRPr="00C14A40">
        <w:rPr>
          <w:rFonts w:hint="cs"/>
          <w:rtl/>
        </w:rPr>
        <w:t>והך</w:t>
      </w:r>
      <w:r w:rsidRPr="00C14A40">
        <w:rPr>
          <w:rtl/>
        </w:rPr>
        <w:t>:</w:t>
      </w:r>
    </w:p>
    <w:p w14:paraId="71A1B9BD" w14:textId="35DC993E" w:rsidR="003E2DCC" w:rsidRPr="006F178A" w:rsidRDefault="003E2DCC" w:rsidP="003E2DCC">
      <w:pPr>
        <w:rPr>
          <w:rtl/>
        </w:rPr>
      </w:pPr>
      <w:r w:rsidRPr="006F178A">
        <w:rPr>
          <w:rFonts w:ascii="Fb Fontext" w:hAnsi="Fb Fontext" w:hint="cs"/>
          <w:rtl/>
        </w:rPr>
        <w:t>ד</w:t>
      </w:r>
      <w:r w:rsidRPr="006F178A">
        <w:rPr>
          <w:rFonts w:ascii="Fb Fontext" w:hAnsi="Fb Fontext"/>
          <w:rtl/>
        </w:rPr>
        <w:t xml:space="preserve">לאחר ל' יום עולה ומעכשיו שלמים, </w:t>
      </w:r>
    </w:p>
    <w:p w14:paraId="3FB1758C" w14:textId="77777777" w:rsidR="00482CEE" w:rsidRDefault="003E2DCC" w:rsidP="005408D5">
      <w:pPr>
        <w:rPr>
          <w:rtl/>
        </w:rPr>
      </w:pPr>
      <w:r w:rsidRPr="006F178A">
        <w:rPr>
          <w:rFonts w:hint="cs"/>
          <w:rtl/>
        </w:rPr>
        <w:t>ואי חד בקדושת הגוף דלא פקעה בכדי</w:t>
      </w:r>
      <w:r w:rsidR="00576E89">
        <w:rPr>
          <w:rFonts w:hint="cs"/>
          <w:rtl/>
        </w:rPr>
        <w:t>,</w:t>
      </w:r>
      <w:r w:rsidRPr="006F178A">
        <w:rPr>
          <w:rFonts w:hint="cs"/>
          <w:rtl/>
        </w:rPr>
        <w:t xml:space="preserve"> </w:t>
      </w:r>
    </w:p>
    <w:p w14:paraId="4C9CA5D4" w14:textId="77777777" w:rsidR="00482CEE" w:rsidRPr="00C14A40" w:rsidRDefault="003E2DCC" w:rsidP="005408D5">
      <w:pPr>
        <w:pStyle w:val="38"/>
        <w:framePr w:wrap="notBeside"/>
        <w:rPr>
          <w:rFonts w:hint="cs"/>
          <w:rtl/>
        </w:rPr>
      </w:pPr>
      <w:r w:rsidRPr="00C14A40">
        <w:rPr>
          <w:rFonts w:hint="cs"/>
          <w:rtl/>
        </w:rPr>
        <w:t>וחד</w:t>
      </w:r>
    </w:p>
    <w:p w14:paraId="645F8CA8" w14:textId="15F755A0" w:rsidR="003E2DCC" w:rsidRPr="006F178A" w:rsidRDefault="003E2DCC" w:rsidP="00576E89">
      <w:pPr>
        <w:rPr>
          <w:rtl/>
        </w:rPr>
      </w:pPr>
      <w:r w:rsidRPr="006F178A">
        <w:rPr>
          <w:rFonts w:hint="cs"/>
          <w:rtl/>
        </w:rPr>
        <w:t>בקד</w:t>
      </w:r>
      <w:r w:rsidR="00576E89">
        <w:rPr>
          <w:rFonts w:hint="cs"/>
          <w:rtl/>
        </w:rPr>
        <w:t>ו</w:t>
      </w:r>
      <w:r w:rsidRPr="006F178A">
        <w:rPr>
          <w:rFonts w:hint="cs"/>
          <w:rtl/>
        </w:rPr>
        <w:t xml:space="preserve">שת דמים דפקעה בכדי להכי תנא תרתי </w:t>
      </w:r>
    </w:p>
    <w:p w14:paraId="6C81076D" w14:textId="77777777" w:rsidR="005408D5" w:rsidRPr="00C14A40" w:rsidRDefault="003E2DCC" w:rsidP="005408D5">
      <w:pPr>
        <w:pStyle w:val="38"/>
        <w:framePr w:wrap="notBeside"/>
        <w:rPr>
          <w:rFonts w:hint="cs"/>
          <w:rtl/>
        </w:rPr>
      </w:pPr>
      <w:r w:rsidRPr="00C14A40">
        <w:rPr>
          <w:rFonts w:hint="cs"/>
          <w:rtl/>
        </w:rPr>
        <w:t xml:space="preserve">אבל </w:t>
      </w:r>
    </w:p>
    <w:p w14:paraId="40A3F2C1" w14:textId="652C3884" w:rsidR="003E2DCC" w:rsidRPr="006F178A" w:rsidRDefault="003E2DCC" w:rsidP="003E2DCC">
      <w:pPr>
        <w:rPr>
          <w:rtl/>
        </w:rPr>
      </w:pPr>
      <w:r w:rsidRPr="006F178A">
        <w:rPr>
          <w:rFonts w:hint="cs"/>
          <w:rtl/>
        </w:rPr>
        <w:t xml:space="preserve">אי </w:t>
      </w:r>
      <w:r w:rsidR="00460132">
        <w:rPr>
          <w:rFonts w:hint="cs"/>
          <w:rtl/>
        </w:rPr>
        <w:t xml:space="preserve">שניהם </w:t>
      </w:r>
      <w:r w:rsidRPr="006F178A">
        <w:rPr>
          <w:rtl/>
        </w:rPr>
        <w:t>קדושת דמים</w:t>
      </w:r>
      <w:r w:rsidRPr="006F178A">
        <w:rPr>
          <w:rFonts w:hint="cs"/>
          <w:rtl/>
        </w:rPr>
        <w:t xml:space="preserve"> ל</w:t>
      </w:r>
      <w:r w:rsidRPr="006F178A">
        <w:rPr>
          <w:rtl/>
        </w:rPr>
        <w:t>"</w:t>
      </w:r>
      <w:r w:rsidRPr="006F178A">
        <w:rPr>
          <w:rFonts w:hint="cs"/>
          <w:rtl/>
        </w:rPr>
        <w:t>ל תרתי הא כ</w:t>
      </w:r>
      <w:r w:rsidRPr="006F178A">
        <w:rPr>
          <w:rtl/>
        </w:rPr>
        <w:t>"</w:t>
      </w:r>
      <w:r w:rsidRPr="006F178A">
        <w:rPr>
          <w:rFonts w:hint="cs"/>
          <w:rtl/>
        </w:rPr>
        <w:t xml:space="preserve">ש מקדושה קלה לחמורה </w:t>
      </w:r>
      <w:r w:rsidRPr="006F178A">
        <w:rPr>
          <w:rFonts w:hint="cs"/>
          <w:rtl/>
        </w:rPr>
        <w:tab/>
        <w:t xml:space="preserve"> </w:t>
      </w:r>
    </w:p>
    <w:p w14:paraId="6CA4BB44" w14:textId="6A97B331" w:rsidR="003E2DCC" w:rsidRPr="006F178A" w:rsidRDefault="003E2DCC" w:rsidP="003E2DCC">
      <w:pPr>
        <w:rPr>
          <w:rtl/>
        </w:rPr>
      </w:pPr>
      <w:r w:rsidRPr="00295E41">
        <w:rPr>
          <w:rStyle w:val="afffa"/>
          <w:rFonts w:hint="cs"/>
          <w:rtl/>
        </w:rPr>
        <w:t>ותיובתא דבר פדא</w:t>
      </w:r>
      <w:r w:rsidRPr="006F178A">
        <w:rPr>
          <w:rFonts w:hint="cs"/>
          <w:rtl/>
        </w:rPr>
        <w:t xml:space="preserve"> </w:t>
      </w:r>
      <w:r w:rsidR="00460132">
        <w:rPr>
          <w:rFonts w:hint="cs"/>
          <w:rtl/>
        </w:rPr>
        <w:t>ש</w:t>
      </w:r>
      <w:r w:rsidRPr="006F178A">
        <w:rPr>
          <w:rFonts w:hint="cs"/>
          <w:rtl/>
        </w:rPr>
        <w:t>אמר דלא פקעה קדושה בכדי</w:t>
      </w:r>
    </w:p>
    <w:p w14:paraId="02326FE6" w14:textId="77777777" w:rsidR="00482CEE" w:rsidRPr="00C14A40" w:rsidRDefault="003E2DCC" w:rsidP="005408D5">
      <w:pPr>
        <w:pStyle w:val="38"/>
        <w:framePr w:wrap="notBeside"/>
        <w:rPr>
          <w:rtl/>
        </w:rPr>
      </w:pPr>
      <w:r w:rsidRPr="00C14A40">
        <w:rPr>
          <w:rFonts w:hint="cs"/>
          <w:rtl/>
        </w:rPr>
        <w:t>ר</w:t>
      </w:r>
      <w:r w:rsidRPr="00C14A40">
        <w:rPr>
          <w:rtl/>
        </w:rPr>
        <w:t>"</w:t>
      </w:r>
      <w:r w:rsidRPr="00C14A40">
        <w:rPr>
          <w:rFonts w:hint="cs"/>
          <w:rtl/>
        </w:rPr>
        <w:t>פ דבר פדא ה</w:t>
      </w:r>
      <w:r w:rsidRPr="00C14A40">
        <w:rPr>
          <w:rtl/>
        </w:rPr>
        <w:t>"</w:t>
      </w:r>
      <w:r w:rsidRPr="00C14A40">
        <w:rPr>
          <w:rFonts w:hint="cs"/>
          <w:rtl/>
        </w:rPr>
        <w:t>ק:</w:t>
      </w:r>
    </w:p>
    <w:p w14:paraId="06B101CA" w14:textId="43D6D107" w:rsidR="003E2DCC" w:rsidRDefault="003E2DCC" w:rsidP="003E2DCC">
      <w:pPr>
        <w:rPr>
          <w:rtl/>
        </w:rPr>
      </w:pPr>
      <w:r w:rsidRPr="006F178A">
        <w:rPr>
          <w:rtl/>
        </w:rPr>
        <w:t>אם לא אמר מעכשיו שלמים</w:t>
      </w:r>
      <w:r w:rsidR="00EC4931">
        <w:rPr>
          <w:rFonts w:hint="cs"/>
          <w:rtl/>
        </w:rPr>
        <w:t>,</w:t>
      </w:r>
      <w:r w:rsidRPr="006F178A">
        <w:rPr>
          <w:rtl/>
        </w:rPr>
        <w:t xml:space="preserve"> לאחר ל' יום עולה,</w:t>
      </w:r>
      <w:r w:rsidR="0075729B">
        <w:rPr>
          <w:rtl/>
        </w:rPr>
        <w:t xml:space="preserve"> </w:t>
      </w:r>
    </w:p>
    <w:p w14:paraId="4F9E4D04" w14:textId="22FBD942" w:rsidR="003E2DCC" w:rsidRPr="006F178A" w:rsidRDefault="00315694" w:rsidP="00EC4931">
      <w:pPr>
        <w:rPr>
          <w:rtl/>
        </w:rPr>
      </w:pPr>
      <w:r>
        <w:rPr>
          <w:rFonts w:hint="cs"/>
          <w:rtl/>
        </w:rPr>
        <w:t>כ</w:t>
      </w:r>
      <w:r w:rsidR="003E2DCC" w:rsidRPr="006F178A">
        <w:rPr>
          <w:rtl/>
        </w:rPr>
        <w:t xml:space="preserve">אומר לאשה התקדשי לי לאחר ל' יום, דמקודשת </w:t>
      </w:r>
      <w:r w:rsidR="00784C92">
        <w:rPr>
          <w:rtl/>
        </w:rPr>
        <w:t>אף</w:t>
      </w:r>
      <w:r w:rsidR="003E2DCC" w:rsidRPr="006F178A">
        <w:rPr>
          <w:rFonts w:hint="cs"/>
          <w:rtl/>
        </w:rPr>
        <w:t xml:space="preserve"> </w:t>
      </w:r>
      <w:r w:rsidR="003E2DCC" w:rsidRPr="006F178A">
        <w:rPr>
          <w:rtl/>
        </w:rPr>
        <w:t>שנתעכלו המעות.</w:t>
      </w:r>
      <w:r w:rsidR="003E2DCC" w:rsidRPr="006F178A">
        <w:rPr>
          <w:rFonts w:hint="cs"/>
          <w:rtl/>
        </w:rPr>
        <w:t xml:space="preserve"> וקמ</w:t>
      </w:r>
      <w:r w:rsidR="003E2DCC" w:rsidRPr="006F178A">
        <w:rPr>
          <w:rtl/>
        </w:rPr>
        <w:t>"</w:t>
      </w:r>
      <w:r w:rsidR="003E2DCC" w:rsidRPr="006F178A">
        <w:rPr>
          <w:rFonts w:hint="cs"/>
          <w:rtl/>
        </w:rPr>
        <w:t>ל א</w:t>
      </w:r>
      <w:r w:rsidR="00861F79">
        <w:rPr>
          <w:rFonts w:hint="cs"/>
          <w:rtl/>
        </w:rPr>
        <w:t>ף שחזר בו.</w:t>
      </w:r>
    </w:p>
    <w:p w14:paraId="45389383" w14:textId="217F285B" w:rsidR="003E2DCC" w:rsidRPr="006F178A" w:rsidRDefault="00DC0BA2" w:rsidP="008A6FD1">
      <w:pPr>
        <w:spacing w:after="120"/>
        <w:rPr>
          <w:rtl/>
        </w:rPr>
      </w:pPr>
      <w:r w:rsidRPr="00861F79">
        <w:rPr>
          <w:rStyle w:val="affffe"/>
          <w:rFonts w:hint="cs"/>
          <w:rtl/>
        </w:rPr>
        <w:t xml:space="preserve">ואף </w:t>
      </w:r>
      <w:r w:rsidR="003E2DCC" w:rsidRPr="00861F79">
        <w:rPr>
          <w:rStyle w:val="affffe"/>
          <w:rtl/>
        </w:rPr>
        <w:t xml:space="preserve">למ"ד </w:t>
      </w:r>
      <w:r w:rsidR="0008290D" w:rsidRPr="00861F79">
        <w:rPr>
          <w:rStyle w:val="affffe"/>
          <w:rFonts w:hint="cs"/>
          <w:rtl/>
        </w:rPr>
        <w:t xml:space="preserve">שם </w:t>
      </w:r>
      <w:r w:rsidR="003E2DCC" w:rsidRPr="006F178A">
        <w:rPr>
          <w:rtl/>
        </w:rPr>
        <w:t>חוזרת, שאני</w:t>
      </w:r>
      <w:r w:rsidR="00315694">
        <w:rPr>
          <w:rFonts w:hint="cs"/>
          <w:rtl/>
        </w:rPr>
        <w:t xml:space="preserve"> כאן</w:t>
      </w:r>
      <w:r w:rsidR="003E2DCC" w:rsidRPr="006F178A">
        <w:rPr>
          <w:rtl/>
        </w:rPr>
        <w:t>, דאמירתו לגבוה כמסירתו להדיוט.</w:t>
      </w:r>
    </w:p>
    <w:p w14:paraId="40897CD1" w14:textId="77777777" w:rsidR="00482CEE" w:rsidRPr="00C14A40" w:rsidRDefault="003E2DCC" w:rsidP="005408D5">
      <w:pPr>
        <w:pStyle w:val="38"/>
        <w:framePr w:wrap="notBeside"/>
        <w:rPr>
          <w:rFonts w:hint="cs"/>
          <w:rtl/>
        </w:rPr>
      </w:pPr>
      <w:r w:rsidRPr="00C14A40">
        <w:rPr>
          <w:rtl/>
        </w:rPr>
        <w:t>ר"</w:t>
      </w:r>
      <w:r w:rsidRPr="00C14A40">
        <w:rPr>
          <w:rFonts w:hint="cs"/>
          <w:rtl/>
        </w:rPr>
        <w:t>א וריח</w:t>
      </w:r>
      <w:r w:rsidRPr="00C14A40">
        <w:rPr>
          <w:rtl/>
        </w:rPr>
        <w:t>"</w:t>
      </w:r>
      <w:r w:rsidRPr="00C14A40">
        <w:rPr>
          <w:rFonts w:hint="cs"/>
          <w:rtl/>
        </w:rPr>
        <w:t>צ</w:t>
      </w:r>
      <w:r w:rsidR="00F72D39" w:rsidRPr="00C14A40">
        <w:rPr>
          <w:rFonts w:hint="cs"/>
          <w:rtl/>
        </w:rPr>
        <w:t>ב</w:t>
      </w:r>
      <w:r w:rsidR="00122C4D" w:rsidRPr="00C14A40">
        <w:rPr>
          <w:rFonts w:hint="cs"/>
          <w:rtl/>
        </w:rPr>
        <w:t>:</w:t>
      </w:r>
    </w:p>
    <w:p w14:paraId="267FD0F9" w14:textId="63FB7377" w:rsidR="003E2DCC" w:rsidRPr="00295E41" w:rsidRDefault="003E2DCC" w:rsidP="003E2DCC">
      <w:pPr>
        <w:rPr>
          <w:rStyle w:val="afffa"/>
          <w:rtl/>
        </w:rPr>
      </w:pPr>
      <w:r w:rsidRPr="006F178A">
        <w:rPr>
          <w:rFonts w:hint="cs"/>
          <w:rtl/>
        </w:rPr>
        <w:t>לב</w:t>
      </w:r>
      <w:r w:rsidR="00122C4D">
        <w:rPr>
          <w:rFonts w:hint="cs"/>
          <w:rtl/>
        </w:rPr>
        <w:t>ר פדא</w:t>
      </w:r>
      <w:r w:rsidRPr="006F178A">
        <w:rPr>
          <w:rFonts w:hint="cs"/>
          <w:rtl/>
        </w:rPr>
        <w:t xml:space="preserve"> ד</w:t>
      </w:r>
      <w:r w:rsidR="0052609B">
        <w:rPr>
          <w:rFonts w:hint="cs"/>
          <w:rtl/>
        </w:rPr>
        <w:t>אף</w:t>
      </w:r>
      <w:r w:rsidRPr="006F178A">
        <w:rPr>
          <w:rFonts w:hint="cs"/>
          <w:rtl/>
        </w:rPr>
        <w:t xml:space="preserve"> פדאן חוזרות וקדושות </w:t>
      </w:r>
    </w:p>
    <w:p w14:paraId="1080A5C5" w14:textId="77777777" w:rsidR="003E2DCC" w:rsidRPr="006F178A" w:rsidRDefault="003E2DCC" w:rsidP="00A522DC">
      <w:pPr>
        <w:pStyle w:val="a3"/>
        <w:framePr w:wrap="around"/>
        <w:rPr>
          <w:rtl/>
        </w:rPr>
      </w:pPr>
      <w:r w:rsidRPr="006F178A">
        <w:rPr>
          <w:rtl/>
        </w:rPr>
        <w:t>ל.</w:t>
      </w:r>
    </w:p>
    <w:p w14:paraId="378F3D77" w14:textId="77777777" w:rsidR="00482CEE" w:rsidRPr="00C14A40" w:rsidRDefault="003E2DCC" w:rsidP="005408D5">
      <w:pPr>
        <w:pStyle w:val="38"/>
        <w:framePr w:wrap="notBeside"/>
        <w:rPr>
          <w:rtl/>
        </w:rPr>
      </w:pPr>
      <w:r w:rsidRPr="00C14A40">
        <w:rPr>
          <w:rtl/>
        </w:rPr>
        <w:t>תפשוט דבעי ר</w:t>
      </w:r>
      <w:r w:rsidR="00122C4D" w:rsidRPr="00C14A40">
        <w:rPr>
          <w:rFonts w:hint="cs"/>
          <w:rtl/>
        </w:rPr>
        <w:t>"ה</w:t>
      </w:r>
      <w:r w:rsidRPr="00C14A40">
        <w:rPr>
          <w:rtl/>
        </w:rPr>
        <w:t>:</w:t>
      </w:r>
    </w:p>
    <w:p w14:paraId="32642AB8" w14:textId="75862D92" w:rsidR="003E2DCC" w:rsidRPr="006F178A" w:rsidRDefault="003E2DCC" w:rsidP="003E2DCC">
      <w:pPr>
        <w:rPr>
          <w:rtl/>
        </w:rPr>
      </w:pPr>
      <w:r w:rsidRPr="006F178A">
        <w:rPr>
          <w:rFonts w:ascii="Fb Fontext" w:hAnsi="Fb Fontext"/>
          <w:rtl/>
        </w:rPr>
        <w:t xml:space="preserve">נותן </w:t>
      </w:r>
      <w:r w:rsidR="00122C4D">
        <w:rPr>
          <w:rFonts w:ascii="Fb Fontext" w:hAnsi="Fb Fontext" w:hint="cs"/>
          <w:rtl/>
        </w:rPr>
        <w:t>ב'</w:t>
      </w:r>
      <w:r w:rsidRPr="006F178A">
        <w:rPr>
          <w:rFonts w:ascii="Fb Fontext" w:hAnsi="Fb Fontext"/>
          <w:rtl/>
        </w:rPr>
        <w:t xml:space="preserve"> פרוטות לאשה, וא</w:t>
      </w:r>
      <w:r w:rsidR="00122C4D">
        <w:rPr>
          <w:rFonts w:ascii="Fb Fontext" w:hAnsi="Fb Fontext" w:hint="cs"/>
          <w:rtl/>
        </w:rPr>
        <w:t>"ל</w:t>
      </w:r>
      <w:r w:rsidRPr="006F178A">
        <w:rPr>
          <w:rFonts w:ascii="Fb Fontext" w:hAnsi="Fb Fontext"/>
          <w:rtl/>
        </w:rPr>
        <w:t xml:space="preserve"> באחת התקדשי לי היום ובאחת התקדשי לי לאחר שאגרשיך, ה"נ הוו קידושי!</w:t>
      </w:r>
    </w:p>
    <w:p w14:paraId="63649697" w14:textId="0BB760CD" w:rsidR="00482CEE" w:rsidRPr="00C14A40" w:rsidRDefault="001B4968" w:rsidP="005408D5">
      <w:pPr>
        <w:pStyle w:val="38"/>
        <w:framePr w:wrap="notBeside"/>
        <w:rPr>
          <w:rtl/>
        </w:rPr>
      </w:pPr>
      <w:r w:rsidRPr="00C14A40">
        <w:rPr>
          <w:rFonts w:hint="cs"/>
          <w:rtl/>
        </w:rPr>
        <w:t>נתעורר רי</w:t>
      </w:r>
      <w:r w:rsidR="0075729B">
        <w:rPr>
          <w:rtl/>
        </w:rPr>
        <w:t>"</w:t>
      </w:r>
      <w:r w:rsidRPr="00C14A40">
        <w:rPr>
          <w:rFonts w:hint="cs"/>
          <w:rtl/>
        </w:rPr>
        <w:t>ר וא"ל</w:t>
      </w:r>
      <w:r w:rsidR="003E2DCC" w:rsidRPr="00C14A40">
        <w:rPr>
          <w:rtl/>
        </w:rPr>
        <w:t>:</w:t>
      </w:r>
    </w:p>
    <w:p w14:paraId="4F326787" w14:textId="0D35C8CA" w:rsidR="003E2DCC" w:rsidRPr="006F178A" w:rsidRDefault="003E2DCC" w:rsidP="00F662DD">
      <w:pPr>
        <w:rPr>
          <w:rtl/>
        </w:rPr>
      </w:pPr>
      <w:r w:rsidRPr="006F178A">
        <w:rPr>
          <w:rtl/>
        </w:rPr>
        <w:t>מ</w:t>
      </w:r>
      <w:r w:rsidR="00F662DD">
        <w:rPr>
          <w:rFonts w:hint="cs"/>
          <w:rtl/>
        </w:rPr>
        <w:t>ה דימיתם</w:t>
      </w:r>
      <w:r w:rsidRPr="006F178A">
        <w:rPr>
          <w:rtl/>
        </w:rPr>
        <w:t xml:space="preserve"> פדאן הוא </w:t>
      </w:r>
      <w:r w:rsidR="00F662DD">
        <w:rPr>
          <w:rFonts w:hint="cs"/>
          <w:rtl/>
        </w:rPr>
        <w:t>ד</w:t>
      </w:r>
      <w:r w:rsidRPr="006F178A">
        <w:rPr>
          <w:rtl/>
        </w:rPr>
        <w:t xml:space="preserve">חוזרות וקדושות, </w:t>
      </w:r>
      <w:r w:rsidR="00F662DD">
        <w:rPr>
          <w:rFonts w:hint="cs"/>
          <w:rtl/>
        </w:rPr>
        <w:t>ל</w:t>
      </w:r>
      <w:r w:rsidRPr="006F178A">
        <w:rPr>
          <w:rtl/>
        </w:rPr>
        <w:t>פדאום אחרים אין חוזרות וקדושות, ואשה כפדאוה אחרים.</w:t>
      </w:r>
    </w:p>
    <w:p w14:paraId="770E9A96" w14:textId="77777777" w:rsidR="00482CEE" w:rsidRPr="00C14A40" w:rsidRDefault="00F662DD" w:rsidP="005408D5">
      <w:pPr>
        <w:pStyle w:val="38"/>
        <w:framePr w:wrap="notBeside"/>
        <w:rPr>
          <w:rtl/>
        </w:rPr>
      </w:pPr>
      <w:r w:rsidRPr="00C14A40">
        <w:rPr>
          <w:rFonts w:hint="cs"/>
          <w:rtl/>
        </w:rPr>
        <w:t xml:space="preserve">וכן </w:t>
      </w:r>
      <w:r w:rsidR="003E2DCC" w:rsidRPr="00C14A40">
        <w:rPr>
          <w:rFonts w:hint="cs"/>
          <w:rtl/>
        </w:rPr>
        <w:t>מרי</w:t>
      </w:r>
      <w:r w:rsidR="003E2DCC" w:rsidRPr="00C14A40">
        <w:rPr>
          <w:rtl/>
        </w:rPr>
        <w:t>"</w:t>
      </w:r>
      <w:r w:rsidR="003E2DCC" w:rsidRPr="00C14A40">
        <w:rPr>
          <w:rFonts w:hint="cs"/>
          <w:rtl/>
        </w:rPr>
        <w:t>ו</w:t>
      </w:r>
      <w:r w:rsidR="003E2DCC" w:rsidRPr="00C14A40">
        <w:rPr>
          <w:rtl/>
        </w:rPr>
        <w:t>:</w:t>
      </w:r>
    </w:p>
    <w:p w14:paraId="69667D2A" w14:textId="77777777" w:rsidR="006666DF" w:rsidRDefault="003E2DCC" w:rsidP="003E2DCC">
      <w:pPr>
        <w:rPr>
          <w:rtl/>
        </w:rPr>
      </w:pPr>
      <w:r>
        <w:rPr>
          <w:rFonts w:hint="cs"/>
          <w:rtl/>
        </w:rPr>
        <w:t xml:space="preserve">דווקא </w:t>
      </w:r>
      <w:r w:rsidRPr="006F178A">
        <w:rPr>
          <w:rtl/>
        </w:rPr>
        <w:t>שפדאן הוא, אבל פדאום אחרים - אין חוזרות וקדושות.</w:t>
      </w:r>
    </w:p>
    <w:p w14:paraId="1B8CA100" w14:textId="4CE0EA24"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45" w:author="קלוד" w:date="2026-10-06T10:09:38Z"/>
        </w:rPr>
      </w:pPr>
      <w:ins w:id="20344" w:author="קלוד" w:date="2026-10-06T10:09:38Z">
        <w:r>
          <w:t xml:space="preserve">משנה ו</w:t>
        </w:r>
      </w:ins>
    </w:p>
    <w:p w14:paraId="6935D4B5" w14:textId="2521EBC3" w:rsidR="003E2DCC" w:rsidRDefault="003E2DCC" w:rsidP="003E2DCC">
      <w:pPr>
        <w:pStyle w:val="afff5"/>
        <w:rPr>
          <w:rtl/>
        </w:rPr>
      </w:pPr>
      <w:r w:rsidRPr="006F178A">
        <w:rPr>
          <w:rtl/>
        </w:rPr>
        <w:t>הנודר מיורדי הים - מותר ביושבי היבשה,</w:t>
      </w:r>
      <w:r w:rsidR="0075729B">
        <w:rPr>
          <w:rtl/>
        </w:rPr>
        <w:t xml:space="preserve"> </w:t>
      </w:r>
    </w:p>
    <w:p w14:paraId="512E19C4" w14:textId="6334961E" w:rsidR="003E2DCC" w:rsidRPr="006F178A" w:rsidRDefault="003E2DCC" w:rsidP="003E2DCC">
      <w:pPr>
        <w:pStyle w:val="afff5"/>
        <w:rPr>
          <w:rtl/>
        </w:rPr>
      </w:pPr>
      <w:r w:rsidRPr="006F178A">
        <w:rPr>
          <w:rtl/>
        </w:rPr>
        <w:t>מיושבי היבשה</w:t>
      </w:r>
      <w:r w:rsidR="00FE28A8">
        <w:rPr>
          <w:rFonts w:hint="cs"/>
          <w:rtl/>
        </w:rPr>
        <w:t xml:space="preserve"> </w:t>
      </w:r>
      <w:r w:rsidRPr="006F178A">
        <w:rPr>
          <w:rtl/>
        </w:rPr>
        <w:t>אסור מיורדי הים, שיורדי הים בכלל יושבי היבשה;</w:t>
      </w:r>
    </w:p>
    <w:p w14:paraId="709F5143" w14:textId="77777777" w:rsidR="003E2DCC" w:rsidRPr="006F178A" w:rsidRDefault="003E2DCC" w:rsidP="008A6FD1">
      <w:pPr>
        <w:pStyle w:val="afff5"/>
        <w:spacing w:after="120"/>
        <w:rPr>
          <w:rtl/>
        </w:rPr>
      </w:pPr>
      <w:r w:rsidRPr="006F178A">
        <w:rPr>
          <w:rtl/>
        </w:rPr>
        <w:t>לא כאלו שהולכין מעכו ליפו, אלא במי שדרכו לפרש.</w:t>
      </w:r>
    </w:p>
    <w:p w14:paraId="15D11276" w14:textId="583B9440" w:rsidR="00482CEE" w:rsidRPr="00C14A40" w:rsidRDefault="00A31669" w:rsidP="005408D5">
      <w:pPr>
        <w:pStyle w:val="38"/>
        <w:framePr w:wrap="notBeside"/>
        <w:rPr>
          <w:rFonts w:hint="cs"/>
          <w:rtl/>
        </w:rPr>
      </w:pPr>
      <w:r w:rsidRPr="00C14A40">
        <w:rPr>
          <w:rFonts w:hint="cs"/>
          <w:rtl/>
        </w:rPr>
        <w:t>ר</w:t>
      </w:r>
      <w:r w:rsidR="0075729B">
        <w:rPr>
          <w:rtl/>
        </w:rPr>
        <w:t>"</w:t>
      </w:r>
      <w:r w:rsidRPr="00C14A40">
        <w:rPr>
          <w:rFonts w:hint="cs"/>
          <w:rtl/>
        </w:rPr>
        <w:t>פ וראבדר</w:t>
      </w:r>
      <w:r w:rsidR="0075729B">
        <w:rPr>
          <w:rtl/>
        </w:rPr>
        <w:t>"</w:t>
      </w:r>
      <w:r w:rsidRPr="00C14A40">
        <w:rPr>
          <w:rFonts w:hint="cs"/>
          <w:rtl/>
        </w:rPr>
        <w:t>א</w:t>
      </w:r>
    </w:p>
    <w:p w14:paraId="568FBBE2" w14:textId="3A77825E" w:rsidR="003E2DCC" w:rsidRPr="006F178A" w:rsidRDefault="003E2DCC" w:rsidP="003E2DCC">
      <w:pPr>
        <w:rPr>
          <w:rtl/>
        </w:rPr>
      </w:pPr>
      <w:r w:rsidRPr="006F178A">
        <w:rPr>
          <w:rFonts w:ascii="Fb Fontext" w:hAnsi="Fb Fontext"/>
          <w:rtl/>
        </w:rPr>
        <w:t>חד מתני ארישא, וחד מתני אסיפא.</w:t>
      </w:r>
    </w:p>
    <w:p w14:paraId="6327B267" w14:textId="75CEF2E3" w:rsidR="003E2DCC" w:rsidRPr="006F178A" w:rsidRDefault="003E2DCC" w:rsidP="003E2DCC">
      <w:pPr>
        <w:rPr>
          <w:rtl/>
        </w:rPr>
      </w:pPr>
      <w:r w:rsidRPr="00B50C1D">
        <w:rPr>
          <w:rStyle w:val="affffe"/>
          <w:rtl/>
        </w:rPr>
        <w:t>מאן דתני ארישא</w:t>
      </w:r>
      <w:r w:rsidR="00014EC3" w:rsidRPr="00B50C1D">
        <w:rPr>
          <w:rStyle w:val="affffe"/>
          <w:rFonts w:hint="cs"/>
          <w:rtl/>
        </w:rPr>
        <w:t xml:space="preserve"> מ</w:t>
      </w:r>
      <w:r w:rsidR="00014EC3" w:rsidRPr="00014EC3">
        <w:rPr>
          <w:rStyle w:val="affffe"/>
          <w:rFonts w:hint="cs"/>
          <w:rtl/>
        </w:rPr>
        <w:t>תני</w:t>
      </w:r>
      <w:r w:rsidRPr="00014EC3">
        <w:rPr>
          <w:rStyle w:val="affffe"/>
          <w:rtl/>
        </w:rPr>
        <w:t xml:space="preserve">: </w:t>
      </w:r>
      <w:r w:rsidRPr="006F178A">
        <w:rPr>
          <w:rtl/>
        </w:rPr>
        <w:t xml:space="preserve">הנודר מיורדי הים - מותר ביושבי יבשה, </w:t>
      </w:r>
    </w:p>
    <w:p w14:paraId="04F40971" w14:textId="77777777" w:rsidR="003E2DCC" w:rsidRPr="006F178A" w:rsidRDefault="003E2DCC" w:rsidP="003E2DCC">
      <w:pPr>
        <w:rPr>
          <w:rtl/>
        </w:rPr>
      </w:pPr>
      <w:r w:rsidRPr="006F178A">
        <w:rPr>
          <w:rtl/>
        </w:rPr>
        <w:t>הא ביורדי הים - אסור, ולא כאלו ההולכים מעכו ליפו, דהלין יושבי יבשה נינהו, אלא ממי שדרכן לפרש;</w:t>
      </w:r>
    </w:p>
    <w:p w14:paraId="211AD65F" w14:textId="77777777" w:rsidR="003E2DCC" w:rsidRPr="006F178A" w:rsidRDefault="003E2DCC" w:rsidP="00A522DC">
      <w:pPr>
        <w:pStyle w:val="a3"/>
        <w:framePr w:wrap="around"/>
        <w:rPr>
          <w:rtl/>
        </w:rPr>
      </w:pPr>
      <w:r w:rsidRPr="006F178A">
        <w:rPr>
          <w:rtl/>
        </w:rPr>
        <w:t xml:space="preserve">ל: </w:t>
      </w:r>
    </w:p>
    <w:p w14:paraId="1D9EB555" w14:textId="7AF70CF3" w:rsidR="003E2DCC" w:rsidRPr="006F178A" w:rsidRDefault="003E2DCC" w:rsidP="003E2DCC">
      <w:pPr>
        <w:rPr>
          <w:rtl/>
        </w:rPr>
      </w:pPr>
      <w:r w:rsidRPr="00B50C1D">
        <w:rPr>
          <w:rStyle w:val="affffe"/>
          <w:rtl/>
        </w:rPr>
        <w:t>ומאן דמתני אסיפא מתני</w:t>
      </w:r>
      <w:r w:rsidRPr="006F178A">
        <w:rPr>
          <w:rFonts w:ascii="Fb Fontext" w:hAnsi="Fb Fontext"/>
          <w:rtl/>
        </w:rPr>
        <w:t xml:space="preserve">: הנודר מיושבי יבשה אסור ביורדי הים, </w:t>
      </w:r>
    </w:p>
    <w:p w14:paraId="78131D70" w14:textId="77777777" w:rsidR="006666DF" w:rsidRDefault="003E2DCC" w:rsidP="003E2DCC">
      <w:pPr>
        <w:rPr>
          <w:spacing w:val="-2"/>
          <w:rtl/>
        </w:rPr>
      </w:pPr>
      <w:r w:rsidRPr="00625DCC">
        <w:rPr>
          <w:spacing w:val="-2"/>
          <w:rtl/>
        </w:rPr>
        <w:t>ולא באלו ההולכים מעכו ליפו בלבד, אלא אפילו במי שדרכו לפרש, הואיל וסופו ליבשה סליק.</w:t>
      </w:r>
    </w:p>
    <w:p w14:paraId="35967ACE" w14:textId="3AE663CE"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47" w:author="קלוד" w:date="2026-10-06T10:09:38Z"/>
        </w:rPr>
      </w:pPr>
      <w:ins w:id="20346" w:author="קלוד" w:date="2026-10-06T10:09:38Z">
        <w:r>
          <w:t xml:space="preserve">משנה ז</w:t>
        </w:r>
      </w:ins>
    </w:p>
    <w:p w14:paraId="00B8D7EA" w14:textId="77777777" w:rsidR="009A1E43" w:rsidRDefault="003E2DCC" w:rsidP="003E2DCC">
      <w:pPr>
        <w:pStyle w:val="afff5"/>
        <w:rPr>
          <w:rtl/>
        </w:rPr>
      </w:pPr>
      <w:r w:rsidRPr="00B15076">
        <w:rPr>
          <w:rtl/>
        </w:rPr>
        <w:t xml:space="preserve">הנודר מרואי החמה - אסור אף בסומין, </w:t>
      </w:r>
    </w:p>
    <w:p w14:paraId="26967748" w14:textId="3341DC9A" w:rsidR="003E2DCC" w:rsidRPr="00B15076" w:rsidRDefault="003E2DCC" w:rsidP="003E2DCC">
      <w:pPr>
        <w:pStyle w:val="afff5"/>
        <w:rPr>
          <w:rtl/>
        </w:rPr>
      </w:pPr>
      <w:r w:rsidRPr="00B15076">
        <w:rPr>
          <w:rtl/>
        </w:rPr>
        <w:t>שלא נתכוון זה אלא למי שהחמה רואה אותן.</w:t>
      </w:r>
    </w:p>
    <w:p w14:paraId="689118C3" w14:textId="77777777" w:rsidR="006666DF" w:rsidRDefault="003E2DCC" w:rsidP="003E2DCC">
      <w:pPr>
        <w:rPr>
          <w:rtl/>
        </w:rPr>
      </w:pPr>
      <w:r w:rsidRPr="006F178A">
        <w:rPr>
          <w:rFonts w:ascii="Fb Fontext" w:hAnsi="Fb Fontext" w:hint="cs"/>
          <w:rtl/>
        </w:rPr>
        <w:t xml:space="preserve">- </w:t>
      </w:r>
      <w:r w:rsidRPr="006F178A">
        <w:rPr>
          <w:rFonts w:ascii="Fb Fontext" w:hAnsi="Fb Fontext"/>
          <w:rtl/>
        </w:rPr>
        <w:t>מדלא קאמר מן הרואין, לאפוקי דגים ועוברים.</w:t>
      </w:r>
    </w:p>
    <w:p w14:paraId="05C68FFF" w14:textId="272E75B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49" w:author="קלוד" w:date="2026-10-06T10:09:38Z"/>
        </w:rPr>
      </w:pPr>
      <w:ins w:id="20348" w:author="קלוד" w:date="2026-10-06T10:09:38Z">
        <w:r>
          <w:t xml:space="preserve">משנה ח</w:t>
        </w:r>
      </w:ins>
    </w:p>
    <w:p w14:paraId="5DBF87F4" w14:textId="77777777" w:rsidR="003E2DCC" w:rsidRPr="006F178A" w:rsidRDefault="003E2DCC" w:rsidP="003E2DCC">
      <w:pPr>
        <w:pStyle w:val="afff5"/>
        <w:rPr>
          <w:rtl/>
        </w:rPr>
      </w:pPr>
      <w:r w:rsidRPr="006F178A">
        <w:rPr>
          <w:rtl/>
        </w:rPr>
        <w:t>הנודר משחורי הראש - אסור בקרחין ובעלי שיבות, ומותר בנשים ובקטנים, שאין נקראין שחורי הראש אלא אנשים.</w:t>
      </w:r>
    </w:p>
    <w:p w14:paraId="108C76CF" w14:textId="1F22E43D" w:rsidR="003E2DCC" w:rsidRPr="006F178A" w:rsidRDefault="003E2DCC" w:rsidP="003E2DCC">
      <w:pPr>
        <w:rPr>
          <w:rtl/>
        </w:rPr>
      </w:pPr>
      <w:r w:rsidRPr="006F178A">
        <w:rPr>
          <w:rStyle w:val="afffe"/>
          <w:rFonts w:hint="cs"/>
          <w:b/>
          <w:sz w:val="20"/>
          <w:rtl/>
        </w:rPr>
        <w:t xml:space="preserve">ומותר בנשים וקטנים </w:t>
      </w:r>
      <w:r w:rsidRPr="002B6CBF">
        <w:rPr>
          <w:rFonts w:hint="cs"/>
          <w:rtl/>
        </w:rPr>
        <w:t xml:space="preserve">- </w:t>
      </w:r>
      <w:r w:rsidRPr="002B6CBF">
        <w:rPr>
          <w:rtl/>
        </w:rPr>
        <w:t>מדלא אמר מבעלי שער.</w:t>
      </w:r>
    </w:p>
    <w:p w14:paraId="3676B1B7" w14:textId="77777777" w:rsidR="003E2DCC" w:rsidRPr="002D042F" w:rsidRDefault="003E2DCC" w:rsidP="000F1DD4">
      <w:pPr>
        <w:pStyle w:val="afffd"/>
        <w:rPr>
          <w:rtl/>
        </w:rPr>
      </w:pPr>
      <w:ins w:id="9844" w:author="מספור קטעי משנה" w:date="2026-10-06T06:45:39Z">
        <w:r>
          <w:rPr>
            <w:rStyle w:val="MisparKeta"/>
          </w:rPr>
          <w:t xml:space="preserve">ג. </w:t>
        </w:r>
      </w:ins>
      <w:r w:rsidRPr="006F178A">
        <w:rPr>
          <w:b/>
          <w:rtl/>
          <w:rPrChange w:id="40005" w:author="Claude" w:date="2026-10-06T13:34:13Z">
            <w:rPr>
              <w:b/>
              <w:sz w:val="20"/>
              <w:rtl/>
            </w:rPr>
          </w:rPrChange>
        </w:rPr>
        <w:t>ומותר בנשים ובקטנים,</w:t>
      </w:r>
      <w:r w:rsidRPr="002D042F">
        <w:rPr>
          <w:rtl/>
        </w:rPr>
        <w:t xml:space="preserve"> שאין נקראין שחורי הראש אלא אנשים.</w:t>
      </w:r>
    </w:p>
    <w:p w14:paraId="6B881FB0" w14:textId="77777777" w:rsidR="00E63297" w:rsidRDefault="00E63297" w:rsidP="003E2DCC">
      <w:pPr>
        <w:rPr>
          <w:rFonts w:ascii="Fb Fontext" w:hAnsi="Fb Fontext"/>
          <w:rtl/>
        </w:rPr>
      </w:pPr>
      <w:r>
        <w:rPr>
          <w:rFonts w:ascii="Fb Fontext" w:hAnsi="Fb Fontext" w:hint="cs"/>
          <w:rtl/>
        </w:rPr>
        <w:t>ד</w:t>
      </w:r>
      <w:r w:rsidR="003E2DCC" w:rsidRPr="006F178A">
        <w:rPr>
          <w:rFonts w:ascii="Fb Fontext" w:hAnsi="Fb Fontext"/>
          <w:rtl/>
        </w:rPr>
        <w:t xml:space="preserve">אנשים </w:t>
      </w:r>
      <w:r w:rsidR="003E2DCC">
        <w:rPr>
          <w:rFonts w:ascii="Fb Fontext" w:hAnsi="Fb Fontext"/>
          <w:rtl/>
        </w:rPr>
        <w:t>פעמים</w:t>
      </w:r>
      <w:r w:rsidR="003E2DCC" w:rsidRPr="006F178A">
        <w:rPr>
          <w:rFonts w:ascii="Fb Fontext" w:hAnsi="Fb Fontext"/>
          <w:rtl/>
        </w:rPr>
        <w:t xml:space="preserve"> </w:t>
      </w:r>
      <w:r>
        <w:rPr>
          <w:rFonts w:ascii="Fb Fontext" w:hAnsi="Fb Fontext" w:hint="cs"/>
          <w:rtl/>
        </w:rPr>
        <w:t xml:space="preserve">שמכסים ראשיהם ופעמים שמגלים, </w:t>
      </w:r>
    </w:p>
    <w:p w14:paraId="59ED194D" w14:textId="77777777" w:rsidR="006666DF" w:rsidRDefault="003E2DCC" w:rsidP="00E63297">
      <w:pPr>
        <w:rPr>
          <w:rtl/>
        </w:rPr>
      </w:pPr>
      <w:r w:rsidRPr="006F178A">
        <w:rPr>
          <w:rFonts w:ascii="Fb Fontext" w:hAnsi="Fb Fontext"/>
          <w:rtl/>
        </w:rPr>
        <w:t>אבל נשים לעולם מ</w:t>
      </w:r>
      <w:r w:rsidR="00E63297">
        <w:rPr>
          <w:rFonts w:ascii="Fb Fontext" w:hAnsi="Fb Fontext" w:hint="cs"/>
          <w:rtl/>
        </w:rPr>
        <w:t>כסים וקטנים לעולם מגלים.</w:t>
      </w:r>
    </w:p>
    <w:p w14:paraId="62BAE7F7" w14:textId="655A1934"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51" w:author="קלוד" w:date="2026-10-06T10:09:38Z"/>
        </w:rPr>
      </w:pPr>
      <w:ins w:id="20350" w:author="קלוד" w:date="2026-10-06T10:09:38Z">
        <w:r>
          <w:t xml:space="preserve">משנה ט</w:t>
        </w:r>
      </w:ins>
    </w:p>
    <w:p w14:paraId="7C06C804" w14:textId="77777777" w:rsidR="00482CEE" w:rsidRDefault="003E2DCC" w:rsidP="003E2DCC">
      <w:pPr>
        <w:pStyle w:val="afff5"/>
        <w:rPr>
          <w:rtl/>
        </w:rPr>
      </w:pPr>
      <w:r w:rsidRPr="006F178A">
        <w:rPr>
          <w:rtl/>
        </w:rPr>
        <w:t>הנודר מן הילודים מותר בנולדים, מן הנולדים אסור מן הילודים,</w:t>
      </w:r>
      <w:r w:rsidRPr="006F178A">
        <w:rPr>
          <w:rFonts w:hint="cs"/>
          <w:rtl/>
        </w:rPr>
        <w:t xml:space="preserve"> </w:t>
      </w:r>
      <w:r w:rsidRPr="006F178A">
        <w:rPr>
          <w:rFonts w:hint="cs"/>
          <w:rtl/>
        </w:rPr>
        <w:tab/>
      </w:r>
    </w:p>
    <w:p w14:paraId="3E276867" w14:textId="2253984F" w:rsidR="003E2DCC" w:rsidRPr="006F178A" w:rsidRDefault="003E2DCC" w:rsidP="003E2DCC">
      <w:pPr>
        <w:pStyle w:val="afff5"/>
        <w:rPr>
          <w:rtl/>
        </w:rPr>
      </w:pPr>
      <w:r w:rsidRPr="009A1E43">
        <w:rPr>
          <w:rStyle w:val="TanaimMishna"/>
          <w:rtl/>
          <w:rPrChange w:id="20046" w:author="קלוד" w:date="2026-10-06T10:09:38Z">
            <w:rPr>
              <w:rStyle w:val="affffe"/>
              <w:rtl/>
            </w:rPr>
          </w:rPrChange>
        </w:rPr>
        <w:t>ר</w:t>
      </w:r>
      <w:r w:rsidR="007A3B86">
        <w:rPr>
          <w:rStyle w:val="TanaimMishna"/>
          <w:rFonts w:hint="cs"/>
          <w:rtl/>
          <w:rPrChange w:id="20047" w:author="קלוד" w:date="2026-10-06T10:09:38Z">
            <w:rPr>
              <w:rStyle w:val="affffe"/>
              <w:rFonts w:hint="cs"/>
              <w:rtl/>
            </w:rPr>
          </w:rPrChange>
        </w:rPr>
        <w:t>"מ</w:t>
      </w:r>
      <w:r w:rsidRPr="009A1E43">
        <w:rPr>
          <w:rStyle w:val="TanaimMishna"/>
          <w:rtl/>
          <w:rPrChange w:id="20048" w:author="קלוד" w:date="2026-10-06T10:09:38Z">
            <w:rPr>
              <w:rStyle w:val="affffe"/>
              <w:rtl/>
            </w:rPr>
          </w:rPrChange>
        </w:rPr>
        <w:t xml:space="preserve"> </w:t>
      </w:r>
      <w:r w:rsidRPr="006F178A">
        <w:rPr>
          <w:rtl/>
        </w:rPr>
        <w:t>מתיר אף בילודים,</w:t>
      </w:r>
      <w:r w:rsidRPr="007A3B86">
        <w:rPr>
          <w:rStyle w:val="TanaimMishna"/>
          <w:rtl/>
          <w:rPrChange w:id="20049" w:author="קלוד" w:date="2026-10-06T10:09:38Z">
            <w:rPr>
              <w:rStyle w:val="affffe"/>
              <w:rtl/>
            </w:rPr>
          </w:rPrChange>
        </w:rPr>
        <w:t xml:space="preserve"> וחכ"א: </w:t>
      </w:r>
      <w:r w:rsidRPr="006F178A">
        <w:rPr>
          <w:rtl/>
        </w:rPr>
        <w:t>לא נתכוון זה אלא במי שדרכו להוולד.</w:t>
      </w:r>
    </w:p>
    <w:p w14:paraId="0E857EAE" w14:textId="77777777" w:rsidR="00482CEE" w:rsidRPr="00C14A40" w:rsidRDefault="003E2DCC" w:rsidP="005408D5">
      <w:pPr>
        <w:pStyle w:val="38"/>
        <w:framePr w:wrap="notBeside"/>
        <w:rPr>
          <w:rtl/>
        </w:rPr>
      </w:pPr>
      <w:r w:rsidRPr="00C14A40">
        <w:rPr>
          <w:rFonts w:hint="cs"/>
          <w:rtl/>
        </w:rPr>
        <w:t>ה</w:t>
      </w:r>
      <w:r w:rsidRPr="00C14A40">
        <w:rPr>
          <w:rtl/>
        </w:rPr>
        <w:t>"</w:t>
      </w:r>
      <w:r w:rsidRPr="00C14A40">
        <w:rPr>
          <w:rFonts w:hint="cs"/>
          <w:rtl/>
        </w:rPr>
        <w:t>ק</w:t>
      </w:r>
      <w:r w:rsidRPr="00C14A40">
        <w:rPr>
          <w:rtl/>
        </w:rPr>
        <w:t>:</w:t>
      </w:r>
    </w:p>
    <w:p w14:paraId="2405C17D" w14:textId="2B343FEF" w:rsidR="003E2DCC" w:rsidRPr="006F178A" w:rsidRDefault="003E2DCC" w:rsidP="003E2DCC">
      <w:pPr>
        <w:rPr>
          <w:rtl/>
        </w:rPr>
      </w:pPr>
      <w:r w:rsidRPr="006F178A">
        <w:rPr>
          <w:rFonts w:ascii="Fb Fontext" w:hAnsi="Fb Fontext"/>
          <w:rtl/>
        </w:rPr>
        <w:t>הנודר מן הילודים - מותר בנולדים</w:t>
      </w:r>
      <w:r w:rsidRPr="006F178A">
        <w:rPr>
          <w:rFonts w:ascii="Fb Fontext" w:hAnsi="Fb Fontext" w:hint="cs"/>
          <w:rtl/>
        </w:rPr>
        <w:t>,</w:t>
      </w:r>
      <w:r w:rsidRPr="006F178A">
        <w:rPr>
          <w:rFonts w:ascii="Fb Fontext" w:hAnsi="Fb Fontext"/>
          <w:rtl/>
        </w:rPr>
        <w:t xml:space="preserve"> מן הנולדים - אסור בילודים;</w:t>
      </w:r>
    </w:p>
    <w:p w14:paraId="331A8F38" w14:textId="77777777" w:rsidR="00482CEE" w:rsidRPr="00C14A40" w:rsidRDefault="003E2DCC" w:rsidP="005408D5">
      <w:pPr>
        <w:pStyle w:val="38"/>
        <w:framePr w:wrap="notBeside"/>
        <w:rPr>
          <w:rtl/>
        </w:rPr>
      </w:pPr>
      <w:r w:rsidRPr="00C14A40">
        <w:rPr>
          <w:rFonts w:hint="cs"/>
          <w:rtl/>
        </w:rPr>
        <w:t>ר</w:t>
      </w:r>
      <w:r w:rsidRPr="00C14A40">
        <w:rPr>
          <w:rtl/>
        </w:rPr>
        <w:t>"</w:t>
      </w:r>
      <w:r w:rsidRPr="00C14A40">
        <w:rPr>
          <w:rFonts w:hint="cs"/>
          <w:rtl/>
        </w:rPr>
        <w:t>מ</w:t>
      </w:r>
      <w:r w:rsidRPr="00C14A40">
        <w:rPr>
          <w:rtl/>
        </w:rPr>
        <w:t>:</w:t>
      </w:r>
    </w:p>
    <w:p w14:paraId="0BDC8CB7" w14:textId="32599E4C" w:rsidR="003E2DCC" w:rsidRPr="006F178A" w:rsidRDefault="003E2DCC" w:rsidP="003E2DCC">
      <w:pPr>
        <w:rPr>
          <w:rtl/>
        </w:rPr>
      </w:pPr>
      <w:r w:rsidRPr="006F178A">
        <w:rPr>
          <w:rtl/>
        </w:rPr>
        <w:lastRenderedPageBreak/>
        <w:t>אף הנודר מן הנולדים מותר בילודים, כי היכי דנודר מן הילודים מותר בנולדים.</w:t>
      </w:r>
    </w:p>
    <w:p w14:paraId="6BEE0EA6" w14:textId="77777777" w:rsidR="005408D5" w:rsidRPr="00C14A40" w:rsidRDefault="003E2DCC" w:rsidP="005408D5">
      <w:pPr>
        <w:pStyle w:val="38"/>
        <w:framePr w:wrap="notBeside"/>
        <w:rPr>
          <w:rFonts w:hint="cs"/>
          <w:rtl/>
        </w:rPr>
      </w:pPr>
      <w:r w:rsidRPr="00C14A40">
        <w:rPr>
          <w:rFonts w:hint="cs"/>
          <w:rtl/>
        </w:rPr>
        <w:t xml:space="preserve">והך </w:t>
      </w:r>
    </w:p>
    <w:p w14:paraId="270EF3B7" w14:textId="11184A7B" w:rsidR="003E2DCC" w:rsidRPr="006F178A" w:rsidRDefault="003E2DCC" w:rsidP="003E2DCC">
      <w:pPr>
        <w:rPr>
          <w:rtl/>
        </w:rPr>
      </w:pPr>
      <w:r w:rsidRPr="002C641B">
        <w:rPr>
          <w:rStyle w:val="affffa"/>
          <w:rFonts w:hint="cs"/>
          <w:rtl/>
        </w:rPr>
        <w:t>ד'</w:t>
      </w:r>
      <w:r w:rsidRPr="002C641B">
        <w:rPr>
          <w:rStyle w:val="affffa"/>
          <w:rtl/>
        </w:rPr>
        <w:t>שני בניך הנולדים לך בארץ מצרים</w:t>
      </w:r>
      <w:r w:rsidRPr="002C641B">
        <w:rPr>
          <w:rStyle w:val="affffa"/>
          <w:rFonts w:hint="cs"/>
          <w:rtl/>
        </w:rPr>
        <w:t xml:space="preserve">' </w:t>
      </w:r>
      <w:r w:rsidRPr="006F178A">
        <w:rPr>
          <w:rtl/>
        </w:rPr>
        <w:t xml:space="preserve">דיילידו משמע, </w:t>
      </w:r>
    </w:p>
    <w:p w14:paraId="376BE152" w14:textId="77777777" w:rsidR="005408D5" w:rsidRPr="00C14A40" w:rsidRDefault="003E2DCC" w:rsidP="005408D5">
      <w:pPr>
        <w:pStyle w:val="38"/>
        <w:framePr w:wrap="notBeside"/>
        <w:rPr>
          <w:rFonts w:hint="cs"/>
          <w:rtl/>
        </w:rPr>
      </w:pPr>
      <w:r w:rsidRPr="00C14A40">
        <w:rPr>
          <w:rFonts w:hint="cs"/>
          <w:rtl/>
        </w:rPr>
        <w:t xml:space="preserve">והך </w:t>
      </w:r>
    </w:p>
    <w:p w14:paraId="03A885E8" w14:textId="02CAC172" w:rsidR="003E2DCC" w:rsidRPr="006F178A" w:rsidRDefault="003E2DCC" w:rsidP="003E2DCC">
      <w:pPr>
        <w:rPr>
          <w:rtl/>
        </w:rPr>
      </w:pPr>
      <w:r w:rsidRPr="002C641B">
        <w:rPr>
          <w:rStyle w:val="affffa"/>
          <w:rFonts w:hint="cs"/>
          <w:rtl/>
        </w:rPr>
        <w:t>ד'</w:t>
      </w:r>
      <w:r w:rsidRPr="002C641B">
        <w:rPr>
          <w:rStyle w:val="affffa"/>
          <w:rtl/>
        </w:rPr>
        <w:t>הנה בן נולד לבית דוד יאשיהו שמו</w:t>
      </w:r>
      <w:r w:rsidRPr="002C641B">
        <w:rPr>
          <w:rStyle w:val="affffa"/>
          <w:rFonts w:hint="cs"/>
          <w:rtl/>
        </w:rPr>
        <w:t>'</w:t>
      </w:r>
      <w:r w:rsidRPr="002C641B">
        <w:rPr>
          <w:rStyle w:val="affffa"/>
          <w:rtl/>
        </w:rPr>
        <w:t>,</w:t>
      </w:r>
      <w:r w:rsidRPr="006F178A">
        <w:rPr>
          <w:rFonts w:hint="cs"/>
          <w:rtl/>
        </w:rPr>
        <w:t xml:space="preserve"> </w:t>
      </w:r>
      <w:r w:rsidR="0052609B">
        <w:rPr>
          <w:rFonts w:hint="cs"/>
          <w:rtl/>
        </w:rPr>
        <w:t>אף</w:t>
      </w:r>
      <w:r w:rsidRPr="006F178A">
        <w:rPr>
          <w:rFonts w:hint="cs"/>
          <w:rtl/>
        </w:rPr>
        <w:t xml:space="preserve"> דעדיין מנשה לא בא, </w:t>
      </w:r>
    </w:p>
    <w:p w14:paraId="05057471" w14:textId="77777777" w:rsidR="005408D5" w:rsidRPr="00C14A40" w:rsidRDefault="003E2DCC" w:rsidP="005408D5">
      <w:pPr>
        <w:pStyle w:val="38"/>
        <w:framePr w:wrap="notBeside"/>
        <w:rPr>
          <w:rFonts w:hint="cs"/>
          <w:rtl/>
        </w:rPr>
      </w:pPr>
      <w:r w:rsidRPr="00C14A40">
        <w:rPr>
          <w:rFonts w:hint="cs"/>
          <w:rtl/>
        </w:rPr>
        <w:t xml:space="preserve">- </w:t>
      </w:r>
    </w:p>
    <w:p w14:paraId="0A741916" w14:textId="1D2A90E5" w:rsidR="003E2DCC" w:rsidRPr="006F178A" w:rsidRDefault="003E2DCC" w:rsidP="007A3B86">
      <w:pPr>
        <w:rPr>
          <w:rtl/>
        </w:rPr>
      </w:pPr>
      <w:r w:rsidRPr="006F178A">
        <w:rPr>
          <w:rFonts w:hint="cs"/>
          <w:rtl/>
        </w:rPr>
        <w:t xml:space="preserve">דמשמע </w:t>
      </w:r>
      <w:r w:rsidR="007A3B86">
        <w:rPr>
          <w:rFonts w:hint="cs"/>
          <w:rtl/>
        </w:rPr>
        <w:t>כך</w:t>
      </w:r>
      <w:r w:rsidRPr="006F178A">
        <w:rPr>
          <w:rFonts w:hint="cs"/>
          <w:rtl/>
        </w:rPr>
        <w:t xml:space="preserve"> ומשמע </w:t>
      </w:r>
      <w:r w:rsidR="007A3B86">
        <w:rPr>
          <w:rFonts w:hint="cs"/>
          <w:rtl/>
        </w:rPr>
        <w:t>כך</w:t>
      </w:r>
      <w:r w:rsidRPr="006F178A">
        <w:rPr>
          <w:rFonts w:hint="cs"/>
          <w:rtl/>
        </w:rPr>
        <w:t xml:space="preserve"> ובנדרים הלך אחר לשון בנ</w:t>
      </w:r>
      <w:r w:rsidRPr="006F178A">
        <w:rPr>
          <w:rtl/>
        </w:rPr>
        <w:t>"</w:t>
      </w:r>
      <w:r w:rsidRPr="006F178A">
        <w:rPr>
          <w:rFonts w:hint="cs"/>
          <w:rtl/>
        </w:rPr>
        <w:t>א</w:t>
      </w:r>
    </w:p>
    <w:p w14:paraId="636B064A" w14:textId="77777777" w:rsidR="006666DF" w:rsidRDefault="003E2DCC" w:rsidP="000F1DD4">
      <w:pPr>
        <w:pStyle w:val="afffd"/>
        <w:rPr>
          <w:rtl/>
        </w:rPr>
      </w:pPr>
      <w:ins w:id="9846" w:author="מספור קטעי משנה" w:date="2026-10-06T06:45:39Z">
        <w:r>
          <w:rPr>
            <w:rStyle w:val="MisparKeta"/>
          </w:rPr>
          <w:t xml:space="preserve">ז. </w:t>
        </w:r>
      </w:ins>
      <w:r w:rsidRPr="006F178A">
        <w:rPr>
          <w:rtl/>
        </w:rPr>
        <w:t>וחכ"א: לא נתכוין זה אלא ממי שדרכו להוולד.</w:t>
      </w:r>
      <w:r w:rsidRPr="006F178A">
        <w:rPr>
          <w:rFonts w:hint="cs"/>
          <w:rtl/>
        </w:rPr>
        <w:t xml:space="preserve"> </w:t>
      </w:r>
      <w:r w:rsidRPr="007A3B86">
        <w:rPr>
          <w:rtl/>
        </w:rPr>
        <w:t>לאפוקי דגים ועופות.</w:t>
      </w:r>
    </w:p>
    <w:p w14:paraId="60DE22DA" w14:textId="4321765D" w:rsidR="003E2DCC" w:rsidRPr="006F178A" w:rsidRDefault="003E2DCC" w:rsidP="003E2DCC">
      <w:pPr>
        <w:pStyle w:val="affc"/>
        <w:rPr>
          <w:del w:id="90011" w:author="מנוע עיצוב" w:date="2026-10-08T11:01:28Z"/>
          <w:rtl/>
        </w:rPr>
      </w:pPr>
      <w:del w:id="90009" w:author="מנוע עיצוב" w:date="2026-10-08T11:01:28Z">
        <w:r>
          <w:rPr>
            <w:rFonts w:ascii="Fb Fontext" w:hAnsi="Fb Fontext"/>
            <w:rtl/>
          </w:rPr>
          <w:delText xml:space="preserve">׹</w:delText>
        </w:r>
      </w:del>
      <w:del w:id="90010" w:author="מנוע עיצוב" w:date="2026-10-08T11:01:28Z">
        <w:r w:rsidR="0075729B">
          <w:rPr>
            <w:rFonts w:ascii="Fb Fontext" w:hAnsi="Fb Fontext"/>
            <w:rtl/>
          </w:rPr>
          <w:delText xml:space="preserve"> </w:delText>
        </w:r>
      </w:del>
    </w:p>
    <w:p w14:paraId="44EBF5F6" w14:textId="77777777" w:rsidR="003E2DCC" w:rsidRPr="006F178A" w:rsidRDefault="003E2DCC" w:rsidP="00A522DC">
      <w:pPr>
        <w:pStyle w:val="a3"/>
        <w:framePr w:wrap="around"/>
        <w:rPr>
          <w:rtl/>
        </w:rPr>
      </w:pPr>
      <w:r w:rsidRPr="006F178A">
        <w:rPr>
          <w:rtl/>
        </w:rPr>
        <w:t>לא.</w:t>
      </w:r>
    </w:p>
    <w:p>
      <w:pPr>
        <w:pStyle w:val="afffffb"/>
        <w:rPr>
          <w:ins w:id="20353" w:author="קלוד" w:date="2026-10-06T10:09:38Z"/>
        </w:rPr>
      </w:pPr>
      <w:ins w:id="20352" w:author="קלוד" w:date="2026-10-06T10:09:38Z">
        <w:r>
          <w:t xml:space="preserve">משנה י</w:t>
        </w:r>
      </w:ins>
    </w:p>
    <w:p w14:paraId="0313DEF6" w14:textId="77777777" w:rsidR="00482CEE" w:rsidRDefault="003E2DCC" w:rsidP="003E2DCC">
      <w:pPr>
        <w:pStyle w:val="afff5"/>
        <w:rPr>
          <w:rtl/>
        </w:rPr>
      </w:pPr>
      <w:r w:rsidRPr="006F178A">
        <w:rPr>
          <w:rtl/>
        </w:rPr>
        <w:t>הנודר משובתי שבת - אסור בישראל ואסור בכותים;</w:t>
      </w:r>
    </w:p>
    <w:p w14:paraId="0D16C4C7" w14:textId="77777777" w:rsidR="00482CEE" w:rsidRDefault="00EB7A51" w:rsidP="003E2DCC">
      <w:pPr>
        <w:pStyle w:val="afff5"/>
        <w:rPr>
          <w:rtl/>
        </w:rPr>
      </w:pPr>
      <w:r>
        <w:rPr>
          <w:rtl/>
        </w:rPr>
        <w:tab/>
      </w:r>
      <w:r>
        <w:rPr>
          <w:rtl/>
        </w:rPr>
        <w:tab/>
      </w:r>
      <w:r>
        <w:rPr>
          <w:rtl/>
        </w:rPr>
        <w:tab/>
      </w:r>
      <w:r w:rsidR="003E2DCC" w:rsidRPr="006F178A">
        <w:rPr>
          <w:rtl/>
        </w:rPr>
        <w:t>מאוכלי שום - אסור בישראל ואסור בכותים;</w:t>
      </w:r>
    </w:p>
    <w:p w14:paraId="7583731B" w14:textId="2C5D29BB" w:rsidR="003E2DCC" w:rsidRPr="006F178A" w:rsidRDefault="00EB7A51" w:rsidP="003E2DCC">
      <w:pPr>
        <w:pStyle w:val="afff5"/>
        <w:rPr>
          <w:rtl/>
        </w:rPr>
      </w:pPr>
      <w:r>
        <w:rPr>
          <w:rtl/>
        </w:rPr>
        <w:tab/>
      </w:r>
      <w:r>
        <w:rPr>
          <w:rtl/>
        </w:rPr>
        <w:tab/>
      </w:r>
      <w:r>
        <w:rPr>
          <w:rtl/>
        </w:rPr>
        <w:tab/>
      </w:r>
      <w:r w:rsidR="003E2DCC" w:rsidRPr="006F178A">
        <w:rPr>
          <w:rtl/>
        </w:rPr>
        <w:t>מעולי ירושלים - אסור בישראל ומותר בכותים.</w:t>
      </w:r>
    </w:p>
    <w:p w14:paraId="131AA353" w14:textId="0166650B" w:rsidR="003E2DCC" w:rsidRPr="006F178A" w:rsidRDefault="003E2DCC" w:rsidP="003E2DCC">
      <w:pPr>
        <w:rPr>
          <w:rtl/>
        </w:rPr>
      </w:pPr>
      <w:r w:rsidRPr="00295E41">
        <w:rPr>
          <w:rStyle w:val="afffa"/>
          <w:rtl/>
        </w:rPr>
        <w:t>שובתי שבת</w:t>
      </w:r>
      <w:r w:rsidRPr="006F178A">
        <w:rPr>
          <w:rFonts w:ascii="Fb Fontext" w:hAnsi="Fb Fontext"/>
          <w:rtl/>
        </w:rPr>
        <w:t xml:space="preserve"> –</w:t>
      </w:r>
      <w:r w:rsidRPr="006F178A">
        <w:rPr>
          <w:rFonts w:ascii="Fb Fontext" w:hAnsi="Fb Fontext" w:hint="cs"/>
          <w:rtl/>
        </w:rPr>
        <w:t xml:space="preserve"> היינו מצווים על השבת </w:t>
      </w:r>
    </w:p>
    <w:p w14:paraId="7FF852C2" w14:textId="17428471" w:rsidR="003E2DCC" w:rsidRPr="006F178A" w:rsidRDefault="008F1FDB" w:rsidP="003E2DCC">
      <w:pPr>
        <w:rPr>
          <w:rtl/>
        </w:rPr>
      </w:pPr>
      <w:r w:rsidRPr="00295E41">
        <w:rPr>
          <w:rStyle w:val="afffa"/>
          <w:rFonts w:hint="cs"/>
          <w:rtl/>
        </w:rPr>
        <w:t>ו</w:t>
      </w:r>
      <w:r w:rsidR="003E2DCC" w:rsidRPr="00295E41">
        <w:rPr>
          <w:rStyle w:val="afffa"/>
          <w:rFonts w:hint="cs"/>
          <w:rtl/>
        </w:rPr>
        <w:t xml:space="preserve">סיפא </w:t>
      </w:r>
      <w:r w:rsidR="003E2DCC" w:rsidRPr="00295E41">
        <w:rPr>
          <w:rStyle w:val="afffa"/>
          <w:rtl/>
        </w:rPr>
        <w:t>מעולי ירושלים</w:t>
      </w:r>
      <w:r w:rsidR="003E2DCC" w:rsidRPr="006F178A">
        <w:rPr>
          <w:rtl/>
        </w:rPr>
        <w:t xml:space="preserve"> -מותר בכותים;</w:t>
      </w:r>
      <w:r w:rsidR="003E2DCC" w:rsidRPr="006F178A">
        <w:rPr>
          <w:rFonts w:hint="cs"/>
          <w:rtl/>
        </w:rPr>
        <w:t xml:space="preserve"> </w:t>
      </w:r>
      <w:r w:rsidR="00DC0BA2">
        <w:rPr>
          <w:rFonts w:hint="cs"/>
          <w:rtl/>
        </w:rPr>
        <w:t xml:space="preserve">ואף </w:t>
      </w:r>
      <w:r w:rsidR="003E2DCC" w:rsidRPr="006F178A">
        <w:rPr>
          <w:rFonts w:hint="cs"/>
          <w:rtl/>
        </w:rPr>
        <w:t xml:space="preserve">דמצווין </w:t>
      </w:r>
    </w:p>
    <w:p w14:paraId="1D27B2A2" w14:textId="77777777" w:rsidR="00482CEE" w:rsidRPr="00C14A40" w:rsidRDefault="003E2DCC" w:rsidP="005408D5">
      <w:pPr>
        <w:pStyle w:val="38"/>
        <w:framePr w:wrap="notBeside"/>
        <w:rPr>
          <w:rtl/>
        </w:rPr>
      </w:pPr>
      <w:r w:rsidRPr="00C14A40">
        <w:rPr>
          <w:rFonts w:hint="cs"/>
          <w:rtl/>
        </w:rPr>
        <w:t>-</w:t>
      </w:r>
      <w:r w:rsidRPr="00C14A40">
        <w:rPr>
          <w:rtl/>
        </w:rPr>
        <w:t>אביי:</w:t>
      </w:r>
    </w:p>
    <w:p w14:paraId="748BD1BD" w14:textId="3D87C89B" w:rsidR="003E2DCC" w:rsidRPr="006F178A" w:rsidRDefault="00025319" w:rsidP="005408D5">
      <w:pPr>
        <w:spacing w:after="120"/>
        <w:rPr>
          <w:rtl/>
        </w:rPr>
      </w:pPr>
      <w:r>
        <w:rPr>
          <w:rFonts w:hint="cs"/>
          <w:rtl/>
        </w:rPr>
        <w:t>ד</w:t>
      </w:r>
      <w:r w:rsidR="003E2DCC" w:rsidRPr="006F178A">
        <w:rPr>
          <w:rtl/>
        </w:rPr>
        <w:t xml:space="preserve">מצווה ועושה תני, בתרתי בבי קמייתא - ישראל וכותים מצווין ועושין, </w:t>
      </w:r>
      <w:r w:rsidR="003E2DCC" w:rsidRPr="006F178A">
        <w:rPr>
          <w:rFonts w:hint="cs"/>
          <w:rtl/>
        </w:rPr>
        <w:t>עכו</w:t>
      </w:r>
      <w:r w:rsidR="003E2DCC" w:rsidRPr="006F178A">
        <w:rPr>
          <w:rtl/>
        </w:rPr>
        <w:t>"</w:t>
      </w:r>
      <w:r w:rsidR="003E2DCC" w:rsidRPr="006F178A">
        <w:rPr>
          <w:rFonts w:hint="cs"/>
          <w:rtl/>
        </w:rPr>
        <w:t>ם</w:t>
      </w:r>
      <w:r w:rsidR="003E2DCC" w:rsidRPr="006F178A">
        <w:rPr>
          <w:rtl/>
        </w:rPr>
        <w:t xml:space="preserve"> ההוא דעבדי עושין ואינם מצווין, בעולי ירושלים - ישראל מצווין ועושין, כותים מצווין ואינם עושין.</w:t>
      </w:r>
    </w:p>
    <w:p>
      <w:pPr>
        <w:pStyle w:val="afffffb"/>
        <w:rPr>
          <w:ins w:id="20355" w:author="קלוד" w:date="2026-10-06T10:09:38Z"/>
        </w:rPr>
      </w:pPr>
      <w:ins w:id="20354" w:author="קלוד" w:date="2026-10-06T10:09:38Z">
        <w:r>
          <w:t xml:space="preserve">משנה יא</w:t>
        </w:r>
      </w:ins>
    </w:p>
    <w:p w14:paraId="72E560F8" w14:textId="759B49F0" w:rsidR="003E2DCC" w:rsidRPr="006F178A" w:rsidRDefault="003E2DCC" w:rsidP="00333C5D">
      <w:pPr>
        <w:pStyle w:val="afff5"/>
        <w:rPr>
          <w:rtl/>
        </w:rPr>
      </w:pPr>
      <w:r w:rsidRPr="006F178A">
        <w:rPr>
          <w:rtl/>
        </w:rPr>
        <w:t>קונם שאיני נהנה לבני נח - מותר בישראל ואסור בע</w:t>
      </w:r>
      <w:r w:rsidR="00333C5D">
        <w:rPr>
          <w:rFonts w:hint="cs"/>
          <w:rtl/>
        </w:rPr>
        <w:t>כו</w:t>
      </w:r>
      <w:r w:rsidR="0075729B">
        <w:rPr>
          <w:rtl/>
        </w:rPr>
        <w:t>"</w:t>
      </w:r>
      <w:r w:rsidR="00333C5D">
        <w:rPr>
          <w:rFonts w:hint="cs"/>
          <w:rtl/>
        </w:rPr>
        <w:t>ם</w:t>
      </w:r>
      <w:r w:rsidRPr="006F178A">
        <w:rPr>
          <w:rtl/>
        </w:rPr>
        <w:t>.</w:t>
      </w:r>
    </w:p>
    <w:p w14:paraId="64C60965" w14:textId="07255360" w:rsidR="003E2DCC" w:rsidRPr="006F178A" w:rsidRDefault="003E2DCC" w:rsidP="005408D5">
      <w:pPr>
        <w:spacing w:after="120"/>
        <w:rPr>
          <w:rtl/>
        </w:rPr>
      </w:pPr>
      <w:r w:rsidRPr="006F178A">
        <w:rPr>
          <w:rFonts w:ascii="Fb Fontext" w:hAnsi="Fb Fontext"/>
          <w:rtl/>
        </w:rPr>
        <w:t xml:space="preserve">כיון דאיקדש אברהם </w:t>
      </w:r>
      <w:r w:rsidR="00333C5D">
        <w:rPr>
          <w:rFonts w:ascii="Fb Fontext" w:hAnsi="Fb Fontext" w:hint="cs"/>
          <w:rtl/>
        </w:rPr>
        <w:t>נקראו</w:t>
      </w:r>
      <w:r w:rsidRPr="006F178A">
        <w:rPr>
          <w:rFonts w:ascii="Fb Fontext" w:hAnsi="Fb Fontext"/>
          <w:rtl/>
        </w:rPr>
        <w:t xml:space="preserve"> על שמ</w:t>
      </w:r>
      <w:r w:rsidR="00333C5D">
        <w:rPr>
          <w:rFonts w:ascii="Fb Fontext" w:hAnsi="Fb Fontext" w:hint="cs"/>
          <w:rtl/>
        </w:rPr>
        <w:t>ו,</w:t>
      </w:r>
      <w:r w:rsidRPr="006F178A">
        <w:rPr>
          <w:rFonts w:ascii="Fb Fontext" w:hAnsi="Fb Fontext" w:hint="cs"/>
          <w:rtl/>
        </w:rPr>
        <w:t xml:space="preserve"> </w:t>
      </w:r>
      <w:r w:rsidR="00333C5D">
        <w:rPr>
          <w:rFonts w:ascii="Fb Fontext" w:hAnsi="Fb Fontext" w:hint="cs"/>
          <w:rtl/>
        </w:rPr>
        <w:t xml:space="preserve">ויצאו </w:t>
      </w:r>
      <w:r w:rsidRPr="006F178A">
        <w:rPr>
          <w:rFonts w:ascii="Fb Fontext" w:hAnsi="Fb Fontext" w:hint="cs"/>
          <w:rtl/>
        </w:rPr>
        <w:t>משם בן נח</w:t>
      </w:r>
      <w:r w:rsidRPr="006F178A">
        <w:rPr>
          <w:rFonts w:ascii="Fb Fontext" w:hAnsi="Fb Fontext"/>
          <w:rtl/>
        </w:rPr>
        <w:t>.</w:t>
      </w:r>
    </w:p>
    <w:p>
      <w:pPr>
        <w:pStyle w:val="afffffb"/>
        <w:rPr>
          <w:ins w:id="20357" w:author="קלוד" w:date="2026-10-06T10:09:38Z"/>
        </w:rPr>
      </w:pPr>
      <w:ins w:id="20356" w:author="קלוד" w:date="2026-10-06T10:09:38Z">
        <w:r>
          <w:t xml:space="preserve">משנה יא</w:t>
        </w:r>
      </w:ins>
    </w:p>
    <w:p w14:paraId="2A56A7BB" w14:textId="33C860F6" w:rsidR="003E2DCC" w:rsidRPr="006F178A" w:rsidRDefault="003E2DCC" w:rsidP="003E2DCC">
      <w:pPr>
        <w:pStyle w:val="afff5"/>
        <w:rPr>
          <w:rtl/>
        </w:rPr>
      </w:pPr>
      <w:r w:rsidRPr="006F178A">
        <w:rPr>
          <w:rtl/>
        </w:rPr>
        <w:t>שאיני נהנה לזרע אברהם - אסור בישראל ומותר בע</w:t>
      </w:r>
      <w:r w:rsidR="00516C5B">
        <w:rPr>
          <w:rFonts w:hint="cs"/>
          <w:rtl/>
        </w:rPr>
        <w:t>כו</w:t>
      </w:r>
      <w:r w:rsidR="0075729B">
        <w:rPr>
          <w:rtl/>
        </w:rPr>
        <w:t>"</w:t>
      </w:r>
      <w:r w:rsidR="00516C5B">
        <w:rPr>
          <w:rFonts w:hint="cs"/>
          <w:rtl/>
        </w:rPr>
        <w:t>ם</w:t>
      </w:r>
      <w:r w:rsidRPr="006F178A">
        <w:rPr>
          <w:rtl/>
        </w:rPr>
        <w:t>.</w:t>
      </w:r>
    </w:p>
    <w:p w14:paraId="0CEAB124" w14:textId="77777777" w:rsidR="006666DF" w:rsidRDefault="003E2DCC" w:rsidP="003E2DCC">
      <w:pPr>
        <w:rPr>
          <w:rtl/>
        </w:rPr>
      </w:pPr>
      <w:r w:rsidRPr="0063694C">
        <w:rPr>
          <w:rStyle w:val="affffa"/>
          <w:rFonts w:hint="cs"/>
          <w:rtl/>
        </w:rPr>
        <w:t xml:space="preserve">'כי ביצחק יקרא לך זרע' </w:t>
      </w:r>
      <w:r w:rsidRPr="006F178A">
        <w:rPr>
          <w:rFonts w:ascii="Fb Fontext" w:hAnsi="Fb Fontext"/>
          <w:rtl/>
        </w:rPr>
        <w:t>–</w:t>
      </w:r>
      <w:r w:rsidRPr="006F178A">
        <w:rPr>
          <w:rFonts w:ascii="Fb Fontext" w:hAnsi="Fb Fontext" w:hint="cs"/>
          <w:rtl/>
        </w:rPr>
        <w:t xml:space="preserve"> ולא בישמעאל, </w:t>
      </w:r>
      <w:r w:rsidRPr="00295E41">
        <w:rPr>
          <w:rStyle w:val="afffa"/>
          <w:rFonts w:hint="cs"/>
          <w:rtl/>
        </w:rPr>
        <w:t>ב</w:t>
      </w:r>
      <w:r w:rsidRPr="006F178A">
        <w:rPr>
          <w:rFonts w:ascii="Fb Fontext" w:hAnsi="Fb Fontext" w:hint="cs"/>
          <w:rtl/>
        </w:rPr>
        <w:t xml:space="preserve">יצחק ולא כל יצחק </w:t>
      </w:r>
      <w:r w:rsidRPr="00516C5B">
        <w:rPr>
          <w:rStyle w:val="afffff0"/>
          <w:rFonts w:hint="cs"/>
          <w:rtl/>
        </w:rPr>
        <w:t>לא עשיו</w:t>
      </w:r>
      <w:r w:rsidRPr="006F178A">
        <w:rPr>
          <w:rFonts w:ascii="Fb Fontext" w:hAnsi="Fb Fontext" w:hint="cs"/>
          <w:rtl/>
        </w:rPr>
        <w:t xml:space="preserve"> </w:t>
      </w:r>
    </w:p>
    <w:p w14:paraId="05C101DC" w14:textId="5E4AD720"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59" w:author="קלוד" w:date="2026-10-06T10:09:38Z"/>
        </w:rPr>
      </w:pPr>
      <w:ins w:id="20358" w:author="קלוד" w:date="2026-10-06T10:09:38Z">
        <w:r>
          <w:t xml:space="preserve">משנה יא</w:t>
        </w:r>
      </w:ins>
    </w:p>
    <w:p w14:paraId="03B51EB9" w14:textId="77777777" w:rsidR="003E2DCC" w:rsidRPr="006F178A" w:rsidRDefault="003E2DCC" w:rsidP="003E2DCC">
      <w:pPr>
        <w:pStyle w:val="afff5"/>
        <w:rPr>
          <w:rtl/>
        </w:rPr>
      </w:pPr>
      <w:r w:rsidRPr="006F178A">
        <w:rPr>
          <w:rtl/>
        </w:rPr>
        <w:t>שאיני נהנה מישראל - לוקח ביותר ומוכר בפחות;</w:t>
      </w:r>
    </w:p>
    <w:p w14:paraId="56684592" w14:textId="77777777" w:rsidR="003E2DCC" w:rsidRPr="006F178A" w:rsidRDefault="003E2DCC" w:rsidP="003E2DCC">
      <w:pPr>
        <w:pStyle w:val="afff5"/>
        <w:rPr>
          <w:rtl/>
        </w:rPr>
      </w:pPr>
      <w:r w:rsidRPr="006F178A">
        <w:rPr>
          <w:rtl/>
        </w:rPr>
        <w:t>שישראל נהנין לי - לוקח בפחות ומוכר ביותר, ואין שומעין לו;</w:t>
      </w:r>
    </w:p>
    <w:p w14:paraId="7941CBE0" w14:textId="10572DE9" w:rsidR="003E2DCC" w:rsidRPr="006F178A" w:rsidRDefault="003E2DCC" w:rsidP="003E2DCC">
      <w:pPr>
        <w:pStyle w:val="afff5"/>
        <w:rPr>
          <w:rtl/>
        </w:rPr>
      </w:pPr>
      <w:r w:rsidRPr="006F178A">
        <w:rPr>
          <w:rtl/>
        </w:rPr>
        <w:t>שאיני נהנה להן והן לי - יהנה לע</w:t>
      </w:r>
      <w:r w:rsidR="00516C5B">
        <w:rPr>
          <w:rFonts w:hint="cs"/>
          <w:rtl/>
        </w:rPr>
        <w:t>כו</w:t>
      </w:r>
      <w:r w:rsidR="0075729B">
        <w:rPr>
          <w:rtl/>
        </w:rPr>
        <w:t>"</w:t>
      </w:r>
      <w:r w:rsidR="00516C5B">
        <w:rPr>
          <w:rFonts w:hint="cs"/>
          <w:rtl/>
        </w:rPr>
        <w:t>ם</w:t>
      </w:r>
      <w:r w:rsidRPr="006F178A">
        <w:rPr>
          <w:rtl/>
        </w:rPr>
        <w:t>.</w:t>
      </w:r>
    </w:p>
    <w:p w14:paraId="486D5BEF" w14:textId="77777777" w:rsidR="00482CEE" w:rsidRPr="00C14A40" w:rsidRDefault="003E2DCC" w:rsidP="005408D5">
      <w:pPr>
        <w:pStyle w:val="38"/>
        <w:framePr w:wrap="notBeside"/>
        <w:rPr>
          <w:rtl/>
        </w:rPr>
      </w:pPr>
      <w:r w:rsidRPr="00C14A40">
        <w:rPr>
          <w:rFonts w:hint="cs"/>
          <w:rtl/>
        </w:rPr>
        <w:t>ש</w:t>
      </w:r>
      <w:r w:rsidRPr="00C14A40">
        <w:rPr>
          <w:rtl/>
        </w:rPr>
        <w:t>מואל:</w:t>
      </w:r>
    </w:p>
    <w:p w14:paraId="1FE1BDB0" w14:textId="2B67CE98" w:rsidR="003E2DCC" w:rsidRPr="006F178A" w:rsidRDefault="003E2DCC" w:rsidP="003E2DCC">
      <w:pPr>
        <w:rPr>
          <w:rtl/>
        </w:rPr>
      </w:pPr>
      <w:r w:rsidRPr="006F178A">
        <w:rPr>
          <w:rFonts w:ascii="Fb Fontext" w:hAnsi="Fb Fontext"/>
          <w:rtl/>
        </w:rPr>
        <w:t xml:space="preserve">הלוקח כלי מהאומן לבקרו ונאנס בידו חייב, </w:t>
      </w:r>
      <w:r w:rsidR="00F616AD">
        <w:rPr>
          <w:rFonts w:ascii="Fb Fontext" w:hAnsi="Fb Fontext" w:hint="cs"/>
          <w:rtl/>
        </w:rPr>
        <w:t>ד</w:t>
      </w:r>
      <w:r w:rsidRPr="006F178A">
        <w:rPr>
          <w:rFonts w:ascii="Fb Fontext" w:hAnsi="Fb Fontext"/>
          <w:rtl/>
        </w:rPr>
        <w:t>הנאת לוקח היא.</w:t>
      </w:r>
    </w:p>
    <w:p w14:paraId="344C5E3B" w14:textId="77777777" w:rsidR="00482CEE" w:rsidRPr="00C14A40" w:rsidRDefault="003E2DCC" w:rsidP="005408D5">
      <w:pPr>
        <w:pStyle w:val="38"/>
        <w:framePr w:wrap="notBeside"/>
        <w:rPr>
          <w:rtl/>
        </w:rPr>
      </w:pPr>
      <w:r w:rsidRPr="00C14A40">
        <w:rPr>
          <w:rtl/>
        </w:rPr>
        <w:t>תנן:</w:t>
      </w:r>
    </w:p>
    <w:p w14:paraId="3236BED0" w14:textId="266CBAF0" w:rsidR="003E2DCC" w:rsidRPr="006F178A" w:rsidRDefault="003E2DCC" w:rsidP="003E2DCC">
      <w:pPr>
        <w:rPr>
          <w:rtl/>
        </w:rPr>
      </w:pPr>
      <w:r w:rsidRPr="006F178A">
        <w:rPr>
          <w:rtl/>
        </w:rPr>
        <w:t>שאיני נהנה מישראל - מוכר בפחות;</w:t>
      </w:r>
      <w:r w:rsidRPr="006F178A">
        <w:rPr>
          <w:rFonts w:hint="cs"/>
          <w:rtl/>
        </w:rPr>
        <w:t xml:space="preserve"> </w:t>
      </w:r>
      <w:r w:rsidRPr="006F178A">
        <w:rPr>
          <w:rtl/>
        </w:rPr>
        <w:t>אבל שוה בשוה לא, ואי הנאת לוקח היא, אפילו שוה בשוה!</w:t>
      </w:r>
    </w:p>
    <w:p w14:paraId="7942FC0A" w14:textId="77777777" w:rsidR="003E2DCC" w:rsidRPr="006F178A" w:rsidRDefault="003E2DCC" w:rsidP="003E2DCC">
      <w:pPr>
        <w:pStyle w:val="aa"/>
        <w:rPr>
          <w:rtl/>
        </w:rPr>
      </w:pPr>
      <w:r w:rsidRPr="00F616AD">
        <w:rPr>
          <w:rStyle w:val="affffe"/>
          <w:rtl/>
        </w:rPr>
        <w:t>מתני' בזבינא</w:t>
      </w:r>
      <w:r w:rsidRPr="006F178A">
        <w:rPr>
          <w:rFonts w:ascii="Fb Fontext" w:hAnsi="Fb Fontext"/>
          <w:rtl/>
        </w:rPr>
        <w:t xml:space="preserve"> דרמי על אפיה.</w:t>
      </w:r>
    </w:p>
    <w:p w14:paraId="19CBFA9B" w14:textId="224BF639" w:rsidR="003E2DCC" w:rsidRPr="006F178A" w:rsidRDefault="003E2DCC" w:rsidP="003E2DCC">
      <w:pPr>
        <w:rPr>
          <w:rtl/>
        </w:rPr>
      </w:pPr>
      <w:r w:rsidRPr="005408D5">
        <w:rPr>
          <w:rStyle w:val="affffe"/>
          <w:rFonts w:hint="cs"/>
          <w:rtl/>
        </w:rPr>
        <w:t>ורישא</w:t>
      </w:r>
      <w:r w:rsidRPr="006F178A">
        <w:rPr>
          <w:rFonts w:ascii="Fb Fontext" w:hAnsi="Fb Fontext" w:hint="cs"/>
          <w:rtl/>
        </w:rPr>
        <w:t xml:space="preserve"> לוקח ביותר וסיפא ד</w:t>
      </w:r>
      <w:r w:rsidRPr="006F178A">
        <w:rPr>
          <w:rFonts w:ascii="Fb Fontext" w:hAnsi="Fb Fontext"/>
          <w:rtl/>
        </w:rPr>
        <w:t>שישראל נהנין לי</w:t>
      </w:r>
      <w:r w:rsidRPr="00F616AD">
        <w:rPr>
          <w:rStyle w:val="afffff0"/>
          <w:rtl/>
        </w:rPr>
        <w:t xml:space="preserve"> [לוקח בפחות]</w:t>
      </w:r>
      <w:r w:rsidRPr="006F178A">
        <w:rPr>
          <w:rFonts w:ascii="Fb Fontext" w:hAnsi="Fb Fontext"/>
          <w:rtl/>
        </w:rPr>
        <w:t xml:space="preserve"> ומוכר ביותר;</w:t>
      </w:r>
      <w:r w:rsidRPr="006F178A">
        <w:rPr>
          <w:rFonts w:ascii="Fb Fontext" w:hAnsi="Fb Fontext" w:hint="cs"/>
          <w:rtl/>
        </w:rPr>
        <w:t xml:space="preserve"> ואי בדרמי על אפיה </w:t>
      </w:r>
      <w:r w:rsidR="0052609B">
        <w:rPr>
          <w:rFonts w:ascii="Fb Fontext" w:hAnsi="Fb Fontext" w:hint="cs"/>
          <w:rtl/>
        </w:rPr>
        <w:t>אף</w:t>
      </w:r>
      <w:r w:rsidRPr="006F178A">
        <w:rPr>
          <w:rFonts w:ascii="Fb Fontext" w:hAnsi="Fb Fontext" w:hint="cs"/>
          <w:rtl/>
        </w:rPr>
        <w:t xml:space="preserve"> שוה בשוה וא</w:t>
      </w:r>
      <w:r w:rsidRPr="006F178A">
        <w:rPr>
          <w:rFonts w:ascii="Fb Fontext" w:hAnsi="Fb Fontext"/>
          <w:rtl/>
        </w:rPr>
        <w:t>"</w:t>
      </w:r>
      <w:r w:rsidRPr="006F178A">
        <w:rPr>
          <w:rFonts w:ascii="Fb Fontext" w:hAnsi="Fb Fontext" w:hint="cs"/>
          <w:rtl/>
        </w:rPr>
        <w:t xml:space="preserve">א דסיפא בזבינא חריפא דאמאי לוקח בפחות </w:t>
      </w:r>
      <w:r w:rsidR="0052609B">
        <w:rPr>
          <w:rFonts w:ascii="Fb Fontext" w:hAnsi="Fb Fontext" w:hint="cs"/>
          <w:rtl/>
        </w:rPr>
        <w:t>אף</w:t>
      </w:r>
      <w:r w:rsidRPr="006F178A">
        <w:rPr>
          <w:rFonts w:ascii="Fb Fontext" w:hAnsi="Fb Fontext" w:hint="cs"/>
          <w:rtl/>
        </w:rPr>
        <w:t xml:space="preserve"> שוה בשוה</w:t>
      </w:r>
      <w:r w:rsidR="00B42B64">
        <w:rPr>
          <w:rFonts w:ascii="Fb Fontext" w:hAnsi="Fb Fontext" w:hint="cs"/>
          <w:rtl/>
        </w:rPr>
        <w:t>,</w:t>
      </w:r>
    </w:p>
    <w:p w14:paraId="1F1D7374" w14:textId="77777777" w:rsidR="005408D5" w:rsidRPr="00C14A40" w:rsidRDefault="003E2DCC" w:rsidP="005408D5">
      <w:pPr>
        <w:pStyle w:val="38"/>
        <w:framePr w:wrap="notBeside"/>
        <w:rPr>
          <w:rFonts w:hint="cs"/>
          <w:rtl/>
        </w:rPr>
      </w:pPr>
      <w:r w:rsidRPr="00C14A40">
        <w:rPr>
          <w:rtl/>
        </w:rPr>
        <w:t>אלא</w:t>
      </w:r>
      <w:r w:rsidRPr="00C14A40">
        <w:rPr>
          <w:rFonts w:hint="cs"/>
          <w:rtl/>
        </w:rPr>
        <w:t xml:space="preserve"> מתני' </w:t>
      </w:r>
    </w:p>
    <w:p w14:paraId="4159C03C" w14:textId="5532F63D" w:rsidR="003E2DCC" w:rsidRPr="006F178A" w:rsidRDefault="003E2DCC" w:rsidP="003E2DCC">
      <w:pPr>
        <w:rPr>
          <w:rtl/>
        </w:rPr>
      </w:pPr>
      <w:r w:rsidRPr="006F178A">
        <w:rPr>
          <w:rFonts w:hint="cs"/>
          <w:rtl/>
        </w:rPr>
        <w:t xml:space="preserve">בזבינא מיצעא </w:t>
      </w:r>
      <w:r w:rsidRPr="00B42B64">
        <w:rPr>
          <w:rStyle w:val="affffe"/>
          <w:rFonts w:hint="cs"/>
          <w:rtl/>
        </w:rPr>
        <w:t xml:space="preserve">ודשמואל </w:t>
      </w:r>
      <w:r w:rsidRPr="006F178A">
        <w:rPr>
          <w:rFonts w:hint="cs"/>
          <w:rtl/>
        </w:rPr>
        <w:t>בזבינא חריפא</w:t>
      </w:r>
    </w:p>
    <w:p w14:paraId="2B3092EB" w14:textId="77777777" w:rsidR="003E2DCC" w:rsidRPr="006F178A" w:rsidRDefault="003E2DCC" w:rsidP="00A522DC">
      <w:pPr>
        <w:pStyle w:val="a3"/>
        <w:framePr w:wrap="around"/>
        <w:rPr>
          <w:rtl/>
        </w:rPr>
      </w:pPr>
      <w:r w:rsidRPr="006F178A">
        <w:rPr>
          <w:rtl/>
        </w:rPr>
        <w:t>לא:</w:t>
      </w:r>
    </w:p>
    <w:p w14:paraId="65E8BB44" w14:textId="77777777" w:rsidR="005408D5" w:rsidRPr="00C14A40" w:rsidRDefault="003E2DCC" w:rsidP="005408D5">
      <w:pPr>
        <w:pStyle w:val="38"/>
        <w:framePr w:wrap="notBeside"/>
        <w:rPr>
          <w:rtl/>
        </w:rPr>
      </w:pPr>
      <w:r w:rsidRPr="00C14A40">
        <w:rPr>
          <w:rFonts w:hint="cs"/>
          <w:rtl/>
        </w:rPr>
        <w:t>ת</w:t>
      </w:r>
      <w:r w:rsidRPr="00C14A40">
        <w:rPr>
          <w:rtl/>
        </w:rPr>
        <w:t>"</w:t>
      </w:r>
      <w:r w:rsidRPr="00C14A40">
        <w:rPr>
          <w:rFonts w:hint="cs"/>
          <w:rtl/>
        </w:rPr>
        <w:t>כ</w:t>
      </w:r>
      <w:r w:rsidRPr="00C14A40">
        <w:rPr>
          <w:rtl/>
        </w:rPr>
        <w:t xml:space="preserve"> דשמואל: </w:t>
      </w:r>
    </w:p>
    <w:p w14:paraId="03038512" w14:textId="17DF2059" w:rsidR="00B42B64" w:rsidRDefault="003E2DCC" w:rsidP="003E2DCC">
      <w:pPr>
        <w:rPr>
          <w:rFonts w:ascii="Fb Fontext" w:hAnsi="Fb Fontext"/>
          <w:rtl/>
        </w:rPr>
      </w:pPr>
      <w:r w:rsidRPr="006F178A">
        <w:rPr>
          <w:rFonts w:ascii="Fb Fontext" w:hAnsi="Fb Fontext"/>
          <w:rtl/>
        </w:rPr>
        <w:t xml:space="preserve">הלוקח כלים מן התגר לשגרן לבית חמיו, </w:t>
      </w:r>
    </w:p>
    <w:p w14:paraId="0181020A" w14:textId="0F9284F6" w:rsidR="003E2DCC" w:rsidRPr="006F178A" w:rsidRDefault="003E2DCC" w:rsidP="005408D5">
      <w:pPr>
        <w:rPr>
          <w:rtl/>
        </w:rPr>
      </w:pPr>
      <w:r w:rsidRPr="00B42B64">
        <w:rPr>
          <w:rStyle w:val="affffe"/>
          <w:rtl/>
        </w:rPr>
        <w:t>וא</w:t>
      </w:r>
      <w:r w:rsidRPr="00B42B64">
        <w:rPr>
          <w:rStyle w:val="affffe"/>
          <w:rFonts w:hint="cs"/>
          <w:rtl/>
        </w:rPr>
        <w:t>"ל</w:t>
      </w:r>
      <w:r w:rsidRPr="00B42B64">
        <w:rPr>
          <w:rStyle w:val="affffe"/>
          <w:rtl/>
        </w:rPr>
        <w:t xml:space="preserve">: </w:t>
      </w:r>
      <w:r w:rsidRPr="006F178A">
        <w:rPr>
          <w:rFonts w:ascii="Fb Fontext" w:hAnsi="Fb Fontext"/>
          <w:rtl/>
        </w:rPr>
        <w:t xml:space="preserve">אם מקבלין אותן ממני אני נותן לך דמיהם, </w:t>
      </w:r>
    </w:p>
    <w:p w14:paraId="4D37E3BE" w14:textId="77777777" w:rsidR="003E2DCC" w:rsidRPr="006F178A" w:rsidRDefault="003E2DCC" w:rsidP="00482CEE">
      <w:pPr>
        <w:spacing w:after="60"/>
        <w:rPr>
          <w:rtl/>
        </w:rPr>
      </w:pPr>
      <w:r w:rsidRPr="006F178A">
        <w:rPr>
          <w:rtl/>
        </w:rPr>
        <w:t>ואם לאו אני נותן לך לפי טובת הנאה שבהן, נאנסו בהליכה - חייב, בחזרה - פטור, מפני שהוא כנושא שכר.</w:t>
      </w:r>
    </w:p>
    <w:p w14:paraId="18CFD187" w14:textId="4F945C69" w:rsidR="005408D5" w:rsidRPr="00C14A40" w:rsidRDefault="003E2DCC" w:rsidP="005408D5">
      <w:pPr>
        <w:pStyle w:val="38"/>
        <w:framePr w:wrap="notBeside"/>
        <w:rPr>
          <w:rFonts w:hint="cs"/>
          <w:rtl/>
        </w:rPr>
      </w:pPr>
      <w:r w:rsidRPr="00C14A40">
        <w:rPr>
          <w:rFonts w:hint="cs"/>
          <w:rtl/>
        </w:rPr>
        <w:t>והך</w:t>
      </w:r>
      <w:r w:rsidR="0075729B">
        <w:rPr>
          <w:rFonts w:hint="cs"/>
          <w:rtl/>
        </w:rPr>
        <w:t xml:space="preserve"> </w:t>
      </w:r>
      <w:r w:rsidR="00482CEE" w:rsidRPr="00C14A40">
        <w:rPr>
          <w:rFonts w:hint="cs"/>
          <w:rtl/>
        </w:rPr>
        <w:t>דר</w:t>
      </w:r>
      <w:r w:rsidR="0075729B">
        <w:rPr>
          <w:rtl/>
        </w:rPr>
        <w:t>"</w:t>
      </w:r>
      <w:r w:rsidR="00482CEE" w:rsidRPr="00C14A40">
        <w:rPr>
          <w:rFonts w:hint="cs"/>
          <w:rtl/>
        </w:rPr>
        <w:t xml:space="preserve">נ </w:t>
      </w:r>
    </w:p>
    <w:p w14:paraId="25D9C716" w14:textId="7DD70408" w:rsidR="00482CEE" w:rsidRDefault="00482CEE" w:rsidP="00482CEE">
      <w:pPr>
        <w:rPr>
          <w:rtl/>
        </w:rPr>
      </w:pPr>
      <w:r>
        <w:rPr>
          <w:rFonts w:hint="cs"/>
          <w:rtl/>
        </w:rPr>
        <w:t xml:space="preserve">חייב </w:t>
      </w:r>
      <w:r w:rsidR="003E2DCC" w:rsidRPr="006F178A">
        <w:rPr>
          <w:rFonts w:hint="cs"/>
          <w:rtl/>
        </w:rPr>
        <w:t>ס</w:t>
      </w:r>
      <w:r w:rsidR="003E2DCC" w:rsidRPr="006F178A">
        <w:rPr>
          <w:rtl/>
        </w:rPr>
        <w:t>פסר</w:t>
      </w:r>
      <w:r w:rsidR="003E2DCC" w:rsidRPr="006F178A">
        <w:rPr>
          <w:rFonts w:hint="cs"/>
          <w:rtl/>
        </w:rPr>
        <w:t xml:space="preserve"> שלקח חמור למכור ולא מכר</w:t>
      </w:r>
      <w:r w:rsidR="006E723E">
        <w:rPr>
          <w:rFonts w:hint="cs"/>
          <w:rtl/>
        </w:rPr>
        <w:t>,</w:t>
      </w:r>
      <w:r w:rsidR="003E2DCC" w:rsidRPr="006F178A">
        <w:rPr>
          <w:rFonts w:hint="cs"/>
          <w:rtl/>
        </w:rPr>
        <w:t xml:space="preserve"> וכשחזר נאנס החמור </w:t>
      </w:r>
    </w:p>
    <w:p w14:paraId="2DEE08E7" w14:textId="77777777" w:rsidR="00482CEE" w:rsidRPr="00C14A40" w:rsidRDefault="005408D5" w:rsidP="00482CEE">
      <w:pPr>
        <w:pStyle w:val="38"/>
        <w:framePr w:wrap="notBeside"/>
        <w:rPr>
          <w:rFonts w:hint="cs"/>
          <w:rtl/>
        </w:rPr>
      </w:pPr>
      <w:r w:rsidRPr="00C14A40">
        <w:rPr>
          <w:rFonts w:hint="cs"/>
          <w:rtl/>
        </w:rPr>
        <w:t>-</w:t>
      </w:r>
    </w:p>
    <w:p w14:paraId="1961BCD0" w14:textId="77777777" w:rsidR="006666DF" w:rsidRDefault="003E2DCC" w:rsidP="005408D5">
      <w:pPr>
        <w:rPr>
          <w:rtl/>
        </w:rPr>
      </w:pPr>
      <w:r w:rsidRPr="006F178A">
        <w:rPr>
          <w:rFonts w:hint="cs"/>
          <w:rtl/>
        </w:rPr>
        <w:t xml:space="preserve">דחזרה דספסר הולכה היא, דאם ימצא משהו לקנות </w:t>
      </w:r>
      <w:r w:rsidR="0052609B">
        <w:rPr>
          <w:rFonts w:hint="cs"/>
          <w:rtl/>
        </w:rPr>
        <w:t>אף</w:t>
      </w:r>
      <w:r w:rsidRPr="006F178A">
        <w:rPr>
          <w:rFonts w:hint="cs"/>
          <w:rtl/>
        </w:rPr>
        <w:t xml:space="preserve"> בפתח הבית ימכור לו,</w:t>
      </w:r>
      <w:r w:rsidRPr="006F178A">
        <w:rPr>
          <w:rtl/>
        </w:rPr>
        <w:t xml:space="preserve"> </w:t>
      </w:r>
    </w:p>
    <w:p w14:paraId="2D0B6017" w14:textId="24470D43"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61" w:author="קלוד" w:date="2026-10-06T10:09:38Z"/>
        </w:rPr>
      </w:pPr>
      <w:ins w:id="20360" w:author="קלוד" w:date="2026-10-06T10:09:38Z">
        <w:r>
          <w:t xml:space="preserve">משנה יא</w:t>
        </w:r>
      </w:ins>
    </w:p>
    <w:p w14:paraId="3E3EB589" w14:textId="54DE7E68" w:rsidR="003E2DCC" w:rsidRPr="009C1970" w:rsidRDefault="003E2DCC" w:rsidP="00FA4894">
      <w:pPr>
        <w:pStyle w:val="afff5"/>
        <w:rPr>
          <w:rtl/>
        </w:rPr>
      </w:pPr>
      <w:r w:rsidRPr="00392931">
        <w:rPr>
          <w:rtl/>
        </w:rPr>
        <w:t xml:space="preserve">קונם שאני נהנה לערלים מותר בערלי ישראל ואסור במולי </w:t>
      </w:r>
      <w:r w:rsidR="005408D5">
        <w:rPr>
          <w:rFonts w:hint="cs"/>
          <w:rtl/>
        </w:rPr>
        <w:t>גוים</w:t>
      </w:r>
      <w:r w:rsidRPr="00392931">
        <w:rPr>
          <w:rtl/>
        </w:rPr>
        <w:t xml:space="preserve">, </w:t>
      </w:r>
    </w:p>
    <w:p w14:paraId="72B600AA" w14:textId="5854C6A7" w:rsidR="00482CEE" w:rsidRDefault="003E2DCC" w:rsidP="003E2DCC">
      <w:pPr>
        <w:pStyle w:val="01"/>
        <w:rPr>
          <w:b w:val="0"/>
          <w:bCs w:val="0"/>
          <w:spacing w:val="2"/>
          <w:rtl/>
        </w:rPr>
      </w:pPr>
      <w:r w:rsidRPr="003064C2">
        <w:rPr>
          <w:b w:val="0"/>
          <w:bCs w:val="0"/>
          <w:spacing w:val="2"/>
          <w:rtl/>
        </w:rPr>
        <w:t>שאני נהנה למולים - אסור בערלי ישראל ומותר במולי ע</w:t>
      </w:r>
      <w:r w:rsidR="003064C2">
        <w:rPr>
          <w:rFonts w:hint="cs"/>
          <w:b w:val="0"/>
          <w:bCs w:val="0"/>
          <w:spacing w:val="2"/>
          <w:rtl/>
        </w:rPr>
        <w:t>כו</w:t>
      </w:r>
      <w:r w:rsidR="0075729B">
        <w:rPr>
          <w:b w:val="0"/>
          <w:bCs w:val="0"/>
          <w:spacing w:val="2"/>
          <w:rtl/>
        </w:rPr>
        <w:t>"</w:t>
      </w:r>
      <w:r w:rsidR="003064C2">
        <w:rPr>
          <w:rFonts w:hint="cs"/>
          <w:b w:val="0"/>
          <w:bCs w:val="0"/>
          <w:spacing w:val="2"/>
          <w:rtl/>
        </w:rPr>
        <w:t>ם</w:t>
      </w:r>
      <w:r w:rsidRPr="003064C2">
        <w:rPr>
          <w:b w:val="0"/>
          <w:bCs w:val="0"/>
          <w:spacing w:val="2"/>
          <w:rtl/>
        </w:rPr>
        <w:t xml:space="preserve">, </w:t>
      </w:r>
    </w:p>
    <w:p w14:paraId="1C7DAA53" w14:textId="41A6A57C" w:rsidR="00482CEE" w:rsidRDefault="00FA4894" w:rsidP="003E2DCC">
      <w:pPr>
        <w:pStyle w:val="01"/>
        <w:rPr>
          <w:rStyle w:val="affffa"/>
          <w:rtl/>
        </w:rPr>
      </w:pPr>
      <w:r>
        <w:rPr>
          <w:b w:val="0"/>
          <w:bCs w:val="0"/>
          <w:spacing w:val="2"/>
          <w:rtl/>
        </w:rPr>
        <w:tab/>
      </w:r>
      <w:r>
        <w:rPr>
          <w:b w:val="0"/>
          <w:bCs w:val="0"/>
          <w:spacing w:val="2"/>
          <w:rtl/>
        </w:rPr>
        <w:tab/>
      </w:r>
      <w:r>
        <w:rPr>
          <w:b w:val="0"/>
          <w:bCs w:val="0"/>
          <w:spacing w:val="2"/>
          <w:rtl/>
        </w:rPr>
        <w:tab/>
      </w:r>
      <w:r>
        <w:rPr>
          <w:b w:val="0"/>
          <w:bCs w:val="0"/>
          <w:spacing w:val="2"/>
          <w:rtl/>
        </w:rPr>
        <w:tab/>
      </w:r>
      <w:r>
        <w:rPr>
          <w:b w:val="0"/>
          <w:bCs w:val="0"/>
          <w:spacing w:val="2"/>
          <w:rtl/>
        </w:rPr>
        <w:tab/>
      </w:r>
      <w:r>
        <w:rPr>
          <w:b w:val="0"/>
          <w:bCs w:val="0"/>
          <w:spacing w:val="2"/>
          <w:rtl/>
        </w:rPr>
        <w:tab/>
      </w:r>
      <w:r w:rsidR="003E2DCC" w:rsidRPr="003064C2">
        <w:rPr>
          <w:b w:val="0"/>
          <w:bCs w:val="0"/>
          <w:spacing w:val="2"/>
          <w:rtl/>
        </w:rPr>
        <w:t>שאין הערלה קרויה אלא לשם ע</w:t>
      </w:r>
      <w:r w:rsidR="003064C2">
        <w:rPr>
          <w:rFonts w:hint="cs"/>
          <w:b w:val="0"/>
          <w:bCs w:val="0"/>
          <w:spacing w:val="2"/>
          <w:rtl/>
        </w:rPr>
        <w:t>כו</w:t>
      </w:r>
      <w:r w:rsidR="0075729B">
        <w:rPr>
          <w:b w:val="0"/>
          <w:bCs w:val="0"/>
          <w:spacing w:val="2"/>
          <w:rtl/>
        </w:rPr>
        <w:t>"</w:t>
      </w:r>
      <w:r w:rsidR="003064C2">
        <w:rPr>
          <w:rFonts w:hint="cs"/>
          <w:b w:val="0"/>
          <w:bCs w:val="0"/>
          <w:spacing w:val="2"/>
          <w:rtl/>
        </w:rPr>
        <w:t>ם</w:t>
      </w:r>
      <w:r w:rsidR="003E2DCC" w:rsidRPr="003064C2">
        <w:rPr>
          <w:b w:val="0"/>
          <w:bCs w:val="0"/>
          <w:spacing w:val="2"/>
          <w:rtl/>
        </w:rPr>
        <w:t xml:space="preserve"> </w:t>
      </w:r>
    </w:p>
    <w:p w14:paraId="2B852D90" w14:textId="7A45CEE6" w:rsidR="00482CEE" w:rsidRDefault="00FA4894" w:rsidP="003E2DCC">
      <w:pPr>
        <w:pStyle w:val="01"/>
        <w:rPr>
          <w:b w:val="0"/>
          <w:bCs w:val="0"/>
          <w:spacing w:val="2"/>
          <w:rtl/>
        </w:rPr>
      </w:pPr>
      <w:r>
        <w:rPr>
          <w:rStyle w:val="TanaimMishna"/>
          <w:rtl/>
          <w:rPrChange w:id="20050" w:author="קלוד" w:date="2026-10-06T10:09:38Z">
            <w:rPr>
              <w:rStyle w:val="affffe"/>
              <w:rtl/>
            </w:rPr>
          </w:rPrChange>
        </w:rPr>
        <w:tab/>
      </w:r>
      <w:r w:rsidR="003E2DCC" w:rsidRPr="002717B4">
        <w:rPr>
          <w:rStyle w:val="TanaimMishna"/>
          <w:rtl/>
          <w:rPrChange w:id="20051" w:author="קלוד" w:date="2026-10-06T10:09:38Z">
            <w:rPr>
              <w:rStyle w:val="affffe"/>
              <w:rtl/>
            </w:rPr>
          </w:rPrChange>
        </w:rPr>
        <w:t>שנא':</w:t>
      </w:r>
      <w:r w:rsidR="003E2DCC" w:rsidRPr="003064C2">
        <w:rPr>
          <w:rStyle w:val="affffa"/>
          <w:rtl/>
        </w:rPr>
        <w:t xml:space="preserve"> </w:t>
      </w:r>
      <w:r w:rsidR="003E2DCC" w:rsidRPr="002717B4">
        <w:rPr>
          <w:rStyle w:val="affffa"/>
          <w:b w:val="0"/>
          <w:bCs w:val="0"/>
          <w:rtl/>
        </w:rPr>
        <w:t>כי כל הגוים ערלים וכל בית ישראל ערלי לב,</w:t>
      </w:r>
      <w:r w:rsidR="0075729B">
        <w:rPr>
          <w:rStyle w:val="affffa"/>
          <w:rtl/>
        </w:rPr>
        <w:t xml:space="preserve"> </w:t>
      </w:r>
    </w:p>
    <w:p w14:paraId="23F9D19C" w14:textId="77777777" w:rsidR="00482CEE" w:rsidRDefault="00FA4894" w:rsidP="003E2DCC">
      <w:pPr>
        <w:pStyle w:val="01"/>
        <w:rPr>
          <w:b w:val="0"/>
          <w:bCs w:val="0"/>
          <w:rtl/>
        </w:rPr>
      </w:pPr>
      <w:r>
        <w:rPr>
          <w:rStyle w:val="TanaimMishna"/>
          <w:rtl/>
          <w:rPrChange w:id="20052" w:author="קלוד" w:date="2026-10-06T10:09:38Z">
            <w:rPr>
              <w:rStyle w:val="affffe"/>
              <w:rtl/>
            </w:rPr>
          </w:rPrChange>
        </w:rPr>
        <w:tab/>
      </w:r>
      <w:r w:rsidR="003E2DCC" w:rsidRPr="002717B4">
        <w:rPr>
          <w:rStyle w:val="TanaimMishna"/>
          <w:rtl/>
          <w:rPrChange w:id="20053" w:author="קלוד" w:date="2026-10-06T10:09:38Z">
            <w:rPr>
              <w:rStyle w:val="affffe"/>
              <w:rtl/>
            </w:rPr>
          </w:rPrChange>
        </w:rPr>
        <w:t>ואומר:</w:t>
      </w:r>
      <w:r w:rsidR="003E2DCC" w:rsidRPr="002717B4">
        <w:rPr>
          <w:rStyle w:val="affffa"/>
          <w:b w:val="0"/>
          <w:bCs w:val="0"/>
          <w:rtl/>
        </w:rPr>
        <w:t xml:space="preserve"> והיה הפלשתי הערל הזה,</w:t>
      </w:r>
      <w:r w:rsidR="003E2DCC" w:rsidRPr="002717B4">
        <w:rPr>
          <w:b w:val="0"/>
          <w:bCs w:val="0"/>
          <w:rtl/>
        </w:rPr>
        <w:t xml:space="preserve"> </w:t>
      </w:r>
    </w:p>
    <w:p w14:paraId="20C9A95F" w14:textId="2F31C907" w:rsidR="003E2DCC" w:rsidRPr="002717B4" w:rsidRDefault="00FA4894" w:rsidP="003E2DCC">
      <w:pPr>
        <w:pStyle w:val="01"/>
        <w:rPr>
          <w:b w:val="0"/>
          <w:bCs w:val="0"/>
          <w:rtl/>
        </w:rPr>
      </w:pPr>
      <w:r>
        <w:rPr>
          <w:rStyle w:val="TanaimMishna"/>
          <w:rtl/>
          <w:rPrChange w:id="20054" w:author="קלוד" w:date="2026-10-06T10:09:38Z">
            <w:rPr>
              <w:rStyle w:val="affffe"/>
              <w:rtl/>
            </w:rPr>
          </w:rPrChange>
        </w:rPr>
        <w:tab/>
      </w:r>
      <w:r w:rsidR="003E2DCC" w:rsidRPr="002717B4">
        <w:rPr>
          <w:rStyle w:val="TanaimMishna"/>
          <w:rtl/>
          <w:rPrChange w:id="20055" w:author="קלוד" w:date="2026-10-06T10:09:38Z">
            <w:rPr>
              <w:rStyle w:val="affffe"/>
              <w:rtl/>
            </w:rPr>
          </w:rPrChange>
        </w:rPr>
        <w:t>ואומר:</w:t>
      </w:r>
      <w:r w:rsidR="003E2DCC" w:rsidRPr="002717B4">
        <w:rPr>
          <w:b w:val="0"/>
          <w:bCs w:val="0"/>
          <w:rtl/>
        </w:rPr>
        <w:t xml:space="preserve"> </w:t>
      </w:r>
      <w:r w:rsidR="003E2DCC" w:rsidRPr="002717B4">
        <w:rPr>
          <w:rStyle w:val="affffa"/>
          <w:b w:val="0"/>
          <w:bCs w:val="0"/>
          <w:rtl/>
        </w:rPr>
        <w:t>פן תשמחנה בנות פלשתים פן תעלוזנה בנות הערלים.</w:t>
      </w:r>
    </w:p>
    <w:p w14:paraId="737368D7" w14:textId="4F5F9015" w:rsidR="003E2DCC" w:rsidRDefault="002717B4" w:rsidP="00FA4894">
      <w:pPr>
        <w:pStyle w:val="afff5"/>
        <w:rPr>
          <w:rtl/>
        </w:rPr>
      </w:pPr>
      <w:r w:rsidRPr="002717B4">
        <w:rPr>
          <w:rStyle w:val="TanaimMishna"/>
          <w:rFonts w:hint="cs"/>
          <w:rtl/>
          <w:rPrChange w:id="20056" w:author="קלוד" w:date="2026-10-06T10:09:38Z">
            <w:rPr>
              <w:rStyle w:val="affffe"/>
              <w:rFonts w:hint="cs"/>
              <w:rtl/>
            </w:rPr>
          </w:rPrChange>
        </w:rPr>
        <w:t>ראב</w:t>
      </w:r>
      <w:r w:rsidR="0075729B">
        <w:rPr>
          <w:rStyle w:val="TanaimMishna"/>
          <w:rtl/>
          <w:rPrChange w:id="20057" w:author="קלוד" w:date="2026-10-06T10:09:38Z">
            <w:rPr>
              <w:rStyle w:val="affffe"/>
              <w:rtl/>
            </w:rPr>
          </w:rPrChange>
        </w:rPr>
        <w:t>"</w:t>
      </w:r>
      <w:r w:rsidRPr="002717B4">
        <w:rPr>
          <w:rStyle w:val="TanaimMishna"/>
          <w:rFonts w:hint="cs"/>
          <w:rtl/>
          <w:rPrChange w:id="20058" w:author="קלוד" w:date="2026-10-06T10:09:38Z">
            <w:rPr>
              <w:rStyle w:val="affffe"/>
              <w:rFonts w:hint="cs"/>
              <w:rtl/>
            </w:rPr>
          </w:rPrChange>
        </w:rPr>
        <w:t>ע</w:t>
      </w:r>
      <w:r w:rsidR="003E2DCC" w:rsidRPr="002717B4">
        <w:rPr>
          <w:rStyle w:val="TanaimMishna"/>
          <w:rtl/>
          <w:rPrChange w:id="20059" w:author="קלוד" w:date="2026-10-06T10:09:38Z">
            <w:rPr>
              <w:rStyle w:val="affffe"/>
              <w:rtl/>
            </w:rPr>
          </w:rPrChange>
        </w:rPr>
        <w:t xml:space="preserve">: </w:t>
      </w:r>
      <w:r w:rsidR="003E2DCC" w:rsidRPr="006F178A">
        <w:rPr>
          <w:b/>
          <w:rtl/>
          <w:rPrChange w:id="40006" w:author="Claude" w:date="2026-10-06T13:34:13Z">
            <w:rPr>
              <w:b/>
              <w:sz w:val="20"/>
              <w:rtl/>
            </w:rPr>
          </w:rPrChange>
        </w:rPr>
        <w:t>מאוסה</w:t>
      </w:r>
      <w:r w:rsidR="00FA4894">
        <w:rPr>
          <w:rFonts w:hint="cs"/>
          <w:b/>
          <w:rtl/>
          <w:rPrChange w:id="40007" w:author="Claude" w:date="2026-10-06T13:34:13Z">
            <w:rPr>
              <w:rFonts w:hint="cs"/>
              <w:b/>
              <w:sz w:val="20"/>
              <w:rtl/>
            </w:rPr>
          </w:rPrChange>
        </w:rPr>
        <w:t xml:space="preserve"> </w:t>
      </w:r>
      <w:r w:rsidR="003E2DCC" w:rsidRPr="006F178A">
        <w:rPr>
          <w:b/>
          <w:rtl/>
          <w:rPrChange w:id="40008" w:author="Claude" w:date="2026-10-06T13:34:13Z">
            <w:rPr>
              <w:b/>
              <w:sz w:val="20"/>
              <w:rtl/>
            </w:rPr>
          </w:rPrChange>
        </w:rPr>
        <w:t>הערלה</w:t>
      </w:r>
      <w:r w:rsidR="00FA4894">
        <w:rPr>
          <w:rFonts w:hint="cs"/>
          <w:b/>
          <w:rtl/>
          <w:rPrChange w:id="40009" w:author="Claude" w:date="2026-10-06T13:34:13Z">
            <w:rPr>
              <w:rFonts w:hint="cs"/>
              <w:b/>
              <w:sz w:val="20"/>
              <w:rtl/>
            </w:rPr>
          </w:rPrChange>
        </w:rPr>
        <w:t xml:space="preserve">- </w:t>
      </w:r>
      <w:r w:rsidR="003E2DCC" w:rsidRPr="006F178A">
        <w:rPr>
          <w:b/>
          <w:rtl/>
          <w:rPrChange w:id="40010" w:author="Claude" w:date="2026-10-06T13:34:13Z">
            <w:rPr>
              <w:b/>
              <w:sz w:val="20"/>
              <w:rtl/>
            </w:rPr>
          </w:rPrChange>
        </w:rPr>
        <w:t xml:space="preserve">שנתגנו בה רשעים, </w:t>
      </w:r>
      <w:r w:rsidR="00FA4894">
        <w:rPr>
          <w:rStyle w:val="affffa"/>
          <w:rFonts w:hint="cs"/>
          <w:rtl/>
        </w:rPr>
        <w:t>כ</w:t>
      </w:r>
      <w:r w:rsidR="003E2DCC" w:rsidRPr="00FA4894">
        <w:rPr>
          <w:rStyle w:val="affffa"/>
          <w:rtl/>
        </w:rPr>
        <w:t>י כל הגוים ערלים</w:t>
      </w:r>
      <w:r w:rsidR="003E2DCC" w:rsidRPr="006F178A">
        <w:rPr>
          <w:b/>
          <w:rtl/>
          <w:rPrChange w:id="40011" w:author="Claude" w:date="2026-10-06T13:34:13Z">
            <w:rPr>
              <w:b/>
              <w:sz w:val="20"/>
              <w:rtl/>
            </w:rPr>
          </w:rPrChange>
        </w:rPr>
        <w:t>.</w:t>
      </w:r>
    </w:p>
    <w:p w14:paraId="2E38819C" w14:textId="423CBEFC" w:rsidR="002717B4" w:rsidRPr="002717B4" w:rsidRDefault="002717B4" w:rsidP="002717B4">
      <w:pPr>
        <w:pStyle w:val="afff5"/>
        <w:jc w:val="center"/>
        <w:rPr>
          <w:rtl/>
        </w:rPr>
      </w:pPr>
      <w:r w:rsidRPr="002717B4">
        <w:rPr>
          <w:rFonts w:hint="cs"/>
          <w:rtl/>
        </w:rPr>
        <w:t>גדולה מילה</w:t>
      </w:r>
    </w:p>
    <w:p w14:paraId="2D89FD50" w14:textId="055EA4B8" w:rsidR="003E2DCC" w:rsidRPr="006F178A" w:rsidRDefault="00FA4894" w:rsidP="003E2DCC">
      <w:pPr>
        <w:pStyle w:val="afff5"/>
        <w:rPr>
          <w:rtl/>
        </w:rPr>
      </w:pPr>
      <w:del w:id="41071" w:author="Claude" w:date="2026-10-07T09:24:31Z">
        <w:r>
          <w:rPr>
            <w:rStyle w:val="TanaimMishna"/>
            <w:rFonts w:hint="cs"/>
            <w:rtl/>
            <w:rPrChange w:id="20060" w:author="קלוד" w:date="2026-10-06T10:09:38Z">
              <w:rPr>
                <w:rStyle w:val="affffe"/>
                <w:rFonts w:hint="cs"/>
                <w:rtl/>
              </w:rPr>
            </w:rPrChange>
          </w:rPr>
          <w:delText xml:space="preserve">א. </w:delText>
        </w:r>
      </w:del>
      <w:r w:rsidR="003E2DCC" w:rsidRPr="002717B4">
        <w:rPr>
          <w:rStyle w:val="TanaimMishna"/>
          <w:rtl/>
          <w:rPrChange w:id="20061" w:author="קלוד" w:date="2026-10-06T10:09:38Z">
            <w:rPr>
              <w:rStyle w:val="affffe"/>
              <w:rtl/>
            </w:rPr>
          </w:rPrChange>
        </w:rPr>
        <w:t xml:space="preserve">רבי ישמעאל: </w:t>
      </w:r>
      <w:r w:rsidR="003E2DCC" w:rsidRPr="006F178A">
        <w:rPr>
          <w:rtl/>
        </w:rPr>
        <w:t>שנכרתו עליה שלש עשרה בריתות.</w:t>
      </w:r>
    </w:p>
    <w:p w14:paraId="21C7AD9F" w14:textId="5499C742" w:rsidR="003E2DCC" w:rsidRPr="006F178A" w:rsidRDefault="00FA4894" w:rsidP="003E2DCC">
      <w:pPr>
        <w:pStyle w:val="afff5"/>
        <w:rPr>
          <w:rtl/>
        </w:rPr>
      </w:pPr>
      <w:del w:id="41072" w:author="Claude" w:date="2026-10-07T09:24:31Z">
        <w:r>
          <w:rPr>
            <w:rStyle w:val="TanaimMishna"/>
            <w:rFonts w:hint="cs"/>
            <w:rtl/>
            <w:rPrChange w:id="20062" w:author="קלוד" w:date="2026-10-06T10:09:38Z">
              <w:rPr>
                <w:rStyle w:val="affffe"/>
                <w:rFonts w:hint="cs"/>
                <w:rtl/>
              </w:rPr>
            </w:rPrChange>
          </w:rPr>
          <w:delText xml:space="preserve">ב. </w:delText>
        </w:r>
      </w:del>
      <w:r w:rsidR="003E2DCC" w:rsidRPr="002717B4">
        <w:rPr>
          <w:rStyle w:val="TanaimMishna"/>
          <w:rtl/>
          <w:rPrChange w:id="20063" w:author="קלוד" w:date="2026-10-06T10:09:38Z">
            <w:rPr>
              <w:rStyle w:val="affffe"/>
              <w:rtl/>
            </w:rPr>
          </w:rPrChange>
        </w:rPr>
        <w:t xml:space="preserve">רבי יוסי: </w:t>
      </w:r>
      <w:r w:rsidR="003E2DCC" w:rsidRPr="006F178A">
        <w:rPr>
          <w:rtl/>
        </w:rPr>
        <w:t>שדוחה את השבת חמורה.</w:t>
      </w:r>
    </w:p>
    <w:p w14:paraId="045C7226" w14:textId="21D2613B" w:rsidR="003E2DCC" w:rsidRPr="00B15076" w:rsidRDefault="00FA4894" w:rsidP="003E2DCC">
      <w:pPr>
        <w:pStyle w:val="afff5"/>
        <w:rPr>
          <w:rtl/>
        </w:rPr>
      </w:pPr>
      <w:del w:id="41073" w:author="Claude" w:date="2026-10-07T09:24:31Z">
        <w:r>
          <w:rPr>
            <w:rStyle w:val="TanaimMishna"/>
            <w:rFonts w:hint="cs"/>
            <w:rtl/>
            <w:rPrChange w:id="20064" w:author="קלוד" w:date="2026-10-06T10:09:38Z">
              <w:rPr>
                <w:rStyle w:val="affffe"/>
                <w:rFonts w:hint="cs"/>
                <w:rtl/>
              </w:rPr>
            </w:rPrChange>
          </w:rPr>
          <w:delText xml:space="preserve">ג. </w:delText>
        </w:r>
      </w:del>
      <w:r w:rsidR="003E2DCC" w:rsidRPr="002717B4">
        <w:rPr>
          <w:rStyle w:val="TanaimMishna"/>
          <w:rtl/>
          <w:rPrChange w:id="20065" w:author="קלוד" w:date="2026-10-06T10:09:38Z">
            <w:rPr>
              <w:rStyle w:val="affffe"/>
              <w:rtl/>
            </w:rPr>
          </w:rPrChange>
        </w:rPr>
        <w:t>ר</w:t>
      </w:r>
      <w:r w:rsidR="002717B4">
        <w:rPr>
          <w:rStyle w:val="TanaimMishna"/>
          <w:rFonts w:hint="cs"/>
          <w:rtl/>
          <w:rPrChange w:id="20066" w:author="קלוד" w:date="2026-10-06T10:09:38Z">
            <w:rPr>
              <w:rStyle w:val="affffe"/>
              <w:rFonts w:hint="cs"/>
              <w:rtl/>
            </w:rPr>
          </w:rPrChange>
        </w:rPr>
        <w:t>יב</w:t>
      </w:r>
      <w:r w:rsidR="0075729B">
        <w:rPr>
          <w:rStyle w:val="TanaimMishna"/>
          <w:rtl/>
          <w:rPrChange w:id="20067" w:author="קלוד" w:date="2026-10-06T10:09:38Z">
            <w:rPr>
              <w:rStyle w:val="affffe"/>
              <w:rtl/>
            </w:rPr>
          </w:rPrChange>
        </w:rPr>
        <w:t>"</w:t>
      </w:r>
      <w:r w:rsidR="002717B4">
        <w:rPr>
          <w:rStyle w:val="TanaimMishna"/>
          <w:rFonts w:hint="cs"/>
          <w:rtl/>
          <w:rPrChange w:id="20068" w:author="קלוד" w:date="2026-10-06T10:09:38Z">
            <w:rPr>
              <w:rStyle w:val="affffe"/>
              <w:rFonts w:hint="cs"/>
              <w:rtl/>
            </w:rPr>
          </w:rPrChange>
        </w:rPr>
        <w:t>ק</w:t>
      </w:r>
      <w:r w:rsidR="003E2DCC" w:rsidRPr="002717B4">
        <w:rPr>
          <w:rStyle w:val="TanaimMishna"/>
          <w:rtl/>
          <w:rPrChange w:id="20069" w:author="קלוד" w:date="2026-10-06T10:09:38Z">
            <w:rPr>
              <w:rStyle w:val="affffe"/>
              <w:rtl/>
            </w:rPr>
          </w:rPrChange>
        </w:rPr>
        <w:t xml:space="preserve">: </w:t>
      </w:r>
      <w:r w:rsidR="002717B4">
        <w:rPr>
          <w:rFonts w:hint="cs"/>
          <w:rtl/>
        </w:rPr>
        <w:t xml:space="preserve">- </w:t>
      </w:r>
      <w:r w:rsidR="003E2DCC" w:rsidRPr="00B15076">
        <w:rPr>
          <w:rtl/>
        </w:rPr>
        <w:t>שלא נתלה לו למשה הצדיק עליה מלא שעה.</w:t>
      </w:r>
    </w:p>
    <w:p w14:paraId="6993D6EC" w14:textId="689EB553" w:rsidR="003E2DCC" w:rsidRPr="006F178A" w:rsidRDefault="00741352" w:rsidP="003E2DCC">
      <w:pPr>
        <w:pStyle w:val="afff5"/>
        <w:rPr>
          <w:rtl/>
        </w:rPr>
      </w:pPr>
      <w:del w:id="41074" w:author="Claude" w:date="2026-10-07T09:24:31Z">
        <w:r>
          <w:rPr>
            <w:rStyle w:val="TanaimMishna"/>
            <w:rFonts w:hint="cs"/>
            <w:rtl/>
            <w:rPrChange w:id="20070" w:author="קלוד" w:date="2026-10-06T10:09:38Z">
              <w:rPr>
                <w:rStyle w:val="affffe"/>
                <w:rFonts w:hint="cs"/>
                <w:rtl/>
              </w:rPr>
            </w:rPrChange>
          </w:rPr>
          <w:delText xml:space="preserve">ד. </w:delText>
        </w:r>
      </w:del>
      <w:r w:rsidR="003E2DCC" w:rsidRPr="002717B4">
        <w:rPr>
          <w:rStyle w:val="TanaimMishna"/>
          <w:rtl/>
          <w:rPrChange w:id="20071" w:author="קלוד" w:date="2026-10-06T10:09:38Z">
            <w:rPr>
              <w:rStyle w:val="affffe"/>
              <w:rtl/>
            </w:rPr>
          </w:rPrChange>
        </w:rPr>
        <w:t>רבי נחמיה</w:t>
      </w:r>
      <w:r w:rsidR="002717B4">
        <w:rPr>
          <w:rStyle w:val="TanaimMishna"/>
          <w:rFonts w:hint="cs"/>
          <w:rtl/>
          <w:rPrChange w:id="20072" w:author="קלוד" w:date="2026-10-06T10:09:38Z">
            <w:rPr>
              <w:rStyle w:val="affffe"/>
              <w:rFonts w:hint="cs"/>
              <w:rtl/>
            </w:rPr>
          </w:rPrChange>
        </w:rPr>
        <w:t>:</w:t>
      </w:r>
      <w:r w:rsidR="003E2DCC" w:rsidRPr="006F178A">
        <w:rPr>
          <w:rtl/>
        </w:rPr>
        <w:t xml:space="preserve"> שדוחה את הנגעים.</w:t>
      </w:r>
    </w:p>
    <w:p w14:paraId="67A901A2" w14:textId="57091F69" w:rsidR="003E2DCC" w:rsidRPr="006F178A" w:rsidRDefault="00741352" w:rsidP="003E2DCC">
      <w:pPr>
        <w:pStyle w:val="afff5"/>
        <w:rPr>
          <w:rtl/>
        </w:rPr>
      </w:pPr>
      <w:del w:id="41075" w:author="Claude" w:date="2026-10-07T09:24:31Z">
        <w:r>
          <w:rPr>
            <w:rStyle w:val="TanaimMishna"/>
            <w:rFonts w:hint="cs"/>
            <w:rtl/>
            <w:rPrChange w:id="20073" w:author="קלוד" w:date="2026-10-06T10:09:38Z">
              <w:rPr>
                <w:rStyle w:val="affffe"/>
                <w:rFonts w:hint="cs"/>
                <w:rtl/>
              </w:rPr>
            </w:rPrChange>
          </w:rPr>
          <w:delText xml:space="preserve">ה. </w:delText>
        </w:r>
      </w:del>
      <w:r w:rsidR="003E2DCC" w:rsidRPr="002717B4">
        <w:rPr>
          <w:rStyle w:val="TanaimMishna"/>
          <w:rtl/>
          <w:rPrChange w:id="20074" w:author="קלוד" w:date="2026-10-06T10:09:38Z">
            <w:rPr>
              <w:rStyle w:val="affffe"/>
              <w:rtl/>
            </w:rPr>
          </w:rPrChange>
        </w:rPr>
        <w:t>רבי:</w:t>
      </w:r>
      <w:r w:rsidR="003E2DCC" w:rsidRPr="006F178A">
        <w:rPr>
          <w:rtl/>
        </w:rPr>
        <w:t xml:space="preserve"> שכל המצות שעשה אברהם אבינו לא נקרא שלם עד שמל,</w:t>
      </w:r>
      <w:r>
        <w:rPr>
          <w:rStyle w:val="TanaimMishna"/>
          <w:rFonts w:hint="cs"/>
          <w:rtl/>
          <w:rPrChange w:id="20075" w:author="קלוד" w:date="2026-10-06T10:09:38Z">
            <w:rPr>
              <w:rStyle w:val="affffe"/>
              <w:rFonts w:hint="cs"/>
              <w:rtl/>
            </w:rPr>
          </w:rPrChange>
        </w:rPr>
        <w:t xml:space="preserve"> ד</w:t>
      </w:r>
      <w:r w:rsidR="003E2DCC" w:rsidRPr="002717B4">
        <w:rPr>
          <w:rStyle w:val="affffa"/>
          <w:rtl/>
        </w:rPr>
        <w:t>התהלך לפני והיה תמים.</w:t>
      </w:r>
    </w:p>
    <w:p w14:paraId="68C07CB0" w14:textId="4244A53E" w:rsidR="003E2DCC" w:rsidRPr="006F178A" w:rsidRDefault="00741352" w:rsidP="008A6FD1">
      <w:pPr>
        <w:pStyle w:val="afff5"/>
        <w:spacing w:after="120"/>
        <w:rPr>
          <w:rtl/>
        </w:rPr>
      </w:pPr>
      <w:del w:id="41076" w:author="Claude" w:date="2026-10-07T09:24:31Z">
        <w:r>
          <w:rPr>
            <w:rStyle w:val="TanaimMishna"/>
            <w:rFonts w:hint="cs"/>
            <w:rtl/>
            <w:rPrChange w:id="20076" w:author="קלוד" w:date="2026-10-06T10:09:38Z">
              <w:rPr>
                <w:rStyle w:val="affffe"/>
                <w:rFonts w:hint="cs"/>
                <w:rtl/>
              </w:rPr>
            </w:rPrChange>
          </w:rPr>
          <w:delText xml:space="preserve">ו. </w:delText>
        </w:r>
      </w:del>
      <w:r w:rsidR="003E2DCC" w:rsidRPr="002717B4">
        <w:rPr>
          <w:rStyle w:val="TanaimMishna"/>
          <w:rtl/>
          <w:rPrChange w:id="20077" w:author="קלוד" w:date="2026-10-06T10:09:38Z">
            <w:rPr>
              <w:rStyle w:val="affffe"/>
              <w:rtl/>
            </w:rPr>
          </w:rPrChange>
        </w:rPr>
        <w:t xml:space="preserve">דבר אחר: </w:t>
      </w:r>
      <w:r w:rsidR="003E2DCC" w:rsidRPr="006F178A">
        <w:rPr>
          <w:rtl/>
        </w:rPr>
        <w:t>שאלמלא היא לא ברא הקב"ה את עולמו,</w:t>
      </w:r>
      <w:r w:rsidR="0075729B">
        <w:rPr>
          <w:rtl/>
        </w:rPr>
        <w:t xml:space="preserve"> </w:t>
      </w:r>
      <w:r w:rsidR="003E2DCC" w:rsidRPr="006F178A">
        <w:rPr>
          <w:rFonts w:hint="cs"/>
          <w:rtl/>
        </w:rPr>
        <w:tab/>
      </w:r>
      <w:r w:rsidR="003E2DCC" w:rsidRPr="002717B4">
        <w:rPr>
          <w:rStyle w:val="TanaimMishna"/>
          <w:rtl/>
          <w:rPrChange w:id="20078" w:author="קלוד" w:date="2026-10-06T10:09:38Z">
            <w:rPr>
              <w:rStyle w:val="affffe"/>
              <w:rtl/>
            </w:rPr>
          </w:rPrChange>
        </w:rPr>
        <w:t xml:space="preserve">שנאמר: </w:t>
      </w:r>
      <w:r w:rsidR="003E2DCC" w:rsidRPr="002717B4">
        <w:rPr>
          <w:rStyle w:val="affffa"/>
          <w:rtl/>
        </w:rPr>
        <w:t>כה אמר ה' אם לא בריתי יומם ולילה חקות שמים וארץ לא שמתי</w:t>
      </w:r>
      <w:r w:rsidR="003E2DCC" w:rsidRPr="006F178A">
        <w:rPr>
          <w:rtl/>
        </w:rPr>
        <w:t>.</w:t>
      </w:r>
    </w:p>
    <w:p w14:paraId="76189D09" w14:textId="77777777" w:rsidR="00280A1A" w:rsidRPr="00C14A40" w:rsidRDefault="003E2DCC" w:rsidP="00280A1A">
      <w:pPr>
        <w:pStyle w:val="38"/>
        <w:framePr w:wrap="notBeside"/>
        <w:rPr>
          <w:rtl/>
        </w:rPr>
      </w:pPr>
      <w:r w:rsidRPr="00C14A40">
        <w:rPr>
          <w:rtl/>
        </w:rPr>
        <w:t>ר</w:t>
      </w:r>
      <w:r w:rsidRPr="00C14A40">
        <w:rPr>
          <w:rFonts w:hint="cs"/>
          <w:rtl/>
        </w:rPr>
        <w:t>יב</w:t>
      </w:r>
      <w:r w:rsidRPr="00C14A40">
        <w:rPr>
          <w:rtl/>
        </w:rPr>
        <w:t>"</w:t>
      </w:r>
      <w:r w:rsidRPr="00C14A40">
        <w:rPr>
          <w:rFonts w:hint="cs"/>
          <w:rtl/>
        </w:rPr>
        <w:t>ק</w:t>
      </w:r>
      <w:r w:rsidRPr="00C14A40">
        <w:rPr>
          <w:rtl/>
        </w:rPr>
        <w:t xml:space="preserve">: </w:t>
      </w:r>
    </w:p>
    <w:p w14:paraId="3B7C501E" w14:textId="1947E493" w:rsidR="003E2DCC" w:rsidRPr="006F178A" w:rsidRDefault="003E2DCC" w:rsidP="003E2DCC">
      <w:pPr>
        <w:rPr>
          <w:rtl/>
        </w:rPr>
      </w:pPr>
      <w:r w:rsidRPr="006F178A">
        <w:rPr>
          <w:rtl/>
        </w:rPr>
        <w:t xml:space="preserve">גדולה מילה שכל זכיות שעשה משה רבינו לא עמדו לו כשנתרשל מן המילה, </w:t>
      </w:r>
      <w:r w:rsidRPr="006F178A">
        <w:rPr>
          <w:rFonts w:hint="cs"/>
          <w:rtl/>
        </w:rPr>
        <w:t>ד</w:t>
      </w:r>
      <w:r w:rsidRPr="003F4F44">
        <w:rPr>
          <w:rStyle w:val="affffa"/>
          <w:rFonts w:hint="cs"/>
          <w:rtl/>
        </w:rPr>
        <w:t>'</w:t>
      </w:r>
      <w:r w:rsidRPr="003F4F44">
        <w:rPr>
          <w:rStyle w:val="affffa"/>
          <w:rtl/>
        </w:rPr>
        <w:t>ויפגשהו ה' ויבקש המיתו.</w:t>
      </w:r>
    </w:p>
    <w:p w14:paraId="6CF35FEA" w14:textId="77777777" w:rsidR="00280A1A" w:rsidRPr="00C14A40" w:rsidRDefault="003E2DCC" w:rsidP="00280A1A">
      <w:pPr>
        <w:pStyle w:val="38"/>
        <w:framePr w:wrap="notBeside"/>
        <w:rPr>
          <w:rtl/>
        </w:rPr>
      </w:pPr>
      <w:r w:rsidRPr="00C14A40">
        <w:rPr>
          <w:rtl/>
        </w:rPr>
        <w:t xml:space="preserve">רבי: </w:t>
      </w:r>
    </w:p>
    <w:p w14:paraId="4FE368C4" w14:textId="26E944F9" w:rsidR="003F4F44" w:rsidRDefault="003E2DCC" w:rsidP="00280A1A">
      <w:pPr>
        <w:rPr>
          <w:rFonts w:ascii="Fb Fontext" w:hAnsi="Fb Fontext"/>
          <w:spacing w:val="-4"/>
          <w:rtl/>
        </w:rPr>
      </w:pPr>
      <w:r w:rsidRPr="006F178A">
        <w:rPr>
          <w:rFonts w:ascii="Fb Fontext" w:hAnsi="Fb Fontext"/>
          <w:rtl/>
        </w:rPr>
        <w:t xml:space="preserve">ח"ו שמשה רבינו נתרשל מן המילה, </w:t>
      </w:r>
      <w:r w:rsidRPr="003F4F44">
        <w:rPr>
          <w:rStyle w:val="affffe"/>
          <w:rtl/>
        </w:rPr>
        <w:t xml:space="preserve">אלא כך אמר: </w:t>
      </w:r>
      <w:r w:rsidRPr="006F178A">
        <w:rPr>
          <w:rFonts w:ascii="Fb Fontext" w:hAnsi="Fb Fontext"/>
          <w:rtl/>
        </w:rPr>
        <w:t>אמול ואצא</w:t>
      </w:r>
      <w:r w:rsidRPr="006F178A">
        <w:rPr>
          <w:rFonts w:ascii="Fb Fontext" w:hAnsi="Fb Fontext" w:hint="cs"/>
          <w:rtl/>
        </w:rPr>
        <w:t>,</w:t>
      </w:r>
      <w:r w:rsidRPr="006F178A">
        <w:rPr>
          <w:rFonts w:ascii="Fb Fontext" w:hAnsi="Fb Fontext"/>
          <w:rtl/>
        </w:rPr>
        <w:t xml:space="preserve"> סכנה היא, </w:t>
      </w:r>
      <w:r w:rsidRPr="00280A1A">
        <w:rPr>
          <w:rStyle w:val="affffa"/>
          <w:rFonts w:hint="cs"/>
          <w:rtl/>
        </w:rPr>
        <w:t>ד'ו</w:t>
      </w:r>
      <w:r w:rsidRPr="00280A1A">
        <w:rPr>
          <w:rStyle w:val="affffa"/>
          <w:rtl/>
        </w:rPr>
        <w:t>יהי ביום השלישי בהיותם כואבים וגו'.</w:t>
      </w:r>
      <w:r w:rsidRPr="00625DCC">
        <w:rPr>
          <w:rFonts w:ascii="Fb Fontext" w:hAnsi="Fb Fontext" w:hint="cs"/>
          <w:spacing w:val="-4"/>
          <w:rtl/>
        </w:rPr>
        <w:t xml:space="preserve"> </w:t>
      </w:r>
    </w:p>
    <w:p w14:paraId="2B1A631F" w14:textId="12A49B38" w:rsidR="003E2DCC" w:rsidRPr="00280A1A" w:rsidRDefault="003E2DCC" w:rsidP="003F4F44">
      <w:pPr>
        <w:rPr>
          <w:rtl/>
        </w:rPr>
      </w:pPr>
      <w:r w:rsidRPr="00280A1A">
        <w:rPr>
          <w:rtl/>
        </w:rPr>
        <w:t>אמול ואשהא שלשה ימים, הקב"ה אמר לי לך שוב מצרים!</w:t>
      </w:r>
    </w:p>
    <w:p w14:paraId="64516412" w14:textId="77777777" w:rsidR="00280A1A" w:rsidRPr="00C14A40" w:rsidRDefault="003E2DCC" w:rsidP="00280A1A">
      <w:pPr>
        <w:pStyle w:val="38"/>
        <w:framePr w:wrap="notBeside"/>
        <w:rPr>
          <w:rtl/>
        </w:rPr>
      </w:pPr>
      <w:r w:rsidRPr="00C14A40">
        <w:rPr>
          <w:rtl/>
        </w:rPr>
        <w:t xml:space="preserve">אלא </w:t>
      </w:r>
    </w:p>
    <w:p w14:paraId="2E595608" w14:textId="6F608168" w:rsidR="003E2DCC" w:rsidRPr="006F178A" w:rsidRDefault="003E2DCC" w:rsidP="00280A1A">
      <w:pPr>
        <w:spacing w:after="60"/>
        <w:rPr>
          <w:rFonts w:ascii="Fb Fontext" w:hAnsi="Fb Fontext"/>
          <w:rtl/>
        </w:rPr>
      </w:pPr>
      <w:r w:rsidRPr="00605052">
        <w:rPr>
          <w:rStyle w:val="afffa"/>
          <w:rtl/>
        </w:rPr>
        <w:t xml:space="preserve">נענש </w:t>
      </w:r>
      <w:r w:rsidR="003F4F44" w:rsidRPr="00605052">
        <w:rPr>
          <w:rStyle w:val="afffa"/>
          <w:rFonts w:hint="cs"/>
          <w:rtl/>
        </w:rPr>
        <w:t>מ</w:t>
      </w:r>
      <w:r w:rsidRPr="00605052">
        <w:rPr>
          <w:rStyle w:val="afffa"/>
          <w:rFonts w:hint="cs"/>
          <w:rtl/>
        </w:rPr>
        <w:t>פני שנתעסק במלון תחילה</w:t>
      </w:r>
      <w:r w:rsidRPr="006F178A">
        <w:rPr>
          <w:rFonts w:ascii="Fb Fontext" w:hAnsi="Fb Fontext" w:hint="cs"/>
          <w:rtl/>
        </w:rPr>
        <w:t xml:space="preserve"> </w:t>
      </w:r>
      <w:r w:rsidR="003F4F44">
        <w:rPr>
          <w:rFonts w:ascii="Fb Fontext" w:hAnsi="Fb Fontext" w:hint="cs"/>
          <w:rtl/>
        </w:rPr>
        <w:t>ו</w:t>
      </w:r>
      <w:r w:rsidRPr="004A3A20">
        <w:rPr>
          <w:rStyle w:val="affffa"/>
          <w:rFonts w:hint="cs"/>
          <w:rtl/>
        </w:rPr>
        <w:t xml:space="preserve">'ויהי בדרך במלון' </w:t>
      </w:r>
    </w:p>
    <w:p w14:paraId="34464C78" w14:textId="77777777" w:rsidR="003E2DCC" w:rsidRPr="006F178A" w:rsidRDefault="003E2DCC" w:rsidP="00A522DC">
      <w:pPr>
        <w:pStyle w:val="a3"/>
        <w:framePr w:wrap="around"/>
        <w:rPr>
          <w:rFonts w:cs="FontbitDavid"/>
          <w:rtl/>
        </w:rPr>
      </w:pPr>
      <w:r w:rsidRPr="006F178A">
        <w:rPr>
          <w:rtl/>
        </w:rPr>
        <w:t>לב</w:t>
      </w:r>
      <w:r w:rsidRPr="006F178A">
        <w:rPr>
          <w:rFonts w:cs="FontbitDavid"/>
          <w:rtl/>
        </w:rPr>
        <w:t>.</w:t>
      </w:r>
    </w:p>
    <w:p w14:paraId="71556C6E" w14:textId="3B828927" w:rsidR="00482CEE" w:rsidRPr="00C14A40" w:rsidRDefault="003E2DCC" w:rsidP="00280A1A">
      <w:pPr>
        <w:pStyle w:val="38"/>
        <w:framePr w:wrap="notBeside"/>
        <w:rPr>
          <w:rtl/>
        </w:rPr>
      </w:pPr>
      <w:r w:rsidRPr="00C14A40">
        <w:rPr>
          <w:rtl/>
        </w:rPr>
        <w:t>רשב"ג:</w:t>
      </w:r>
    </w:p>
    <w:p w14:paraId="07F07016" w14:textId="41EB0CC3" w:rsidR="003E2DCC" w:rsidRPr="006F178A" w:rsidRDefault="003E2DCC" w:rsidP="00482CEE">
      <w:pPr>
        <w:spacing w:after="60"/>
        <w:rPr>
          <w:rtl/>
        </w:rPr>
      </w:pPr>
      <w:r w:rsidRPr="006F178A">
        <w:rPr>
          <w:rFonts w:ascii="Fb Fontext" w:hAnsi="Fb Fontext"/>
          <w:rtl/>
        </w:rPr>
        <w:t xml:space="preserve">לא למשה רבינו בקש שטן להרוג אלא לאותו תינוק, </w:t>
      </w:r>
      <w:r w:rsidRPr="00A824E4">
        <w:rPr>
          <w:rStyle w:val="affffa"/>
          <w:rtl/>
        </w:rPr>
        <w:t>'כי חתן דמים אתה לי</w:t>
      </w:r>
      <w:r w:rsidRPr="00A824E4">
        <w:rPr>
          <w:rStyle w:val="affffa"/>
          <w:rFonts w:hint="cs"/>
          <w:rtl/>
        </w:rPr>
        <w:t>'</w:t>
      </w:r>
      <w:r w:rsidRPr="00A824E4">
        <w:rPr>
          <w:rStyle w:val="affffa"/>
          <w:rtl/>
        </w:rPr>
        <w:t>,</w:t>
      </w:r>
      <w:r w:rsidRPr="006F178A">
        <w:rPr>
          <w:rFonts w:ascii="Fb Fontext" w:hAnsi="Fb Fontext"/>
          <w:rtl/>
        </w:rPr>
        <w:t xml:space="preserve"> מי קרוי חתן? </w:t>
      </w:r>
      <w:r w:rsidR="002367D4">
        <w:rPr>
          <w:rFonts w:ascii="Fb Fontext" w:hAnsi="Fb Fontext" w:hint="cs"/>
          <w:rtl/>
        </w:rPr>
        <w:t>-</w:t>
      </w:r>
      <w:r w:rsidRPr="006F178A">
        <w:rPr>
          <w:rFonts w:ascii="Fb Fontext" w:hAnsi="Fb Fontext"/>
          <w:rtl/>
        </w:rPr>
        <w:t xml:space="preserve"> זה התינוק.</w:t>
      </w:r>
    </w:p>
    <w:p w14:paraId="723080C5" w14:textId="363E2AEB" w:rsidR="00482CEE" w:rsidRPr="00C14A40" w:rsidRDefault="003E2DCC" w:rsidP="00280A1A">
      <w:pPr>
        <w:pStyle w:val="38"/>
        <w:framePr w:wrap="notBeside"/>
        <w:rPr>
          <w:rtl/>
        </w:rPr>
      </w:pPr>
      <w:r w:rsidRPr="00C14A40">
        <w:rPr>
          <w:rtl/>
        </w:rPr>
        <w:t>דרש ר</w:t>
      </w:r>
      <w:r w:rsidRPr="00C14A40">
        <w:rPr>
          <w:rFonts w:hint="cs"/>
          <w:rtl/>
        </w:rPr>
        <w:t>יב</w:t>
      </w:r>
      <w:r w:rsidRPr="00C14A40">
        <w:rPr>
          <w:rtl/>
        </w:rPr>
        <w:t>"</w:t>
      </w:r>
      <w:r w:rsidRPr="00C14A40">
        <w:rPr>
          <w:rFonts w:hint="cs"/>
          <w:rtl/>
        </w:rPr>
        <w:t>בז</w:t>
      </w:r>
      <w:r w:rsidRPr="00C14A40">
        <w:rPr>
          <w:rtl/>
        </w:rPr>
        <w:t>:</w:t>
      </w:r>
    </w:p>
    <w:p w14:paraId="2E08C353" w14:textId="752D9EC2" w:rsidR="003E2DCC" w:rsidRPr="006F178A" w:rsidRDefault="003E2DCC" w:rsidP="003E2DCC">
      <w:pPr>
        <w:rPr>
          <w:rtl/>
        </w:rPr>
      </w:pPr>
      <w:r w:rsidRPr="006F178A">
        <w:rPr>
          <w:rtl/>
        </w:rPr>
        <w:t xml:space="preserve">בשעה שנתרשל משה רבינו מן המילה, באו אף וחימה ובלעוהו ולא שיירו ממנו אלא רגליו, </w:t>
      </w:r>
    </w:p>
    <w:p w14:paraId="213A1DFF" w14:textId="7CAEFD5C" w:rsidR="003E2DCC" w:rsidRPr="006F178A" w:rsidRDefault="003E2DCC" w:rsidP="003E2DCC">
      <w:pPr>
        <w:rPr>
          <w:rtl/>
        </w:rPr>
      </w:pPr>
      <w:r w:rsidRPr="006F178A">
        <w:rPr>
          <w:rFonts w:hint="cs"/>
          <w:rtl/>
        </w:rPr>
        <w:tab/>
      </w:r>
      <w:r w:rsidRPr="006F178A">
        <w:rPr>
          <w:rtl/>
        </w:rPr>
        <w:t>מיד:</w:t>
      </w:r>
      <w:r w:rsidRPr="00A824E4">
        <w:rPr>
          <w:rStyle w:val="affffa"/>
          <w:rtl/>
        </w:rPr>
        <w:t xml:space="preserve"> </w:t>
      </w:r>
      <w:r w:rsidRPr="00A824E4">
        <w:rPr>
          <w:rStyle w:val="affffa"/>
          <w:rFonts w:hint="cs"/>
          <w:rtl/>
        </w:rPr>
        <w:t>'</w:t>
      </w:r>
      <w:r w:rsidRPr="00A824E4">
        <w:rPr>
          <w:rStyle w:val="affffa"/>
          <w:rtl/>
        </w:rPr>
        <w:t>ותקח צפורה צור ותכרת את ערלת בנה',</w:t>
      </w:r>
      <w:r w:rsidRPr="006F178A">
        <w:rPr>
          <w:rtl/>
        </w:rPr>
        <w:t xml:space="preserve"> מיד</w:t>
      </w:r>
      <w:r w:rsidRPr="00A824E4">
        <w:rPr>
          <w:rStyle w:val="affffa"/>
          <w:rtl/>
        </w:rPr>
        <w:t xml:space="preserve"> </w:t>
      </w:r>
      <w:r w:rsidRPr="00A824E4">
        <w:rPr>
          <w:rStyle w:val="affffa"/>
          <w:rFonts w:hint="cs"/>
          <w:rtl/>
        </w:rPr>
        <w:t>'</w:t>
      </w:r>
      <w:r w:rsidRPr="00A824E4">
        <w:rPr>
          <w:rStyle w:val="affffa"/>
          <w:rtl/>
        </w:rPr>
        <w:t>וירף ממנו</w:t>
      </w:r>
      <w:r w:rsidRPr="00A824E4">
        <w:rPr>
          <w:rStyle w:val="affffa"/>
          <w:rFonts w:hint="cs"/>
          <w:rtl/>
        </w:rPr>
        <w:t>'</w:t>
      </w:r>
      <w:r w:rsidRPr="00A824E4">
        <w:rPr>
          <w:rStyle w:val="affffa"/>
          <w:rtl/>
        </w:rPr>
        <w:t>.</w:t>
      </w:r>
      <w:r w:rsidRPr="006F178A">
        <w:rPr>
          <w:rFonts w:hint="cs"/>
          <w:rtl/>
        </w:rPr>
        <w:t xml:space="preserve"> </w:t>
      </w:r>
      <w:r w:rsidRPr="006F178A">
        <w:rPr>
          <w:rtl/>
        </w:rPr>
        <w:t xml:space="preserve">באותה שעה ביקש משה רבינו להורגן, </w:t>
      </w:r>
      <w:r w:rsidR="002367D4">
        <w:rPr>
          <w:rFonts w:hint="cs"/>
          <w:rtl/>
        </w:rPr>
        <w:t>ד</w:t>
      </w:r>
      <w:r w:rsidRPr="00A824E4">
        <w:rPr>
          <w:rStyle w:val="affffa"/>
          <w:rtl/>
        </w:rPr>
        <w:t>'הרף מאף ועזוב חמה',</w:t>
      </w:r>
      <w:r w:rsidRPr="006F178A">
        <w:rPr>
          <w:rtl/>
        </w:rPr>
        <w:t xml:space="preserve"> וי"</w:t>
      </w:r>
      <w:r w:rsidRPr="006F178A">
        <w:rPr>
          <w:rFonts w:hint="cs"/>
          <w:rtl/>
        </w:rPr>
        <w:t>א</w:t>
      </w:r>
      <w:r w:rsidRPr="006F178A">
        <w:rPr>
          <w:rtl/>
        </w:rPr>
        <w:t xml:space="preserve">: לחימה הרגו, </w:t>
      </w:r>
      <w:r w:rsidR="002367D4">
        <w:rPr>
          <w:rFonts w:hint="cs"/>
          <w:rtl/>
        </w:rPr>
        <w:t>ד</w:t>
      </w:r>
      <w:r w:rsidRPr="00A824E4">
        <w:rPr>
          <w:rStyle w:val="affffa"/>
          <w:rtl/>
        </w:rPr>
        <w:t>'חמה אין לי</w:t>
      </w:r>
      <w:r w:rsidRPr="00A824E4">
        <w:rPr>
          <w:rStyle w:val="affffa"/>
          <w:rFonts w:hint="cs"/>
          <w:rtl/>
        </w:rPr>
        <w:t>'</w:t>
      </w:r>
      <w:r w:rsidRPr="00A824E4">
        <w:rPr>
          <w:rStyle w:val="affffa"/>
          <w:rtl/>
        </w:rPr>
        <w:t>.</w:t>
      </w:r>
    </w:p>
    <w:p w14:paraId="3C854FA1" w14:textId="77777777" w:rsidR="00482CEE" w:rsidRPr="00C14A40" w:rsidRDefault="003E2DCC" w:rsidP="00280A1A">
      <w:pPr>
        <w:pStyle w:val="38"/>
        <w:framePr w:wrap="notBeside"/>
        <w:rPr>
          <w:rFonts w:hint="cs"/>
          <w:rtl/>
        </w:rPr>
      </w:pPr>
      <w:r w:rsidRPr="00C14A40">
        <w:rPr>
          <w:rFonts w:hint="cs"/>
          <w:rtl/>
        </w:rPr>
        <w:t>והך</w:t>
      </w:r>
    </w:p>
    <w:p w14:paraId="4D9D871E" w14:textId="382A0CC7" w:rsidR="003E2DCC" w:rsidRPr="006F178A" w:rsidRDefault="003E2DCC" w:rsidP="003E2DCC">
      <w:pPr>
        <w:rPr>
          <w:rtl/>
        </w:rPr>
      </w:pPr>
      <w:r w:rsidRPr="002C641B">
        <w:rPr>
          <w:rStyle w:val="affffa"/>
          <w:rFonts w:hint="cs"/>
          <w:rtl/>
        </w:rPr>
        <w:t>ד'</w:t>
      </w:r>
      <w:r w:rsidRPr="002C641B">
        <w:rPr>
          <w:rStyle w:val="affffa"/>
          <w:rtl/>
        </w:rPr>
        <w:t>כי יגורתי מפני האף והחמה'</w:t>
      </w:r>
      <w:r w:rsidR="0075729B">
        <w:rPr>
          <w:rStyle w:val="affffa"/>
          <w:rFonts w:hint="cs"/>
          <w:rtl/>
        </w:rPr>
        <w:t xml:space="preserve"> </w:t>
      </w:r>
      <w:r w:rsidR="002367D4">
        <w:rPr>
          <w:rFonts w:hint="cs"/>
          <w:rtl/>
        </w:rPr>
        <w:t xml:space="preserve">ב' </w:t>
      </w:r>
      <w:r w:rsidRPr="006F178A">
        <w:rPr>
          <w:rtl/>
        </w:rPr>
        <w:t>חימה הוו.</w:t>
      </w:r>
      <w:r w:rsidR="0075729B">
        <w:rPr>
          <w:rFonts w:hint="cs"/>
          <w:rtl/>
        </w:rPr>
        <w:t xml:space="preserve"> </w:t>
      </w:r>
      <w:r w:rsidR="002367D4" w:rsidRPr="002367D4">
        <w:rPr>
          <w:rStyle w:val="affffe"/>
          <w:rFonts w:hint="cs"/>
          <w:rtl/>
        </w:rPr>
        <w:t>ב.</w:t>
      </w:r>
      <w:r w:rsidR="002367D4">
        <w:rPr>
          <w:rStyle w:val="affffe"/>
          <w:rFonts w:hint="cs"/>
          <w:rtl/>
        </w:rPr>
        <w:t xml:space="preserve"> </w:t>
      </w:r>
      <w:r w:rsidRPr="006F178A">
        <w:rPr>
          <w:rtl/>
        </w:rPr>
        <w:t>גונדא דחימה.</w:t>
      </w:r>
    </w:p>
    <w:p w14:paraId="69DC35E1" w14:textId="77777777" w:rsidR="00280A1A" w:rsidRPr="00C14A40" w:rsidRDefault="003E2DCC" w:rsidP="00280A1A">
      <w:pPr>
        <w:pStyle w:val="38"/>
        <w:framePr w:wrap="notBeside"/>
        <w:rPr>
          <w:rtl/>
        </w:rPr>
      </w:pPr>
      <w:r w:rsidRPr="00C14A40">
        <w:rPr>
          <w:rtl/>
        </w:rPr>
        <w:t xml:space="preserve">תניא, רבי: </w:t>
      </w:r>
    </w:p>
    <w:p w14:paraId="2F556EAE" w14:textId="0BE84CEF" w:rsidR="003E2DCC" w:rsidRPr="006F178A" w:rsidRDefault="003E2DCC" w:rsidP="003E2DCC">
      <w:pPr>
        <w:rPr>
          <w:rtl/>
        </w:rPr>
      </w:pPr>
      <w:r w:rsidRPr="006F178A">
        <w:rPr>
          <w:rtl/>
        </w:rPr>
        <w:t xml:space="preserve">גדולה מילה, שאין לך מי שנתעסק במצות כאברהם אבינו, ולא נקרא תמים אלא על שם מילה, </w:t>
      </w:r>
      <w:r w:rsidR="002367D4">
        <w:rPr>
          <w:rFonts w:hint="cs"/>
          <w:rtl/>
        </w:rPr>
        <w:t>ד</w:t>
      </w:r>
      <w:r w:rsidRPr="00A824E4">
        <w:rPr>
          <w:rStyle w:val="affffa"/>
          <w:rtl/>
        </w:rPr>
        <w:t>'התהלך לפני והיה תמים</w:t>
      </w:r>
      <w:r w:rsidRPr="00A824E4">
        <w:rPr>
          <w:rStyle w:val="affffa"/>
          <w:rFonts w:hint="cs"/>
          <w:rtl/>
        </w:rPr>
        <w:t>'</w:t>
      </w:r>
      <w:r w:rsidRPr="00A824E4">
        <w:rPr>
          <w:rStyle w:val="affffa"/>
          <w:rtl/>
        </w:rPr>
        <w:t>,</w:t>
      </w:r>
      <w:r w:rsidRPr="006F178A">
        <w:rPr>
          <w:rtl/>
        </w:rPr>
        <w:t xml:space="preserve"> ו</w:t>
      </w:r>
      <w:r w:rsidRPr="00A824E4">
        <w:rPr>
          <w:rStyle w:val="affffa"/>
          <w:rFonts w:hint="cs"/>
          <w:rtl/>
        </w:rPr>
        <w:t>'</w:t>
      </w:r>
      <w:r w:rsidRPr="00A824E4">
        <w:rPr>
          <w:rStyle w:val="affffa"/>
          <w:rtl/>
        </w:rPr>
        <w:t>ואתנה בריתי ביני ובינך</w:t>
      </w:r>
      <w:r w:rsidRPr="00A824E4">
        <w:rPr>
          <w:rStyle w:val="affffa"/>
          <w:rFonts w:hint="cs"/>
          <w:rtl/>
        </w:rPr>
        <w:t>'</w:t>
      </w:r>
      <w:r w:rsidRPr="00A824E4">
        <w:rPr>
          <w:rStyle w:val="affffa"/>
          <w:rtl/>
        </w:rPr>
        <w:t>.</w:t>
      </w:r>
    </w:p>
    <w:p w14:paraId="313AE9BC" w14:textId="77777777" w:rsidR="00280A1A" w:rsidRPr="00C14A40" w:rsidRDefault="00D16EFC" w:rsidP="00280A1A">
      <w:pPr>
        <w:pStyle w:val="38"/>
        <w:framePr w:wrap="notBeside"/>
        <w:rPr>
          <w:rFonts w:hint="cs"/>
          <w:rtl/>
        </w:rPr>
      </w:pPr>
      <w:r w:rsidRPr="00C14A40">
        <w:rPr>
          <w:rFonts w:hint="cs"/>
          <w:rtl/>
        </w:rPr>
        <w:t>ב.</w:t>
      </w:r>
    </w:p>
    <w:p w14:paraId="7B83C872" w14:textId="11B13787" w:rsidR="003E2DCC" w:rsidRPr="006F178A" w:rsidRDefault="003E2DCC" w:rsidP="003E2DCC">
      <w:pPr>
        <w:rPr>
          <w:rtl/>
        </w:rPr>
      </w:pPr>
      <w:r w:rsidRPr="006F178A">
        <w:rPr>
          <w:rtl/>
        </w:rPr>
        <w:t xml:space="preserve">גדולה מילה - ששקולה כנגד כל המצות שבתורה, </w:t>
      </w:r>
      <w:r w:rsidR="00D16EFC">
        <w:rPr>
          <w:rFonts w:hint="cs"/>
          <w:rtl/>
        </w:rPr>
        <w:t>ד</w:t>
      </w:r>
      <w:r w:rsidRPr="00A824E4">
        <w:rPr>
          <w:rStyle w:val="affffa"/>
          <w:rFonts w:hint="cs"/>
          <w:rtl/>
        </w:rPr>
        <w:t>'</w:t>
      </w:r>
      <w:r w:rsidRPr="00A824E4">
        <w:rPr>
          <w:rStyle w:val="affffa"/>
          <w:rtl/>
        </w:rPr>
        <w:t>כי על פי הדברים האלה וגו'.</w:t>
      </w:r>
    </w:p>
    <w:p w14:paraId="60E42669" w14:textId="77777777" w:rsidR="00280A1A" w:rsidRPr="00C14A40" w:rsidRDefault="00D16EFC" w:rsidP="00280A1A">
      <w:pPr>
        <w:pStyle w:val="38"/>
        <w:framePr w:wrap="notBeside"/>
        <w:rPr>
          <w:rFonts w:hint="cs"/>
          <w:rtl/>
        </w:rPr>
      </w:pPr>
      <w:r w:rsidRPr="00C14A40">
        <w:rPr>
          <w:rFonts w:hint="cs"/>
          <w:rtl/>
        </w:rPr>
        <w:t>ג.</w:t>
      </w:r>
    </w:p>
    <w:p w14:paraId="09ADC94F" w14:textId="6DBB6E55" w:rsidR="003E2DCC" w:rsidRPr="006F178A" w:rsidRDefault="003E2DCC" w:rsidP="003E2DCC">
      <w:pPr>
        <w:rPr>
          <w:rtl/>
        </w:rPr>
      </w:pPr>
      <w:r w:rsidRPr="006F178A">
        <w:rPr>
          <w:rtl/>
        </w:rPr>
        <w:t xml:space="preserve">גדולה מילה שאילמלא מילה לא נתקיימו שמים וארץ, </w:t>
      </w:r>
      <w:r w:rsidR="00D16EFC">
        <w:rPr>
          <w:rFonts w:hint="cs"/>
          <w:rtl/>
        </w:rPr>
        <w:t>ד</w:t>
      </w:r>
      <w:r w:rsidRPr="004A3A20">
        <w:rPr>
          <w:rStyle w:val="affffa"/>
          <w:rFonts w:hint="cs"/>
          <w:rtl/>
        </w:rPr>
        <w:t>'</w:t>
      </w:r>
      <w:r w:rsidRPr="004A3A20">
        <w:rPr>
          <w:rStyle w:val="affffa"/>
          <w:rtl/>
        </w:rPr>
        <w:t>אם לא בריתי יומם ולילה וגו':</w:t>
      </w:r>
      <w:r w:rsidRPr="006F178A">
        <w:rPr>
          <w:rtl/>
        </w:rPr>
        <w:t xml:space="preserve"> </w:t>
      </w:r>
    </w:p>
    <w:p w14:paraId="665868D7" w14:textId="77777777" w:rsidR="00280A1A" w:rsidRPr="00C14A40" w:rsidRDefault="003E2DCC" w:rsidP="00280A1A">
      <w:pPr>
        <w:pStyle w:val="38"/>
        <w:framePr w:wrap="notBeside"/>
        <w:rPr>
          <w:rFonts w:hint="cs"/>
          <w:rtl/>
        </w:rPr>
      </w:pPr>
      <w:r w:rsidRPr="00C14A40">
        <w:rPr>
          <w:rtl/>
        </w:rPr>
        <w:t>ופליגא דר"</w:t>
      </w:r>
      <w:r w:rsidRPr="00C14A40">
        <w:rPr>
          <w:rFonts w:hint="cs"/>
          <w:rtl/>
        </w:rPr>
        <w:t>א</w:t>
      </w:r>
      <w:r w:rsidRPr="00C14A40">
        <w:rPr>
          <w:rtl/>
        </w:rPr>
        <w:t>:</w:t>
      </w:r>
      <w:r w:rsidR="00D16EFC" w:rsidRPr="00C14A40">
        <w:rPr>
          <w:rFonts w:hint="cs"/>
          <w:rtl/>
        </w:rPr>
        <w:t xml:space="preserve"> </w:t>
      </w:r>
    </w:p>
    <w:p w14:paraId="6B1093F8" w14:textId="53E07E41" w:rsidR="003E2DCC" w:rsidRPr="006F178A" w:rsidRDefault="003E2DCC" w:rsidP="003E2DCC">
      <w:pPr>
        <w:rPr>
          <w:rtl/>
        </w:rPr>
      </w:pPr>
      <w:r w:rsidRPr="006F178A">
        <w:rPr>
          <w:rFonts w:hint="cs"/>
          <w:rtl/>
        </w:rPr>
        <w:t>ד</w:t>
      </w:r>
      <w:r w:rsidRPr="006F178A">
        <w:rPr>
          <w:rtl/>
        </w:rPr>
        <w:t xml:space="preserve">גדולה תורה שאילמלא תורה לא נתקיימו שמים וארץ, </w:t>
      </w:r>
    </w:p>
    <w:p w14:paraId="76097ABD" w14:textId="476564AE" w:rsidR="003E2DCC" w:rsidRPr="006F178A" w:rsidRDefault="00D16EFC" w:rsidP="00482CEE">
      <w:pPr>
        <w:spacing w:after="60"/>
        <w:rPr>
          <w:rtl/>
        </w:rPr>
      </w:pPr>
      <w:r>
        <w:rPr>
          <w:rFonts w:hint="cs"/>
          <w:rtl/>
        </w:rPr>
        <w:t>ד</w:t>
      </w:r>
      <w:r w:rsidR="003E2DCC" w:rsidRPr="00A824E4">
        <w:rPr>
          <w:rStyle w:val="affffa"/>
          <w:rFonts w:hint="cs"/>
          <w:rtl/>
        </w:rPr>
        <w:t>'</w:t>
      </w:r>
      <w:r w:rsidR="003E2DCC" w:rsidRPr="00A824E4">
        <w:rPr>
          <w:rStyle w:val="affffa"/>
          <w:rtl/>
        </w:rPr>
        <w:t>אם לא בריתי יומם ולילה חקות שמים וארץ לא שמתי וגו'.</w:t>
      </w:r>
    </w:p>
    <w:p w14:paraId="54A26CB2" w14:textId="1F9771BA" w:rsidR="00482CEE" w:rsidRPr="00C14A40" w:rsidRDefault="00D16EFC" w:rsidP="00280A1A">
      <w:pPr>
        <w:pStyle w:val="38"/>
        <w:framePr w:wrap="notBeside"/>
        <w:rPr>
          <w:rtl/>
        </w:rPr>
      </w:pPr>
      <w:r w:rsidRPr="00C14A40">
        <w:rPr>
          <w:rFonts w:hint="cs"/>
          <w:rtl/>
        </w:rPr>
        <w:t>רב</w:t>
      </w:r>
      <w:r w:rsidR="003E2DCC" w:rsidRPr="00C14A40">
        <w:rPr>
          <w:rtl/>
        </w:rPr>
        <w:t>:</w:t>
      </w:r>
    </w:p>
    <w:p w14:paraId="64B6A95B" w14:textId="614CA6A8" w:rsidR="003E2DCC" w:rsidRPr="006F178A" w:rsidRDefault="003E2DCC" w:rsidP="003E2DCC">
      <w:pPr>
        <w:rPr>
          <w:rtl/>
        </w:rPr>
      </w:pPr>
      <w:r w:rsidRPr="006F178A">
        <w:rPr>
          <w:rtl/>
        </w:rPr>
        <w:t>בשעה שאמר לו הקב"ה לאברהם אבינו,</w:t>
      </w:r>
      <w:r w:rsidRPr="00A824E4">
        <w:rPr>
          <w:rStyle w:val="affffa"/>
          <w:rtl/>
        </w:rPr>
        <w:t xml:space="preserve"> </w:t>
      </w:r>
      <w:r w:rsidRPr="00A824E4">
        <w:rPr>
          <w:rStyle w:val="affffa"/>
          <w:rFonts w:hint="cs"/>
          <w:rtl/>
        </w:rPr>
        <w:t>'</w:t>
      </w:r>
      <w:r w:rsidRPr="00A824E4">
        <w:rPr>
          <w:rStyle w:val="affffa"/>
          <w:rtl/>
        </w:rPr>
        <w:t>התהלך לפני והיה תמים</w:t>
      </w:r>
      <w:r w:rsidRPr="00A824E4">
        <w:rPr>
          <w:rStyle w:val="affffa"/>
          <w:rFonts w:hint="cs"/>
          <w:rtl/>
        </w:rPr>
        <w:t>'</w:t>
      </w:r>
      <w:r w:rsidRPr="00A824E4">
        <w:rPr>
          <w:rStyle w:val="affffa"/>
          <w:rtl/>
        </w:rPr>
        <w:t xml:space="preserve"> </w:t>
      </w:r>
      <w:r w:rsidRPr="006F178A">
        <w:rPr>
          <w:rtl/>
        </w:rPr>
        <w:t>- אחזתו רעדה, שמא יש בי דבר מגונה!</w:t>
      </w:r>
      <w:r w:rsidRPr="006F178A">
        <w:rPr>
          <w:rFonts w:hint="cs"/>
          <w:rtl/>
        </w:rPr>
        <w:t xml:space="preserve"> </w:t>
      </w:r>
      <w:r w:rsidRPr="006F178A">
        <w:rPr>
          <w:rtl/>
        </w:rPr>
        <w:t>כיון שאמר לו</w:t>
      </w:r>
      <w:r w:rsidRPr="00A824E4">
        <w:rPr>
          <w:rStyle w:val="affffa"/>
          <w:rtl/>
        </w:rPr>
        <w:t xml:space="preserve"> </w:t>
      </w:r>
      <w:r w:rsidRPr="00A824E4">
        <w:rPr>
          <w:rStyle w:val="affffa"/>
          <w:rFonts w:hint="cs"/>
          <w:rtl/>
        </w:rPr>
        <w:t>'</w:t>
      </w:r>
      <w:r w:rsidRPr="00A824E4">
        <w:rPr>
          <w:rStyle w:val="affffa"/>
          <w:rtl/>
        </w:rPr>
        <w:t>ואתנה בריתי ביני ובינך</w:t>
      </w:r>
      <w:r w:rsidRPr="00A824E4">
        <w:rPr>
          <w:rStyle w:val="affffa"/>
          <w:rFonts w:hint="cs"/>
          <w:rtl/>
        </w:rPr>
        <w:t>'</w:t>
      </w:r>
      <w:r w:rsidRPr="00A824E4">
        <w:rPr>
          <w:rStyle w:val="affffa"/>
          <w:rtl/>
        </w:rPr>
        <w:t>,</w:t>
      </w:r>
      <w:r w:rsidRPr="006F178A">
        <w:rPr>
          <w:rtl/>
        </w:rPr>
        <w:t xml:space="preserve"> נתקררה דעתו.</w:t>
      </w:r>
    </w:p>
    <w:p w14:paraId="6B59D8B4" w14:textId="291788C4" w:rsidR="003E2DCC" w:rsidRPr="006F178A" w:rsidRDefault="003E2DCC" w:rsidP="00482CEE">
      <w:pPr>
        <w:spacing w:after="60"/>
        <w:rPr>
          <w:rtl/>
        </w:rPr>
      </w:pPr>
      <w:r w:rsidRPr="0063694C">
        <w:rPr>
          <w:rStyle w:val="affffa"/>
          <w:rFonts w:hint="cs"/>
          <w:rtl/>
        </w:rPr>
        <w:t>'</w:t>
      </w:r>
      <w:r w:rsidRPr="0063694C">
        <w:rPr>
          <w:rStyle w:val="affffa"/>
          <w:rtl/>
        </w:rPr>
        <w:t>ויוצא אותו החוצה'</w:t>
      </w:r>
      <w:r w:rsidRPr="00591249">
        <w:rPr>
          <w:rStyle w:val="affffe"/>
          <w:rtl/>
        </w:rPr>
        <w:t xml:space="preserve"> אמר לפניו: </w:t>
      </w:r>
      <w:r>
        <w:rPr>
          <w:rStyle w:val="affffe"/>
          <w:rtl/>
          <w:rPrChange w:id="9094" w:author="מנוע אמוראים" w:date="2026-10-05T16:41:00Z">
            <w:rPr>
              <w:rtl/>
            </w:rPr>
          </w:rPrChange>
        </w:rPr>
        <w:t xml:space="preserve">רבש"ע</w:t>
      </w:r>
      <w:r>
        <w:rPr>
          <w:rtl/>
        </w:rPr>
        <w:t xml:space="preserve">, הסתכלתי במזל שלי ואיני ראוי להוליד בן!</w:t>
      </w:r>
      <w:r w:rsidR="00591249">
        <w:rPr>
          <w:rStyle w:val="affffe"/>
          <w:rFonts w:hint="cs"/>
          <w:rtl/>
        </w:rPr>
        <w:t xml:space="preserve"> </w:t>
      </w:r>
      <w:r w:rsidRPr="00591249">
        <w:rPr>
          <w:rStyle w:val="affffe"/>
          <w:rtl/>
        </w:rPr>
        <w:t>א</w:t>
      </w:r>
      <w:r w:rsidR="00591249">
        <w:rPr>
          <w:rStyle w:val="affffe"/>
          <w:rFonts w:hint="cs"/>
          <w:rtl/>
        </w:rPr>
        <w:t>"ל</w:t>
      </w:r>
      <w:r w:rsidRPr="00591249">
        <w:rPr>
          <w:rStyle w:val="affffe"/>
          <w:rtl/>
        </w:rPr>
        <w:t>:</w:t>
      </w:r>
      <w:r w:rsidRPr="006F178A">
        <w:rPr>
          <w:rFonts w:ascii="Fb Fontext" w:hAnsi="Fb Fontext"/>
          <w:rtl/>
        </w:rPr>
        <w:t xml:space="preserve"> צא מאיצטגנינות שלך, אין מזל לישראל.</w:t>
      </w:r>
    </w:p>
    <w:p w14:paraId="6785DD1C" w14:textId="57DA4B76" w:rsidR="00280A1A" w:rsidRPr="00C14A40" w:rsidRDefault="003E2DCC" w:rsidP="00280A1A">
      <w:pPr>
        <w:pStyle w:val="38"/>
        <w:framePr w:wrap="notBeside"/>
        <w:rPr>
          <w:rtl/>
        </w:rPr>
      </w:pPr>
      <w:r w:rsidRPr="00C14A40">
        <w:rPr>
          <w:rtl/>
        </w:rPr>
        <w:t xml:space="preserve">רבי יצחק: </w:t>
      </w:r>
    </w:p>
    <w:p w14:paraId="70DB51F8" w14:textId="172E552A" w:rsidR="003E2DCC" w:rsidRPr="00482CEE" w:rsidRDefault="003E2DCC" w:rsidP="003E2DCC">
      <w:pPr>
        <w:rPr>
          <w:rStyle w:val="affffa"/>
          <w:rtl/>
        </w:rPr>
      </w:pPr>
      <w:r w:rsidRPr="00482CEE">
        <w:rPr>
          <w:rStyle w:val="afffa"/>
          <w:rtl/>
        </w:rPr>
        <w:t>כל המתמים עצמו -</w:t>
      </w:r>
      <w:r w:rsidRPr="00482CEE">
        <w:rPr>
          <w:rtl/>
        </w:rPr>
        <w:t xml:space="preserve"> הקב"ה מתמים עמו, </w:t>
      </w:r>
      <w:r w:rsidR="00D7560C" w:rsidRPr="00482CEE">
        <w:rPr>
          <w:rFonts w:hint="cs"/>
          <w:rtl/>
        </w:rPr>
        <w:t>ד</w:t>
      </w:r>
      <w:r w:rsidRPr="00482CEE">
        <w:rPr>
          <w:rStyle w:val="affffa"/>
          <w:rFonts w:hint="cs"/>
          <w:rtl/>
        </w:rPr>
        <w:t>'</w:t>
      </w:r>
      <w:r w:rsidRPr="00482CEE">
        <w:rPr>
          <w:rStyle w:val="affffa"/>
          <w:rtl/>
        </w:rPr>
        <w:t>עם חסיד תתחסד עם גבר תמים תתמם</w:t>
      </w:r>
      <w:r w:rsidRPr="00482CEE">
        <w:rPr>
          <w:rStyle w:val="affffa"/>
          <w:rFonts w:hint="cs"/>
          <w:rtl/>
        </w:rPr>
        <w:t>'</w:t>
      </w:r>
      <w:r w:rsidRPr="00482CEE">
        <w:rPr>
          <w:rStyle w:val="affffa"/>
          <w:rtl/>
        </w:rPr>
        <w:t>.</w:t>
      </w:r>
    </w:p>
    <w:p w14:paraId="42629BCC" w14:textId="647AB99B" w:rsidR="00280A1A" w:rsidRPr="00C14A40" w:rsidRDefault="00D7560C" w:rsidP="00280A1A">
      <w:pPr>
        <w:pStyle w:val="38"/>
        <w:framePr w:wrap="notBeside"/>
        <w:rPr>
          <w:rtl/>
        </w:rPr>
      </w:pPr>
      <w:r w:rsidRPr="00C14A40">
        <w:rPr>
          <w:rFonts w:hint="cs"/>
          <w:rtl/>
        </w:rPr>
        <w:t>ר</w:t>
      </w:r>
      <w:r w:rsidR="0075729B">
        <w:rPr>
          <w:rtl/>
        </w:rPr>
        <w:t>"</w:t>
      </w:r>
      <w:r w:rsidRPr="00C14A40">
        <w:rPr>
          <w:rFonts w:hint="cs"/>
          <w:rtl/>
        </w:rPr>
        <w:t>ה</w:t>
      </w:r>
      <w:r w:rsidR="003E2DCC" w:rsidRPr="00C14A40">
        <w:rPr>
          <w:rtl/>
        </w:rPr>
        <w:t xml:space="preserve">: </w:t>
      </w:r>
    </w:p>
    <w:p w14:paraId="28E49C8B" w14:textId="52668755" w:rsidR="003E2DCC" w:rsidRPr="006F178A" w:rsidRDefault="003E2DCC" w:rsidP="003E2DCC">
      <w:pPr>
        <w:rPr>
          <w:rtl/>
        </w:rPr>
      </w:pPr>
      <w:r w:rsidRPr="00482CEE">
        <w:rPr>
          <w:rStyle w:val="afffa"/>
          <w:rtl/>
        </w:rPr>
        <w:t>כל המתמים עצמו -</w:t>
      </w:r>
      <w:r w:rsidRPr="006F178A">
        <w:rPr>
          <w:rtl/>
        </w:rPr>
        <w:t xml:space="preserve"> שעה עומדת לו, </w:t>
      </w:r>
      <w:r w:rsidR="00D7560C">
        <w:rPr>
          <w:rFonts w:hint="cs"/>
          <w:rtl/>
        </w:rPr>
        <w:t>ד</w:t>
      </w:r>
      <w:r w:rsidRPr="004A3A20">
        <w:rPr>
          <w:rStyle w:val="affffa"/>
          <w:rFonts w:hint="cs"/>
          <w:rtl/>
        </w:rPr>
        <w:t>'</w:t>
      </w:r>
      <w:r w:rsidRPr="004A3A20">
        <w:rPr>
          <w:rStyle w:val="affffa"/>
          <w:rtl/>
        </w:rPr>
        <w:t>התהלך לפני והיה תמים</w:t>
      </w:r>
      <w:r w:rsidRPr="004A3A20">
        <w:rPr>
          <w:rStyle w:val="affffa"/>
          <w:rFonts w:hint="cs"/>
          <w:rtl/>
        </w:rPr>
        <w:t>'</w:t>
      </w:r>
      <w:r w:rsidRPr="004A3A20">
        <w:rPr>
          <w:rStyle w:val="affffa"/>
          <w:rtl/>
        </w:rPr>
        <w:t>,</w:t>
      </w:r>
      <w:r w:rsidRPr="006F178A">
        <w:rPr>
          <w:rtl/>
        </w:rPr>
        <w:t xml:space="preserve"> וכתיב:</w:t>
      </w:r>
      <w:r w:rsidRPr="00A824E4">
        <w:rPr>
          <w:rStyle w:val="affffa"/>
          <w:rtl/>
        </w:rPr>
        <w:t xml:space="preserve"> </w:t>
      </w:r>
      <w:r w:rsidRPr="00A824E4">
        <w:rPr>
          <w:rStyle w:val="affffa"/>
          <w:rFonts w:hint="cs"/>
          <w:rtl/>
        </w:rPr>
        <w:t>'</w:t>
      </w:r>
      <w:r w:rsidRPr="00A824E4">
        <w:rPr>
          <w:rStyle w:val="affffa"/>
          <w:rtl/>
        </w:rPr>
        <w:t>והיית לאב המון גוים</w:t>
      </w:r>
      <w:r w:rsidRPr="00A824E4">
        <w:rPr>
          <w:rStyle w:val="affffa"/>
          <w:rFonts w:hint="cs"/>
          <w:rtl/>
        </w:rPr>
        <w:t>'</w:t>
      </w:r>
      <w:r w:rsidRPr="00A824E4">
        <w:rPr>
          <w:rStyle w:val="affffa"/>
          <w:rtl/>
        </w:rPr>
        <w:t>.</w:t>
      </w:r>
    </w:p>
    <w:p w14:paraId="4ACA5C32" w14:textId="3C7FD61E" w:rsidR="00482CEE" w:rsidRPr="00C14A40" w:rsidRDefault="003E2DCC" w:rsidP="00280A1A">
      <w:pPr>
        <w:pStyle w:val="38"/>
        <w:framePr w:wrap="notBeside"/>
        <w:rPr>
          <w:rtl/>
        </w:rPr>
      </w:pPr>
      <w:r w:rsidRPr="00C14A40">
        <w:rPr>
          <w:rtl/>
        </w:rPr>
        <w:t>רבי:</w:t>
      </w:r>
    </w:p>
    <w:p w14:paraId="6556474D" w14:textId="7630D78E" w:rsidR="003E2DCC" w:rsidRPr="00625DCC" w:rsidRDefault="003E2DCC" w:rsidP="003E2DCC">
      <w:pPr>
        <w:rPr>
          <w:spacing w:val="-2"/>
          <w:rtl/>
        </w:rPr>
      </w:pPr>
      <w:r w:rsidRPr="00482CEE">
        <w:rPr>
          <w:rStyle w:val="afffa"/>
          <w:rtl/>
        </w:rPr>
        <w:t>כל המנחש</w:t>
      </w:r>
      <w:r w:rsidRPr="00482CEE">
        <w:rPr>
          <w:rStyle w:val="afffa"/>
          <w:rFonts w:hint="cs"/>
          <w:rtl/>
        </w:rPr>
        <w:t>,</w:t>
      </w:r>
      <w:r w:rsidRPr="00482CEE">
        <w:rPr>
          <w:rStyle w:val="afffa"/>
          <w:rtl/>
        </w:rPr>
        <w:t xml:space="preserve"> לו נחש,</w:t>
      </w:r>
      <w:r w:rsidRPr="00625DCC">
        <w:rPr>
          <w:spacing w:val="-2"/>
          <w:rtl/>
        </w:rPr>
        <w:t xml:space="preserve"> </w:t>
      </w:r>
      <w:r w:rsidR="00D7560C">
        <w:rPr>
          <w:rFonts w:hint="cs"/>
          <w:spacing w:val="-2"/>
          <w:rtl/>
        </w:rPr>
        <w:t>ד</w:t>
      </w:r>
      <w:r w:rsidRPr="00625DCC">
        <w:rPr>
          <w:rStyle w:val="affffa"/>
          <w:rFonts w:hint="cs"/>
          <w:rtl/>
        </w:rPr>
        <w:t>'</w:t>
      </w:r>
      <w:r w:rsidRPr="00625DCC">
        <w:rPr>
          <w:rStyle w:val="affffa"/>
          <w:rtl/>
        </w:rPr>
        <w:t>כי לא נחש ביעקב</w:t>
      </w:r>
      <w:r w:rsidRPr="00625DCC">
        <w:rPr>
          <w:rStyle w:val="affffa"/>
          <w:rFonts w:hint="cs"/>
          <w:rtl/>
        </w:rPr>
        <w:t xml:space="preserve">' </w:t>
      </w:r>
      <w:r w:rsidRPr="00625DCC">
        <w:rPr>
          <w:rFonts w:hint="cs"/>
          <w:spacing w:val="-2"/>
          <w:rtl/>
        </w:rPr>
        <w:t xml:space="preserve">אלא משום מדה כנגד מדה[ולא מצד </w:t>
      </w:r>
      <w:r w:rsidRPr="00295E41">
        <w:rPr>
          <w:rStyle w:val="afffa"/>
          <w:rFonts w:hint="cs"/>
          <w:rtl/>
        </w:rPr>
        <w:t>לא</w:t>
      </w:r>
      <w:r w:rsidRPr="00625DCC">
        <w:rPr>
          <w:spacing w:val="-2"/>
          <w:rtl/>
        </w:rPr>
        <w:t>].</w:t>
      </w:r>
    </w:p>
    <w:p w14:paraId="3169B06D" w14:textId="34EBF8D0" w:rsidR="00280A1A" w:rsidRPr="00C14A40" w:rsidRDefault="003E2DCC" w:rsidP="00280A1A">
      <w:pPr>
        <w:pStyle w:val="38"/>
        <w:framePr w:wrap="notBeside"/>
        <w:rPr>
          <w:rtl/>
        </w:rPr>
      </w:pPr>
      <w:r w:rsidRPr="00C14A40">
        <w:rPr>
          <w:rtl/>
        </w:rPr>
        <w:t>תני אהבה ב</w:t>
      </w:r>
      <w:r w:rsidRPr="00C14A40">
        <w:rPr>
          <w:rFonts w:hint="cs"/>
          <w:rtl/>
        </w:rPr>
        <w:t>דר</w:t>
      </w:r>
      <w:r w:rsidRPr="00C14A40">
        <w:rPr>
          <w:rtl/>
        </w:rPr>
        <w:t>"</w:t>
      </w:r>
      <w:r w:rsidRPr="00C14A40">
        <w:rPr>
          <w:rFonts w:hint="cs"/>
          <w:rtl/>
        </w:rPr>
        <w:t>ז</w:t>
      </w:r>
      <w:r w:rsidRPr="00C14A40">
        <w:rPr>
          <w:rtl/>
        </w:rPr>
        <w:t xml:space="preserve">: </w:t>
      </w:r>
    </w:p>
    <w:p w14:paraId="519FE82B" w14:textId="2A0769AF" w:rsidR="003E2DCC" w:rsidRPr="006F178A" w:rsidRDefault="003E2DCC" w:rsidP="00BC2926">
      <w:pPr>
        <w:rPr>
          <w:rtl/>
        </w:rPr>
      </w:pPr>
      <w:r w:rsidRPr="00482CEE">
        <w:rPr>
          <w:rStyle w:val="afffa"/>
          <w:rtl/>
        </w:rPr>
        <w:t>כל אדם שאינו מנחש -</w:t>
      </w:r>
      <w:r w:rsidRPr="006F178A">
        <w:rPr>
          <w:rtl/>
        </w:rPr>
        <w:t xml:space="preserve"> מכניסין אותו במחיצה ש</w:t>
      </w:r>
      <w:r w:rsidR="0052609B">
        <w:rPr>
          <w:rtl/>
        </w:rPr>
        <w:t>אף</w:t>
      </w:r>
      <w:r w:rsidRPr="006F178A">
        <w:rPr>
          <w:rtl/>
        </w:rPr>
        <w:t xml:space="preserve"> מלאכי השרת אין יכולין ליכנס בתוכה,</w:t>
      </w:r>
      <w:r w:rsidR="00280A1A">
        <w:rPr>
          <w:rFonts w:hint="cs"/>
          <w:rtl/>
        </w:rPr>
        <w:t xml:space="preserve"> </w:t>
      </w:r>
      <w:r w:rsidR="00BC2926">
        <w:rPr>
          <w:rStyle w:val="affffa"/>
          <w:rFonts w:hint="cs"/>
          <w:rtl/>
        </w:rPr>
        <w:t>ד</w:t>
      </w:r>
      <w:r w:rsidRPr="00A824E4">
        <w:rPr>
          <w:rStyle w:val="affffa"/>
          <w:rFonts w:hint="cs"/>
          <w:rtl/>
        </w:rPr>
        <w:t>'</w:t>
      </w:r>
      <w:r w:rsidRPr="00A824E4">
        <w:rPr>
          <w:rStyle w:val="affffa"/>
          <w:rtl/>
        </w:rPr>
        <w:t>כי לא נחש ביעקב ולא קסם בישראל וגו'.</w:t>
      </w:r>
    </w:p>
    <w:p w14:paraId="092F8EDE" w14:textId="38E9C716" w:rsidR="00280A1A" w:rsidRPr="00C14A40" w:rsidRDefault="00482CEE" w:rsidP="00280A1A">
      <w:pPr>
        <w:pStyle w:val="38"/>
        <w:framePr w:wrap="notBeside"/>
        <w:rPr>
          <w:rtl/>
        </w:rPr>
      </w:pPr>
      <w:r w:rsidRPr="00C14A40">
        <w:rPr>
          <w:rFonts w:hint="cs"/>
          <w:rtl/>
        </w:rPr>
        <w:t>מ</w:t>
      </w:r>
      <w:r w:rsidR="003E2DCC" w:rsidRPr="00C14A40">
        <w:rPr>
          <w:rFonts w:hint="cs"/>
          <w:rtl/>
        </w:rPr>
        <w:t>ר</w:t>
      </w:r>
      <w:r w:rsidR="003E2DCC" w:rsidRPr="00C14A40">
        <w:rPr>
          <w:rtl/>
        </w:rPr>
        <w:t>"</w:t>
      </w:r>
      <w:r w:rsidR="003E2DCC" w:rsidRPr="00C14A40">
        <w:rPr>
          <w:rFonts w:hint="cs"/>
          <w:rtl/>
        </w:rPr>
        <w:t>א</w:t>
      </w:r>
      <w:r w:rsidR="003E2DCC" w:rsidRPr="00C14A40">
        <w:rPr>
          <w:rtl/>
        </w:rPr>
        <w:t xml:space="preserve">: </w:t>
      </w:r>
    </w:p>
    <w:p w14:paraId="7E9A9BC6" w14:textId="5B8B60A5" w:rsidR="003E2DCC" w:rsidRPr="00295E41" w:rsidRDefault="003E2DCC" w:rsidP="003E2DCC">
      <w:pPr>
        <w:rPr>
          <w:rStyle w:val="afffa"/>
          <w:rtl/>
        </w:rPr>
      </w:pPr>
      <w:r w:rsidRPr="00482CEE">
        <w:rPr>
          <w:rStyle w:val="afffa"/>
          <w:rtl/>
        </w:rPr>
        <w:t>מפני מה נענש אברהם אבינו</w:t>
      </w:r>
      <w:r w:rsidRPr="006F178A">
        <w:rPr>
          <w:rtl/>
        </w:rPr>
        <w:t xml:space="preserve"> ונשתעבדו בניו למצרים</w:t>
      </w:r>
      <w:r>
        <w:rPr>
          <w:rFonts w:hint="cs"/>
          <w:rtl/>
        </w:rPr>
        <w:t xml:space="preserve"> </w:t>
      </w:r>
      <w:r>
        <w:rPr>
          <w:rStyle w:val="affffe"/>
          <w:rFonts w:hint="cs"/>
          <w:rtl/>
          <w:rPrChange w:id="9095" w:author="מנוע אמוראים" w:date="2026-10-05T16:41:00Z">
            <w:rPr>
              <w:rFonts w:hint="cs"/>
              <w:rtl/>
            </w:rPr>
          </w:rPrChange>
        </w:rPr>
        <w:t xml:space="preserve">רד</w:t>
      </w:r>
      <w:r>
        <w:rPr>
          <w:rStyle w:val="affffe"/>
          <w:rtl/>
          <w:rPrChange w:id="9096" w:author="מנוע אמוראים" w:date="2026-10-05T16:41:00Z">
            <w:rPr>
              <w:rtl/>
            </w:rPr>
          </w:rPrChange>
        </w:rPr>
        <w:t xml:space="preserve">"</w:t>
      </w:r>
      <w:r>
        <w:rPr>
          <w:rStyle w:val="affffe"/>
          <w:rFonts w:hint="cs"/>
          <w:rtl/>
          <w:rPrChange w:id="9097" w:author="מנוע אמוראים" w:date="2026-10-05T16:41:00Z">
            <w:rPr>
              <w:rFonts w:hint="cs"/>
              <w:rtl/>
            </w:rPr>
          </w:rPrChange>
        </w:rPr>
        <w:t xml:space="preserve">ו</w:t>
      </w:r>
      <w:r>
        <w:rPr>
          <w:rFonts w:hint="cs"/>
          <w:rtl/>
        </w:rPr>
        <w:t xml:space="preserve"> שנים</w:t>
      </w:r>
      <w:r w:rsidRPr="006F178A">
        <w:rPr>
          <w:rtl/>
        </w:rPr>
        <w:t xml:space="preserve">? </w:t>
      </w:r>
    </w:p>
    <w:p w14:paraId="382FB8F8" w14:textId="77777777" w:rsidR="00482CEE" w:rsidRPr="00C14A40" w:rsidRDefault="003E2DCC" w:rsidP="00280A1A">
      <w:pPr>
        <w:pStyle w:val="38"/>
        <w:framePr w:wrap="notBeside"/>
        <w:rPr>
          <w:rFonts w:hint="cs"/>
          <w:rtl/>
        </w:rPr>
      </w:pPr>
      <w:r w:rsidRPr="00C14A40">
        <w:rPr>
          <w:rFonts w:hint="cs"/>
          <w:rtl/>
        </w:rPr>
        <w:t>א.</w:t>
      </w:r>
    </w:p>
    <w:p w14:paraId="0C56F930" w14:textId="503FBC82" w:rsidR="003E2DCC" w:rsidRPr="00295E41" w:rsidRDefault="003E2DCC" w:rsidP="003E2DCC">
      <w:pPr>
        <w:rPr>
          <w:rStyle w:val="afffa"/>
          <w:rtl/>
        </w:rPr>
      </w:pPr>
      <w:r w:rsidRPr="006F178A">
        <w:rPr>
          <w:rtl/>
        </w:rPr>
        <w:t xml:space="preserve">מפני שעשה אנגרייא בת"ח, </w:t>
      </w:r>
      <w:r w:rsidRPr="00280A1A">
        <w:rPr>
          <w:rStyle w:val="affffe"/>
          <w:rtl/>
        </w:rPr>
        <w:t>שנא</w:t>
      </w:r>
      <w:r w:rsidRPr="00280A1A">
        <w:rPr>
          <w:rStyle w:val="affffe"/>
          <w:rFonts w:hint="cs"/>
          <w:rtl/>
        </w:rPr>
        <w:t>'</w:t>
      </w:r>
      <w:r w:rsidRPr="00280A1A">
        <w:rPr>
          <w:rStyle w:val="affffe"/>
          <w:rtl/>
        </w:rPr>
        <w:t>:</w:t>
      </w:r>
      <w:r w:rsidRPr="00A824E4">
        <w:rPr>
          <w:rStyle w:val="affffa"/>
          <w:rtl/>
        </w:rPr>
        <w:t xml:space="preserve"> </w:t>
      </w:r>
      <w:r w:rsidRPr="00A824E4">
        <w:rPr>
          <w:rStyle w:val="affffa"/>
          <w:rFonts w:hint="cs"/>
          <w:rtl/>
        </w:rPr>
        <w:t>'</w:t>
      </w:r>
      <w:r w:rsidRPr="00A824E4">
        <w:rPr>
          <w:rStyle w:val="affffa"/>
          <w:rtl/>
        </w:rPr>
        <w:t>וירק את חניכיו ילידי ביתו</w:t>
      </w:r>
      <w:r w:rsidRPr="00A824E4">
        <w:rPr>
          <w:rStyle w:val="affffa"/>
          <w:rFonts w:hint="cs"/>
          <w:rtl/>
        </w:rPr>
        <w:t>'</w:t>
      </w:r>
      <w:r w:rsidRPr="00A824E4">
        <w:rPr>
          <w:rStyle w:val="affffa"/>
          <w:rtl/>
        </w:rPr>
        <w:t>,</w:t>
      </w:r>
      <w:r w:rsidRPr="006F178A">
        <w:rPr>
          <w:rtl/>
        </w:rPr>
        <w:t xml:space="preserve"> </w:t>
      </w:r>
    </w:p>
    <w:p w14:paraId="5622AAEC" w14:textId="77777777" w:rsidR="00280A1A" w:rsidRPr="00C14A40" w:rsidRDefault="003E2DCC" w:rsidP="00280A1A">
      <w:pPr>
        <w:pStyle w:val="38"/>
        <w:framePr w:wrap="notBeside"/>
        <w:rPr>
          <w:rtl/>
        </w:rPr>
      </w:pPr>
      <w:r w:rsidRPr="00C14A40">
        <w:rPr>
          <w:rFonts w:hint="cs"/>
          <w:rtl/>
        </w:rPr>
        <w:t xml:space="preserve">ב. </w:t>
      </w:r>
      <w:r w:rsidRPr="00C14A40">
        <w:rPr>
          <w:rtl/>
        </w:rPr>
        <w:t xml:space="preserve">ושמואל: </w:t>
      </w:r>
    </w:p>
    <w:p w14:paraId="7FA25C75" w14:textId="32ED56AB" w:rsidR="003E2DCC" w:rsidRPr="00295E41" w:rsidRDefault="003E2DCC" w:rsidP="003E2DCC">
      <w:pPr>
        <w:rPr>
          <w:rStyle w:val="afffa"/>
          <w:rtl/>
        </w:rPr>
      </w:pPr>
      <w:r w:rsidRPr="006F178A">
        <w:rPr>
          <w:rtl/>
        </w:rPr>
        <w:t>מפני שהפריז על מדותיו של הקב"ה,</w:t>
      </w:r>
      <w:r w:rsidR="00DA089B">
        <w:rPr>
          <w:rFonts w:hint="cs"/>
          <w:rtl/>
        </w:rPr>
        <w:t xml:space="preserve"> ד</w:t>
      </w:r>
      <w:r w:rsidRPr="004A3A20">
        <w:rPr>
          <w:rStyle w:val="affffa"/>
          <w:rtl/>
        </w:rPr>
        <w:t>'במה אדע כי אירשנה';</w:t>
      </w:r>
    </w:p>
    <w:p w14:paraId="396EC2BD" w14:textId="77777777" w:rsidR="00280A1A" w:rsidRPr="00C14A40" w:rsidRDefault="003E2DCC" w:rsidP="00280A1A">
      <w:pPr>
        <w:pStyle w:val="38"/>
        <w:framePr w:wrap="notBeside"/>
        <w:rPr>
          <w:rtl/>
        </w:rPr>
      </w:pPr>
      <w:r w:rsidRPr="00C14A40">
        <w:rPr>
          <w:rFonts w:hint="cs"/>
          <w:rtl/>
        </w:rPr>
        <w:t xml:space="preserve">ג. </w:t>
      </w:r>
      <w:r w:rsidRPr="00C14A40">
        <w:rPr>
          <w:rtl/>
        </w:rPr>
        <w:t>ור</w:t>
      </w:r>
      <w:r w:rsidRPr="00C14A40">
        <w:rPr>
          <w:rFonts w:hint="cs"/>
          <w:rtl/>
        </w:rPr>
        <w:t>י</w:t>
      </w:r>
      <w:r w:rsidRPr="00C14A40">
        <w:rPr>
          <w:rtl/>
        </w:rPr>
        <w:t>"</w:t>
      </w:r>
      <w:r w:rsidRPr="00C14A40">
        <w:rPr>
          <w:rFonts w:hint="cs"/>
          <w:rtl/>
        </w:rPr>
        <w:t>ו</w:t>
      </w:r>
      <w:r w:rsidRPr="00C14A40">
        <w:rPr>
          <w:rtl/>
        </w:rPr>
        <w:t xml:space="preserve">: </w:t>
      </w:r>
    </w:p>
    <w:p w14:paraId="12C1F349" w14:textId="7766AFAF" w:rsidR="003E2DCC" w:rsidRPr="006F178A" w:rsidRDefault="003E2DCC" w:rsidP="00482CEE">
      <w:pPr>
        <w:spacing w:after="60"/>
        <w:rPr>
          <w:rtl/>
        </w:rPr>
      </w:pPr>
      <w:r w:rsidRPr="006F178A">
        <w:rPr>
          <w:rtl/>
        </w:rPr>
        <w:t>שהפריש בני אדם מלהכנס תחת כנפי השכינה,</w:t>
      </w:r>
      <w:r w:rsidRPr="00A824E4">
        <w:rPr>
          <w:rStyle w:val="affffa"/>
          <w:rtl/>
        </w:rPr>
        <w:t xml:space="preserve"> </w:t>
      </w:r>
      <w:r w:rsidR="00DA089B">
        <w:rPr>
          <w:rStyle w:val="affffa"/>
          <w:rFonts w:hint="cs"/>
          <w:rtl/>
        </w:rPr>
        <w:t>ד</w:t>
      </w:r>
      <w:r w:rsidRPr="00A824E4">
        <w:rPr>
          <w:rStyle w:val="affffa"/>
          <w:rtl/>
        </w:rPr>
        <w:t>'תן לי הנפש והרכוש קח לך</w:t>
      </w:r>
      <w:r w:rsidRPr="00A824E4">
        <w:rPr>
          <w:rStyle w:val="affffa"/>
          <w:rFonts w:hint="cs"/>
          <w:rtl/>
        </w:rPr>
        <w:t>'</w:t>
      </w:r>
      <w:r w:rsidRPr="00A824E4">
        <w:rPr>
          <w:rStyle w:val="affffa"/>
          <w:rtl/>
        </w:rPr>
        <w:t>.</w:t>
      </w:r>
    </w:p>
    <w:p w14:paraId="07908359" w14:textId="77777777" w:rsidR="00482CEE" w:rsidRPr="00C14A40" w:rsidRDefault="003E2DCC" w:rsidP="00280A1A">
      <w:pPr>
        <w:pStyle w:val="38"/>
        <w:framePr w:wrap="notBeside"/>
        <w:rPr>
          <w:rtl/>
        </w:rPr>
      </w:pPr>
      <w:r w:rsidRPr="00C14A40">
        <w:rPr>
          <w:rtl/>
        </w:rPr>
        <w:t>•</w:t>
      </w:r>
    </w:p>
    <w:p w14:paraId="359EF7E2" w14:textId="19D7D198" w:rsidR="003E2DCC" w:rsidRPr="006F178A" w:rsidRDefault="003E2DCC" w:rsidP="00482CEE">
      <w:pPr>
        <w:spacing w:after="60"/>
        <w:rPr>
          <w:rtl/>
        </w:rPr>
      </w:pPr>
      <w:r w:rsidRPr="00A824E4">
        <w:rPr>
          <w:rStyle w:val="affffa"/>
          <w:rFonts w:hint="cs"/>
          <w:rtl/>
        </w:rPr>
        <w:t>'</w:t>
      </w:r>
      <w:r w:rsidRPr="00A824E4">
        <w:rPr>
          <w:rStyle w:val="affffa"/>
          <w:rtl/>
        </w:rPr>
        <w:t>וירק את חניכיו ילידי ביתו</w:t>
      </w:r>
      <w:r w:rsidRPr="00A824E4">
        <w:rPr>
          <w:rStyle w:val="affffa"/>
          <w:rFonts w:hint="cs"/>
          <w:rtl/>
        </w:rPr>
        <w:t>'</w:t>
      </w:r>
      <w:r w:rsidRPr="00A824E4">
        <w:rPr>
          <w:rStyle w:val="affffa"/>
          <w:rtl/>
        </w:rPr>
        <w:t xml:space="preserve"> </w:t>
      </w:r>
      <w:r w:rsidRPr="00DA089B">
        <w:rPr>
          <w:rStyle w:val="affffe"/>
          <w:rtl/>
        </w:rPr>
        <w:t xml:space="preserve">- רב: </w:t>
      </w:r>
      <w:r w:rsidRPr="006F178A">
        <w:rPr>
          <w:rtl/>
        </w:rPr>
        <w:t xml:space="preserve">שהוריקן בתורה, </w:t>
      </w:r>
      <w:r w:rsidRPr="00DA089B">
        <w:rPr>
          <w:rStyle w:val="affffe"/>
          <w:rtl/>
        </w:rPr>
        <w:t>ושמואל</w:t>
      </w:r>
      <w:r w:rsidRPr="006F178A">
        <w:rPr>
          <w:rtl/>
        </w:rPr>
        <w:t>: שהוריקן בזהב.</w:t>
      </w:r>
    </w:p>
    <w:p w14:paraId="198E35A5" w14:textId="77777777" w:rsidR="00280A1A" w:rsidRPr="00C14A40" w:rsidRDefault="003E2DCC" w:rsidP="00280A1A">
      <w:pPr>
        <w:pStyle w:val="38"/>
        <w:framePr w:wrap="notBeside"/>
        <w:rPr>
          <w:rtl/>
        </w:rPr>
      </w:pPr>
      <w:r w:rsidRPr="00C14A40">
        <w:rPr>
          <w:rtl/>
        </w:rPr>
        <w:t xml:space="preserve">• </w:t>
      </w:r>
    </w:p>
    <w:p w14:paraId="61A0FAFE" w14:textId="2B73EE6A" w:rsidR="007065C9" w:rsidRPr="00280A1A" w:rsidRDefault="003E2DCC" w:rsidP="003E2DCC">
      <w:pPr>
        <w:rPr>
          <w:rtl/>
        </w:rPr>
      </w:pPr>
      <w:r w:rsidRPr="00625DCC">
        <w:rPr>
          <w:rStyle w:val="affffa"/>
          <w:rFonts w:hint="cs"/>
          <w:rtl/>
        </w:rPr>
        <w:t>'</w:t>
      </w:r>
      <w:r w:rsidRPr="00625DCC">
        <w:rPr>
          <w:rStyle w:val="affffa"/>
          <w:rtl/>
        </w:rPr>
        <w:t>שמנה עשר ושלש מאות</w:t>
      </w:r>
      <w:r w:rsidRPr="00625DCC">
        <w:rPr>
          <w:rStyle w:val="affffa"/>
          <w:rFonts w:hint="cs"/>
          <w:rtl/>
        </w:rPr>
        <w:t>'</w:t>
      </w:r>
      <w:r w:rsidRPr="00625DCC">
        <w:rPr>
          <w:rStyle w:val="affffa"/>
          <w:rtl/>
        </w:rPr>
        <w:t xml:space="preserve"> </w:t>
      </w:r>
      <w:r w:rsidRPr="00625DCC">
        <w:rPr>
          <w:spacing w:val="-2"/>
          <w:rtl/>
        </w:rPr>
        <w:t xml:space="preserve">– </w:t>
      </w:r>
    </w:p>
    <w:p w14:paraId="0936420C" w14:textId="77777777" w:rsidR="00280A1A" w:rsidRPr="00C14A40" w:rsidRDefault="003E2DCC" w:rsidP="00280A1A">
      <w:pPr>
        <w:pStyle w:val="38"/>
        <w:framePr w:wrap="notBeside"/>
        <w:rPr>
          <w:rtl/>
        </w:rPr>
      </w:pPr>
      <w:r w:rsidRPr="00C14A40">
        <w:rPr>
          <w:rtl/>
        </w:rPr>
        <w:t>א</w:t>
      </w:r>
      <w:r w:rsidRPr="00C14A40">
        <w:rPr>
          <w:rFonts w:hint="eastAsia"/>
          <w:rtl/>
        </w:rPr>
        <w:t>ראב</w:t>
      </w:r>
      <w:r w:rsidRPr="00C14A40">
        <w:rPr>
          <w:rtl/>
        </w:rPr>
        <w:t>"</w:t>
      </w:r>
      <w:r w:rsidRPr="00C14A40">
        <w:rPr>
          <w:rFonts w:hint="eastAsia"/>
          <w:rtl/>
        </w:rPr>
        <w:t>א</w:t>
      </w:r>
      <w:r w:rsidRPr="00C14A40">
        <w:rPr>
          <w:rtl/>
        </w:rPr>
        <w:t xml:space="preserve">: </w:t>
      </w:r>
    </w:p>
    <w:p w14:paraId="2E987411" w14:textId="64C94B3D" w:rsidR="003E2DCC" w:rsidRPr="00625DCC" w:rsidRDefault="003E2DCC" w:rsidP="00482CEE">
      <w:pPr>
        <w:spacing w:after="60"/>
        <w:rPr>
          <w:spacing w:val="-2"/>
          <w:rtl/>
        </w:rPr>
      </w:pPr>
      <w:r w:rsidRPr="00625DCC">
        <w:rPr>
          <w:spacing w:val="-2"/>
          <w:rtl/>
        </w:rPr>
        <w:t>אליעזר כנגד כולם.</w:t>
      </w:r>
      <w:r w:rsidR="0075729B">
        <w:rPr>
          <w:spacing w:val="-2"/>
          <w:rtl/>
        </w:rPr>
        <w:t xml:space="preserve"> </w:t>
      </w:r>
      <w:r w:rsidRPr="007065C9">
        <w:rPr>
          <w:rStyle w:val="affffe"/>
          <w:rtl/>
        </w:rPr>
        <w:t>א"</w:t>
      </w:r>
      <w:r w:rsidRPr="007065C9">
        <w:rPr>
          <w:rStyle w:val="affffe"/>
          <w:rFonts w:hint="eastAsia"/>
          <w:rtl/>
        </w:rPr>
        <w:t>ד</w:t>
      </w:r>
      <w:r w:rsidRPr="007065C9">
        <w:rPr>
          <w:rStyle w:val="affffe"/>
          <w:rtl/>
        </w:rPr>
        <w:t xml:space="preserve">: </w:t>
      </w:r>
      <w:r w:rsidRPr="00625DCC">
        <w:rPr>
          <w:spacing w:val="-2"/>
          <w:rtl/>
        </w:rPr>
        <w:t xml:space="preserve">אליעזר הוא </w:t>
      </w:r>
      <w:r w:rsidR="007065C9">
        <w:rPr>
          <w:rFonts w:hint="cs"/>
          <w:spacing w:val="-2"/>
          <w:rtl/>
        </w:rPr>
        <w:t>בגימ'</w:t>
      </w:r>
      <w:r w:rsidRPr="00625DCC">
        <w:rPr>
          <w:spacing w:val="-2"/>
          <w:rtl/>
        </w:rPr>
        <w:t>.</w:t>
      </w:r>
    </w:p>
    <w:p w14:paraId="5DD2AEDB" w14:textId="6E1998FC" w:rsidR="00280A1A" w:rsidRPr="00C14A40" w:rsidRDefault="003E2DCC" w:rsidP="00280A1A">
      <w:pPr>
        <w:pStyle w:val="38"/>
        <w:framePr w:wrap="notBeside"/>
        <w:rPr>
          <w:rtl/>
        </w:rPr>
      </w:pPr>
      <w:r w:rsidRPr="00C14A40">
        <w:rPr>
          <w:rFonts w:hint="eastAsia"/>
          <w:rtl/>
        </w:rPr>
        <w:t>ואראב</w:t>
      </w:r>
      <w:r w:rsidRPr="00C14A40">
        <w:rPr>
          <w:rtl/>
        </w:rPr>
        <w:t>"</w:t>
      </w:r>
      <w:r w:rsidRPr="00C14A40">
        <w:rPr>
          <w:rFonts w:hint="eastAsia"/>
          <w:rtl/>
        </w:rPr>
        <w:t>א</w:t>
      </w:r>
      <w:r w:rsidRPr="00C14A40">
        <w:rPr>
          <w:rtl/>
        </w:rPr>
        <w:t xml:space="preserve">: </w:t>
      </w:r>
    </w:p>
    <w:p w14:paraId="29A97749" w14:textId="20C26CBF" w:rsidR="003E2DCC" w:rsidRPr="00625DCC" w:rsidRDefault="003E2DCC" w:rsidP="003E2DCC">
      <w:pPr>
        <w:rPr>
          <w:spacing w:val="-4"/>
          <w:rtl/>
        </w:rPr>
      </w:pPr>
      <w:r w:rsidRPr="00625DCC">
        <w:rPr>
          <w:spacing w:val="-4"/>
          <w:rtl/>
        </w:rPr>
        <w:t xml:space="preserve">בן ג' שנים הכיר אברהם את בוראו, </w:t>
      </w:r>
      <w:r w:rsidR="007065C9">
        <w:rPr>
          <w:rFonts w:hint="cs"/>
          <w:spacing w:val="-4"/>
          <w:rtl/>
        </w:rPr>
        <w:t>ד</w:t>
      </w:r>
      <w:r w:rsidRPr="00625DCC">
        <w:rPr>
          <w:rStyle w:val="affffa"/>
          <w:spacing w:val="-4"/>
          <w:rtl/>
        </w:rPr>
        <w:t>'עקב אשר שמע אברהם בקולי',</w:t>
      </w:r>
      <w:r w:rsidRPr="00625DCC">
        <w:rPr>
          <w:spacing w:val="-4"/>
          <w:rtl/>
        </w:rPr>
        <w:t xml:space="preserve"> חושבניה </w:t>
      </w:r>
      <w:r w:rsidRPr="00625DCC">
        <w:rPr>
          <w:rFonts w:hint="eastAsia"/>
          <w:spacing w:val="-4"/>
          <w:rtl/>
        </w:rPr>
        <w:t>קע</w:t>
      </w:r>
      <w:r w:rsidRPr="00625DCC">
        <w:rPr>
          <w:spacing w:val="-4"/>
          <w:rtl/>
        </w:rPr>
        <w:t>"</w:t>
      </w:r>
      <w:r w:rsidRPr="00625DCC">
        <w:rPr>
          <w:rFonts w:hint="eastAsia"/>
          <w:spacing w:val="-4"/>
          <w:rtl/>
        </w:rPr>
        <w:t>ב</w:t>
      </w:r>
      <w:r w:rsidRPr="00625DCC">
        <w:rPr>
          <w:spacing w:val="-4"/>
          <w:rtl/>
        </w:rPr>
        <w:t>.</w:t>
      </w:r>
    </w:p>
    <w:p w14:paraId="1FDBF2DE" w14:textId="77777777" w:rsidR="00280A1A" w:rsidRPr="00C14A40" w:rsidRDefault="003E2DCC" w:rsidP="00280A1A">
      <w:pPr>
        <w:pStyle w:val="38"/>
        <w:framePr w:wrap="notBeside"/>
        <w:rPr>
          <w:rFonts w:hint="cs"/>
          <w:rtl/>
        </w:rPr>
      </w:pPr>
      <w:r w:rsidRPr="00C14A40">
        <w:rPr>
          <w:rtl/>
        </w:rPr>
        <w:t>ו</w:t>
      </w:r>
      <w:r w:rsidRPr="00C14A40">
        <w:rPr>
          <w:rFonts w:hint="cs"/>
          <w:rtl/>
        </w:rPr>
        <w:t>ארב</w:t>
      </w:r>
      <w:r w:rsidRPr="00C14A40">
        <w:rPr>
          <w:rtl/>
        </w:rPr>
        <w:t>"</w:t>
      </w:r>
      <w:r w:rsidRPr="00C14A40">
        <w:rPr>
          <w:rFonts w:hint="cs"/>
          <w:rtl/>
        </w:rPr>
        <w:t>א</w:t>
      </w:r>
      <w:r w:rsidRPr="00C14A40">
        <w:rPr>
          <w:rtl/>
        </w:rPr>
        <w:t>:</w:t>
      </w:r>
      <w:r w:rsidRPr="00C14A40">
        <w:rPr>
          <w:rFonts w:hint="cs"/>
          <w:rtl/>
        </w:rPr>
        <w:t xml:space="preserve"> </w:t>
      </w:r>
    </w:p>
    <w:p w14:paraId="6551ED74" w14:textId="7A656B8D" w:rsidR="003E2DCC" w:rsidRPr="006F178A" w:rsidRDefault="003E2DCC" w:rsidP="003E2DCC">
      <w:pPr>
        <w:rPr>
          <w:rtl/>
        </w:rPr>
      </w:pPr>
      <w:r w:rsidRPr="006F178A">
        <w:rPr>
          <w:rFonts w:hint="cs"/>
          <w:rtl/>
        </w:rPr>
        <w:t>השטן בגימטריה שס</w:t>
      </w:r>
      <w:r w:rsidRPr="006F178A">
        <w:rPr>
          <w:rtl/>
        </w:rPr>
        <w:t>"</w:t>
      </w:r>
      <w:r w:rsidRPr="006F178A">
        <w:rPr>
          <w:rFonts w:hint="cs"/>
          <w:rtl/>
        </w:rPr>
        <w:t xml:space="preserve">ד </w:t>
      </w:r>
    </w:p>
    <w:p w14:paraId="130F755A" w14:textId="77777777" w:rsidR="003E2DCC" w:rsidRPr="006F178A" w:rsidRDefault="003E2DCC" w:rsidP="00A522DC">
      <w:pPr>
        <w:pStyle w:val="a3"/>
        <w:framePr w:wrap="around"/>
        <w:rPr>
          <w:rtl/>
        </w:rPr>
      </w:pPr>
      <w:r w:rsidRPr="006F178A">
        <w:rPr>
          <w:rtl/>
        </w:rPr>
        <w:t>לב:</w:t>
      </w:r>
    </w:p>
    <w:p w14:paraId="0E52F1FC" w14:textId="77777777" w:rsidR="00280A1A" w:rsidRPr="00C14A40" w:rsidRDefault="003E2DCC" w:rsidP="00280A1A">
      <w:pPr>
        <w:pStyle w:val="38"/>
        <w:framePr w:wrap="notBeside"/>
        <w:rPr>
          <w:rtl/>
        </w:rPr>
      </w:pPr>
      <w:r w:rsidRPr="00C14A40">
        <w:rPr>
          <w:rtl/>
        </w:rPr>
        <w:t>וא</w:t>
      </w:r>
      <w:r w:rsidRPr="00C14A40">
        <w:rPr>
          <w:rFonts w:hint="cs"/>
          <w:rtl/>
        </w:rPr>
        <w:t>רב</w:t>
      </w:r>
      <w:r w:rsidRPr="00C14A40">
        <w:rPr>
          <w:rtl/>
        </w:rPr>
        <w:t>"</w:t>
      </w:r>
      <w:r w:rsidRPr="00C14A40">
        <w:rPr>
          <w:rFonts w:hint="cs"/>
          <w:rtl/>
        </w:rPr>
        <w:t>א</w:t>
      </w:r>
      <w:r w:rsidRPr="00C14A40">
        <w:rPr>
          <w:rtl/>
        </w:rPr>
        <w:t xml:space="preserve">: </w:t>
      </w:r>
    </w:p>
    <w:p w14:paraId="03B345B8" w14:textId="01B16A98" w:rsidR="003E2DCC" w:rsidRPr="006F178A" w:rsidRDefault="003E2DCC" w:rsidP="00482CEE">
      <w:pPr>
        <w:spacing w:after="60"/>
        <w:rPr>
          <w:rtl/>
        </w:rPr>
      </w:pPr>
      <w:r w:rsidRPr="006F178A">
        <w:rPr>
          <w:rFonts w:ascii="Fb Fontext" w:hAnsi="Fb Fontext"/>
          <w:rtl/>
        </w:rPr>
        <w:t>כתיב אברם וכתיב אברהם!</w:t>
      </w:r>
      <w:r w:rsidRPr="006F178A">
        <w:rPr>
          <w:rFonts w:ascii="Fb Fontext" w:hAnsi="Fb Fontext" w:hint="cs"/>
          <w:rtl/>
        </w:rPr>
        <w:t xml:space="preserve"> </w:t>
      </w:r>
      <w:r w:rsidRPr="006F178A">
        <w:rPr>
          <w:rFonts w:ascii="Fb Fontext" w:hAnsi="Fb Fontext"/>
          <w:rtl/>
        </w:rPr>
        <w:t xml:space="preserve">בתחלה המליכו הקב"ה על </w:t>
      </w:r>
      <w:r>
        <w:rPr>
          <w:rStyle w:val="affffe"/>
          <w:rFonts w:ascii="Fb Fontext" w:hAnsi="Fb Fontext" w:hint="cs"/>
          <w:rtl/>
          <w:rPrChange w:id="9098" w:author="מנוע אמוראים" w:date="2026-10-05T16:41:00Z">
            <w:rPr>
              <w:rFonts w:ascii="Fb Fontext" w:hAnsi="Fb Fontext" w:hint="cs"/>
              <w:rtl/>
            </w:rPr>
          </w:rPrChange>
        </w:rPr>
        <w:t xml:space="preserve">רמ</w:t>
      </w:r>
      <w:r>
        <w:rPr>
          <w:rStyle w:val="affffe"/>
          <w:rFonts w:ascii="Fb Fontext" w:hAnsi="Fb Fontext"/>
          <w:rtl/>
          <w:rPrChange w:id="9099" w:author="מנוע אמוראים" w:date="2026-10-05T16:41:00Z">
            <w:rPr>
              <w:rFonts w:ascii="Fb Fontext" w:hAnsi="Fb Fontext"/>
              <w:rtl/>
            </w:rPr>
          </w:rPrChange>
        </w:rPr>
        <w:t xml:space="preserve">"</w:t>
      </w:r>
      <w:r>
        <w:rPr>
          <w:rStyle w:val="affffe"/>
          <w:rFonts w:ascii="Fb Fontext" w:hAnsi="Fb Fontext" w:hint="cs"/>
          <w:rtl/>
          <w:rPrChange w:id="9100" w:author="מנוע אמוראים" w:date="2026-10-05T16:41:00Z">
            <w:rPr>
              <w:rFonts w:ascii="Fb Fontext" w:hAnsi="Fb Fontext" w:hint="cs"/>
              <w:rtl/>
            </w:rPr>
          </w:rPrChange>
        </w:rPr>
        <w:t xml:space="preserve">ג</w:t>
      </w:r>
      <w:r w:rsidRPr="006F178A">
        <w:rPr>
          <w:rFonts w:ascii="Fb Fontext" w:hAnsi="Fb Fontext"/>
          <w:rtl/>
        </w:rPr>
        <w:t xml:space="preserve"> אברים,</w:t>
      </w:r>
      <w:r w:rsidR="007065C9">
        <w:rPr>
          <w:rFonts w:ascii="Fb Fontext" w:hAnsi="Fb Fontext" w:hint="cs"/>
          <w:rtl/>
        </w:rPr>
        <w:t xml:space="preserve"> </w:t>
      </w:r>
      <w:r w:rsidRPr="006F178A">
        <w:rPr>
          <w:rtl/>
        </w:rPr>
        <w:t xml:space="preserve">ולבסוף המליכו על </w:t>
      </w:r>
      <w:r>
        <w:rPr>
          <w:rStyle w:val="affffe"/>
          <w:rFonts w:hint="cs"/>
          <w:rtl/>
          <w:rPrChange w:id="9101" w:author="מנוע אמוראים" w:date="2026-10-05T16:41:00Z">
            <w:rPr>
              <w:rFonts w:hint="cs"/>
              <w:rtl/>
            </w:rPr>
          </w:rPrChange>
        </w:rPr>
        <w:t xml:space="preserve">רמ</w:t>
      </w:r>
      <w:r>
        <w:rPr>
          <w:rStyle w:val="affffe"/>
          <w:rtl/>
          <w:rPrChange w:id="9102" w:author="מנוע אמוראים" w:date="2026-10-05T16:41:00Z">
            <w:rPr>
              <w:rtl/>
            </w:rPr>
          </w:rPrChange>
        </w:rPr>
        <w:t xml:space="preserve">"</w:t>
      </w:r>
      <w:r>
        <w:rPr>
          <w:rStyle w:val="affffe"/>
          <w:rFonts w:hint="cs"/>
          <w:rtl/>
          <w:rPrChange w:id="9103" w:author="מנוע אמוראים" w:date="2026-10-05T16:41:00Z">
            <w:rPr>
              <w:rFonts w:hint="cs"/>
              <w:rtl/>
            </w:rPr>
          </w:rPrChange>
        </w:rPr>
        <w:t xml:space="preserve">ח</w:t>
      </w:r>
      <w:r>
        <w:rPr>
          <w:rFonts w:hint="cs"/>
          <w:rtl/>
        </w:rPr>
        <w:t xml:space="preserve"> </w:t>
      </w:r>
      <w:r w:rsidRPr="006F178A">
        <w:rPr>
          <w:rtl/>
        </w:rPr>
        <w:t>אברים, אלו הן: שתי עינים, ושתי אזנים, וראש הגוייה.</w:t>
      </w:r>
    </w:p>
    <w:p w14:paraId="2E11034A" w14:textId="77777777" w:rsidR="00482CEE" w:rsidRPr="00C14A40" w:rsidRDefault="003E2DCC" w:rsidP="00280A1A">
      <w:pPr>
        <w:pStyle w:val="38"/>
        <w:framePr w:wrap="notBeside"/>
        <w:rPr>
          <w:rtl/>
        </w:rPr>
      </w:pPr>
      <w:r w:rsidRPr="00C14A40">
        <w:rPr>
          <w:rtl/>
        </w:rPr>
        <w:t>וא</w:t>
      </w:r>
      <w:r w:rsidRPr="00C14A40">
        <w:rPr>
          <w:rFonts w:hint="cs"/>
          <w:rtl/>
        </w:rPr>
        <w:t>רב</w:t>
      </w:r>
      <w:r w:rsidRPr="00C14A40">
        <w:rPr>
          <w:rtl/>
        </w:rPr>
        <w:t>"</w:t>
      </w:r>
      <w:r w:rsidRPr="00C14A40">
        <w:rPr>
          <w:rFonts w:hint="cs"/>
          <w:rtl/>
        </w:rPr>
        <w:t>א</w:t>
      </w:r>
      <w:r w:rsidRPr="00C14A40">
        <w:rPr>
          <w:rtl/>
        </w:rPr>
        <w:t>:</w:t>
      </w:r>
    </w:p>
    <w:p w14:paraId="6EFB247B" w14:textId="77777777" w:rsidR="001E488A" w:rsidRDefault="003E2DCC" w:rsidP="003E2DCC">
      <w:pPr>
        <w:rPr>
          <w:rStyle w:val="affffa"/>
          <w:rtl/>
        </w:rPr>
      </w:pPr>
      <w:r w:rsidRPr="007065C9">
        <w:rPr>
          <w:rStyle w:val="affffa"/>
          <w:rFonts w:hint="cs"/>
          <w:rtl/>
        </w:rPr>
        <w:t>'</w:t>
      </w:r>
      <w:r w:rsidRPr="007065C9">
        <w:rPr>
          <w:rStyle w:val="affffa"/>
          <w:rtl/>
        </w:rPr>
        <w:t xml:space="preserve">עיר קטנה ואנשים וגו'? עיר קטנה </w:t>
      </w:r>
      <w:r w:rsidRPr="006F178A">
        <w:rPr>
          <w:rtl/>
        </w:rPr>
        <w:t>- זה הגוף,</w:t>
      </w:r>
      <w:r w:rsidRPr="00A824E4">
        <w:rPr>
          <w:rStyle w:val="affffa"/>
          <w:rtl/>
        </w:rPr>
        <w:t xml:space="preserve"> </w:t>
      </w:r>
    </w:p>
    <w:p w14:paraId="6342B6C7" w14:textId="1B03770E" w:rsidR="001E488A" w:rsidRDefault="003E2DCC" w:rsidP="003E2DCC">
      <w:pPr>
        <w:rPr>
          <w:rStyle w:val="affffa"/>
          <w:rtl/>
        </w:rPr>
      </w:pPr>
      <w:r w:rsidRPr="00A824E4">
        <w:rPr>
          <w:rStyle w:val="affffa"/>
          <w:rFonts w:hint="cs"/>
          <w:rtl/>
        </w:rPr>
        <w:t>'</w:t>
      </w:r>
      <w:r w:rsidRPr="00A824E4">
        <w:rPr>
          <w:rStyle w:val="affffa"/>
          <w:rtl/>
        </w:rPr>
        <w:t>ואנשים בה מעט</w:t>
      </w:r>
      <w:r w:rsidRPr="00A824E4">
        <w:rPr>
          <w:rStyle w:val="affffa"/>
          <w:rFonts w:hint="cs"/>
          <w:rtl/>
        </w:rPr>
        <w:t>'</w:t>
      </w:r>
      <w:r w:rsidRPr="00A824E4">
        <w:rPr>
          <w:rStyle w:val="affffa"/>
          <w:rtl/>
        </w:rPr>
        <w:t xml:space="preserve"> </w:t>
      </w:r>
      <w:r w:rsidRPr="006F178A">
        <w:rPr>
          <w:rtl/>
        </w:rPr>
        <w:t>- אלו אברים,</w:t>
      </w:r>
      <w:r w:rsidRPr="00A824E4">
        <w:rPr>
          <w:rStyle w:val="affffa"/>
          <w:rtl/>
        </w:rPr>
        <w:t xml:space="preserve"> </w:t>
      </w:r>
    </w:p>
    <w:p w14:paraId="109AECA9" w14:textId="5A7C07C3" w:rsidR="001E488A" w:rsidRDefault="003E2DCC" w:rsidP="003E2DCC">
      <w:pPr>
        <w:rPr>
          <w:rStyle w:val="affffa"/>
          <w:rtl/>
        </w:rPr>
      </w:pPr>
      <w:r w:rsidRPr="00A824E4">
        <w:rPr>
          <w:rStyle w:val="affffa"/>
          <w:rFonts w:hint="cs"/>
          <w:rtl/>
        </w:rPr>
        <w:t>'</w:t>
      </w:r>
      <w:r w:rsidRPr="00A824E4">
        <w:rPr>
          <w:rStyle w:val="affffa"/>
          <w:rtl/>
        </w:rPr>
        <w:t xml:space="preserve">ובא אליה מלך גדול וסבב אותה' </w:t>
      </w:r>
      <w:r w:rsidRPr="006F178A">
        <w:rPr>
          <w:rtl/>
        </w:rPr>
        <w:t>- זה יצר הרע,</w:t>
      </w:r>
      <w:r w:rsidRPr="00A824E4">
        <w:rPr>
          <w:rStyle w:val="affffa"/>
          <w:rtl/>
        </w:rPr>
        <w:t xml:space="preserve"> </w:t>
      </w:r>
    </w:p>
    <w:p w14:paraId="58ABC7FD" w14:textId="77777777" w:rsidR="001E488A" w:rsidRDefault="003E2DCC" w:rsidP="003E2DCC">
      <w:pPr>
        <w:rPr>
          <w:rStyle w:val="affffa"/>
          <w:rtl/>
        </w:rPr>
      </w:pPr>
      <w:r w:rsidRPr="00A824E4">
        <w:rPr>
          <w:rStyle w:val="affffa"/>
          <w:rFonts w:hint="cs"/>
          <w:rtl/>
        </w:rPr>
        <w:t>'</w:t>
      </w:r>
      <w:r w:rsidRPr="00A824E4">
        <w:rPr>
          <w:rStyle w:val="affffa"/>
          <w:rtl/>
        </w:rPr>
        <w:t>ובנה עליה מצודים וחרמים</w:t>
      </w:r>
      <w:r w:rsidRPr="00A824E4">
        <w:rPr>
          <w:rStyle w:val="affffa"/>
          <w:rFonts w:hint="cs"/>
          <w:rtl/>
        </w:rPr>
        <w:t>'</w:t>
      </w:r>
      <w:r w:rsidRPr="00A824E4">
        <w:rPr>
          <w:rStyle w:val="affffa"/>
          <w:rtl/>
        </w:rPr>
        <w:t xml:space="preserve"> </w:t>
      </w:r>
      <w:r w:rsidRPr="006F178A">
        <w:rPr>
          <w:rtl/>
        </w:rPr>
        <w:t>- אלו עונות,</w:t>
      </w:r>
      <w:r w:rsidRPr="00A824E4">
        <w:rPr>
          <w:rStyle w:val="affffa"/>
          <w:rtl/>
        </w:rPr>
        <w:t xml:space="preserve"> </w:t>
      </w:r>
    </w:p>
    <w:p w14:paraId="6647784C" w14:textId="0BD3D555" w:rsidR="001E488A" w:rsidRDefault="003E2DCC" w:rsidP="003E2DCC">
      <w:pPr>
        <w:rPr>
          <w:rStyle w:val="affffa"/>
          <w:rtl/>
        </w:rPr>
      </w:pPr>
      <w:r w:rsidRPr="00A824E4">
        <w:rPr>
          <w:rStyle w:val="affffa"/>
          <w:rFonts w:hint="cs"/>
          <w:rtl/>
        </w:rPr>
        <w:lastRenderedPageBreak/>
        <w:t>'</w:t>
      </w:r>
      <w:r w:rsidRPr="00A824E4">
        <w:rPr>
          <w:rStyle w:val="affffa"/>
          <w:rtl/>
        </w:rPr>
        <w:t>ומצא בה איש מסכן וחכם</w:t>
      </w:r>
      <w:r w:rsidRPr="00A824E4">
        <w:rPr>
          <w:rStyle w:val="affffa"/>
          <w:rFonts w:hint="cs"/>
          <w:rtl/>
        </w:rPr>
        <w:t>'</w:t>
      </w:r>
      <w:r w:rsidRPr="00A824E4">
        <w:rPr>
          <w:rStyle w:val="affffa"/>
          <w:rtl/>
        </w:rPr>
        <w:t xml:space="preserve"> </w:t>
      </w:r>
      <w:r w:rsidRPr="006F178A">
        <w:rPr>
          <w:rtl/>
        </w:rPr>
        <w:t>- זה יצר טוב,</w:t>
      </w:r>
      <w:r w:rsidRPr="00A824E4">
        <w:rPr>
          <w:rStyle w:val="affffa"/>
          <w:rtl/>
        </w:rPr>
        <w:t xml:space="preserve"> </w:t>
      </w:r>
    </w:p>
    <w:p w14:paraId="6A7D71A0" w14:textId="77777777" w:rsidR="001E488A" w:rsidRDefault="003E2DCC" w:rsidP="003E2DCC">
      <w:pPr>
        <w:rPr>
          <w:rStyle w:val="affffa"/>
          <w:rtl/>
        </w:rPr>
      </w:pPr>
      <w:r w:rsidRPr="00A824E4">
        <w:rPr>
          <w:rStyle w:val="affffa"/>
          <w:rFonts w:hint="cs"/>
          <w:rtl/>
        </w:rPr>
        <w:t>'</w:t>
      </w:r>
      <w:r w:rsidRPr="00A824E4">
        <w:rPr>
          <w:rStyle w:val="affffa"/>
          <w:rtl/>
        </w:rPr>
        <w:t>ומלט הוא את העיר בחכמתו</w:t>
      </w:r>
      <w:r w:rsidRPr="00A824E4">
        <w:rPr>
          <w:rStyle w:val="affffa"/>
          <w:rFonts w:hint="cs"/>
          <w:rtl/>
        </w:rPr>
        <w:t>'</w:t>
      </w:r>
      <w:r w:rsidRPr="00A824E4">
        <w:rPr>
          <w:rStyle w:val="affffa"/>
          <w:rtl/>
        </w:rPr>
        <w:t xml:space="preserve"> </w:t>
      </w:r>
      <w:r w:rsidRPr="006F178A">
        <w:rPr>
          <w:rtl/>
        </w:rPr>
        <w:t>- זו תשובה ומעשים טובים,</w:t>
      </w:r>
      <w:r w:rsidRPr="00A824E4">
        <w:rPr>
          <w:rStyle w:val="affffa"/>
          <w:rtl/>
        </w:rPr>
        <w:t xml:space="preserve"> </w:t>
      </w:r>
    </w:p>
    <w:p w14:paraId="0F86541A" w14:textId="7161D7CB" w:rsidR="003E2DCC" w:rsidRPr="006F178A" w:rsidRDefault="003E2DCC" w:rsidP="006666DF">
      <w:pPr>
        <w:spacing w:after="60"/>
        <w:rPr>
          <w:rtl/>
        </w:rPr>
      </w:pPr>
      <w:r w:rsidRPr="00A824E4">
        <w:rPr>
          <w:rStyle w:val="affffa"/>
          <w:rtl/>
        </w:rPr>
        <w:t xml:space="preserve">ואדם לא זכר את האיש המסכן ההוא </w:t>
      </w:r>
      <w:r w:rsidRPr="006F178A">
        <w:rPr>
          <w:rtl/>
        </w:rPr>
        <w:t xml:space="preserve">דבשעת </w:t>
      </w:r>
      <w:r w:rsidR="001E488A">
        <w:rPr>
          <w:rFonts w:hint="cs"/>
          <w:rtl/>
        </w:rPr>
        <w:t>יצה</w:t>
      </w:r>
      <w:r w:rsidR="0075729B">
        <w:rPr>
          <w:rtl/>
        </w:rPr>
        <w:t>"</w:t>
      </w:r>
      <w:r w:rsidR="001E488A">
        <w:rPr>
          <w:rFonts w:hint="cs"/>
          <w:rtl/>
        </w:rPr>
        <w:t xml:space="preserve">ר </w:t>
      </w:r>
      <w:r w:rsidR="00482CEE">
        <w:rPr>
          <w:rFonts w:hint="cs"/>
          <w:rtl/>
        </w:rPr>
        <w:t xml:space="preserve">אין זוכר </w:t>
      </w:r>
      <w:r w:rsidRPr="006F178A">
        <w:rPr>
          <w:rtl/>
        </w:rPr>
        <w:t>ליצ"ט.</w:t>
      </w:r>
    </w:p>
    <w:p w14:paraId="25CEFE15" w14:textId="77777777" w:rsidR="00482CEE" w:rsidRPr="00C14A40" w:rsidRDefault="003E2DCC" w:rsidP="00482CEE">
      <w:pPr>
        <w:pStyle w:val="38"/>
        <w:framePr w:wrap="notBeside"/>
        <w:rPr>
          <w:rtl/>
        </w:rPr>
      </w:pPr>
      <w:r w:rsidRPr="00C14A40">
        <w:rPr>
          <w:rtl/>
        </w:rPr>
        <w:t>•</w:t>
      </w:r>
    </w:p>
    <w:p w14:paraId="2F551C06" w14:textId="72BF8638" w:rsidR="003E2DCC" w:rsidRPr="006F178A" w:rsidRDefault="003E2DCC" w:rsidP="00482CEE">
      <w:pPr>
        <w:spacing w:after="120"/>
        <w:rPr>
          <w:rtl/>
        </w:rPr>
      </w:pPr>
      <w:r w:rsidRPr="00A824E4">
        <w:rPr>
          <w:rStyle w:val="affffa"/>
          <w:rFonts w:hint="cs"/>
          <w:rtl/>
        </w:rPr>
        <w:t>'</w:t>
      </w:r>
      <w:r w:rsidRPr="00A824E4">
        <w:rPr>
          <w:rStyle w:val="affffa"/>
          <w:rtl/>
        </w:rPr>
        <w:t>החכמה תעוז לחכם</w:t>
      </w:r>
      <w:r w:rsidRPr="00A824E4">
        <w:rPr>
          <w:rStyle w:val="affffa"/>
          <w:rFonts w:hint="cs"/>
          <w:rtl/>
        </w:rPr>
        <w:t>'</w:t>
      </w:r>
      <w:r w:rsidRPr="00A824E4">
        <w:rPr>
          <w:rStyle w:val="affffa"/>
          <w:rtl/>
        </w:rPr>
        <w:t xml:space="preserve"> </w:t>
      </w:r>
      <w:r w:rsidRPr="006F178A">
        <w:rPr>
          <w:rtl/>
        </w:rPr>
        <w:t>- זו תשובה ומעשים טובים,</w:t>
      </w:r>
      <w:r w:rsidR="00947359">
        <w:rPr>
          <w:rFonts w:hint="cs"/>
          <w:rtl/>
        </w:rPr>
        <w:t xml:space="preserve"> </w:t>
      </w:r>
      <w:r w:rsidRPr="00947359">
        <w:rPr>
          <w:rStyle w:val="affffa"/>
          <w:rtl/>
        </w:rPr>
        <w:t>מעשרה שליטים</w:t>
      </w:r>
      <w:r w:rsidRPr="006F178A">
        <w:rPr>
          <w:rtl/>
        </w:rPr>
        <w:t xml:space="preserve"> </w:t>
      </w:r>
      <w:r w:rsidR="001E488A">
        <w:rPr>
          <w:rFonts w:hint="cs"/>
          <w:rtl/>
        </w:rPr>
        <w:t>ב'</w:t>
      </w:r>
      <w:r w:rsidRPr="006F178A">
        <w:rPr>
          <w:rtl/>
        </w:rPr>
        <w:t xml:space="preserve"> עינים </w:t>
      </w:r>
      <w:r w:rsidR="001E488A">
        <w:rPr>
          <w:rFonts w:hint="cs"/>
          <w:rtl/>
        </w:rPr>
        <w:t>ב'</w:t>
      </w:r>
      <w:r w:rsidRPr="006F178A">
        <w:rPr>
          <w:rtl/>
        </w:rPr>
        <w:t xml:space="preserve"> אזנים </w:t>
      </w:r>
      <w:r w:rsidR="001E488A">
        <w:rPr>
          <w:rFonts w:hint="cs"/>
          <w:rtl/>
        </w:rPr>
        <w:t xml:space="preserve">ב' </w:t>
      </w:r>
      <w:r w:rsidRPr="006F178A">
        <w:rPr>
          <w:rtl/>
        </w:rPr>
        <w:t xml:space="preserve">ידים </w:t>
      </w:r>
      <w:r w:rsidR="001E488A">
        <w:rPr>
          <w:rFonts w:hint="cs"/>
          <w:rtl/>
        </w:rPr>
        <w:t xml:space="preserve">ב' </w:t>
      </w:r>
      <w:r w:rsidRPr="006F178A">
        <w:rPr>
          <w:rtl/>
        </w:rPr>
        <w:t>רגלים וראש הגוייה ופה.</w:t>
      </w:r>
    </w:p>
    <w:p w14:paraId="467DE60F" w14:textId="0E86F99D" w:rsidR="00280A1A" w:rsidRPr="00C14A40" w:rsidRDefault="003E2DCC" w:rsidP="00280A1A">
      <w:pPr>
        <w:pStyle w:val="38"/>
        <w:framePr w:wrap="notBeside"/>
        <w:rPr>
          <w:rtl/>
        </w:rPr>
      </w:pPr>
      <w:r w:rsidRPr="00C14A40">
        <w:rPr>
          <w:rtl/>
        </w:rPr>
        <w:t>מ</w:t>
      </w:r>
      <w:r w:rsidRPr="00C14A40">
        <w:rPr>
          <w:rFonts w:hint="cs"/>
          <w:rtl/>
        </w:rPr>
        <w:t>רי</w:t>
      </w:r>
      <w:r w:rsidRPr="00C14A40">
        <w:rPr>
          <w:rtl/>
        </w:rPr>
        <w:t>"</w:t>
      </w:r>
      <w:r w:rsidRPr="00C14A40">
        <w:rPr>
          <w:rFonts w:hint="cs"/>
          <w:rtl/>
        </w:rPr>
        <w:t>ש</w:t>
      </w:r>
      <w:r w:rsidRPr="00C14A40">
        <w:rPr>
          <w:rtl/>
        </w:rPr>
        <w:t xml:space="preserve">: </w:t>
      </w:r>
    </w:p>
    <w:p w14:paraId="6F20DCF5" w14:textId="64A35E2C" w:rsidR="003E2DCC" w:rsidRDefault="003E2DCC" w:rsidP="003E2DCC">
      <w:pPr>
        <w:rPr>
          <w:rtl/>
        </w:rPr>
      </w:pPr>
      <w:r w:rsidRPr="001E488A">
        <w:rPr>
          <w:rStyle w:val="afffa"/>
          <w:rtl/>
        </w:rPr>
        <w:t>ביקש הקב"ה להוציא כהונה משם</w:t>
      </w:r>
      <w:r w:rsidR="001E488A">
        <w:rPr>
          <w:rStyle w:val="affffa"/>
          <w:rFonts w:hint="cs"/>
          <w:rtl/>
        </w:rPr>
        <w:t xml:space="preserve"> </w:t>
      </w:r>
      <w:r w:rsidRPr="00A824E4">
        <w:rPr>
          <w:rStyle w:val="affffa"/>
          <w:rtl/>
        </w:rPr>
        <w:t>'והוא כהן לאל עליון</w:t>
      </w:r>
      <w:r w:rsidRPr="00A824E4">
        <w:rPr>
          <w:rStyle w:val="affffa"/>
          <w:rFonts w:hint="cs"/>
          <w:rtl/>
        </w:rPr>
        <w:t>'</w:t>
      </w:r>
      <w:r w:rsidRPr="00A824E4">
        <w:rPr>
          <w:rStyle w:val="affffa"/>
          <w:rtl/>
        </w:rPr>
        <w:t>,</w:t>
      </w:r>
      <w:r w:rsidRPr="006F178A">
        <w:rPr>
          <w:rtl/>
        </w:rPr>
        <w:t xml:space="preserve"> כיון שהקדים ברכת אברהם לברכת המקום הוציאה מאברהם, </w:t>
      </w:r>
      <w:r w:rsidRPr="009C0645">
        <w:rPr>
          <w:rStyle w:val="affffa"/>
          <w:rFonts w:hint="cs"/>
          <w:rtl/>
        </w:rPr>
        <w:t>'</w:t>
      </w:r>
      <w:r w:rsidRPr="009C0645">
        <w:rPr>
          <w:rStyle w:val="affffa"/>
          <w:rtl/>
        </w:rPr>
        <w:t>ויברכהו ויאמר ברוך אברם לאל עליון קונה שמים וארץ וברוך אל עליון</w:t>
      </w:r>
      <w:r w:rsidRPr="006F178A">
        <w:rPr>
          <w:rFonts w:hint="cs"/>
          <w:rtl/>
        </w:rPr>
        <w:t>,</w:t>
      </w:r>
    </w:p>
    <w:p w14:paraId="5AC9877B" w14:textId="000C2B3E" w:rsidR="003E2DCC" w:rsidRPr="006F178A" w:rsidRDefault="003E2DCC" w:rsidP="00033DE8">
      <w:pPr>
        <w:rPr>
          <w:rtl/>
        </w:rPr>
      </w:pPr>
      <w:r w:rsidRPr="009C0645">
        <w:rPr>
          <w:rStyle w:val="affffe"/>
          <w:rtl/>
        </w:rPr>
        <w:t xml:space="preserve">אמר לו אברהם: </w:t>
      </w:r>
      <w:r w:rsidRPr="006F178A">
        <w:rPr>
          <w:rtl/>
        </w:rPr>
        <w:t xml:space="preserve">וכי מקדימין ברכת עבד לברכת קונו? מיד נתנה לאברהם, </w:t>
      </w:r>
      <w:r w:rsidRPr="00A824E4">
        <w:rPr>
          <w:rStyle w:val="affffa"/>
          <w:rFonts w:hint="cs"/>
          <w:rtl/>
        </w:rPr>
        <w:t>'</w:t>
      </w:r>
      <w:r w:rsidRPr="00A824E4">
        <w:rPr>
          <w:rStyle w:val="affffa"/>
          <w:rtl/>
        </w:rPr>
        <w:t>נאם ה</w:t>
      </w:r>
      <w:r>
        <w:rPr>
          <w:rStyle w:val="affffa"/>
          <w:rtl/>
        </w:rPr>
        <w:t>'</w:t>
      </w:r>
      <w:r w:rsidRPr="00A824E4">
        <w:rPr>
          <w:rStyle w:val="affffa"/>
          <w:rtl/>
        </w:rPr>
        <w:t xml:space="preserve"> לאדני שב לימיני עד אשית אויביך הדום לרגליך</w:t>
      </w:r>
      <w:r w:rsidRPr="00A824E4">
        <w:rPr>
          <w:rStyle w:val="affffa"/>
          <w:rFonts w:hint="cs"/>
          <w:rtl/>
        </w:rPr>
        <w:t>'</w:t>
      </w:r>
      <w:r w:rsidRPr="00A824E4">
        <w:rPr>
          <w:rStyle w:val="affffa"/>
          <w:rtl/>
        </w:rPr>
        <w:t>,</w:t>
      </w:r>
      <w:r w:rsidRPr="006F178A">
        <w:rPr>
          <w:rtl/>
        </w:rPr>
        <w:t xml:space="preserve"> </w:t>
      </w:r>
    </w:p>
    <w:p w14:paraId="676CA6CF" w14:textId="2918938F" w:rsidR="003E2DCC" w:rsidRPr="006F178A" w:rsidRDefault="001E488A" w:rsidP="00033DE8">
      <w:pPr>
        <w:rPr>
          <w:rtl/>
        </w:rPr>
      </w:pPr>
      <w:r>
        <w:rPr>
          <w:rStyle w:val="affffe"/>
          <w:rFonts w:hint="cs"/>
          <w:rtl/>
        </w:rPr>
        <w:t xml:space="preserve">ואח'כ </w:t>
      </w:r>
      <w:r w:rsidR="003E2DCC" w:rsidRPr="00033DE8">
        <w:rPr>
          <w:rStyle w:val="affffe"/>
          <w:rtl/>
        </w:rPr>
        <w:t>כתיב:</w:t>
      </w:r>
      <w:r w:rsidR="003E2DCC" w:rsidRPr="00A824E4">
        <w:rPr>
          <w:rStyle w:val="affffa"/>
          <w:rtl/>
        </w:rPr>
        <w:t xml:space="preserve"> </w:t>
      </w:r>
      <w:r w:rsidR="003E2DCC" w:rsidRPr="00A824E4">
        <w:rPr>
          <w:rStyle w:val="affffa"/>
          <w:rFonts w:hint="cs"/>
          <w:rtl/>
        </w:rPr>
        <w:t>'</w:t>
      </w:r>
      <w:r w:rsidR="003E2DCC" w:rsidRPr="00A824E4">
        <w:rPr>
          <w:rStyle w:val="affffa"/>
          <w:rtl/>
        </w:rPr>
        <w:t>נשבע ה</w:t>
      </w:r>
      <w:r w:rsidR="003E2DCC">
        <w:rPr>
          <w:rStyle w:val="affffa"/>
          <w:rtl/>
        </w:rPr>
        <w:t>'</w:t>
      </w:r>
      <w:r w:rsidR="003E2DCC" w:rsidRPr="00A824E4">
        <w:rPr>
          <w:rStyle w:val="affffa"/>
          <w:rtl/>
        </w:rPr>
        <w:t xml:space="preserve"> ולא ינחם אתה כהן לעולם על דברתי מלכי צדק</w:t>
      </w:r>
      <w:r w:rsidR="003E2DCC" w:rsidRPr="00A824E4">
        <w:rPr>
          <w:rStyle w:val="affffa"/>
          <w:rFonts w:hint="cs"/>
          <w:rtl/>
        </w:rPr>
        <w:t>'</w:t>
      </w:r>
      <w:r w:rsidR="003E2DCC" w:rsidRPr="00A824E4">
        <w:rPr>
          <w:rStyle w:val="affffa"/>
          <w:rtl/>
        </w:rPr>
        <w:t xml:space="preserve"> </w:t>
      </w:r>
      <w:r w:rsidR="003E2DCC" w:rsidRPr="006F178A">
        <w:rPr>
          <w:rtl/>
        </w:rPr>
        <w:t xml:space="preserve">- </w:t>
      </w:r>
      <w:r w:rsidR="003E2DCC" w:rsidRPr="001E488A">
        <w:rPr>
          <w:rStyle w:val="afffa"/>
          <w:rtl/>
        </w:rPr>
        <w:t>על דיבורו של מלכי צדק;</w:t>
      </w:r>
      <w:r w:rsidR="003E2DCC" w:rsidRPr="006F178A">
        <w:rPr>
          <w:rFonts w:hint="cs"/>
          <w:rtl/>
        </w:rPr>
        <w:t xml:space="preserve"> </w:t>
      </w:r>
      <w:r w:rsidR="00033DE8" w:rsidRPr="001E488A">
        <w:rPr>
          <w:rStyle w:val="affffe"/>
          <w:rFonts w:hint="cs"/>
          <w:rtl/>
        </w:rPr>
        <w:t>וזהו</w:t>
      </w:r>
      <w:r w:rsidR="00033DE8">
        <w:rPr>
          <w:rStyle w:val="affffa"/>
          <w:rFonts w:hint="cs"/>
          <w:rtl/>
        </w:rPr>
        <w:t xml:space="preserve"> </w:t>
      </w:r>
      <w:r w:rsidR="003E2DCC" w:rsidRPr="00A824E4">
        <w:rPr>
          <w:rStyle w:val="affffa"/>
          <w:rFonts w:hint="cs"/>
          <w:rtl/>
        </w:rPr>
        <w:t>'</w:t>
      </w:r>
      <w:r w:rsidR="003E2DCC" w:rsidRPr="00033DE8">
        <w:rPr>
          <w:rStyle w:val="affffa"/>
          <w:b/>
          <w:bCs/>
          <w:rtl/>
        </w:rPr>
        <w:t>והוא</w:t>
      </w:r>
      <w:r w:rsidR="003E2DCC" w:rsidRPr="00A824E4">
        <w:rPr>
          <w:rStyle w:val="affffa"/>
          <w:rtl/>
        </w:rPr>
        <w:t xml:space="preserve"> כהן לאל עליון</w:t>
      </w:r>
      <w:r w:rsidR="003E2DCC" w:rsidRPr="00A824E4">
        <w:rPr>
          <w:rStyle w:val="affffa"/>
          <w:rFonts w:hint="cs"/>
          <w:rtl/>
        </w:rPr>
        <w:t>'</w:t>
      </w:r>
      <w:r>
        <w:rPr>
          <w:rStyle w:val="affffa"/>
          <w:rFonts w:hint="cs"/>
          <w:rtl/>
        </w:rPr>
        <w:t>-</w:t>
      </w:r>
      <w:r w:rsidR="003E2DCC" w:rsidRPr="006F178A">
        <w:rPr>
          <w:rtl/>
        </w:rPr>
        <w:t xml:space="preserve"> ואין זרעו כהן.</w:t>
      </w:r>
    </w:p>
    <w:p w14:paraId="5E79B4D5" w14:textId="77777777" w:rsidR="003E2DCC" w:rsidRDefault="00280A1A" w:rsidP="003E2DCC">
      <w:pPr>
        <w:pStyle w:val="Hadran"/>
        <w:rPr>
          <w:sz w:val="20"/>
          <w:rtl/>
        </w:rPr>
        <w:pPrChange w:id="91035" w:author="Claude" w:date="2026-10-08T08:34:49Z">
          <w:pPr>
            <w:pStyle w:val="afffb"/>
            <w:rPr>
              <w:sz w:val="20"/>
              <w:rtl/>
            </w:rPr>
          </w:pPr>
        </w:pPrChange>
      </w:pPr>
      <w:r>
        <w:rPr>
          <w:rFonts w:hint="cs"/>
          <w:sz w:val="20"/>
          <w:rtl/>
        </w:rPr>
        <w:t>ה</w:t>
      </w:r>
      <w:r w:rsidR="003E2DCC" w:rsidRPr="006F178A">
        <w:rPr>
          <w:sz w:val="20"/>
          <w:rtl/>
        </w:rPr>
        <w:t>דרן עלך ארבעה נדרים.</w:t>
      </w:r>
    </w:p>
    <w:p w14:paraId="502BA30A" w14:textId="77777777" w:rsidR="0045168C" w:rsidRDefault="0045168C" w:rsidP="003E2DCC">
      <w:pPr>
        <w:pStyle w:val="afffb"/>
        <w:rPr>
          <w:sz w:val="20"/>
          <w:rtl/>
        </w:rPr>
      </w:pPr>
    </w:p>
    <w:p w14:paraId="4791F807" w14:textId="61FB82AE" w:rsidR="0045168C" w:rsidRPr="006F178A" w:rsidRDefault="0045168C" w:rsidP="003E2DCC">
      <w:pPr>
        <w:pStyle w:val="afffb"/>
        <w:rPr>
          <w:sz w:val="20"/>
        </w:rPr>
        <w:sectPr w:rsidR="0045168C" w:rsidRPr="006F178A" w:rsidSect="002C7B67">
          <w:type w:val="nextColumn"/>
          <w:pgSz w:w="9639" w:h="14181" w:code="138"/>
          <w:pgMar w:top="284" w:right="1134" w:bottom="284" w:left="567" w:header="284" w:footer="284" w:gutter="0"/>
          <w:pgNumType w:start="1"/>
          <w:cols w:num="2" w:space="1134"/>
          <w:titlePg/>
          <w:bidi/>
          <w:rtlGutter/>
          <w:docGrid w:linePitch="360"/>
        </w:sectPr>
      </w:pPr>
    </w:p>
    <w:p w14:paraId="7DDFFD2F" w14:textId="77777777" w:rsidR="003E2DCC" w:rsidRPr="006F178A" w:rsidRDefault="003E2DCC" w:rsidP="003E2DCC">
      <w:pPr>
        <w:pStyle w:val="afff2"/>
        <w:framePr w:wrap="around"/>
        <w:spacing w:line="276" w:lineRule="auto"/>
        <w:rPr>
          <w:del w:id="41102" w:author="Claude" w:date="2026-10-07T09:24:31Z"/>
          <w:sz w:val="20"/>
          <w:rtl/>
        </w:rPr>
      </w:pPr>
      <w:del w:id="41100" w:author="Claude" w:date="2026-10-07T09:24:31Z">
        <w:r w:rsidRPr="006F178A">
          <w:rPr>
            <w:sz w:val="20"/>
            <w:rtl/>
          </w:rPr>
          <w:lastRenderedPageBreak/>
          <w:delText xml:space="preserve">פרק </w:delText>
        </w:r>
      </w:del>
      <w:del w:id="41101" w:author="Claude" w:date="2026-10-07T09:24:31Z">
        <w:r w:rsidRPr="006F178A">
          <w:rPr>
            <w:rFonts w:hint="cs"/>
            <w:sz w:val="20"/>
            <w:rtl/>
          </w:rPr>
          <w:delText xml:space="preserve">רביעי </w:delText>
        </w:r>
      </w:del>
    </w:p>
    <w:p w14:paraId="1500E54B" w14:textId="77777777" w:rsidR="003E2DCC" w:rsidRPr="006F178A" w:rsidRDefault="003E2DCC" w:rsidP="003E2DCC">
      <w:pPr>
        <w:pStyle w:val="afff3"/>
        <w:framePr w:wrap="around"/>
        <w:spacing w:line="276" w:lineRule="auto"/>
        <w:rPr>
          <w:del w:id="41104" w:author="Claude" w:date="2026-10-07T09:24:31Z"/>
          <w:sz w:val="20"/>
          <w:rtl/>
        </w:rPr>
      </w:pPr>
      <w:del w:id="41103" w:author="Claude" w:date="2026-10-07T09:24:31Z">
        <w:r w:rsidRPr="006F178A">
          <w:rPr>
            <w:rFonts w:hint="cs"/>
            <w:sz w:val="20"/>
            <w:rtl/>
          </w:rPr>
          <w:delText xml:space="preserve">אין בין המודר </w:delText>
        </w:r>
      </w:del>
    </w:p>
    <w:p>
      <w:pPr>
        <w:pStyle w:val="PetichatPerek"/>
        <w:rPr>
          <w:ins w:id="41099" w:author="Claude" w:date="2026-10-07T09:24:31Z"/>
        </w:rPr>
      </w:pPr>
      <w:ins w:id="41098" w:author="Claude" w:date="2026-10-07T09:24:31Z">
        <w:r>
          <w:rPr>
            <w:sz w:val="20"/>
            <w:rtl/>
          </w:rPr>
          <w:t xml:space="preserve">פרק רביעי</w:t>
        </w:r>
        <w:r>
          <w:rPr>
            <w:sz w:val="20"/>
            <w:rtl/>
          </w:rPr>
          <w:t xml:space="preserve"> - </w:t>
        </w:r>
        <w:r>
          <w:rPr>
            <w:rFonts w:hint="cs"/>
            <w:sz w:val="20"/>
            <w:rtl/>
          </w:rPr>
          <w:t xml:space="preserve">אין בין המודר</w:t>
        </w:r>
      </w:ins>
    </w:p>
    <w:p>
      <w:pPr>
        <w:pStyle w:val="afffffb"/>
        <w:rPr>
          <w:ins w:id="20363" w:author="קלוד" w:date="2026-10-06T10:09:38Z"/>
        </w:rPr>
      </w:pPr>
      <w:ins w:id="20362" w:author="קלוד" w:date="2026-10-06T10:09:38Z">
        <w:r>
          <w:t xml:space="preserve">משנה א</w:t>
        </w:r>
      </w:ins>
    </w:p>
    <w:p w14:paraId="72FF00C7" w14:textId="60EEB42A" w:rsidR="00755004" w:rsidRDefault="003E2DCC" w:rsidP="00CF3DC4">
      <w:pPr>
        <w:pStyle w:val="afff5"/>
        <w:jc w:val="center"/>
        <w:rPr>
          <w:rtl/>
        </w:rPr>
      </w:pPr>
      <w:r w:rsidRPr="006F178A">
        <w:rPr>
          <w:rtl/>
        </w:rPr>
        <w:t>אין בין המודר הנאה מחבירו למודר הימנו מאכל</w:t>
      </w:r>
    </w:p>
    <w:p w14:paraId="04E5E95D" w14:textId="1A52BBE5" w:rsidR="003E2DCC" w:rsidRPr="006F178A" w:rsidRDefault="003E2DCC" w:rsidP="003E2DCC">
      <w:pPr>
        <w:pStyle w:val="afff5"/>
        <w:rPr>
          <w:rtl/>
        </w:rPr>
      </w:pPr>
      <w:r w:rsidRPr="006F178A">
        <w:rPr>
          <w:rtl/>
        </w:rPr>
        <w:t>- אלא דריסת הרגל וכלים שאין עושין בהם אוכל נפש.</w:t>
      </w:r>
    </w:p>
    <w:p w14:paraId="03363A54" w14:textId="6E89DCB9" w:rsidR="003E2DCC" w:rsidRPr="006F178A" w:rsidRDefault="003E2DCC" w:rsidP="003E2DCC">
      <w:pPr>
        <w:pStyle w:val="afff5"/>
        <w:rPr>
          <w:rtl/>
        </w:rPr>
      </w:pPr>
      <w:r w:rsidRPr="006F178A">
        <w:rPr>
          <w:rtl/>
        </w:rPr>
        <w:t>המודר מאכל מחבירו</w:t>
      </w:r>
      <w:r w:rsidR="0075729B">
        <w:rPr>
          <w:rtl/>
        </w:rPr>
        <w:t xml:space="preserve"> </w:t>
      </w:r>
      <w:r w:rsidRPr="006F178A">
        <w:rPr>
          <w:rtl/>
        </w:rPr>
        <w:t>לא ישאילנו נפה וכברה וריחים ותנור, אבל משאיל לו חלוק וטבעת וטלית ונזמים.</w:t>
      </w:r>
    </w:p>
    <w:p w14:paraId="5592BC76" w14:textId="77777777" w:rsidR="006666DF" w:rsidRPr="00C14A40" w:rsidRDefault="003E2DCC" w:rsidP="001E488A">
      <w:pPr>
        <w:pStyle w:val="38"/>
        <w:framePr w:wrap="notBeside"/>
        <w:rPr>
          <w:rFonts w:hint="cs"/>
          <w:rtl/>
        </w:rPr>
      </w:pPr>
      <w:r w:rsidRPr="00C14A40">
        <w:rPr>
          <w:rFonts w:hint="cs"/>
          <w:rtl/>
        </w:rPr>
        <w:t>והך תנא</w:t>
      </w:r>
    </w:p>
    <w:p w14:paraId="08A0D0D2" w14:textId="559523FE" w:rsidR="003E2DCC" w:rsidRPr="006F178A" w:rsidRDefault="003E2DCC" w:rsidP="003E2DCC">
      <w:pPr>
        <w:rPr>
          <w:rtl/>
        </w:rPr>
      </w:pPr>
      <w:r w:rsidRPr="006C6FC1">
        <w:rPr>
          <w:rStyle w:val="affffe"/>
          <w:rFonts w:hint="cs"/>
          <w:rtl/>
        </w:rPr>
        <w:t>ר</w:t>
      </w:r>
      <w:r w:rsidRPr="006C6FC1">
        <w:rPr>
          <w:rStyle w:val="affffe"/>
          <w:rtl/>
        </w:rPr>
        <w:t>"</w:t>
      </w:r>
      <w:r w:rsidRPr="006C6FC1">
        <w:rPr>
          <w:rStyle w:val="affffe"/>
          <w:rFonts w:hint="cs"/>
          <w:rtl/>
        </w:rPr>
        <w:t>א היא</w:t>
      </w:r>
      <w:r w:rsidRPr="00295E41">
        <w:rPr>
          <w:rStyle w:val="afffa"/>
          <w:rFonts w:hint="cs"/>
          <w:rtl/>
        </w:rPr>
        <w:t xml:space="preserve"> </w:t>
      </w:r>
      <w:r w:rsidRPr="006F178A">
        <w:rPr>
          <w:rFonts w:ascii="Fb Fontext" w:hAnsi="Fb Fontext" w:hint="cs"/>
          <w:rtl/>
        </w:rPr>
        <w:t>ד</w:t>
      </w:r>
      <w:r w:rsidR="0052609B">
        <w:rPr>
          <w:rFonts w:ascii="Fb Fontext" w:hAnsi="Fb Fontext"/>
          <w:rtl/>
        </w:rPr>
        <w:t>אף</w:t>
      </w:r>
      <w:r w:rsidRPr="006F178A">
        <w:rPr>
          <w:rFonts w:ascii="Fb Fontext" w:hAnsi="Fb Fontext"/>
          <w:rtl/>
        </w:rPr>
        <w:t xml:space="preserve"> ויתור אסור במודר הנאה.</w:t>
      </w:r>
    </w:p>
    <w:p w14:paraId="3B2E4010" w14:textId="77777777" w:rsidR="003E2DCC" w:rsidRPr="006F178A" w:rsidRDefault="003E2DCC" w:rsidP="000F1DD4">
      <w:pPr>
        <w:pStyle w:val="afffd"/>
        <w:rPr>
          <w:rtl/>
        </w:rPr>
      </w:pPr>
      <w:ins w:id="9852" w:author="מספור קטעי משנה" w:date="2026-10-06T06:45:39Z">
        <w:r>
          <w:rPr>
            <w:rStyle w:val="MisparKeta"/>
          </w:rPr>
          <w:t xml:space="preserve">ג. </w:t>
        </w:r>
      </w:ins>
      <w:r w:rsidRPr="006F178A">
        <w:rPr>
          <w:rtl/>
        </w:rPr>
        <w:t>המודר מאכל מחבירו - לא ישאילנו כו'.</w:t>
      </w:r>
    </w:p>
    <w:p w14:paraId="785C6EDD" w14:textId="77777777" w:rsidR="003E2DCC" w:rsidRPr="006F178A" w:rsidRDefault="003E2DCC" w:rsidP="00A522DC">
      <w:pPr>
        <w:pStyle w:val="a3"/>
        <w:framePr w:wrap="around"/>
        <w:rPr>
          <w:rtl/>
        </w:rPr>
      </w:pPr>
      <w:r w:rsidRPr="006F178A">
        <w:rPr>
          <w:rtl/>
        </w:rPr>
        <w:t>לג.</w:t>
      </w:r>
    </w:p>
    <w:p w14:paraId="2E7A4CF1" w14:textId="77777777" w:rsidR="001E488A" w:rsidRPr="00C14A40" w:rsidRDefault="003E2DCC" w:rsidP="001E488A">
      <w:pPr>
        <w:pStyle w:val="38"/>
        <w:framePr w:wrap="notBeside"/>
        <w:rPr>
          <w:rtl/>
        </w:rPr>
      </w:pPr>
      <w:r w:rsidRPr="00C14A40">
        <w:rPr>
          <w:rFonts w:hint="cs"/>
          <w:rtl/>
        </w:rPr>
        <w:t>א. רשב</w:t>
      </w:r>
      <w:r w:rsidRPr="00C14A40">
        <w:rPr>
          <w:rtl/>
        </w:rPr>
        <w:t>"</w:t>
      </w:r>
      <w:r w:rsidRPr="00C14A40">
        <w:rPr>
          <w:rFonts w:hint="cs"/>
          <w:rtl/>
        </w:rPr>
        <w:t>ל</w:t>
      </w:r>
      <w:r w:rsidRPr="00C14A40">
        <w:rPr>
          <w:rtl/>
        </w:rPr>
        <w:t>:</w:t>
      </w:r>
    </w:p>
    <w:p w14:paraId="0D161850" w14:textId="3AF7D9F1" w:rsidR="003E2DCC" w:rsidRDefault="003E2DCC" w:rsidP="003E2DCC">
      <w:pPr>
        <w:rPr>
          <w:rtl/>
        </w:rPr>
      </w:pPr>
      <w:r w:rsidRPr="006F178A">
        <w:rPr>
          <w:rFonts w:ascii="Fb Fontext" w:hAnsi="Fb Fontext"/>
          <w:rtl/>
        </w:rPr>
        <w:t>באומר הנאת מאכלך עלי.</w:t>
      </w:r>
    </w:p>
    <w:p w14:paraId="599619D5" w14:textId="77777777" w:rsidR="001E488A" w:rsidRPr="00C14A40" w:rsidRDefault="003E2DCC" w:rsidP="001E488A">
      <w:pPr>
        <w:pStyle w:val="38"/>
        <w:framePr w:wrap="notBeside"/>
        <w:rPr>
          <w:rtl/>
        </w:rPr>
      </w:pPr>
      <w:r w:rsidRPr="00C14A40">
        <w:rPr>
          <w:rFonts w:hint="cs"/>
          <w:rtl/>
        </w:rPr>
        <w:t xml:space="preserve">ב. </w:t>
      </w:r>
      <w:r w:rsidRPr="00C14A40">
        <w:rPr>
          <w:rtl/>
        </w:rPr>
        <w:t xml:space="preserve">רבא: </w:t>
      </w:r>
    </w:p>
    <w:p w14:paraId="5068AE39" w14:textId="09DC0AC7" w:rsidR="006C6FC1" w:rsidRDefault="003E2DCC" w:rsidP="006C6FC1">
      <w:pPr>
        <w:rPr>
          <w:rtl/>
        </w:rPr>
      </w:pPr>
      <w:r w:rsidRPr="006F178A">
        <w:rPr>
          <w:rtl/>
        </w:rPr>
        <w:t>באומר הנאה המביאה לידי מאכלך עלי.</w:t>
      </w:r>
    </w:p>
    <w:p w14:paraId="23AF6AA3" w14:textId="6744AB33" w:rsidR="003E2DCC" w:rsidRPr="00874648" w:rsidRDefault="003E2DCC" w:rsidP="006C6FC1">
      <w:pPr>
        <w:pStyle w:val="afffff"/>
        <w:ind w:firstLine="113"/>
        <w:rPr>
          <w:b/>
          <w:bCs/>
          <w:rtl/>
        </w:rPr>
      </w:pPr>
      <w:r>
        <w:rPr>
          <w:rFonts w:hint="cs"/>
          <w:rtl/>
        </w:rPr>
        <w:t xml:space="preserve">[דאי </w:t>
      </w:r>
      <w:r>
        <w:rPr>
          <w:rStyle w:val="affffe"/>
          <w:rFonts w:hint="cs"/>
          <w:rtl/>
          <w:rPrChange w:id="9104" w:author="מנוע אמוראים" w:date="2026-10-05T16:41:00Z">
            <w:rPr>
              <w:rFonts w:hint="cs"/>
              <w:rtl/>
            </w:rPr>
          </w:rPrChange>
        </w:rPr>
        <w:t xml:space="preserve">כרשב</w:t>
      </w:r>
      <w:r>
        <w:rPr>
          <w:rStyle w:val="affffe"/>
          <w:rtl/>
          <w:rPrChange w:id="9105" w:author="מנוע אמוראים" w:date="2026-10-05T16:41:00Z">
            <w:rPr>
              <w:rtl/>
            </w:rPr>
          </w:rPrChange>
        </w:rPr>
        <w:t xml:space="preserve">"</w:t>
      </w:r>
      <w:r>
        <w:rPr>
          <w:rStyle w:val="affffe"/>
          <w:rFonts w:hint="cs"/>
          <w:rtl/>
          <w:rPrChange w:id="9106" w:author="מנוע אמוראים" w:date="2026-10-05T16:41:00Z">
            <w:rPr>
              <w:rFonts w:hint="cs"/>
              <w:rtl/>
            </w:rPr>
          </w:rPrChange>
        </w:rPr>
        <w:t xml:space="preserve">ל</w:t>
      </w:r>
      <w:r>
        <w:rPr>
          <w:rFonts w:hint="cs"/>
          <w:rtl/>
        </w:rPr>
        <w:t xml:space="preserve"> </w:t>
      </w:r>
      <w:r w:rsidRPr="006F178A">
        <w:rPr>
          <w:rtl/>
        </w:rPr>
        <w:t>אימא: שלא ילעוס חיטין ויתן על מכתו!</w:t>
      </w:r>
      <w:r w:rsidRPr="006F178A">
        <w:rPr>
          <w:rFonts w:hint="cs"/>
          <w:rtl/>
        </w:rPr>
        <w:t>]</w:t>
      </w:r>
    </w:p>
    <w:p w14:paraId="60A09772" w14:textId="77777777" w:rsidR="001E488A" w:rsidRPr="00C14A40" w:rsidRDefault="003E2DCC" w:rsidP="001E488A">
      <w:pPr>
        <w:pStyle w:val="38"/>
        <w:framePr w:wrap="notBeside"/>
        <w:rPr>
          <w:rtl/>
        </w:rPr>
      </w:pPr>
      <w:r w:rsidRPr="00C14A40">
        <w:rPr>
          <w:rFonts w:hint="cs"/>
          <w:rtl/>
        </w:rPr>
        <w:t>ג. ר</w:t>
      </w:r>
      <w:r w:rsidRPr="00C14A40">
        <w:rPr>
          <w:rtl/>
        </w:rPr>
        <w:t>"</w:t>
      </w:r>
      <w:r w:rsidRPr="00C14A40">
        <w:rPr>
          <w:rFonts w:hint="cs"/>
          <w:rtl/>
        </w:rPr>
        <w:t>פ</w:t>
      </w:r>
      <w:r w:rsidRPr="00C14A40">
        <w:rPr>
          <w:rtl/>
        </w:rPr>
        <w:t>:</w:t>
      </w:r>
    </w:p>
    <w:p w14:paraId="1B9AC430" w14:textId="3DB94627" w:rsidR="003E2DCC" w:rsidRPr="006F178A" w:rsidRDefault="003E2DCC" w:rsidP="001E488A">
      <w:pPr>
        <w:spacing w:after="120"/>
        <w:rPr>
          <w:rtl/>
        </w:rPr>
      </w:pPr>
      <w:r w:rsidRPr="006F178A">
        <w:rPr>
          <w:rtl/>
        </w:rPr>
        <w:t xml:space="preserve">שק להביא פירות וחמור להביא עליו פירות, </w:t>
      </w:r>
      <w:r w:rsidR="00DC0BA2">
        <w:rPr>
          <w:rtl/>
        </w:rPr>
        <w:t xml:space="preserve">ואף </w:t>
      </w:r>
      <w:r w:rsidRPr="006F178A">
        <w:rPr>
          <w:rtl/>
        </w:rPr>
        <w:t>צנא בעלמא, הנאה המביאה לידי מאכל הוא.</w:t>
      </w:r>
    </w:p>
    <w:p w14:paraId="2D66FC17" w14:textId="77777777" w:rsidR="001E488A" w:rsidRPr="00C14A40" w:rsidRDefault="003E2DCC" w:rsidP="001E488A">
      <w:pPr>
        <w:pStyle w:val="38"/>
        <w:framePr w:wrap="notBeside"/>
        <w:rPr>
          <w:rtl/>
        </w:rPr>
      </w:pPr>
      <w:r w:rsidRPr="00C14A40">
        <w:rPr>
          <w:rtl/>
        </w:rPr>
        <w:t>בעי ר"</w:t>
      </w:r>
      <w:r w:rsidRPr="00C14A40">
        <w:rPr>
          <w:rFonts w:hint="cs"/>
          <w:rtl/>
        </w:rPr>
        <w:t>פ</w:t>
      </w:r>
      <w:r w:rsidRPr="00C14A40">
        <w:rPr>
          <w:rtl/>
        </w:rPr>
        <w:t xml:space="preserve">: </w:t>
      </w:r>
    </w:p>
    <w:p w14:paraId="720EC89E" w14:textId="41ABB4B1" w:rsidR="00180C9B" w:rsidRDefault="003E2DCC" w:rsidP="001E488A">
      <w:pPr>
        <w:rPr>
          <w:rtl/>
        </w:rPr>
      </w:pPr>
      <w:r w:rsidRPr="00180C9B">
        <w:rPr>
          <w:rStyle w:val="affffc"/>
          <w:rtl/>
        </w:rPr>
        <w:t>סוס לרכוב עליו, וטבעת ליראות בה, מהו</w:t>
      </w:r>
      <w:r w:rsidRPr="006F178A">
        <w:rPr>
          <w:rtl/>
        </w:rPr>
        <w:t>?</w:t>
      </w:r>
    </w:p>
    <w:p w14:paraId="1B65182B" w14:textId="41F86A32" w:rsidR="003E2DCC" w:rsidRPr="006F178A" w:rsidRDefault="003E2DCC" w:rsidP="00180C9B">
      <w:pPr>
        <w:ind w:left="453" w:firstLine="57"/>
        <w:rPr>
          <w:rtl/>
        </w:rPr>
      </w:pPr>
      <w:r w:rsidRPr="006F178A">
        <w:rPr>
          <w:rtl/>
        </w:rPr>
        <w:t xml:space="preserve">מיפסק ומיזל בארעיה, מאי? </w:t>
      </w:r>
    </w:p>
    <w:p w14:paraId="46EF6FBC" w14:textId="77777777" w:rsidR="006666DF" w:rsidRPr="00C14A40" w:rsidRDefault="003E2DCC" w:rsidP="001E488A">
      <w:pPr>
        <w:pStyle w:val="38"/>
        <w:framePr w:wrap="notBeside"/>
        <w:rPr>
          <w:rFonts w:hint="cs"/>
          <w:rtl/>
        </w:rPr>
      </w:pPr>
      <w:r w:rsidRPr="00C14A40">
        <w:rPr>
          <w:rFonts w:hint="cs"/>
          <w:rtl/>
        </w:rPr>
        <w:t>אין להוכיח</w:t>
      </w:r>
    </w:p>
    <w:p w14:paraId="105CDBFA" w14:textId="7954D800" w:rsidR="003E2DCC" w:rsidRPr="006F178A" w:rsidRDefault="003E2DCC" w:rsidP="003E2DCC">
      <w:pPr>
        <w:rPr>
          <w:rtl/>
        </w:rPr>
      </w:pPr>
      <w:r w:rsidRPr="006F178A">
        <w:rPr>
          <w:rFonts w:hint="cs"/>
          <w:rtl/>
        </w:rPr>
        <w:t>מ</w:t>
      </w:r>
      <w:r w:rsidR="00180C9B">
        <w:rPr>
          <w:rFonts w:hint="cs"/>
          <w:rtl/>
        </w:rPr>
        <w:t>ד</w:t>
      </w:r>
      <w:r w:rsidRPr="006F178A">
        <w:rPr>
          <w:rtl/>
        </w:rPr>
        <w:t>משאיל לו חלוק וטלית, נזמים וטבעות;</w:t>
      </w:r>
    </w:p>
    <w:p w14:paraId="595553CC" w14:textId="77777777" w:rsidR="006666DF" w:rsidRDefault="003E2DCC" w:rsidP="003E2DCC">
      <w:pPr>
        <w:rPr>
          <w:rtl/>
        </w:rPr>
      </w:pPr>
      <w:r w:rsidRPr="00180C9B">
        <w:rPr>
          <w:rStyle w:val="affffe"/>
          <w:rFonts w:hint="cs"/>
          <w:rtl/>
        </w:rPr>
        <w:t>ד</w:t>
      </w:r>
      <w:r w:rsidR="0008290D" w:rsidRPr="00180C9B">
        <w:rPr>
          <w:rStyle w:val="affffe"/>
          <w:rFonts w:hint="cs"/>
          <w:rtl/>
        </w:rPr>
        <w:t xml:space="preserve">שם </w:t>
      </w:r>
      <w:r w:rsidRPr="006F178A">
        <w:rPr>
          <w:rtl/>
        </w:rPr>
        <w:t xml:space="preserve">שלא ליראות, </w:t>
      </w:r>
      <w:r w:rsidRPr="001E488A">
        <w:rPr>
          <w:rStyle w:val="affffe"/>
          <w:rtl/>
        </w:rPr>
        <w:t>ואיידי</w:t>
      </w:r>
      <w:r w:rsidRPr="006F178A">
        <w:rPr>
          <w:rtl/>
        </w:rPr>
        <w:t xml:space="preserve"> ד</w:t>
      </w:r>
      <w:r w:rsidR="00180C9B">
        <w:rPr>
          <w:rFonts w:hint="cs"/>
          <w:rtl/>
        </w:rPr>
        <w:t>ר</w:t>
      </w:r>
      <w:r w:rsidRPr="006F178A">
        <w:rPr>
          <w:rtl/>
        </w:rPr>
        <w:t xml:space="preserve">ישא לא ישאילנו, </w:t>
      </w:r>
      <w:r w:rsidRPr="00180C9B">
        <w:rPr>
          <w:rStyle w:val="affffe"/>
          <w:rtl/>
        </w:rPr>
        <w:t>תנא סיפא</w:t>
      </w:r>
      <w:r w:rsidRPr="006F178A">
        <w:rPr>
          <w:rtl/>
        </w:rPr>
        <w:t xml:space="preserve"> משאילו.</w:t>
      </w:r>
    </w:p>
    <w:p w14:paraId="3A806625" w14:textId="37587DB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65" w:author="קלוד" w:date="2026-10-06T10:09:38Z"/>
        </w:rPr>
      </w:pPr>
      <w:ins w:id="20364" w:author="קלוד" w:date="2026-10-06T10:09:38Z">
        <w:r>
          <w:t xml:space="preserve">משנה א</w:t>
        </w:r>
      </w:ins>
    </w:p>
    <w:p w14:paraId="7D4D4092" w14:textId="77777777" w:rsidR="003E2DCC" w:rsidRPr="006F178A" w:rsidRDefault="003E2DCC" w:rsidP="003E2DCC">
      <w:pPr>
        <w:pStyle w:val="afff5"/>
        <w:rPr>
          <w:rtl/>
        </w:rPr>
      </w:pPr>
      <w:r w:rsidRPr="006F178A">
        <w:rPr>
          <w:rtl/>
        </w:rPr>
        <w:t>וכל דבר שאין עושין בו אוכל נפש, מקום שמשכירין כיוצא בהן - אסור.</w:t>
      </w:r>
    </w:p>
    <w:p w14:paraId="7D4BECDB" w14:textId="77777777" w:rsidR="006666DF" w:rsidRDefault="003E2DCC" w:rsidP="003E2DCC">
      <w:pPr>
        <w:rPr>
          <w:rtl/>
        </w:rPr>
      </w:pPr>
      <w:r w:rsidRPr="006F178A">
        <w:rPr>
          <w:rFonts w:ascii="Fb Fontext" w:hAnsi="Fb Fontext"/>
          <w:rtl/>
        </w:rPr>
        <w:t xml:space="preserve">מכלל דרישא </w:t>
      </w:r>
      <w:r w:rsidR="00784C92">
        <w:rPr>
          <w:rFonts w:ascii="Fb Fontext" w:hAnsi="Fb Fontext"/>
          <w:rtl/>
        </w:rPr>
        <w:t>אף</w:t>
      </w:r>
      <w:r w:rsidRPr="006F178A">
        <w:rPr>
          <w:rFonts w:ascii="Fb Fontext" w:hAnsi="Fb Fontext" w:hint="cs"/>
          <w:rtl/>
        </w:rPr>
        <w:t xml:space="preserve"> </w:t>
      </w:r>
      <w:r w:rsidRPr="006F178A">
        <w:rPr>
          <w:rFonts w:ascii="Fb Fontext" w:hAnsi="Fb Fontext"/>
          <w:rtl/>
        </w:rPr>
        <w:t xml:space="preserve">שאין משכירין, </w:t>
      </w:r>
      <w:r w:rsidRPr="00035866">
        <w:rPr>
          <w:rStyle w:val="affffe"/>
          <w:rFonts w:hint="cs"/>
          <w:rtl/>
        </w:rPr>
        <w:t>וכראב</w:t>
      </w:r>
      <w:r w:rsidRPr="00035866">
        <w:rPr>
          <w:rStyle w:val="affffe"/>
          <w:rtl/>
        </w:rPr>
        <w:t>"</w:t>
      </w:r>
      <w:r w:rsidRPr="00035866">
        <w:rPr>
          <w:rStyle w:val="affffe"/>
          <w:rFonts w:hint="cs"/>
          <w:rtl/>
        </w:rPr>
        <w:t>א</w:t>
      </w:r>
      <w:r w:rsidRPr="00035866">
        <w:rPr>
          <w:rStyle w:val="affffe"/>
          <w:rtl/>
        </w:rPr>
        <w:t xml:space="preserve">: </w:t>
      </w:r>
      <w:r w:rsidRPr="006F178A">
        <w:rPr>
          <w:rFonts w:ascii="Fb Fontext" w:hAnsi="Fb Fontext" w:hint="cs"/>
          <w:rtl/>
        </w:rPr>
        <w:t>ד</w:t>
      </w:r>
      <w:r w:rsidRPr="006F178A">
        <w:rPr>
          <w:rFonts w:ascii="Fb Fontext" w:hAnsi="Fb Fontext"/>
          <w:rtl/>
        </w:rPr>
        <w:t>ר' אליעזר הוא.</w:t>
      </w:r>
    </w:p>
    <w:p w14:paraId="0160C57C" w14:textId="0E2F9E31"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67" w:author="קלוד" w:date="2026-10-06T10:09:38Z"/>
        </w:rPr>
      </w:pPr>
      <w:ins w:id="20366" w:author="קלוד" w:date="2026-10-06T10:09:38Z">
        <w:r>
          <w:t xml:space="preserve">משנה ב</w:t>
        </w:r>
      </w:ins>
    </w:p>
    <w:p w14:paraId="62AA4468" w14:textId="4C3968BA" w:rsidR="000D7DAB" w:rsidRDefault="003E2DCC" w:rsidP="00892721">
      <w:pPr>
        <w:pStyle w:val="afff5"/>
        <w:jc w:val="center"/>
        <w:rPr>
          <w:rtl/>
        </w:rPr>
      </w:pPr>
      <w:r w:rsidRPr="006F178A">
        <w:rPr>
          <w:rtl/>
        </w:rPr>
        <w:t>המודר הנאה מחבירו</w:t>
      </w:r>
    </w:p>
    <w:p w14:paraId="1BFB76F5" w14:textId="6A1ABF17" w:rsidR="003E2DCC" w:rsidRPr="006F178A" w:rsidRDefault="003E2DCC" w:rsidP="003E2DCC">
      <w:pPr>
        <w:pStyle w:val="afff5"/>
        <w:rPr>
          <w:rtl/>
        </w:rPr>
      </w:pPr>
      <w:r w:rsidRPr="006F178A">
        <w:rPr>
          <w:rtl/>
        </w:rPr>
        <w:t>שוקל לו את שקלו, ופורע את חובו, ומחזיר לו את אבידתו;</w:t>
      </w:r>
    </w:p>
    <w:p w14:paraId="2E6CB088" w14:textId="77777777" w:rsidR="00482CEE" w:rsidRDefault="003E2DCC" w:rsidP="001E488A">
      <w:pPr>
        <w:pStyle w:val="afff5"/>
        <w:spacing w:after="120"/>
        <w:rPr>
          <w:rtl/>
        </w:rPr>
      </w:pPr>
      <w:r w:rsidRPr="006F178A">
        <w:rPr>
          <w:rtl/>
        </w:rPr>
        <w:t>מקום שנוטלין עליה שכר, תפול הנאה להקדש.</w:t>
      </w:r>
    </w:p>
    <w:p w14:paraId="751DF4EC" w14:textId="77777777" w:rsidR="001E488A" w:rsidRPr="00C14A40" w:rsidRDefault="003E2DCC" w:rsidP="001E488A">
      <w:pPr>
        <w:pStyle w:val="38"/>
        <w:framePr w:wrap="notBeside"/>
        <w:rPr>
          <w:rFonts w:hint="cs"/>
          <w:rtl/>
        </w:rPr>
      </w:pPr>
      <w:r w:rsidRPr="00C14A40">
        <w:rPr>
          <w:rFonts w:hint="cs"/>
          <w:rtl/>
        </w:rPr>
        <w:t>א. ר</w:t>
      </w:r>
      <w:r w:rsidR="00DD3289" w:rsidRPr="00C14A40">
        <w:rPr>
          <w:rFonts w:hint="cs"/>
          <w:rtl/>
        </w:rPr>
        <w:t>ה"ו</w:t>
      </w:r>
      <w:r w:rsidRPr="00C14A40">
        <w:rPr>
          <w:rFonts w:hint="cs"/>
          <w:rtl/>
        </w:rPr>
        <w:t>:</w:t>
      </w:r>
    </w:p>
    <w:p w14:paraId="33C71CCE" w14:textId="7CF16192" w:rsidR="003E2DCC" w:rsidRPr="006F178A" w:rsidRDefault="003E2DCC" w:rsidP="003E2DCC">
      <w:pPr>
        <w:rPr>
          <w:rtl/>
        </w:rPr>
      </w:pPr>
      <w:r w:rsidRPr="0068767B">
        <w:rPr>
          <w:rStyle w:val="affffe"/>
          <w:rFonts w:hint="cs"/>
          <w:rtl/>
        </w:rPr>
        <w:t>כחנן</w:t>
      </w:r>
      <w:r w:rsidR="0068767B">
        <w:rPr>
          <w:rStyle w:val="affffe"/>
          <w:rFonts w:hint="cs"/>
          <w:rtl/>
        </w:rPr>
        <w:t>:</w:t>
      </w:r>
      <w:r w:rsidRPr="006F178A">
        <w:rPr>
          <w:rFonts w:ascii="Fb Fontext" w:hAnsi="Fb Fontext" w:hint="cs"/>
          <w:rtl/>
        </w:rPr>
        <w:t xml:space="preserve"> ד</w:t>
      </w:r>
      <w:r w:rsidR="0068767B">
        <w:rPr>
          <w:rFonts w:ascii="Fb Fontext" w:hAnsi="Fb Fontext" w:hint="cs"/>
          <w:rtl/>
        </w:rPr>
        <w:t>מבריח ארי בעלמא הוא ומותר</w:t>
      </w:r>
    </w:p>
    <w:p w14:paraId="78A8E02D" w14:textId="77777777" w:rsidR="003E2DCC" w:rsidRPr="006F178A" w:rsidRDefault="003E2DCC" w:rsidP="00A522DC">
      <w:pPr>
        <w:pStyle w:val="a3"/>
        <w:framePr w:wrap="around"/>
        <w:rPr>
          <w:rtl/>
        </w:rPr>
      </w:pPr>
      <w:r w:rsidRPr="006F178A">
        <w:rPr>
          <w:rtl/>
        </w:rPr>
        <w:t>לג:</w:t>
      </w:r>
    </w:p>
    <w:p w14:paraId="3C483A26" w14:textId="77777777" w:rsidR="001E488A" w:rsidRPr="00C14A40" w:rsidRDefault="003E2DCC" w:rsidP="001E488A">
      <w:pPr>
        <w:pStyle w:val="38"/>
        <w:framePr w:wrap="notBeside"/>
        <w:rPr>
          <w:rtl/>
        </w:rPr>
      </w:pPr>
      <w:r w:rsidRPr="00C14A40">
        <w:rPr>
          <w:rFonts w:hint="cs"/>
          <w:rtl/>
        </w:rPr>
        <w:t xml:space="preserve">ב. </w:t>
      </w:r>
      <w:r w:rsidRPr="00C14A40">
        <w:rPr>
          <w:rtl/>
        </w:rPr>
        <w:t>רבא:</w:t>
      </w:r>
    </w:p>
    <w:p w14:paraId="01AD1A48" w14:textId="12B71472" w:rsidR="003E2DCC" w:rsidRPr="006F178A" w:rsidRDefault="0052609B" w:rsidP="003E2DCC">
      <w:pPr>
        <w:rPr>
          <w:rtl/>
        </w:rPr>
      </w:pPr>
      <w:r w:rsidRPr="0068767B">
        <w:rPr>
          <w:rStyle w:val="affffe"/>
          <w:rtl/>
        </w:rPr>
        <w:t>אף</w:t>
      </w:r>
      <w:r w:rsidR="003E2DCC" w:rsidRPr="0068767B">
        <w:rPr>
          <w:rStyle w:val="affffe"/>
          <w:rtl/>
        </w:rPr>
        <w:t xml:space="preserve"> </w:t>
      </w:r>
      <w:r w:rsidR="00DD3289" w:rsidRPr="0068767B">
        <w:rPr>
          <w:rStyle w:val="affffe"/>
          <w:rFonts w:hint="cs"/>
          <w:rtl/>
        </w:rPr>
        <w:t>לכו</w:t>
      </w:r>
      <w:r w:rsidR="0075729B">
        <w:rPr>
          <w:rStyle w:val="affffe"/>
          <w:rtl/>
        </w:rPr>
        <w:t>"</w:t>
      </w:r>
      <w:r w:rsidR="00DD3289" w:rsidRPr="0068767B">
        <w:rPr>
          <w:rStyle w:val="affffe"/>
          <w:rFonts w:hint="cs"/>
          <w:rtl/>
        </w:rPr>
        <w:t>ע,</w:t>
      </w:r>
      <w:r w:rsidR="003E2DCC" w:rsidRPr="006F178A">
        <w:rPr>
          <w:rFonts w:ascii="Fb Fontext" w:hAnsi="Fb Fontext"/>
          <w:rtl/>
        </w:rPr>
        <w:t xml:space="preserve"> גבי מודר הנאה ד</w:t>
      </w:r>
      <w:r w:rsidR="0068767B">
        <w:rPr>
          <w:rFonts w:ascii="Fb Fontext" w:hAnsi="Fb Fontext" w:hint="cs"/>
          <w:rtl/>
        </w:rPr>
        <w:t xml:space="preserve">נותן </w:t>
      </w:r>
      <w:r w:rsidR="003E2DCC" w:rsidRPr="006F178A">
        <w:rPr>
          <w:rFonts w:ascii="Fb Fontext" w:hAnsi="Fb Fontext"/>
          <w:rtl/>
        </w:rPr>
        <w:t>ע</w:t>
      </w:r>
      <w:r w:rsidR="0068767B">
        <w:rPr>
          <w:rFonts w:ascii="Fb Fontext" w:hAnsi="Fb Fontext" w:hint="cs"/>
          <w:rtl/>
        </w:rPr>
        <w:t>"מ</w:t>
      </w:r>
      <w:r w:rsidR="003E2DCC" w:rsidRPr="006F178A">
        <w:rPr>
          <w:rFonts w:ascii="Fb Fontext" w:hAnsi="Fb Fontext"/>
          <w:rtl/>
        </w:rPr>
        <w:t xml:space="preserve"> שלא לפרוע.</w:t>
      </w:r>
    </w:p>
    <w:p w14:paraId="163CCFBD" w14:textId="77777777" w:rsidR="00D70518" w:rsidRPr="00C14A40" w:rsidRDefault="003E2DCC" w:rsidP="00D70518">
      <w:pPr>
        <w:pStyle w:val="38"/>
        <w:framePr w:wrap="notBeside"/>
        <w:rPr>
          <w:rtl/>
        </w:rPr>
      </w:pPr>
      <w:r w:rsidRPr="00C14A40">
        <w:rPr>
          <w:rtl/>
        </w:rPr>
        <w:t xml:space="preserve">דתנן: </w:t>
      </w:r>
    </w:p>
    <w:p w14:paraId="68D6006A" w14:textId="2A865DBB" w:rsidR="003E2DCC" w:rsidRPr="006F178A" w:rsidRDefault="003E2DCC" w:rsidP="0068767B">
      <w:pPr>
        <w:rPr>
          <w:rtl/>
        </w:rPr>
      </w:pPr>
      <w:r w:rsidRPr="006F178A">
        <w:rPr>
          <w:rtl/>
        </w:rPr>
        <w:t>מי שהלך למד</w:t>
      </w:r>
      <w:r w:rsidR="00D75074">
        <w:rPr>
          <w:rFonts w:hint="cs"/>
          <w:rtl/>
        </w:rPr>
        <w:t>ה</w:t>
      </w:r>
      <w:r w:rsidR="0075729B">
        <w:rPr>
          <w:rtl/>
        </w:rPr>
        <w:t>"</w:t>
      </w:r>
      <w:r w:rsidR="00D75074">
        <w:rPr>
          <w:rFonts w:hint="cs"/>
          <w:rtl/>
        </w:rPr>
        <w:t>י</w:t>
      </w:r>
      <w:r w:rsidRPr="006F178A">
        <w:rPr>
          <w:rtl/>
        </w:rPr>
        <w:t xml:space="preserve">, ועמד אחד ופירנס את אשתו, </w:t>
      </w:r>
    </w:p>
    <w:p w14:paraId="74DACE8E" w14:textId="26BD0EE4" w:rsidR="003E2DCC" w:rsidRPr="006F178A" w:rsidRDefault="003E2DCC" w:rsidP="0068767B">
      <w:pPr>
        <w:rPr>
          <w:rtl/>
        </w:rPr>
      </w:pPr>
      <w:r w:rsidRPr="00D75074">
        <w:rPr>
          <w:rStyle w:val="affffe"/>
          <w:rtl/>
        </w:rPr>
        <w:t>חנן:</w:t>
      </w:r>
      <w:r w:rsidRPr="006F178A">
        <w:rPr>
          <w:rtl/>
        </w:rPr>
        <w:t xml:space="preserve"> איבד את מעותיו, </w:t>
      </w:r>
      <w:r w:rsidRPr="00FD05B0">
        <w:rPr>
          <w:rStyle w:val="affffe"/>
          <w:rtl/>
        </w:rPr>
        <w:t>בני כה</w:t>
      </w:r>
      <w:r w:rsidR="00FD05B0">
        <w:rPr>
          <w:rStyle w:val="affffe"/>
          <w:rFonts w:hint="cs"/>
          <w:rtl/>
        </w:rPr>
        <w:t>"ג</w:t>
      </w:r>
      <w:r w:rsidRPr="00FD05B0">
        <w:rPr>
          <w:rStyle w:val="affffe"/>
          <w:rtl/>
        </w:rPr>
        <w:t>:</w:t>
      </w:r>
      <w:r w:rsidRPr="006F178A">
        <w:rPr>
          <w:rtl/>
        </w:rPr>
        <w:t xml:space="preserve"> ישבע כמה הוציא ויטול;</w:t>
      </w:r>
    </w:p>
    <w:p w14:paraId="09330B96" w14:textId="01D87608" w:rsidR="003E2DCC" w:rsidRPr="006F178A" w:rsidRDefault="00D75074" w:rsidP="0068767B">
      <w:pPr>
        <w:rPr>
          <w:rtl/>
        </w:rPr>
      </w:pPr>
      <w:r>
        <w:rPr>
          <w:rStyle w:val="affffe"/>
          <w:rFonts w:hint="cs"/>
          <w:rtl/>
        </w:rPr>
        <w:t>רדב</w:t>
      </w:r>
      <w:r w:rsidR="0075729B">
        <w:rPr>
          <w:rStyle w:val="affffe"/>
          <w:rtl/>
        </w:rPr>
        <w:t>"</w:t>
      </w:r>
      <w:r>
        <w:rPr>
          <w:rStyle w:val="affffe"/>
          <w:rFonts w:hint="cs"/>
          <w:rtl/>
        </w:rPr>
        <w:t>ה</w:t>
      </w:r>
      <w:r w:rsidR="003E2DCC" w:rsidRPr="00D75074">
        <w:rPr>
          <w:rStyle w:val="affffe"/>
          <w:rtl/>
        </w:rPr>
        <w:t>:</w:t>
      </w:r>
      <w:r w:rsidR="003E2DCC" w:rsidRPr="006F178A">
        <w:rPr>
          <w:rtl/>
        </w:rPr>
        <w:t xml:space="preserve"> כדבריהם, </w:t>
      </w:r>
      <w:r w:rsidR="003E2DCC" w:rsidRPr="00D75074">
        <w:rPr>
          <w:rStyle w:val="affffe"/>
          <w:rtl/>
        </w:rPr>
        <w:t>ר</w:t>
      </w:r>
      <w:r w:rsidR="003E2DCC" w:rsidRPr="00D75074">
        <w:rPr>
          <w:rStyle w:val="affffe"/>
          <w:rFonts w:hint="cs"/>
          <w:rtl/>
        </w:rPr>
        <w:t>יב</w:t>
      </w:r>
      <w:r w:rsidR="003E2DCC" w:rsidRPr="00D75074">
        <w:rPr>
          <w:rStyle w:val="affffe"/>
          <w:rtl/>
        </w:rPr>
        <w:t>"</w:t>
      </w:r>
      <w:r w:rsidR="003E2DCC" w:rsidRPr="00D75074">
        <w:rPr>
          <w:rStyle w:val="affffe"/>
          <w:rFonts w:hint="cs"/>
          <w:rtl/>
        </w:rPr>
        <w:t>ז</w:t>
      </w:r>
      <w:r w:rsidR="003E2DCC" w:rsidRPr="00D75074">
        <w:rPr>
          <w:rStyle w:val="affffe"/>
          <w:rtl/>
        </w:rPr>
        <w:t xml:space="preserve">: </w:t>
      </w:r>
      <w:r w:rsidR="003E2DCC" w:rsidRPr="00277741">
        <w:rPr>
          <w:rStyle w:val="affffe"/>
          <w:rtl/>
        </w:rPr>
        <w:t>יפה אמר חנן</w:t>
      </w:r>
      <w:r w:rsidR="003E2DCC" w:rsidRPr="006F178A">
        <w:rPr>
          <w:rtl/>
        </w:rPr>
        <w:t xml:space="preserve"> הניח מעותיו על קרן הצבי.</w:t>
      </w:r>
    </w:p>
    <w:p w14:paraId="4A87B9C2" w14:textId="77777777" w:rsidR="006666DF" w:rsidRPr="00C14A40" w:rsidRDefault="003E2DCC" w:rsidP="00482CEE">
      <w:pPr>
        <w:pStyle w:val="38"/>
        <w:framePr w:wrap="notBeside"/>
        <w:rPr>
          <w:rtl/>
        </w:rPr>
      </w:pPr>
      <w:r w:rsidRPr="00C14A40">
        <w:rPr>
          <w:rtl/>
        </w:rPr>
        <w:t>רבא</w:t>
      </w:r>
    </w:p>
    <w:p w14:paraId="06501F7C" w14:textId="64CA9374" w:rsidR="003E2DCC" w:rsidRPr="006F178A" w:rsidRDefault="003E2DCC" w:rsidP="00482CEE">
      <w:pPr>
        <w:rPr>
          <w:rtl/>
        </w:rPr>
      </w:pPr>
      <w:r w:rsidRPr="00DD3289">
        <w:rPr>
          <w:rStyle w:val="affffe"/>
          <w:rtl/>
        </w:rPr>
        <w:t>לא אמר כר</w:t>
      </w:r>
      <w:r w:rsidR="00DD3289">
        <w:rPr>
          <w:rStyle w:val="affffe"/>
          <w:rFonts w:hint="cs"/>
          <w:rtl/>
        </w:rPr>
        <w:t>ה"ו</w:t>
      </w:r>
      <w:r>
        <w:rPr>
          <w:rtl/>
        </w:rPr>
        <w:t xml:space="preserve"> ד</w:t>
      </w:r>
      <w:r w:rsidRPr="006F178A">
        <w:rPr>
          <w:rtl/>
        </w:rPr>
        <w:t>מוקים</w:t>
      </w:r>
      <w:r w:rsidR="00DD3289">
        <w:rPr>
          <w:rFonts w:hint="cs"/>
          <w:rtl/>
        </w:rPr>
        <w:t xml:space="preserve"> </w:t>
      </w:r>
      <w:r w:rsidRPr="006F178A">
        <w:rPr>
          <w:rtl/>
        </w:rPr>
        <w:t>למתניתין כד"ה;</w:t>
      </w:r>
    </w:p>
    <w:p w14:paraId="718991B5" w14:textId="77777777" w:rsidR="006666DF" w:rsidRPr="00C14A40" w:rsidRDefault="003E2DCC" w:rsidP="00482CEE">
      <w:pPr>
        <w:pStyle w:val="38"/>
        <w:framePr w:wrap="notBeside"/>
        <w:rPr>
          <w:rtl/>
        </w:rPr>
      </w:pPr>
      <w:r w:rsidRPr="00C14A40">
        <w:rPr>
          <w:rtl/>
        </w:rPr>
        <w:t>ר</w:t>
      </w:r>
      <w:r w:rsidR="00DD3289" w:rsidRPr="00C14A40">
        <w:rPr>
          <w:rFonts w:hint="cs"/>
          <w:rtl/>
        </w:rPr>
        <w:t>ה"ו</w:t>
      </w:r>
    </w:p>
    <w:p w14:paraId="57807F46" w14:textId="1B54BC93" w:rsidR="003E2DCC" w:rsidRPr="006F178A" w:rsidRDefault="003E2DCC" w:rsidP="00C42A9A">
      <w:pPr>
        <w:rPr>
          <w:rtl/>
        </w:rPr>
      </w:pPr>
      <w:r w:rsidRPr="00DD3289">
        <w:rPr>
          <w:rStyle w:val="affffe"/>
          <w:rtl/>
        </w:rPr>
        <w:t>לא אמר כרבא,</w:t>
      </w:r>
      <w:r w:rsidRPr="006F178A">
        <w:rPr>
          <w:rtl/>
        </w:rPr>
        <w:t xml:space="preserve"> גזירה שלא ליפרע משום ליפרע.</w:t>
      </w:r>
      <w:r w:rsidR="0075729B">
        <w:rPr>
          <w:rFonts w:ascii="Fb Fontext" w:hAnsi="Fb Fontext"/>
          <w:rtl/>
        </w:rPr>
        <w:t xml:space="preserve"> </w:t>
      </w:r>
    </w:p>
    <w:p w14:paraId="779F77F1" w14:textId="77777777" w:rsidR="003E2DCC" w:rsidRPr="006F178A" w:rsidRDefault="003E2DCC" w:rsidP="000F1DD4">
      <w:pPr>
        <w:pStyle w:val="afffd"/>
        <w:rPr>
          <w:rtl/>
        </w:rPr>
      </w:pPr>
      <w:ins w:id="9855" w:author="מספור קטעי משנה" w:date="2026-10-06T06:45:39Z">
        <w:r>
          <w:rPr>
            <w:rStyle w:val="MisparKeta"/>
          </w:rPr>
          <w:t xml:space="preserve">א. </w:t>
        </w:r>
      </w:ins>
      <w:r w:rsidRPr="006F178A">
        <w:rPr>
          <w:rtl/>
        </w:rPr>
        <w:t>מחזיר לו את אבידתו.</w:t>
      </w:r>
    </w:p>
    <w:p w14:paraId="0FAF46D2" w14:textId="77777777" w:rsidR="006666DF" w:rsidRPr="00C14A40" w:rsidRDefault="00D661E4" w:rsidP="006666DF">
      <w:pPr>
        <w:pStyle w:val="38"/>
        <w:framePr w:wrap="notBeside"/>
        <w:rPr>
          <w:rFonts w:hint="cs"/>
          <w:rtl/>
        </w:rPr>
      </w:pPr>
      <w:r w:rsidRPr="00C14A40">
        <w:rPr>
          <w:rtl/>
        </w:rPr>
        <w:t>חלקו</w:t>
      </w:r>
      <w:r w:rsidR="003E2DCC" w:rsidRPr="00C14A40">
        <w:rPr>
          <w:rtl/>
        </w:rPr>
        <w:t xml:space="preserve"> ר' אמי ור' אסי</w:t>
      </w:r>
      <w:r w:rsidR="00892721" w:rsidRPr="00C14A40">
        <w:rPr>
          <w:rFonts w:hint="cs"/>
          <w:rtl/>
        </w:rPr>
        <w:t xml:space="preserve">: </w:t>
      </w:r>
    </w:p>
    <w:p w14:paraId="3BC95EBF" w14:textId="711BF721" w:rsidR="003E2DCC" w:rsidRDefault="00892721" w:rsidP="006666DF">
      <w:pPr>
        <w:rPr>
          <w:rFonts w:ascii="Fb Fontext" w:hAnsi="Fb Fontext"/>
          <w:rtl/>
        </w:rPr>
      </w:pPr>
      <w:r>
        <w:rPr>
          <w:rStyle w:val="affffe"/>
          <w:rFonts w:hint="cs"/>
          <w:rtl/>
        </w:rPr>
        <w:t xml:space="preserve">אי </w:t>
      </w:r>
      <w:r w:rsidR="003E2DCC">
        <w:rPr>
          <w:rFonts w:ascii="Fb Fontext" w:hAnsi="Fb Fontext" w:hint="cs"/>
          <w:rtl/>
        </w:rPr>
        <w:t xml:space="preserve">דווקא </w:t>
      </w:r>
      <w:r w:rsidR="003E2DCC" w:rsidRPr="006F178A">
        <w:rPr>
          <w:rFonts w:ascii="Fb Fontext" w:hAnsi="Fb Fontext"/>
          <w:rtl/>
        </w:rPr>
        <w:t>בשנכסי מחזיר אסורין על בעל אבידה</w:t>
      </w:r>
      <w:r w:rsidR="006666DF">
        <w:rPr>
          <w:rStyle w:val="afffff0"/>
          <w:rFonts w:hint="cs"/>
          <w:rtl/>
        </w:rPr>
        <w:t xml:space="preserve"> </w:t>
      </w:r>
      <w:r w:rsidR="003E2DCC" w:rsidRPr="00143195">
        <w:rPr>
          <w:rStyle w:val="afffff0"/>
          <w:rtl/>
        </w:rPr>
        <w:t>דכ</w:t>
      </w:r>
      <w:r w:rsidR="003E2DCC" w:rsidRPr="00143195">
        <w:rPr>
          <w:rStyle w:val="afffff0"/>
          <w:rFonts w:hint="cs"/>
          <w:rtl/>
        </w:rPr>
        <w:t>שמחזיר</w:t>
      </w:r>
      <w:r w:rsidR="003E2DCC" w:rsidRPr="00143195">
        <w:rPr>
          <w:rStyle w:val="afffff0"/>
          <w:rtl/>
        </w:rPr>
        <w:t xml:space="preserve"> </w:t>
      </w:r>
      <w:r w:rsidR="003E2DCC" w:rsidRPr="00143195">
        <w:rPr>
          <w:rStyle w:val="afffff0"/>
          <w:rFonts w:hint="cs"/>
          <w:rtl/>
        </w:rPr>
        <w:t xml:space="preserve">משל עצמו </w:t>
      </w:r>
    </w:p>
    <w:p w14:paraId="3744AB84" w14:textId="6647F8A2" w:rsidR="003E2DCC" w:rsidRPr="006F178A" w:rsidRDefault="003E2DCC" w:rsidP="00331AF0">
      <w:pPr>
        <w:rPr>
          <w:rtl/>
        </w:rPr>
      </w:pPr>
      <w:r w:rsidRPr="006F178A">
        <w:rPr>
          <w:rFonts w:ascii="Fb Fontext" w:hAnsi="Fb Fontext"/>
          <w:rtl/>
        </w:rPr>
        <w:t xml:space="preserve">אבל </w:t>
      </w:r>
      <w:r w:rsidR="00331AF0">
        <w:rPr>
          <w:rFonts w:ascii="Fb Fontext" w:hAnsi="Fb Fontext" w:hint="cs"/>
          <w:rtl/>
        </w:rPr>
        <w:t>כש</w:t>
      </w:r>
      <w:r w:rsidRPr="006F178A">
        <w:rPr>
          <w:rFonts w:ascii="Fb Fontext" w:hAnsi="Fb Fontext"/>
          <w:rtl/>
        </w:rPr>
        <w:t>נכסי בעל אבידה אסורין על מחזיר</w:t>
      </w:r>
      <w:r w:rsidR="00331AF0">
        <w:rPr>
          <w:rFonts w:ascii="Fb Fontext" w:hAnsi="Fb Fontext" w:hint="cs"/>
          <w:rtl/>
        </w:rPr>
        <w:t>-</w:t>
      </w:r>
      <w:r w:rsidRPr="006F178A">
        <w:rPr>
          <w:rFonts w:ascii="Fb Fontext" w:hAnsi="Fb Fontext"/>
          <w:rtl/>
        </w:rPr>
        <w:t xml:space="preserve"> לא </w:t>
      </w:r>
      <w:r w:rsidRPr="006F178A">
        <w:rPr>
          <w:rFonts w:ascii="Fb Fontext" w:hAnsi="Fb Fontext" w:hint="cs"/>
          <w:rtl/>
        </w:rPr>
        <w:t>מחזיר</w:t>
      </w:r>
      <w:r w:rsidR="0077137A">
        <w:rPr>
          <w:rFonts w:ascii="Fb Fontext" w:hAnsi="Fb Fontext" w:hint="cs"/>
          <w:rtl/>
        </w:rPr>
        <w:t>-</w:t>
      </w:r>
      <w:r w:rsidRPr="006F178A">
        <w:rPr>
          <w:rFonts w:ascii="Fb Fontext" w:hAnsi="Fb Fontext" w:hint="cs"/>
          <w:rtl/>
        </w:rPr>
        <w:t xml:space="preserve"> שיהנהו ב</w:t>
      </w:r>
      <w:r w:rsidRPr="006F178A">
        <w:rPr>
          <w:rFonts w:ascii="Fb Fontext" w:hAnsi="Fb Fontext"/>
          <w:rtl/>
        </w:rPr>
        <w:t>פרוטה דרב יוסף;</w:t>
      </w:r>
    </w:p>
    <w:p w14:paraId="5EA50422" w14:textId="77777777" w:rsidR="0075729B" w:rsidRDefault="003E2DCC" w:rsidP="006666DF">
      <w:pPr>
        <w:pStyle w:val="38"/>
        <w:framePr w:wrap="notBeside"/>
        <w:rPr>
          <w:rtl/>
        </w:rPr>
      </w:pPr>
      <w:r w:rsidRPr="00C14A40">
        <w:rPr>
          <w:rtl/>
        </w:rPr>
        <w:t>וחד אמר:</w:t>
      </w:r>
    </w:p>
    <w:p w14:paraId="6074B088" w14:textId="4A98B001" w:rsidR="003E2DCC" w:rsidRPr="006666DF" w:rsidRDefault="0052609B" w:rsidP="006666DF">
      <w:pPr>
        <w:spacing w:after="60"/>
        <w:rPr>
          <w:rtl/>
        </w:rPr>
      </w:pPr>
      <w:r w:rsidRPr="00D70518">
        <w:rPr>
          <w:rtl/>
        </w:rPr>
        <w:t>אף</w:t>
      </w:r>
      <w:r w:rsidR="003E2DCC" w:rsidRPr="00D70518">
        <w:rPr>
          <w:rtl/>
        </w:rPr>
        <w:t xml:space="preserve"> </w:t>
      </w:r>
      <w:r w:rsidR="00286F12" w:rsidRPr="00D70518">
        <w:rPr>
          <w:rFonts w:hint="cs"/>
          <w:rtl/>
        </w:rPr>
        <w:t>כש</w:t>
      </w:r>
      <w:r w:rsidR="003E2DCC" w:rsidRPr="00D70518">
        <w:rPr>
          <w:rtl/>
        </w:rPr>
        <w:t xml:space="preserve">נכסי בעל אבידה אסורין על מחזיר </w:t>
      </w:r>
      <w:r w:rsidR="003E2DCC" w:rsidRPr="00D70518">
        <w:rPr>
          <w:rFonts w:hint="cs"/>
          <w:rtl/>
        </w:rPr>
        <w:t>יחזיר לו</w:t>
      </w:r>
      <w:r w:rsidR="006666DF">
        <w:rPr>
          <w:rFonts w:hint="cs"/>
          <w:rtl/>
        </w:rPr>
        <w:t xml:space="preserve"> </w:t>
      </w:r>
      <w:r w:rsidR="003E2DCC" w:rsidRPr="00520074">
        <w:rPr>
          <w:rStyle w:val="afffff0"/>
          <w:rtl/>
        </w:rPr>
        <w:t>ומשום פרוטה דרב יוסף</w:t>
      </w:r>
      <w:r w:rsidR="003E2DCC" w:rsidRPr="00625DCC">
        <w:rPr>
          <w:spacing w:val="-4"/>
          <w:rtl/>
        </w:rPr>
        <w:t xml:space="preserve"> לא שכיח.</w:t>
      </w:r>
    </w:p>
    <w:p w14:paraId="77A5397B" w14:textId="77777777" w:rsidR="003E2DCC" w:rsidRPr="006F178A" w:rsidRDefault="003E2DCC" w:rsidP="00A522DC">
      <w:pPr>
        <w:pStyle w:val="a3"/>
        <w:framePr w:wrap="around"/>
        <w:rPr>
          <w:rtl/>
        </w:rPr>
      </w:pPr>
      <w:r w:rsidRPr="006F178A">
        <w:rPr>
          <w:rtl/>
        </w:rPr>
        <w:t>לד.</w:t>
      </w:r>
    </w:p>
    <w:p w14:paraId="489FC805" w14:textId="39FCBC06" w:rsidR="00D70518" w:rsidRPr="00C14A40" w:rsidRDefault="003E2DCC" w:rsidP="00D70518">
      <w:pPr>
        <w:pStyle w:val="38"/>
        <w:framePr w:wrap="notBeside"/>
        <w:rPr>
          <w:rtl/>
        </w:rPr>
      </w:pPr>
      <w:r w:rsidRPr="00C14A40">
        <w:rPr>
          <w:rFonts w:hint="cs"/>
          <w:rtl/>
        </w:rPr>
        <w:t>והך ד</w:t>
      </w:r>
      <w:r w:rsidRPr="00C14A40">
        <w:rPr>
          <w:rtl/>
        </w:rPr>
        <w:t xml:space="preserve">תנן: </w:t>
      </w:r>
    </w:p>
    <w:p w14:paraId="189B08FD" w14:textId="09E8F230" w:rsidR="003E2DCC" w:rsidRPr="006F178A" w:rsidRDefault="003E2DCC" w:rsidP="003E2DCC">
      <w:pPr>
        <w:rPr>
          <w:rtl/>
        </w:rPr>
      </w:pPr>
      <w:r w:rsidRPr="006F178A">
        <w:rPr>
          <w:rFonts w:ascii="Fb Fontext" w:hAnsi="Fb Fontext"/>
          <w:rtl/>
        </w:rPr>
        <w:t>מקום שנוטלין עליה שכר, תפול הנאה להקדש;</w:t>
      </w:r>
    </w:p>
    <w:p w14:paraId="0EB49B91" w14:textId="5FC5F9D2" w:rsidR="003E2DCC" w:rsidRPr="006F178A" w:rsidRDefault="0052609B" w:rsidP="003E2DCC">
      <w:pPr>
        <w:rPr>
          <w:rtl/>
        </w:rPr>
      </w:pPr>
      <w:r w:rsidRPr="00305985">
        <w:rPr>
          <w:rStyle w:val="affffe"/>
          <w:rFonts w:hint="cs"/>
          <w:rtl/>
        </w:rPr>
        <w:t>אף</w:t>
      </w:r>
      <w:r w:rsidR="003E2DCC" w:rsidRPr="00305985">
        <w:rPr>
          <w:rStyle w:val="affffe"/>
          <w:rFonts w:hint="cs"/>
          <w:rtl/>
        </w:rPr>
        <w:t xml:space="preserve"> </w:t>
      </w:r>
      <w:r w:rsidR="003E2DCC" w:rsidRPr="00305985">
        <w:rPr>
          <w:rStyle w:val="affffe"/>
          <w:rtl/>
        </w:rPr>
        <w:t>למ"ד שנכסי בעל אבידה אסורים על מחזיר</w:t>
      </w:r>
      <w:r w:rsidR="003E2DCC" w:rsidRPr="006F178A">
        <w:rPr>
          <w:rtl/>
        </w:rPr>
        <w:t xml:space="preserve"> לא מהדר, תפול הנאה להקדש</w:t>
      </w:r>
      <w:r w:rsidR="00BD5957">
        <w:rPr>
          <w:rFonts w:hint="cs"/>
          <w:rtl/>
        </w:rPr>
        <w:t>-</w:t>
      </w:r>
      <w:r w:rsidR="003E2DCC" w:rsidRPr="006F178A">
        <w:rPr>
          <w:rtl/>
        </w:rPr>
        <w:t xml:space="preserve"> אחדא קתני.</w:t>
      </w:r>
    </w:p>
    <w:p w14:paraId="2C1B98D8" w14:textId="77777777" w:rsidR="0075729B" w:rsidRDefault="003E2DCC" w:rsidP="006666DF">
      <w:pPr>
        <w:pStyle w:val="38"/>
        <w:framePr w:wrap="notBeside"/>
        <w:rPr>
          <w:rFonts w:hint="cs"/>
          <w:rtl/>
        </w:rPr>
      </w:pPr>
      <w:r w:rsidRPr="00C14A40">
        <w:rPr>
          <w:rFonts w:hint="cs"/>
          <w:rtl/>
        </w:rPr>
        <w:t>וא</w:t>
      </w:r>
      <w:r w:rsidRPr="00C14A40">
        <w:rPr>
          <w:rtl/>
        </w:rPr>
        <w:t>"</w:t>
      </w:r>
      <w:r w:rsidRPr="00C14A40">
        <w:rPr>
          <w:rFonts w:hint="cs"/>
          <w:rtl/>
        </w:rPr>
        <w:t>ד</w:t>
      </w:r>
    </w:p>
    <w:p w14:paraId="3D157B91" w14:textId="6CB9B9D9" w:rsidR="00BD5957" w:rsidRDefault="003E2DCC" w:rsidP="003E2DCC">
      <w:pPr>
        <w:rPr>
          <w:rStyle w:val="affffe"/>
          <w:rtl/>
        </w:rPr>
      </w:pPr>
      <w:r w:rsidRPr="006F178A">
        <w:rPr>
          <w:rFonts w:hint="cs"/>
          <w:rtl/>
        </w:rPr>
        <w:t xml:space="preserve">שהוקשה </w:t>
      </w:r>
      <w:r w:rsidRPr="00295E41">
        <w:rPr>
          <w:rStyle w:val="afffa"/>
          <w:rFonts w:hint="cs"/>
          <w:rtl/>
        </w:rPr>
        <w:t>מ'מקום'</w:t>
      </w:r>
      <w:r w:rsidRPr="009C2527">
        <w:rPr>
          <w:rStyle w:val="affffa"/>
          <w:rFonts w:hint="cs"/>
          <w:rtl/>
        </w:rPr>
        <w:t xml:space="preserve"> </w:t>
      </w:r>
      <w:r w:rsidRPr="006F178A">
        <w:rPr>
          <w:rFonts w:hint="cs"/>
          <w:rtl/>
        </w:rPr>
        <w:t xml:space="preserve">שנוטלין עליה שכר </w:t>
      </w:r>
    </w:p>
    <w:p w14:paraId="41C0D25B" w14:textId="76D0A34B" w:rsidR="003E2DCC" w:rsidRPr="006F178A" w:rsidRDefault="003E2DCC" w:rsidP="006666DF">
      <w:pPr>
        <w:spacing w:after="60"/>
        <w:rPr>
          <w:rtl/>
        </w:rPr>
      </w:pPr>
      <w:r w:rsidRPr="00BD5957">
        <w:rPr>
          <w:rStyle w:val="affffe"/>
          <w:rFonts w:hint="cs"/>
          <w:rtl/>
        </w:rPr>
        <w:t>וקשיא למ</w:t>
      </w:r>
      <w:r w:rsidRPr="00BD5957">
        <w:rPr>
          <w:rStyle w:val="affffe"/>
          <w:rtl/>
        </w:rPr>
        <w:t>"</w:t>
      </w:r>
      <w:r w:rsidRPr="00BD5957">
        <w:rPr>
          <w:rStyle w:val="affffe"/>
          <w:rFonts w:hint="cs"/>
          <w:rtl/>
        </w:rPr>
        <w:t>ד</w:t>
      </w:r>
      <w:r w:rsidRPr="006F178A">
        <w:rPr>
          <w:rFonts w:hint="cs"/>
          <w:rtl/>
        </w:rPr>
        <w:t xml:space="preserve"> בשנכסי מחזיר אסורין ולא מהדר </w:t>
      </w:r>
    </w:p>
    <w:p w14:paraId="1D52CE3E" w14:textId="77777777" w:rsidR="003E2DCC" w:rsidRPr="006F178A" w:rsidRDefault="003E2DCC" w:rsidP="00A522DC">
      <w:pPr>
        <w:pStyle w:val="a3"/>
        <w:framePr w:wrap="around"/>
        <w:rPr>
          <w:rtl/>
        </w:rPr>
      </w:pPr>
      <w:r w:rsidRPr="006F178A">
        <w:rPr>
          <w:rtl/>
        </w:rPr>
        <w:t>לד:</w:t>
      </w:r>
    </w:p>
    <w:p w14:paraId="052A9C55" w14:textId="6F1519DD" w:rsidR="00D70518" w:rsidRPr="00C14A40" w:rsidRDefault="003E2DCC" w:rsidP="00D70518">
      <w:pPr>
        <w:pStyle w:val="38"/>
        <w:framePr w:wrap="notBeside"/>
        <w:rPr>
          <w:rtl/>
        </w:rPr>
      </w:pPr>
      <w:r w:rsidRPr="00C14A40">
        <w:rPr>
          <w:rtl/>
        </w:rPr>
        <w:t xml:space="preserve">רבא: </w:t>
      </w:r>
    </w:p>
    <w:p w14:paraId="0CBEEA8E" w14:textId="2C7AFC37" w:rsidR="003E2DCC" w:rsidRPr="006F178A" w:rsidRDefault="003E2DCC" w:rsidP="00D70518">
      <w:pPr>
        <w:spacing w:after="60"/>
        <w:rPr>
          <w:rtl/>
        </w:rPr>
      </w:pPr>
      <w:r w:rsidRPr="006F178A">
        <w:rPr>
          <w:rFonts w:ascii="Fb Fontext" w:hAnsi="Fb Fontext"/>
          <w:rtl/>
        </w:rPr>
        <w:t>היתה לפניו ככר של הפקר, ואמר ככר זו הקדש, נטלה לאוכלה מעל לפי כולה, להורישה לבניו מעל לפי טובת הנאה שבה.</w:t>
      </w:r>
    </w:p>
    <w:p w14:paraId="5C984918" w14:textId="77777777" w:rsidR="00D70518" w:rsidRPr="00C14A40" w:rsidRDefault="003E2DCC" w:rsidP="00D70518">
      <w:pPr>
        <w:pStyle w:val="38"/>
        <w:framePr w:wrap="notBeside"/>
        <w:rPr>
          <w:rtl/>
        </w:rPr>
      </w:pPr>
      <w:r w:rsidRPr="00C14A40">
        <w:rPr>
          <w:rtl/>
        </w:rPr>
        <w:t xml:space="preserve">בעא </w:t>
      </w:r>
      <w:r w:rsidRPr="00C14A40">
        <w:rPr>
          <w:rFonts w:hint="cs"/>
          <w:rtl/>
        </w:rPr>
        <w:t>רחב</w:t>
      </w:r>
      <w:r w:rsidRPr="00C14A40">
        <w:rPr>
          <w:rtl/>
        </w:rPr>
        <w:t>"</w:t>
      </w:r>
      <w:r w:rsidRPr="00C14A40">
        <w:rPr>
          <w:rFonts w:hint="cs"/>
          <w:rtl/>
        </w:rPr>
        <w:t>א מרבא</w:t>
      </w:r>
      <w:r w:rsidRPr="00C14A40">
        <w:rPr>
          <w:rtl/>
        </w:rPr>
        <w:t>:</w:t>
      </w:r>
    </w:p>
    <w:p w14:paraId="483C5695" w14:textId="3AD3A848" w:rsidR="0039028D" w:rsidRPr="00D70518" w:rsidRDefault="003E2DCC" w:rsidP="003E2DCC">
      <w:pPr>
        <w:rPr>
          <w:rStyle w:val="afffa"/>
          <w:rtl/>
        </w:rPr>
      </w:pPr>
      <w:r w:rsidRPr="00D70518">
        <w:rPr>
          <w:rStyle w:val="afffa"/>
          <w:rtl/>
        </w:rPr>
        <w:t xml:space="preserve">ככרי עליך, ונתנה לו במתנה, מהו? </w:t>
      </w:r>
    </w:p>
    <w:p w14:paraId="0EF781F7" w14:textId="2B2F07E9" w:rsidR="003E2DCC" w:rsidRPr="00D70518" w:rsidRDefault="003E2DCC" w:rsidP="00D70518">
      <w:pPr>
        <w:rPr>
          <w:rtl/>
        </w:rPr>
      </w:pPr>
      <w:r w:rsidRPr="006F178A">
        <w:rPr>
          <w:rtl/>
        </w:rPr>
        <w:t>ככרי אמר לו, כ</w:t>
      </w:r>
      <w:r w:rsidRPr="006F178A">
        <w:rPr>
          <w:rFonts w:hint="cs"/>
          <w:rtl/>
        </w:rPr>
        <w:t xml:space="preserve">שזה ברשותו אסור </w:t>
      </w:r>
      <w:r w:rsidRPr="00ED5E69">
        <w:rPr>
          <w:rStyle w:val="affffe"/>
          <w:rFonts w:hint="cs"/>
          <w:rtl/>
        </w:rPr>
        <w:t>או'ד</w:t>
      </w:r>
      <w:r w:rsidRPr="00625DCC">
        <w:rPr>
          <w:rFonts w:hint="cs"/>
          <w:spacing w:val="-4"/>
          <w:rtl/>
        </w:rPr>
        <w:t xml:space="preserve"> </w:t>
      </w:r>
      <w:r w:rsidRPr="00D70518">
        <w:rPr>
          <w:rFonts w:hint="cs"/>
          <w:rtl/>
        </w:rPr>
        <w:t xml:space="preserve">עליך </w:t>
      </w:r>
      <w:r w:rsidRPr="00D70518">
        <w:rPr>
          <w:rtl/>
        </w:rPr>
        <w:t>עילויה שויתיה הקדש</w:t>
      </w:r>
      <w:r w:rsidRPr="00707026">
        <w:rPr>
          <w:rStyle w:val="affffe"/>
          <w:rFonts w:hint="cs"/>
          <w:rtl/>
        </w:rPr>
        <w:t xml:space="preserve">- </w:t>
      </w:r>
      <w:r w:rsidRPr="00707026">
        <w:rPr>
          <w:rStyle w:val="affffe"/>
          <w:rtl/>
        </w:rPr>
        <w:t xml:space="preserve">א"ל: </w:t>
      </w:r>
      <w:r w:rsidRPr="00D70518">
        <w:rPr>
          <w:rtl/>
        </w:rPr>
        <w:t>פשיטא, דא</w:t>
      </w:r>
      <w:r w:rsidR="00707026" w:rsidRPr="00D70518">
        <w:rPr>
          <w:rFonts w:hint="cs"/>
          <w:rtl/>
        </w:rPr>
        <w:t xml:space="preserve">ף </w:t>
      </w:r>
      <w:r w:rsidRPr="00D70518">
        <w:rPr>
          <w:rtl/>
        </w:rPr>
        <w:t>די</w:t>
      </w:r>
      <w:r w:rsidR="00707026" w:rsidRPr="00D70518">
        <w:rPr>
          <w:rFonts w:hint="cs"/>
          <w:rtl/>
        </w:rPr>
        <w:t xml:space="preserve">תן </w:t>
      </w:r>
      <w:r w:rsidRPr="00D70518">
        <w:rPr>
          <w:rtl/>
        </w:rPr>
        <w:t>במתנה אסור.</w:t>
      </w:r>
    </w:p>
    <w:p w14:paraId="4841ACA2" w14:textId="15E19D0C" w:rsidR="003E2DCC" w:rsidRPr="006F178A" w:rsidRDefault="003E2DCC" w:rsidP="00D70518">
      <w:pPr>
        <w:spacing w:after="120"/>
        <w:rPr>
          <w:rtl/>
        </w:rPr>
      </w:pPr>
      <w:r w:rsidRPr="006F178A">
        <w:rPr>
          <w:rFonts w:hint="cs"/>
          <w:rtl/>
        </w:rPr>
        <w:t>ו</w:t>
      </w:r>
      <w:r w:rsidRPr="006F178A">
        <w:rPr>
          <w:rtl/>
        </w:rPr>
        <w:t xml:space="preserve">ככרי עליך </w:t>
      </w:r>
      <w:r w:rsidRPr="006F178A">
        <w:rPr>
          <w:rFonts w:hint="cs"/>
          <w:rtl/>
        </w:rPr>
        <w:t>לא ל</w:t>
      </w:r>
      <w:r w:rsidR="00274C2E">
        <w:rPr>
          <w:rFonts w:hint="cs"/>
          <w:rtl/>
        </w:rPr>
        <w:t xml:space="preserve">הוציא </w:t>
      </w:r>
      <w:r w:rsidRPr="006F178A">
        <w:rPr>
          <w:rtl/>
        </w:rPr>
        <w:t>דאי גנבה מיגנב</w:t>
      </w:r>
      <w:r w:rsidRPr="006F178A">
        <w:rPr>
          <w:rFonts w:hint="cs"/>
          <w:rtl/>
        </w:rPr>
        <w:t>, א</w:t>
      </w:r>
      <w:r w:rsidRPr="006F178A">
        <w:rPr>
          <w:rtl/>
        </w:rPr>
        <w:t>לא, ל</w:t>
      </w:r>
      <w:r w:rsidR="00274C2E">
        <w:rPr>
          <w:rFonts w:hint="cs"/>
          <w:rtl/>
        </w:rPr>
        <w:t xml:space="preserve">הוציא </w:t>
      </w:r>
      <w:r w:rsidRPr="006F178A">
        <w:rPr>
          <w:rtl/>
        </w:rPr>
        <w:t>דאי אזמניה עלה.</w:t>
      </w:r>
    </w:p>
    <w:p w14:paraId="1A889CC5" w14:textId="77777777" w:rsidR="003E2DCC" w:rsidRPr="006F178A" w:rsidRDefault="003E2DCC" w:rsidP="00A522DC">
      <w:pPr>
        <w:pStyle w:val="a3"/>
        <w:framePr w:wrap="around"/>
        <w:rPr>
          <w:rtl/>
        </w:rPr>
      </w:pPr>
      <w:r w:rsidRPr="006F178A">
        <w:rPr>
          <w:rtl/>
        </w:rPr>
        <w:t>לה.</w:t>
      </w:r>
    </w:p>
    <w:p w14:paraId="75122D17" w14:textId="49424D97" w:rsidR="00D70518" w:rsidRPr="00C14A40" w:rsidRDefault="003E2DCC" w:rsidP="00D70518">
      <w:pPr>
        <w:pStyle w:val="38"/>
        <w:framePr w:wrap="notBeside"/>
        <w:rPr>
          <w:rtl/>
        </w:rPr>
      </w:pPr>
      <w:r w:rsidRPr="00C14A40">
        <w:rPr>
          <w:rtl/>
        </w:rPr>
        <w:t>• איתיביה</w:t>
      </w:r>
      <w:r w:rsidR="00696365" w:rsidRPr="00C14A40">
        <w:rPr>
          <w:rFonts w:hint="cs"/>
          <w:rtl/>
        </w:rPr>
        <w:t xml:space="preserve"> רחב</w:t>
      </w:r>
      <w:r w:rsidR="0075729B">
        <w:rPr>
          <w:rtl/>
        </w:rPr>
        <w:t>"</w:t>
      </w:r>
      <w:r w:rsidR="00696365" w:rsidRPr="00C14A40">
        <w:rPr>
          <w:rFonts w:hint="cs"/>
          <w:rtl/>
        </w:rPr>
        <w:t>א לרבא:</w:t>
      </w:r>
      <w:r w:rsidRPr="00C14A40">
        <w:rPr>
          <w:rtl/>
        </w:rPr>
        <w:t xml:space="preserve"> </w:t>
      </w:r>
    </w:p>
    <w:p w14:paraId="639C1B74" w14:textId="07697DF7" w:rsidR="00940A58" w:rsidRPr="00D70518" w:rsidRDefault="003E2DCC" w:rsidP="003E2DCC">
      <w:pPr>
        <w:rPr>
          <w:rStyle w:val="afffa"/>
          <w:rtl/>
        </w:rPr>
      </w:pPr>
      <w:r w:rsidRPr="00D70518">
        <w:rPr>
          <w:rStyle w:val="afffa"/>
          <w:rtl/>
        </w:rPr>
        <w:t xml:space="preserve">אמר לו השאילני פרתך, </w:t>
      </w:r>
      <w:r w:rsidR="00E600C5" w:rsidRPr="00D70518">
        <w:rPr>
          <w:rStyle w:val="afffa"/>
          <w:rFonts w:hint="cs"/>
          <w:rtl/>
        </w:rPr>
        <w:t>[או קרדומך]</w:t>
      </w:r>
    </w:p>
    <w:p w14:paraId="05F2E3D9" w14:textId="2ED0C5DD" w:rsidR="003E2DCC" w:rsidRPr="006F178A" w:rsidRDefault="00BD2B33" w:rsidP="003E2DCC">
      <w:pPr>
        <w:rPr>
          <w:rtl/>
        </w:rPr>
      </w:pPr>
      <w:r w:rsidRPr="00D70518">
        <w:rPr>
          <w:rStyle w:val="afffa"/>
          <w:rFonts w:hint="cs"/>
          <w:rtl/>
        </w:rPr>
        <w:t>א"ל</w:t>
      </w:r>
      <w:r w:rsidR="003E2DCC" w:rsidRPr="00D70518">
        <w:rPr>
          <w:rStyle w:val="afffa"/>
          <w:rtl/>
        </w:rPr>
        <w:t xml:space="preserve"> קונם פרה שאני קנוי לך,</w:t>
      </w:r>
      <w:r w:rsidR="003E2DCC" w:rsidRPr="006F178A">
        <w:rPr>
          <w:rFonts w:ascii="Fb Fontext" w:hAnsi="Fb Fontext"/>
          <w:rtl/>
        </w:rPr>
        <w:t xml:space="preserve"> נכסי עליך </w:t>
      </w:r>
      <w:r w:rsidR="00940A58">
        <w:rPr>
          <w:rFonts w:ascii="Fb Fontext" w:hAnsi="Fb Fontext" w:hint="cs"/>
          <w:rtl/>
        </w:rPr>
        <w:t>ש</w:t>
      </w:r>
      <w:r w:rsidR="003E2DCC" w:rsidRPr="006F178A">
        <w:rPr>
          <w:rFonts w:ascii="Fb Fontext" w:hAnsi="Fb Fontext"/>
          <w:rtl/>
        </w:rPr>
        <w:t xml:space="preserve">יש לי </w:t>
      </w:r>
      <w:r w:rsidR="00940A58">
        <w:rPr>
          <w:rFonts w:ascii="Fb Fontext" w:hAnsi="Fb Fontext" w:hint="cs"/>
          <w:rtl/>
        </w:rPr>
        <w:t xml:space="preserve">רק </w:t>
      </w:r>
      <w:r w:rsidR="003E2DCC" w:rsidRPr="006F178A">
        <w:rPr>
          <w:rFonts w:ascii="Fb Fontext" w:hAnsi="Fb Fontext"/>
          <w:rtl/>
        </w:rPr>
        <w:t>פרה זו;</w:t>
      </w:r>
    </w:p>
    <w:p w14:paraId="521BAABD" w14:textId="6A8E9546" w:rsidR="003E2DCC" w:rsidRPr="006F178A" w:rsidRDefault="003E2DCC" w:rsidP="003B39BA">
      <w:pPr>
        <w:rPr>
          <w:rtl/>
        </w:rPr>
      </w:pPr>
      <w:r w:rsidRPr="006F178A">
        <w:rPr>
          <w:rtl/>
        </w:rPr>
        <w:t>ונמצא שיש לו, בחייו אסור, מת או שנתנה לו במתנה - מותר!</w:t>
      </w:r>
    </w:p>
    <w:p w14:paraId="4F831ACA" w14:textId="77777777" w:rsidR="006666DF" w:rsidRPr="00C14A40" w:rsidRDefault="003E2DCC" w:rsidP="00D70518">
      <w:pPr>
        <w:pStyle w:val="38"/>
        <w:framePr w:wrap="notBeside"/>
        <w:rPr>
          <w:rtl/>
        </w:rPr>
      </w:pPr>
      <w:r w:rsidRPr="00C14A40">
        <w:rPr>
          <w:rFonts w:hint="cs"/>
          <w:rtl/>
        </w:rPr>
        <w:t>ראבדר'א</w:t>
      </w:r>
      <w:r w:rsidRPr="00C14A40">
        <w:rPr>
          <w:rtl/>
        </w:rPr>
        <w:t>:</w:t>
      </w:r>
    </w:p>
    <w:p w14:paraId="0A71E343" w14:textId="45A7C025" w:rsidR="003E2DCC" w:rsidRPr="006F178A" w:rsidRDefault="003E2DCC" w:rsidP="003E2DCC">
      <w:pPr>
        <w:rPr>
          <w:rtl/>
        </w:rPr>
      </w:pPr>
      <w:r w:rsidRPr="006F178A">
        <w:rPr>
          <w:rtl/>
        </w:rPr>
        <w:t>שניתנה לו על ידי אחר.</w:t>
      </w:r>
    </w:p>
    <w:p w14:paraId="008911B7" w14:textId="77777777" w:rsidR="006666DF" w:rsidRPr="00C14A40" w:rsidRDefault="00B96B32" w:rsidP="00D70518">
      <w:pPr>
        <w:pStyle w:val="38"/>
        <w:framePr w:wrap="notBeside"/>
        <w:rPr>
          <w:rtl/>
        </w:rPr>
      </w:pPr>
      <w:r w:rsidRPr="00C14A40">
        <w:rPr>
          <w:rFonts w:hint="cs"/>
          <w:rtl/>
        </w:rPr>
        <w:t>ר"א</w:t>
      </w:r>
      <w:r w:rsidR="003E2DCC" w:rsidRPr="00C14A40">
        <w:rPr>
          <w:rtl/>
        </w:rPr>
        <w:t>:</w:t>
      </w:r>
    </w:p>
    <w:p w14:paraId="4E284992" w14:textId="73A79EEE" w:rsidR="003E2DCC" w:rsidRPr="006F178A" w:rsidRDefault="00696365" w:rsidP="00D70518">
      <w:pPr>
        <w:spacing w:after="60"/>
        <w:rPr>
          <w:rtl/>
        </w:rPr>
      </w:pPr>
      <w:r>
        <w:rPr>
          <w:rFonts w:hint="cs"/>
          <w:rtl/>
        </w:rPr>
        <w:t>כן מדוייק</w:t>
      </w:r>
      <w:r w:rsidR="003E2DCC" w:rsidRPr="006F178A">
        <w:rPr>
          <w:rtl/>
        </w:rPr>
        <w:t xml:space="preserve"> דתני </w:t>
      </w:r>
      <w:r w:rsidR="003E2DCC" w:rsidRPr="00295E41">
        <w:rPr>
          <w:rStyle w:val="afffa"/>
          <w:rtl/>
        </w:rPr>
        <w:t>שניתנה</w:t>
      </w:r>
      <w:r w:rsidR="003E2DCC" w:rsidRPr="006F178A">
        <w:rPr>
          <w:rtl/>
        </w:rPr>
        <w:t xml:space="preserve"> לו ולא תני שנתנה לו.</w:t>
      </w:r>
    </w:p>
    <w:p w14:paraId="30708CF7" w14:textId="358350A5" w:rsidR="00D70518" w:rsidRPr="00C14A40" w:rsidRDefault="003E2DCC" w:rsidP="00D70518">
      <w:pPr>
        <w:pStyle w:val="38"/>
        <w:framePr w:wrap="notBeside"/>
        <w:rPr>
          <w:rtl/>
        </w:rPr>
      </w:pPr>
      <w:r w:rsidRPr="00C14A40">
        <w:rPr>
          <w:rtl/>
        </w:rPr>
        <w:t>בעא רבא מר"</w:t>
      </w:r>
      <w:r w:rsidRPr="00C14A40">
        <w:rPr>
          <w:rFonts w:hint="cs"/>
          <w:rtl/>
        </w:rPr>
        <w:t>נ</w:t>
      </w:r>
      <w:r w:rsidRPr="00C14A40">
        <w:rPr>
          <w:rtl/>
        </w:rPr>
        <w:t>:</w:t>
      </w:r>
    </w:p>
    <w:p w14:paraId="2A286FA7" w14:textId="5212443E" w:rsidR="00185B91" w:rsidRDefault="003E2DCC" w:rsidP="006666DF">
      <w:pPr>
        <w:pStyle w:val="affffb"/>
        <w:rPr>
          <w:rtl/>
        </w:rPr>
      </w:pPr>
      <w:r w:rsidRPr="006666DF">
        <w:rPr>
          <w:rtl/>
        </w:rPr>
        <w:t>יש מעילה בקונמות או לא</w:t>
      </w:r>
      <w:r w:rsidRPr="006F178A">
        <w:rPr>
          <w:rtl/>
        </w:rPr>
        <w:t xml:space="preserve">? </w:t>
      </w:r>
    </w:p>
    <w:p w14:paraId="3B72CEB1" w14:textId="77777777" w:rsidR="006666DF" w:rsidRPr="00C14A40" w:rsidRDefault="003E2DCC" w:rsidP="00D70518">
      <w:pPr>
        <w:pStyle w:val="38"/>
        <w:framePr w:wrap="notBeside"/>
        <w:rPr>
          <w:rtl/>
        </w:rPr>
      </w:pPr>
      <w:r w:rsidRPr="00C14A40">
        <w:rPr>
          <w:rtl/>
        </w:rPr>
        <w:t>א"</w:t>
      </w:r>
      <w:r w:rsidRPr="00C14A40">
        <w:rPr>
          <w:rFonts w:hint="cs"/>
          <w:rtl/>
        </w:rPr>
        <w:t>ל</w:t>
      </w:r>
      <w:r w:rsidRPr="00C14A40">
        <w:rPr>
          <w:rtl/>
        </w:rPr>
        <w:t xml:space="preserve"> תניתוה:</w:t>
      </w:r>
    </w:p>
    <w:p w14:paraId="7A9B43C5" w14:textId="257959B2" w:rsidR="003E2DCC" w:rsidRPr="006F178A" w:rsidRDefault="003E2DCC" w:rsidP="003E2DCC">
      <w:pPr>
        <w:rPr>
          <w:rtl/>
        </w:rPr>
      </w:pPr>
      <w:r w:rsidRPr="006F178A">
        <w:rPr>
          <w:rtl/>
        </w:rPr>
        <w:t>מקום שנוטלין עליה שכר, תיפול הנאה להקדש;</w:t>
      </w:r>
    </w:p>
    <w:p w14:paraId="3183E5B0" w14:textId="77777777" w:rsidR="003E2DCC" w:rsidRPr="006F178A" w:rsidRDefault="003E2DCC" w:rsidP="003E2DCC">
      <w:pPr>
        <w:rPr>
          <w:rtl/>
        </w:rPr>
      </w:pPr>
      <w:r w:rsidRPr="006F178A">
        <w:rPr>
          <w:rtl/>
        </w:rPr>
        <w:t xml:space="preserve">למימרא כהקדש, </w:t>
      </w:r>
      <w:r w:rsidRPr="006F178A">
        <w:rPr>
          <w:rFonts w:hint="cs"/>
          <w:rtl/>
        </w:rPr>
        <w:t>ד</w:t>
      </w:r>
      <w:r w:rsidRPr="006F178A">
        <w:rPr>
          <w:rtl/>
        </w:rPr>
        <w:t>יש בו מעילה, אף קונמות יש בהן מעילה.</w:t>
      </w:r>
    </w:p>
    <w:p w14:paraId="7200A30A" w14:textId="77777777" w:rsidR="006666DF" w:rsidRPr="00C14A40" w:rsidRDefault="003E2DCC" w:rsidP="00D70518">
      <w:pPr>
        <w:pStyle w:val="38"/>
        <w:framePr w:wrap="notBeside"/>
        <w:rPr>
          <w:rtl/>
        </w:rPr>
      </w:pPr>
      <w:r w:rsidRPr="00C14A40">
        <w:rPr>
          <w:rtl/>
        </w:rPr>
        <w:t>כתנאי:</w:t>
      </w:r>
    </w:p>
    <w:p w14:paraId="4FE1685D" w14:textId="3E703727" w:rsidR="00B96B32" w:rsidRDefault="003E2DCC" w:rsidP="003E2DCC">
      <w:pPr>
        <w:rPr>
          <w:rtl/>
        </w:rPr>
      </w:pPr>
      <w:r w:rsidRPr="006F178A">
        <w:rPr>
          <w:rtl/>
        </w:rPr>
        <w:t xml:space="preserve">קונם ככר זו הקדש, ואכלה בין הוא ובין חבירו - מעל, </w:t>
      </w:r>
    </w:p>
    <w:p w14:paraId="2C0F5400" w14:textId="2255C7DF" w:rsidR="003E2DCC" w:rsidRPr="006F178A" w:rsidRDefault="003E2DCC" w:rsidP="00D70518">
      <w:pPr>
        <w:rPr>
          <w:rtl/>
        </w:rPr>
      </w:pPr>
      <w:r w:rsidRPr="006F178A">
        <w:rPr>
          <w:rtl/>
        </w:rPr>
        <w:t xml:space="preserve">לפיכך יש לה פדיון, ככר זו עלי להקדש, ואכלה </w:t>
      </w:r>
    </w:p>
    <w:p w14:paraId="2BFFDA10" w14:textId="77777777" w:rsidR="006666DF" w:rsidRPr="00C14A40" w:rsidRDefault="003E2DCC" w:rsidP="00D70518">
      <w:pPr>
        <w:pStyle w:val="38"/>
        <w:framePr w:wrap="notBeside"/>
        <w:rPr>
          <w:rFonts w:hint="cs"/>
          <w:rtl/>
        </w:rPr>
      </w:pPr>
      <w:r w:rsidRPr="00C14A40">
        <w:rPr>
          <w:rFonts w:hint="cs"/>
          <w:rtl/>
        </w:rPr>
        <w:t>לר</w:t>
      </w:r>
      <w:r w:rsidRPr="00C14A40">
        <w:rPr>
          <w:rtl/>
        </w:rPr>
        <w:t>"</w:t>
      </w:r>
      <w:r w:rsidRPr="00C14A40">
        <w:rPr>
          <w:rFonts w:hint="cs"/>
          <w:rtl/>
        </w:rPr>
        <w:t>מ:</w:t>
      </w:r>
    </w:p>
    <w:p w14:paraId="63164D47" w14:textId="1D7BA89A" w:rsidR="003E2DCC" w:rsidRPr="006F178A" w:rsidRDefault="003E2DCC" w:rsidP="003E2DCC">
      <w:pPr>
        <w:rPr>
          <w:rtl/>
        </w:rPr>
      </w:pPr>
      <w:r w:rsidRPr="006F178A">
        <w:rPr>
          <w:rtl/>
        </w:rPr>
        <w:t>הוא - מעל, חבירו - לא מעל, לפיכך אין לה פדיון;</w:t>
      </w:r>
    </w:p>
    <w:p w14:paraId="7A15FCEC" w14:textId="77777777" w:rsidR="00D70518" w:rsidRPr="00C14A40" w:rsidRDefault="003E2DCC" w:rsidP="00D70518">
      <w:pPr>
        <w:pStyle w:val="38"/>
        <w:framePr w:wrap="notBeside"/>
        <w:rPr>
          <w:rtl/>
        </w:rPr>
      </w:pPr>
      <w:r w:rsidRPr="00C14A40">
        <w:rPr>
          <w:rtl/>
        </w:rPr>
        <w:t xml:space="preserve">וחכ"א: </w:t>
      </w:r>
    </w:p>
    <w:p w14:paraId="699F8F5B" w14:textId="18687324" w:rsidR="003E2DCC" w:rsidRPr="006F178A" w:rsidRDefault="003E2DCC" w:rsidP="003E2DCC">
      <w:pPr>
        <w:rPr>
          <w:rtl/>
        </w:rPr>
      </w:pPr>
      <w:r w:rsidRPr="006F178A">
        <w:rPr>
          <w:rtl/>
        </w:rPr>
        <w:t>בין כך ובין כך לא מעל, לפי שאין מעילה בקונמות.</w:t>
      </w:r>
    </w:p>
    <w:p w14:paraId="7DD80926" w14:textId="77777777" w:rsidR="00FB4969" w:rsidRPr="00D70518" w:rsidRDefault="00FB4969" w:rsidP="003E2DCC">
      <w:pPr>
        <w:rPr>
          <w:rtl/>
        </w:rPr>
      </w:pPr>
    </w:p>
    <w:p w14:paraId="4673E125" w14:textId="77777777" w:rsidR="006666DF" w:rsidRPr="00C14A40" w:rsidRDefault="003E2DCC" w:rsidP="00D70518">
      <w:pPr>
        <w:pStyle w:val="38"/>
        <w:framePr w:wrap="notBeside"/>
        <w:rPr>
          <w:rtl/>
        </w:rPr>
      </w:pPr>
      <w:r w:rsidRPr="00C14A40">
        <w:rPr>
          <w:rtl/>
        </w:rPr>
        <w:t>ר</w:t>
      </w:r>
      <w:r w:rsidRPr="00C14A40">
        <w:rPr>
          <w:rFonts w:hint="cs"/>
          <w:rtl/>
        </w:rPr>
        <w:t>אבדר</w:t>
      </w:r>
      <w:r w:rsidRPr="00C14A40">
        <w:rPr>
          <w:rtl/>
        </w:rPr>
        <w:t>"</w:t>
      </w:r>
      <w:r w:rsidRPr="00C14A40">
        <w:rPr>
          <w:rFonts w:hint="cs"/>
          <w:rtl/>
        </w:rPr>
        <w:t>א</w:t>
      </w:r>
      <w:r w:rsidRPr="00C14A40">
        <w:rPr>
          <w:rtl/>
        </w:rPr>
        <w:t xml:space="preserve"> לר"</w:t>
      </w:r>
      <w:r w:rsidRPr="00C14A40">
        <w:rPr>
          <w:rFonts w:hint="cs"/>
          <w:rtl/>
        </w:rPr>
        <w:t>א</w:t>
      </w:r>
      <w:r w:rsidRPr="00C14A40">
        <w:rPr>
          <w:rtl/>
        </w:rPr>
        <w:t>:</w:t>
      </w:r>
    </w:p>
    <w:p w14:paraId="294B8BD9" w14:textId="115D618C" w:rsidR="003E2DCC" w:rsidRPr="006F178A" w:rsidRDefault="003E2DCC" w:rsidP="003E2DCC">
      <w:pPr>
        <w:rPr>
          <w:rtl/>
        </w:rPr>
      </w:pPr>
      <w:r w:rsidRPr="001B582F">
        <w:rPr>
          <w:rStyle w:val="affffc"/>
          <w:rtl/>
        </w:rPr>
        <w:t>ככרי עליך ונתנה לו במתנה, מי מעל</w:t>
      </w:r>
      <w:r w:rsidRPr="006F178A">
        <w:rPr>
          <w:rtl/>
        </w:rPr>
        <w:t xml:space="preserve">? </w:t>
      </w:r>
    </w:p>
    <w:p w14:paraId="5240CBFD" w14:textId="0CE852C0" w:rsidR="003E2DCC" w:rsidRPr="00625DCC" w:rsidRDefault="00055518" w:rsidP="003E2DCC">
      <w:pPr>
        <w:rPr>
          <w:spacing w:val="-2"/>
          <w:rtl/>
        </w:rPr>
      </w:pPr>
      <w:r>
        <w:rPr>
          <w:rFonts w:hint="cs"/>
          <w:spacing w:val="-2"/>
          <w:rtl/>
        </w:rPr>
        <w:t>אי ה</w:t>
      </w:r>
      <w:r w:rsidR="003E2DCC" w:rsidRPr="00625DCC">
        <w:rPr>
          <w:spacing w:val="-2"/>
          <w:rtl/>
        </w:rPr>
        <w:t>נותן - הא לא אס</w:t>
      </w:r>
      <w:r>
        <w:rPr>
          <w:rFonts w:hint="cs"/>
          <w:spacing w:val="-2"/>
          <w:rtl/>
        </w:rPr>
        <w:t>ו</w:t>
      </w:r>
      <w:r w:rsidR="003E2DCC" w:rsidRPr="00625DCC">
        <w:rPr>
          <w:spacing w:val="-2"/>
          <w:rtl/>
        </w:rPr>
        <w:t>ר</w:t>
      </w:r>
      <w:r>
        <w:rPr>
          <w:rFonts w:hint="cs"/>
          <w:spacing w:val="-2"/>
          <w:rtl/>
        </w:rPr>
        <w:t xml:space="preserve"> עליו</w:t>
      </w:r>
      <w:r w:rsidR="003E2DCC" w:rsidRPr="00625DCC">
        <w:rPr>
          <w:spacing w:val="-2"/>
          <w:rtl/>
        </w:rPr>
        <w:t xml:space="preserve">, </w:t>
      </w:r>
      <w:r>
        <w:rPr>
          <w:rFonts w:hint="cs"/>
          <w:spacing w:val="-2"/>
          <w:rtl/>
        </w:rPr>
        <w:t>אי ה</w:t>
      </w:r>
      <w:r w:rsidR="003E2DCC" w:rsidRPr="00625DCC">
        <w:rPr>
          <w:spacing w:val="-2"/>
          <w:rtl/>
        </w:rPr>
        <w:t>מקבל י</w:t>
      </w:r>
      <w:r>
        <w:rPr>
          <w:rFonts w:hint="cs"/>
          <w:spacing w:val="-2"/>
          <w:rtl/>
        </w:rPr>
        <w:t>א</w:t>
      </w:r>
      <w:r w:rsidR="003E2DCC" w:rsidRPr="00625DCC">
        <w:rPr>
          <w:spacing w:val="-2"/>
          <w:rtl/>
        </w:rPr>
        <w:t xml:space="preserve">מר </w:t>
      </w:r>
      <w:r w:rsidR="002C4393">
        <w:rPr>
          <w:rFonts w:hint="cs"/>
          <w:spacing w:val="-2"/>
          <w:rtl/>
        </w:rPr>
        <w:t xml:space="preserve">רצוני בהיתר ולא באיסור </w:t>
      </w:r>
    </w:p>
    <w:p w14:paraId="69589044" w14:textId="77777777" w:rsidR="006666DF" w:rsidRPr="00C14A40" w:rsidRDefault="003E2DCC" w:rsidP="00D70518">
      <w:pPr>
        <w:pStyle w:val="38"/>
        <w:framePr w:wrap="notBeside"/>
        <w:rPr>
          <w:rtl/>
        </w:rPr>
      </w:pPr>
      <w:r w:rsidRPr="00C14A40">
        <w:rPr>
          <w:rFonts w:hint="cs"/>
          <w:rtl/>
        </w:rPr>
        <w:t>א</w:t>
      </w:r>
      <w:r w:rsidRPr="00C14A40">
        <w:rPr>
          <w:rtl/>
        </w:rPr>
        <w:t>"</w:t>
      </w:r>
      <w:r w:rsidRPr="00C14A40">
        <w:rPr>
          <w:rFonts w:hint="cs"/>
          <w:rtl/>
        </w:rPr>
        <w:t>ל</w:t>
      </w:r>
      <w:r w:rsidRPr="00C14A40">
        <w:rPr>
          <w:rtl/>
        </w:rPr>
        <w:t>:</w:t>
      </w:r>
    </w:p>
    <w:p w14:paraId="68F49FB9" w14:textId="77777777" w:rsidR="006666DF" w:rsidRDefault="003E2DCC" w:rsidP="003E2DCC">
      <w:pPr>
        <w:rPr>
          <w:rtl/>
        </w:rPr>
      </w:pPr>
      <w:r w:rsidRPr="00D70518">
        <w:rPr>
          <w:rtl/>
        </w:rPr>
        <w:t>מקבל מעל לכשיוציא, שכל המוציא מעות הקדש לחולין כסבור</w:t>
      </w:r>
      <w:r w:rsidRPr="006F178A">
        <w:rPr>
          <w:rtl/>
        </w:rPr>
        <w:t xml:space="preserve"> של חולין הוא - מועל, אף זה מועל.</w:t>
      </w:r>
    </w:p>
    <w:p w14:paraId="64D4F6B9" w14:textId="69AFB565"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590A001B" w14:textId="77777777" w:rsidR="003E2DCC" w:rsidRPr="006F178A" w:rsidRDefault="003E2DCC" w:rsidP="00A522DC">
      <w:pPr>
        <w:pStyle w:val="a3"/>
        <w:framePr w:wrap="around"/>
        <w:rPr>
          <w:rtl/>
        </w:rPr>
      </w:pPr>
      <w:r w:rsidRPr="006F178A">
        <w:rPr>
          <w:rtl/>
        </w:rPr>
        <w:t>לה:</w:t>
      </w:r>
    </w:p>
    <w:p>
      <w:pPr>
        <w:pStyle w:val="afffffb"/>
        <w:rPr>
          <w:ins w:id="20369" w:author="קלוד" w:date="2026-10-06T10:09:38Z"/>
        </w:rPr>
      </w:pPr>
      <w:ins w:id="20368" w:author="קלוד" w:date="2026-10-06T10:09:38Z">
        <w:r>
          <w:t xml:space="preserve">משנה ג</w:t>
        </w:r>
      </w:ins>
    </w:p>
    <w:p w14:paraId="3ED5CF52" w14:textId="77777777" w:rsidR="003E2DCC" w:rsidRPr="006F178A" w:rsidRDefault="003E2DCC" w:rsidP="003E2DCC">
      <w:pPr>
        <w:pStyle w:val="afff5"/>
        <w:rPr>
          <w:rtl/>
        </w:rPr>
      </w:pPr>
      <w:r w:rsidRPr="006F178A">
        <w:rPr>
          <w:rtl/>
        </w:rPr>
        <w:t>ותורם את תרומתו ומעשרותיו לדעתו;</w:t>
      </w:r>
    </w:p>
    <w:p w14:paraId="2B7F49BE" w14:textId="77777777" w:rsidR="003E2DCC" w:rsidRPr="006F178A" w:rsidRDefault="003E2DCC" w:rsidP="003E2DCC">
      <w:pPr>
        <w:pStyle w:val="afff5"/>
        <w:rPr>
          <w:rtl/>
        </w:rPr>
      </w:pPr>
      <w:r w:rsidRPr="006F178A">
        <w:rPr>
          <w:rtl/>
        </w:rPr>
        <w:t>ומקריב עליו קיני זבין, קיני זבות, קיני יולדות, חטאות ואשמות;</w:t>
      </w:r>
    </w:p>
    <w:p w14:paraId="3EAAF158" w14:textId="77777777" w:rsidR="003D51F9" w:rsidRDefault="003E2DCC" w:rsidP="003E2DCC">
      <w:pPr>
        <w:pStyle w:val="01"/>
        <w:rPr>
          <w:b w:val="0"/>
          <w:bCs w:val="0"/>
          <w:spacing w:val="6"/>
          <w:rtl/>
        </w:rPr>
      </w:pPr>
      <w:r w:rsidRPr="0099271A">
        <w:rPr>
          <w:b w:val="0"/>
          <w:bCs w:val="0"/>
          <w:spacing w:val="6"/>
          <w:rtl/>
        </w:rPr>
        <w:t xml:space="preserve">ומלמדו מדרש, הלכות ואגדות, אבל לא ילמדנו מקרא, </w:t>
      </w:r>
    </w:p>
    <w:p w14:paraId="245E02E0" w14:textId="77777777" w:rsidR="00482CEE" w:rsidRDefault="003E2DCC" w:rsidP="00D70518">
      <w:pPr>
        <w:pStyle w:val="01"/>
        <w:spacing w:after="60" w:line="220" w:lineRule="exact"/>
        <w:ind w:left="0" w:firstLine="0"/>
        <w:rPr>
          <w:spacing w:val="2"/>
          <w:rtl/>
        </w:rPr>
      </w:pPr>
      <w:r w:rsidRPr="0099271A">
        <w:rPr>
          <w:b w:val="0"/>
          <w:bCs w:val="0"/>
          <w:spacing w:val="6"/>
          <w:rtl/>
        </w:rPr>
        <w:t>אבל מלמד הוא את בניו ואת בנותיו מקרא</w:t>
      </w:r>
      <w:r w:rsidRPr="00B15076">
        <w:rPr>
          <w:spacing w:val="2"/>
          <w:rtl/>
        </w:rPr>
        <w:t>.</w:t>
      </w:r>
    </w:p>
    <w:p w14:paraId="4D6636F8" w14:textId="77777777" w:rsidR="00482CEE" w:rsidRDefault="003E2DCC" w:rsidP="003E2DCC">
      <w:pPr>
        <w:rPr>
          <w:rFonts w:ascii="Fb Fontext" w:hAnsi="Fb Fontext"/>
          <w:rtl/>
        </w:rPr>
      </w:pPr>
      <w:r w:rsidRPr="008C12DF">
        <w:rPr>
          <w:rStyle w:val="affffe"/>
          <w:rtl/>
        </w:rPr>
        <w:t>איבעיא להו:</w:t>
      </w:r>
      <w:r>
        <w:rPr>
          <w:rFonts w:ascii="Fb Fontext" w:hAnsi="Fb Fontext"/>
          <w:rtl/>
        </w:rPr>
        <w:t xml:space="preserve"> </w:t>
      </w:r>
      <w:r w:rsidRPr="00F74ABB">
        <w:rPr>
          <w:rStyle w:val="affffc"/>
          <w:rtl/>
        </w:rPr>
        <w:t>כהני,</w:t>
      </w:r>
      <w:r>
        <w:rPr>
          <w:rFonts w:ascii="Fb Fontext" w:hAnsi="Fb Fontext"/>
          <w:rtl/>
        </w:rPr>
        <w:t xml:space="preserve"> </w:t>
      </w:r>
      <w:r w:rsidRPr="00F74ABB">
        <w:rPr>
          <w:rStyle w:val="affffc"/>
          <w:rtl/>
        </w:rPr>
        <w:t>שלוחי דידן</w:t>
      </w:r>
      <w:r w:rsidRPr="00F74ABB">
        <w:rPr>
          <w:rStyle w:val="affffc"/>
          <w:rFonts w:hint="cs"/>
          <w:rtl/>
        </w:rPr>
        <w:t xml:space="preserve">, </w:t>
      </w:r>
      <w:r w:rsidRPr="00F74ABB">
        <w:rPr>
          <w:rStyle w:val="affffc"/>
          <w:rtl/>
        </w:rPr>
        <w:t>או שלוחי דשמיא?</w:t>
      </w:r>
      <w:r w:rsidRPr="006F178A">
        <w:rPr>
          <w:rFonts w:ascii="Fb Fontext" w:hAnsi="Fb Fontext"/>
          <w:rtl/>
        </w:rPr>
        <w:t xml:space="preserve"> </w:t>
      </w:r>
    </w:p>
    <w:p w14:paraId="66C4D1DE" w14:textId="45A105BE" w:rsidR="003E2DCC" w:rsidRPr="006F178A" w:rsidRDefault="003E2DCC" w:rsidP="00D70518">
      <w:pPr>
        <w:spacing w:after="60"/>
        <w:rPr>
          <w:rtl/>
        </w:rPr>
      </w:pPr>
      <w:r w:rsidRPr="00295E41">
        <w:rPr>
          <w:rStyle w:val="afffa"/>
          <w:rFonts w:hint="cs"/>
          <w:rtl/>
        </w:rPr>
        <w:t>ונפק</w:t>
      </w:r>
      <w:r w:rsidRPr="00295E41">
        <w:rPr>
          <w:rStyle w:val="afffa"/>
          <w:rtl/>
        </w:rPr>
        <w:t>"</w:t>
      </w:r>
      <w:r w:rsidRPr="00295E41">
        <w:rPr>
          <w:rStyle w:val="afffa"/>
          <w:rFonts w:hint="cs"/>
          <w:rtl/>
        </w:rPr>
        <w:t>מ</w:t>
      </w:r>
      <w:r w:rsidRPr="006F178A">
        <w:rPr>
          <w:rFonts w:ascii="Fb Fontext" w:hAnsi="Fb Fontext" w:hint="cs"/>
          <w:rtl/>
        </w:rPr>
        <w:t xml:space="preserve"> </w:t>
      </w:r>
      <w:r w:rsidRPr="006F178A">
        <w:rPr>
          <w:rFonts w:ascii="Fb Fontext" w:hAnsi="Fb Fontext"/>
          <w:rtl/>
        </w:rPr>
        <w:t xml:space="preserve">למודר הנאה, </w:t>
      </w:r>
      <w:r w:rsidRPr="006F178A">
        <w:rPr>
          <w:rFonts w:ascii="Fb Fontext" w:hAnsi="Fb Fontext" w:hint="cs"/>
          <w:rtl/>
        </w:rPr>
        <w:t>דאי שלוחא דשמיא שרי</w:t>
      </w:r>
    </w:p>
    <w:p w14:paraId="73E24362" w14:textId="77777777" w:rsidR="00D70518" w:rsidRPr="00C14A40" w:rsidRDefault="003E2DCC" w:rsidP="00D70518">
      <w:pPr>
        <w:pStyle w:val="38"/>
        <w:framePr w:wrap="notBeside"/>
        <w:rPr>
          <w:rtl/>
        </w:rPr>
      </w:pPr>
      <w:r w:rsidRPr="00C14A40">
        <w:rPr>
          <w:rtl/>
        </w:rPr>
        <w:t>ת"ש, דתנן:</w:t>
      </w:r>
    </w:p>
    <w:p w14:paraId="27B41BAC" w14:textId="37A5FBF0" w:rsidR="003E2DCC" w:rsidRPr="006F178A" w:rsidRDefault="003E2DCC" w:rsidP="003E2DCC">
      <w:pPr>
        <w:rPr>
          <w:rtl/>
        </w:rPr>
      </w:pPr>
      <w:r w:rsidRPr="006F178A">
        <w:rPr>
          <w:rtl/>
        </w:rPr>
        <w:t>מקריב עליו קיני זבין כו';</w:t>
      </w:r>
      <w:r w:rsidRPr="006F178A">
        <w:rPr>
          <w:rFonts w:hint="cs"/>
          <w:rtl/>
        </w:rPr>
        <w:t xml:space="preserve"> </w:t>
      </w:r>
      <w:r w:rsidRPr="006F178A">
        <w:rPr>
          <w:rtl/>
        </w:rPr>
        <w:t>א</w:t>
      </w:r>
      <w:r w:rsidR="00F74ABB">
        <w:rPr>
          <w:rFonts w:hint="cs"/>
          <w:rtl/>
        </w:rPr>
        <w:t xml:space="preserve">י </w:t>
      </w:r>
      <w:r w:rsidRPr="006F178A">
        <w:rPr>
          <w:rtl/>
        </w:rPr>
        <w:t>שלוחי דידן, מהני ליה.</w:t>
      </w:r>
    </w:p>
    <w:p w14:paraId="05ABFBEC" w14:textId="77777777" w:rsidR="00D70518" w:rsidRPr="00C14A40" w:rsidRDefault="003E2DCC" w:rsidP="00D70518">
      <w:pPr>
        <w:pStyle w:val="38"/>
        <w:framePr w:wrap="notBeside"/>
        <w:rPr>
          <w:rtl/>
        </w:rPr>
      </w:pPr>
      <w:r w:rsidRPr="00C14A40">
        <w:rPr>
          <w:rtl/>
        </w:rPr>
        <w:t xml:space="preserve">וליטעמיך, </w:t>
      </w:r>
    </w:p>
    <w:p w14:paraId="43967026" w14:textId="5D7FAA0F" w:rsidR="003E2DCC" w:rsidRPr="006F178A" w:rsidRDefault="003E2DCC" w:rsidP="003E2DCC">
      <w:pPr>
        <w:rPr>
          <w:rtl/>
        </w:rPr>
      </w:pPr>
      <w:r w:rsidRPr="007856EE">
        <w:rPr>
          <w:rStyle w:val="affffe"/>
          <w:rtl/>
        </w:rPr>
        <w:t>ליתני:</w:t>
      </w:r>
      <w:r w:rsidRPr="006F178A">
        <w:rPr>
          <w:rtl/>
        </w:rPr>
        <w:t xml:space="preserve"> מקריב עליו קרבנות!</w:t>
      </w:r>
      <w:r w:rsidRPr="006F178A">
        <w:rPr>
          <w:rFonts w:hint="cs"/>
          <w:rtl/>
        </w:rPr>
        <w:t xml:space="preserve"> </w:t>
      </w:r>
      <w:r w:rsidRPr="006F178A">
        <w:rPr>
          <w:rtl/>
        </w:rPr>
        <w:t xml:space="preserve">אלא מחוסרי כפרה שאני, </w:t>
      </w:r>
      <w:r w:rsidRPr="007856EE">
        <w:rPr>
          <w:rStyle w:val="affffe"/>
          <w:rFonts w:hint="cs"/>
          <w:rtl/>
        </w:rPr>
        <w:t>דארי</w:t>
      </w:r>
      <w:r w:rsidRPr="007856EE">
        <w:rPr>
          <w:rStyle w:val="affffe"/>
          <w:rtl/>
        </w:rPr>
        <w:t>"</w:t>
      </w:r>
      <w:r w:rsidRPr="007856EE">
        <w:rPr>
          <w:rStyle w:val="affffe"/>
          <w:rFonts w:hint="cs"/>
          <w:rtl/>
        </w:rPr>
        <w:t>ו</w:t>
      </w:r>
      <w:r w:rsidRPr="007856EE">
        <w:rPr>
          <w:rStyle w:val="affffe"/>
          <w:rtl/>
        </w:rPr>
        <w:t xml:space="preserve">: </w:t>
      </w:r>
      <w:r w:rsidRPr="006F178A">
        <w:rPr>
          <w:rtl/>
        </w:rPr>
        <w:t>הכל צריכין דעת חוץ ממחוסרי כפרה, שהרי אדם מביא קרבן על בניו ועל בנותיו הקטנים,</w:t>
      </w:r>
      <w:r w:rsidR="007856EE">
        <w:rPr>
          <w:rFonts w:hint="cs"/>
          <w:rtl/>
        </w:rPr>
        <w:t xml:space="preserve"> ד</w:t>
      </w:r>
      <w:r w:rsidRPr="00A824E4">
        <w:rPr>
          <w:rStyle w:val="affffa"/>
          <w:rtl/>
        </w:rPr>
        <w:t>'זאת תורת הזב</w:t>
      </w:r>
      <w:r w:rsidRPr="00A824E4">
        <w:rPr>
          <w:rStyle w:val="affffa"/>
          <w:rFonts w:hint="cs"/>
          <w:rtl/>
        </w:rPr>
        <w:t>'</w:t>
      </w:r>
      <w:r w:rsidRPr="00A824E4">
        <w:rPr>
          <w:rStyle w:val="affffa"/>
          <w:rtl/>
        </w:rPr>
        <w:t>,</w:t>
      </w:r>
      <w:r w:rsidRPr="006F178A">
        <w:rPr>
          <w:rtl/>
        </w:rPr>
        <w:t xml:space="preserve"> בין גדול בין קטן.</w:t>
      </w:r>
    </w:p>
    <w:p w14:paraId="7D593366" w14:textId="40079AB5" w:rsidR="003E2DCC" w:rsidRPr="006F178A" w:rsidRDefault="003E2DCC" w:rsidP="003E2DCC">
      <w:pPr>
        <w:rPr>
          <w:rtl/>
        </w:rPr>
      </w:pPr>
      <w:r w:rsidRPr="005C05E2">
        <w:rPr>
          <w:rStyle w:val="affffe"/>
          <w:rtl/>
        </w:rPr>
        <w:t xml:space="preserve">אלא מעתה, לר </w:t>
      </w:r>
      <w:r w:rsidRPr="007856EE">
        <w:rPr>
          <w:rStyle w:val="affffa"/>
          <w:rtl/>
        </w:rPr>
        <w:t xml:space="preserve">זאת תורת היולדת וגו' - </w:t>
      </w:r>
      <w:r w:rsidRPr="006F178A">
        <w:rPr>
          <w:rtl/>
        </w:rPr>
        <w:t xml:space="preserve">בין קטנה ובין גדולה, קטנה בת לידה היא? </w:t>
      </w:r>
    </w:p>
    <w:p w14:paraId="1F147806" w14:textId="70F91F33" w:rsidR="00007A42" w:rsidRDefault="003E2DCC" w:rsidP="003E2DCC">
      <w:pPr>
        <w:rPr>
          <w:rtl/>
        </w:rPr>
      </w:pPr>
      <w:r w:rsidRPr="003D51F9">
        <w:rPr>
          <w:rStyle w:val="affffe"/>
          <w:rtl/>
        </w:rPr>
        <w:t xml:space="preserve">והא תני </w:t>
      </w:r>
      <w:r w:rsidRPr="003D51F9">
        <w:rPr>
          <w:rStyle w:val="affffe"/>
          <w:rFonts w:hint="cs"/>
          <w:rtl/>
        </w:rPr>
        <w:t>ר</w:t>
      </w:r>
      <w:r w:rsidRPr="003D51F9">
        <w:rPr>
          <w:rStyle w:val="affffe"/>
          <w:rtl/>
        </w:rPr>
        <w:t>"</w:t>
      </w:r>
      <w:r w:rsidRPr="003D51F9">
        <w:rPr>
          <w:rStyle w:val="affffe"/>
          <w:rFonts w:hint="cs"/>
          <w:rtl/>
        </w:rPr>
        <w:t>ב לפני ר</w:t>
      </w:r>
      <w:r w:rsidRPr="003D51F9">
        <w:rPr>
          <w:rStyle w:val="affffe"/>
          <w:rtl/>
        </w:rPr>
        <w:t>"</w:t>
      </w:r>
      <w:r w:rsidRPr="003D51F9">
        <w:rPr>
          <w:rStyle w:val="affffe"/>
          <w:rFonts w:hint="cs"/>
          <w:rtl/>
        </w:rPr>
        <w:t>נ</w:t>
      </w:r>
      <w:r w:rsidRPr="003D51F9">
        <w:rPr>
          <w:rStyle w:val="affffe"/>
          <w:rtl/>
        </w:rPr>
        <w:t>,</w:t>
      </w:r>
      <w:r w:rsidRPr="006F178A">
        <w:rPr>
          <w:rtl/>
        </w:rPr>
        <w:t xml:space="preserve"> שלש נשים משמשות במוך: </w:t>
      </w:r>
    </w:p>
    <w:p w14:paraId="6215C8D6" w14:textId="37ADBC10" w:rsidR="003E2DCC" w:rsidRPr="006F178A" w:rsidRDefault="003E2DCC" w:rsidP="003E2DCC">
      <w:pPr>
        <w:rPr>
          <w:rtl/>
        </w:rPr>
      </w:pPr>
      <w:r w:rsidRPr="006F178A">
        <w:rPr>
          <w:rtl/>
        </w:rPr>
        <w:t>קטנה, ומעוברת, ומניקה, קטנה - שמא תתעבר ותמות!</w:t>
      </w:r>
    </w:p>
    <w:p w14:paraId="5A00D468" w14:textId="77777777" w:rsidR="00D70518" w:rsidRPr="00C14A40" w:rsidRDefault="003D51F9" w:rsidP="00D70518">
      <w:pPr>
        <w:pStyle w:val="38"/>
        <w:framePr w:wrap="notBeside"/>
        <w:rPr>
          <w:rtl/>
        </w:rPr>
      </w:pPr>
      <w:r w:rsidRPr="00C14A40">
        <w:rPr>
          <w:rFonts w:hint="cs"/>
          <w:rtl/>
        </w:rPr>
        <w:t xml:space="preserve">- </w:t>
      </w:r>
    </w:p>
    <w:p w14:paraId="78C6B273" w14:textId="0E5124E3" w:rsidR="003E2DCC" w:rsidRPr="006F178A" w:rsidRDefault="003E2DCC" w:rsidP="00D70518">
      <w:pPr>
        <w:spacing w:after="60"/>
        <w:rPr>
          <w:rtl/>
        </w:rPr>
      </w:pPr>
      <w:r w:rsidRPr="003D51F9">
        <w:rPr>
          <w:rFonts w:ascii="Fb Fontext" w:hAnsi="Fb Fontext"/>
          <w:rtl/>
        </w:rPr>
        <w:t xml:space="preserve">ההיא </w:t>
      </w:r>
      <w:r w:rsidRPr="003D51F9">
        <w:rPr>
          <w:rStyle w:val="affffa"/>
          <w:rtl/>
        </w:rPr>
        <w:t>זאת תורת היולדת</w:t>
      </w:r>
      <w:r w:rsidRPr="003D51F9">
        <w:rPr>
          <w:rFonts w:ascii="Fb Fontext" w:hAnsi="Fb Fontext"/>
          <w:rtl/>
        </w:rPr>
        <w:t xml:space="preserve"> - בין פקחת בין שוטה, שכן מביא קרבן על אשתו שוטה, </w:t>
      </w:r>
      <w:r w:rsidRPr="007856EE">
        <w:rPr>
          <w:rStyle w:val="affffe"/>
          <w:rtl/>
        </w:rPr>
        <w:t>כ</w:t>
      </w:r>
      <w:r w:rsidRPr="007856EE">
        <w:rPr>
          <w:rStyle w:val="affffe"/>
          <w:rFonts w:hint="cs"/>
          <w:rtl/>
        </w:rPr>
        <w:t>ר</w:t>
      </w:r>
      <w:r w:rsidRPr="007856EE">
        <w:rPr>
          <w:rStyle w:val="affffe"/>
          <w:rtl/>
        </w:rPr>
        <w:t>"</w:t>
      </w:r>
      <w:r w:rsidRPr="007856EE">
        <w:rPr>
          <w:rStyle w:val="affffe"/>
          <w:rFonts w:hint="cs"/>
          <w:rtl/>
        </w:rPr>
        <w:t xml:space="preserve">י </w:t>
      </w:r>
      <w:r w:rsidRPr="003D51F9">
        <w:rPr>
          <w:rFonts w:ascii="Fb Fontext" w:hAnsi="Fb Fontext" w:hint="cs"/>
          <w:rtl/>
        </w:rPr>
        <w:t>ד</w:t>
      </w:r>
      <w:r w:rsidRPr="003D51F9">
        <w:rPr>
          <w:rFonts w:ascii="Fb Fontext" w:hAnsi="Fb Fontext"/>
          <w:rtl/>
        </w:rPr>
        <w:t xml:space="preserve">אדם מביא קרבן עשיר על אשתו, וכל קרבנות שחייבת, </w:t>
      </w:r>
      <w:r w:rsidRPr="0057790A">
        <w:rPr>
          <w:rStyle w:val="affffe"/>
          <w:rtl/>
        </w:rPr>
        <w:t xml:space="preserve">שכך כותב לה: </w:t>
      </w:r>
      <w:r w:rsidRPr="003D51F9">
        <w:rPr>
          <w:rFonts w:ascii="Fb Fontext" w:hAnsi="Fb Fontext"/>
          <w:rtl/>
        </w:rPr>
        <w:t xml:space="preserve">ואחריות </w:t>
      </w:r>
      <w:r w:rsidR="00A0074E">
        <w:rPr>
          <w:rFonts w:ascii="Fb Fontext" w:hAnsi="Fb Fontext" w:hint="cs"/>
          <w:rtl/>
        </w:rPr>
        <w:t>שיש</w:t>
      </w:r>
      <w:r w:rsidRPr="003D51F9">
        <w:rPr>
          <w:rFonts w:ascii="Fb Fontext" w:hAnsi="Fb Fontext"/>
          <w:rtl/>
        </w:rPr>
        <w:t xml:space="preserve"> לך עלי מקדמת דנא.</w:t>
      </w:r>
    </w:p>
    <w:p w14:paraId="79B8D784" w14:textId="77777777" w:rsidR="003E2DCC" w:rsidRPr="006F178A" w:rsidRDefault="003E2DCC" w:rsidP="00A522DC">
      <w:pPr>
        <w:pStyle w:val="a3"/>
        <w:framePr w:wrap="around"/>
        <w:rPr>
          <w:rtl/>
        </w:rPr>
      </w:pPr>
      <w:r w:rsidRPr="006F178A">
        <w:rPr>
          <w:rtl/>
        </w:rPr>
        <w:t>לו.</w:t>
      </w:r>
    </w:p>
    <w:p w14:paraId="2502CEA4" w14:textId="77777777" w:rsidR="006666DF" w:rsidRPr="00C14A40" w:rsidRDefault="003E2DCC" w:rsidP="00D70518">
      <w:pPr>
        <w:pStyle w:val="38"/>
        <w:framePr w:wrap="notBeside"/>
        <w:rPr>
          <w:rtl/>
        </w:rPr>
      </w:pPr>
      <w:r w:rsidRPr="00C14A40">
        <w:rPr>
          <w:rtl/>
        </w:rPr>
        <w:t>מתיב ר</w:t>
      </w:r>
      <w:r w:rsidRPr="00C14A40">
        <w:rPr>
          <w:rFonts w:hint="cs"/>
          <w:rtl/>
        </w:rPr>
        <w:t>שב</w:t>
      </w:r>
      <w:r w:rsidRPr="00C14A40">
        <w:rPr>
          <w:rtl/>
        </w:rPr>
        <w:t>"</w:t>
      </w:r>
      <w:r w:rsidRPr="00C14A40">
        <w:rPr>
          <w:rFonts w:hint="cs"/>
          <w:rtl/>
        </w:rPr>
        <w:t>א</w:t>
      </w:r>
      <w:r w:rsidRPr="00C14A40">
        <w:rPr>
          <w:rtl/>
        </w:rPr>
        <w:t>:</w:t>
      </w:r>
    </w:p>
    <w:p w14:paraId="440058DE" w14:textId="0BA07059" w:rsidR="003E2DCC" w:rsidRPr="00625DCC" w:rsidRDefault="003E2DCC" w:rsidP="00587010">
      <w:pPr>
        <w:rPr>
          <w:spacing w:val="-2"/>
          <w:rtl/>
        </w:rPr>
      </w:pPr>
      <w:r w:rsidRPr="006F178A">
        <w:rPr>
          <w:rFonts w:ascii="Fb Fontext" w:hAnsi="Fb Fontext"/>
          <w:rtl/>
        </w:rPr>
        <w:t xml:space="preserve">אם היה כהן, יזרוק עליו </w:t>
      </w:r>
      <w:r w:rsidRPr="00625DCC">
        <w:rPr>
          <w:spacing w:val="-2"/>
          <w:rtl/>
        </w:rPr>
        <w:t>דם חטאתו של מצורע ודם אשמו של מצורע, ד</w:t>
      </w:r>
      <w:r w:rsidRPr="00625DCC">
        <w:rPr>
          <w:rStyle w:val="affffa"/>
          <w:rFonts w:hint="cs"/>
          <w:rtl/>
        </w:rPr>
        <w:t>'</w:t>
      </w:r>
      <w:r w:rsidRPr="00625DCC">
        <w:rPr>
          <w:rStyle w:val="affffa"/>
          <w:rtl/>
        </w:rPr>
        <w:t>זאת תהיה תורת המצורע</w:t>
      </w:r>
      <w:r w:rsidRPr="00625DCC">
        <w:rPr>
          <w:rStyle w:val="affffa"/>
          <w:rFonts w:hint="cs"/>
          <w:rtl/>
        </w:rPr>
        <w:t>'</w:t>
      </w:r>
      <w:r w:rsidRPr="00625DCC">
        <w:rPr>
          <w:rStyle w:val="affffa"/>
          <w:rtl/>
        </w:rPr>
        <w:t>,</w:t>
      </w:r>
      <w:r w:rsidRPr="00625DCC">
        <w:rPr>
          <w:spacing w:val="-2"/>
          <w:rtl/>
        </w:rPr>
        <w:t xml:space="preserve"> בין גדול ובין קטן.</w:t>
      </w:r>
    </w:p>
    <w:p w14:paraId="7481E44A" w14:textId="77777777" w:rsidR="00D70518" w:rsidRPr="00C14A40" w:rsidRDefault="003E2DCC" w:rsidP="00D70518">
      <w:pPr>
        <w:pStyle w:val="38"/>
        <w:framePr w:wrap="notBeside"/>
        <w:rPr>
          <w:rtl/>
        </w:rPr>
      </w:pPr>
      <w:r w:rsidRPr="00C14A40">
        <w:rPr>
          <w:rFonts w:hint="cs"/>
          <w:rtl/>
        </w:rPr>
        <w:t>אין להוכיח מד</w:t>
      </w:r>
      <w:r w:rsidRPr="00C14A40">
        <w:rPr>
          <w:rtl/>
        </w:rPr>
        <w:t xml:space="preserve">תנן: </w:t>
      </w:r>
    </w:p>
    <w:p w14:paraId="6E875883" w14:textId="3AC3618B" w:rsidR="00482CEE" w:rsidRDefault="003E2DCC" w:rsidP="003E2DCC">
      <w:pPr>
        <w:rPr>
          <w:rtl/>
        </w:rPr>
      </w:pPr>
      <w:r w:rsidRPr="006F178A">
        <w:rPr>
          <w:rtl/>
        </w:rPr>
        <w:t>הכהנים שפיגלו במקדש, מזידין - חייבין;</w:t>
      </w:r>
      <w:r w:rsidRPr="006F178A">
        <w:rPr>
          <w:rFonts w:hint="cs"/>
          <w:rtl/>
        </w:rPr>
        <w:t xml:space="preserve"> </w:t>
      </w:r>
    </w:p>
    <w:p w14:paraId="1F4CB9B3" w14:textId="6557A5FA" w:rsidR="003E2DCC" w:rsidRPr="006F178A" w:rsidRDefault="003E2DCC" w:rsidP="00D70518">
      <w:pPr>
        <w:pStyle w:val="afffff"/>
        <w:rPr>
          <w:rtl/>
        </w:rPr>
      </w:pPr>
      <w:r w:rsidRPr="006F178A">
        <w:rPr>
          <w:rtl/>
        </w:rPr>
        <w:t>הא שוגגין - פטורין, אלא שפיגולן פיגול;</w:t>
      </w:r>
    </w:p>
    <w:p w14:paraId="5D7CC05F" w14:textId="2E244249" w:rsidR="003E2DCC" w:rsidRPr="006F178A" w:rsidRDefault="003E2DCC" w:rsidP="00E50461">
      <w:pPr>
        <w:rPr>
          <w:rtl/>
        </w:rPr>
      </w:pPr>
      <w:r w:rsidRPr="006F178A">
        <w:rPr>
          <w:rFonts w:hint="cs"/>
          <w:rtl/>
        </w:rPr>
        <w:t xml:space="preserve">ואי </w:t>
      </w:r>
      <w:r w:rsidRPr="006F178A">
        <w:rPr>
          <w:rtl/>
        </w:rPr>
        <w:t>שלוחי</w:t>
      </w:r>
      <w:r w:rsidR="007536F5">
        <w:rPr>
          <w:rFonts w:hint="cs"/>
          <w:rtl/>
        </w:rPr>
        <w:t xml:space="preserve">נו הן אמאי </w:t>
      </w:r>
      <w:r w:rsidRPr="006F178A">
        <w:rPr>
          <w:rtl/>
        </w:rPr>
        <w:t xml:space="preserve">פיגולן פיגול? </w:t>
      </w:r>
      <w:r w:rsidR="00275F69" w:rsidRPr="00275F69">
        <w:rPr>
          <w:rStyle w:val="affffe"/>
          <w:rFonts w:hint="cs"/>
          <w:rtl/>
        </w:rPr>
        <w:t>יאמר</w:t>
      </w:r>
      <w:r w:rsidRPr="00275F69">
        <w:rPr>
          <w:rStyle w:val="affffe"/>
          <w:rtl/>
        </w:rPr>
        <w:t xml:space="preserve">: </w:t>
      </w:r>
      <w:r w:rsidRPr="006F178A">
        <w:rPr>
          <w:rtl/>
        </w:rPr>
        <w:t>לתק</w:t>
      </w:r>
      <w:r w:rsidR="007536F5">
        <w:rPr>
          <w:rFonts w:hint="cs"/>
          <w:rtl/>
        </w:rPr>
        <w:t>ן שלחתיך ולא לקלקל</w:t>
      </w:r>
    </w:p>
    <w:p w14:paraId="550E4101" w14:textId="77777777" w:rsidR="006666DF" w:rsidRDefault="003E2DCC" w:rsidP="003E2DCC">
      <w:pPr>
        <w:rPr>
          <w:rtl/>
        </w:rPr>
      </w:pPr>
      <w:r w:rsidRPr="00275F69">
        <w:rPr>
          <w:rStyle w:val="affffe"/>
          <w:rFonts w:hint="cs"/>
          <w:rtl/>
        </w:rPr>
        <w:t xml:space="preserve">- </w:t>
      </w:r>
      <w:r w:rsidR="00E50461">
        <w:rPr>
          <w:rStyle w:val="affffe"/>
          <w:rFonts w:hint="cs"/>
          <w:rtl/>
        </w:rPr>
        <w:t>ד</w:t>
      </w:r>
      <w:r w:rsidRPr="006F178A">
        <w:rPr>
          <w:rtl/>
        </w:rPr>
        <w:t xml:space="preserve">שאני גבי פיגול, </w:t>
      </w:r>
      <w:r w:rsidRPr="002C641B">
        <w:rPr>
          <w:rStyle w:val="affffa"/>
          <w:rtl/>
        </w:rPr>
        <w:t>ד</w:t>
      </w:r>
      <w:r w:rsidRPr="002C641B">
        <w:rPr>
          <w:rStyle w:val="affffa"/>
          <w:rFonts w:hint="cs"/>
          <w:rtl/>
        </w:rPr>
        <w:t>'</w:t>
      </w:r>
      <w:r w:rsidRPr="002C641B">
        <w:rPr>
          <w:rStyle w:val="affffa"/>
          <w:rtl/>
        </w:rPr>
        <w:t>לא יחשב לו</w:t>
      </w:r>
      <w:r w:rsidRPr="002C641B">
        <w:rPr>
          <w:rStyle w:val="affffa"/>
          <w:rFonts w:hint="cs"/>
          <w:rtl/>
        </w:rPr>
        <w:t>'</w:t>
      </w:r>
      <w:r w:rsidRPr="002C641B">
        <w:rPr>
          <w:rStyle w:val="affffa"/>
          <w:rtl/>
        </w:rPr>
        <w:t>,</w:t>
      </w:r>
      <w:r w:rsidRPr="006F178A">
        <w:rPr>
          <w:rtl/>
        </w:rPr>
        <w:t xml:space="preserve"> מכל מקום.</w:t>
      </w:r>
    </w:p>
    <w:p w14:paraId="3D51E50D" w14:textId="5E858B5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72C6E60C" w14:textId="77777777" w:rsidR="0090740B" w:rsidRPr="00C14A40" w:rsidRDefault="003E2DCC" w:rsidP="0090740B">
      <w:pPr>
        <w:pStyle w:val="38"/>
        <w:framePr w:wrap="notBeside"/>
        <w:rPr>
          <w:rtl/>
        </w:rPr>
      </w:pPr>
      <w:r w:rsidRPr="00C14A40">
        <w:rPr>
          <w:rtl/>
        </w:rPr>
        <w:t>גופא א</w:t>
      </w:r>
      <w:r w:rsidRPr="00C14A40">
        <w:rPr>
          <w:rFonts w:hint="cs"/>
          <w:rtl/>
        </w:rPr>
        <w:t>רי</w:t>
      </w:r>
      <w:r w:rsidRPr="00C14A40">
        <w:rPr>
          <w:rtl/>
        </w:rPr>
        <w:t>"</w:t>
      </w:r>
      <w:r w:rsidRPr="00C14A40">
        <w:rPr>
          <w:rFonts w:hint="cs"/>
          <w:rtl/>
        </w:rPr>
        <w:t>ו</w:t>
      </w:r>
      <w:r w:rsidRPr="00C14A40">
        <w:rPr>
          <w:rtl/>
        </w:rPr>
        <w:t>:</w:t>
      </w:r>
    </w:p>
    <w:p w14:paraId="09CD0A4E" w14:textId="00215ED8" w:rsidR="003E2DCC" w:rsidRPr="006F178A" w:rsidRDefault="003E2DCC" w:rsidP="003E2DCC">
      <w:pPr>
        <w:rPr>
          <w:rtl/>
        </w:rPr>
      </w:pPr>
      <w:r w:rsidRPr="006F178A">
        <w:rPr>
          <w:rFonts w:ascii="Fb Fontext" w:hAnsi="Fb Fontext"/>
          <w:rtl/>
        </w:rPr>
        <w:t>הכל צריכין דעת חוץ ממחוסר כפרה, שהרי אדם מביא קרבן על בניו ועל בנותיו הקטנים.</w:t>
      </w:r>
      <w:r w:rsidR="00251226">
        <w:rPr>
          <w:rFonts w:hint="cs"/>
          <w:rtl/>
        </w:rPr>
        <w:t xml:space="preserve"> </w:t>
      </w:r>
      <w:r w:rsidR="00251226" w:rsidRPr="00251226">
        <w:rPr>
          <w:rStyle w:val="afffff0"/>
          <w:rFonts w:hint="cs"/>
          <w:rtl/>
        </w:rPr>
        <w:t>דילפי' אפשר משאי אפשר</w:t>
      </w:r>
    </w:p>
    <w:p w14:paraId="2C5D0A26" w14:textId="77777777" w:rsidR="006666DF" w:rsidRPr="00C14A40" w:rsidRDefault="003E2DCC" w:rsidP="0090740B">
      <w:pPr>
        <w:pStyle w:val="38"/>
        <w:framePr w:wrap="notBeside"/>
        <w:rPr>
          <w:rtl/>
        </w:rPr>
      </w:pPr>
      <w:r w:rsidRPr="00C14A40">
        <w:rPr>
          <w:rtl/>
        </w:rPr>
        <w:t>אלא מעתה,</w:t>
      </w:r>
    </w:p>
    <w:p w14:paraId="49073520" w14:textId="1EE0AD17" w:rsidR="00345F62" w:rsidRDefault="003E2DCC" w:rsidP="00345F62">
      <w:pPr>
        <w:rPr>
          <w:rtl/>
        </w:rPr>
      </w:pPr>
      <w:r w:rsidRPr="006F178A">
        <w:rPr>
          <w:rtl/>
        </w:rPr>
        <w:t xml:space="preserve">יביא אדם חטאת חלב על חבירו, שכן אדם מביא על אשתו שוטה, </w:t>
      </w:r>
      <w:r w:rsidRPr="00251226">
        <w:rPr>
          <w:rStyle w:val="affffe"/>
          <w:rtl/>
        </w:rPr>
        <w:t>כר"</w:t>
      </w:r>
      <w:r w:rsidRPr="00251226">
        <w:rPr>
          <w:rStyle w:val="affffe"/>
          <w:rFonts w:hint="cs"/>
          <w:rtl/>
        </w:rPr>
        <w:t>י</w:t>
      </w:r>
      <w:r w:rsidRPr="006F178A">
        <w:rPr>
          <w:rtl/>
        </w:rPr>
        <w:t xml:space="preserve"> </w:t>
      </w:r>
    </w:p>
    <w:p w14:paraId="286F589B" w14:textId="77777777" w:rsidR="006666DF" w:rsidRPr="00C14A40" w:rsidRDefault="003E2DCC" w:rsidP="0090740B">
      <w:pPr>
        <w:pStyle w:val="38"/>
        <w:framePr w:wrap="notBeside"/>
        <w:rPr>
          <w:rFonts w:hint="cs"/>
          <w:rtl/>
        </w:rPr>
      </w:pPr>
      <w:r w:rsidRPr="00C14A40">
        <w:rPr>
          <w:rFonts w:hint="cs"/>
          <w:rtl/>
        </w:rPr>
        <w:t>אלמה אר</w:t>
      </w:r>
      <w:r w:rsidRPr="00C14A40">
        <w:rPr>
          <w:rtl/>
        </w:rPr>
        <w:t>"</w:t>
      </w:r>
      <w:r w:rsidRPr="00C14A40">
        <w:rPr>
          <w:rFonts w:hint="cs"/>
          <w:rtl/>
        </w:rPr>
        <w:t>א</w:t>
      </w:r>
      <w:r w:rsidR="00C83713" w:rsidRPr="00C14A40">
        <w:rPr>
          <w:rFonts w:hint="cs"/>
          <w:rtl/>
        </w:rPr>
        <w:t>:</w:t>
      </w:r>
    </w:p>
    <w:p w14:paraId="1A10F900" w14:textId="085B0F87" w:rsidR="003E2DCC" w:rsidRPr="006F178A" w:rsidRDefault="003E2DCC" w:rsidP="00345F62">
      <w:pPr>
        <w:rPr>
          <w:rtl/>
        </w:rPr>
      </w:pPr>
      <w:r w:rsidRPr="006F178A">
        <w:rPr>
          <w:rtl/>
        </w:rPr>
        <w:t>הפריש חטאת חלב על חבירו - לא עשה כלום!</w:t>
      </w:r>
    </w:p>
    <w:p w14:paraId="1BA3F1E3" w14:textId="01AB798A" w:rsidR="003E2DCC" w:rsidRPr="006F178A" w:rsidRDefault="003E2DCC" w:rsidP="00802A4C">
      <w:pPr>
        <w:rPr>
          <w:rtl/>
        </w:rPr>
      </w:pPr>
      <w:r w:rsidRPr="00295E41">
        <w:rPr>
          <w:rStyle w:val="afffa"/>
          <w:rtl/>
        </w:rPr>
        <w:t>אשתו שוטה</w:t>
      </w:r>
      <w:r w:rsidRPr="006F178A">
        <w:rPr>
          <w:rtl/>
        </w:rPr>
        <w:t xml:space="preserve"> </w:t>
      </w:r>
      <w:r w:rsidRPr="006F178A">
        <w:rPr>
          <w:rFonts w:hint="cs"/>
          <w:rtl/>
        </w:rPr>
        <w:t xml:space="preserve">- לא </w:t>
      </w:r>
      <w:r w:rsidR="0083717A">
        <w:rPr>
          <w:rFonts w:hint="cs"/>
          <w:rtl/>
        </w:rPr>
        <w:t>ש</w:t>
      </w:r>
      <w:r w:rsidRPr="006F178A">
        <w:rPr>
          <w:rtl/>
        </w:rPr>
        <w:t>אכלה כשהיא שוטה</w:t>
      </w:r>
      <w:r w:rsidRPr="006F178A">
        <w:rPr>
          <w:rFonts w:hint="cs"/>
          <w:rtl/>
        </w:rPr>
        <w:t>-</w:t>
      </w:r>
      <w:r w:rsidRPr="006F178A">
        <w:rPr>
          <w:rtl/>
        </w:rPr>
        <w:t xml:space="preserve"> </w:t>
      </w:r>
      <w:r w:rsidRPr="006F178A">
        <w:rPr>
          <w:rFonts w:hint="cs"/>
          <w:rtl/>
        </w:rPr>
        <w:t>ד</w:t>
      </w:r>
      <w:r w:rsidRPr="006F178A">
        <w:rPr>
          <w:rtl/>
        </w:rPr>
        <w:t xml:space="preserve">לאו בת קרבן היא, </w:t>
      </w:r>
      <w:r w:rsidRPr="006F178A">
        <w:rPr>
          <w:rFonts w:hint="cs"/>
          <w:rtl/>
        </w:rPr>
        <w:t xml:space="preserve">ולא </w:t>
      </w:r>
      <w:r w:rsidR="0083717A">
        <w:rPr>
          <w:rFonts w:hint="cs"/>
          <w:rtl/>
        </w:rPr>
        <w:t>ש</w:t>
      </w:r>
      <w:r w:rsidRPr="006F178A">
        <w:rPr>
          <w:rtl/>
        </w:rPr>
        <w:t xml:space="preserve">אכלה פקחת ונשתטית, </w:t>
      </w:r>
      <w:r w:rsidRPr="00627DD6">
        <w:rPr>
          <w:rStyle w:val="affffe"/>
          <w:rFonts w:hint="cs"/>
          <w:rtl/>
        </w:rPr>
        <w:t>דהא ארי</w:t>
      </w:r>
      <w:r w:rsidRPr="00627DD6">
        <w:rPr>
          <w:rStyle w:val="affffe"/>
          <w:rtl/>
        </w:rPr>
        <w:t>"</w:t>
      </w:r>
      <w:r w:rsidRPr="00627DD6">
        <w:rPr>
          <w:rStyle w:val="affffe"/>
          <w:rFonts w:hint="cs"/>
          <w:rtl/>
        </w:rPr>
        <w:t>ו</w:t>
      </w:r>
      <w:r w:rsidRPr="00627DD6">
        <w:rPr>
          <w:rStyle w:val="affffe"/>
          <w:rtl/>
        </w:rPr>
        <w:t xml:space="preserve">: </w:t>
      </w:r>
      <w:r w:rsidRPr="006F178A">
        <w:rPr>
          <w:rtl/>
        </w:rPr>
        <w:t>אכל חלב והפריש קרבן ונשתטה, וחזר ונשתפה - פסול, הואיל ונדחה ידחה.</w:t>
      </w:r>
    </w:p>
    <w:p w14:paraId="2B3A8D1F" w14:textId="77777777" w:rsidR="0090740B" w:rsidRPr="00C14A40" w:rsidRDefault="003E2DCC" w:rsidP="0090740B">
      <w:pPr>
        <w:pStyle w:val="38"/>
        <w:framePr w:wrap="notBeside"/>
        <w:rPr>
          <w:rFonts w:hint="cs"/>
          <w:rtl/>
        </w:rPr>
      </w:pPr>
      <w:r w:rsidRPr="00C14A40">
        <w:rPr>
          <w:rFonts w:hint="cs"/>
          <w:rtl/>
        </w:rPr>
        <w:t xml:space="preserve">ויקשה </w:t>
      </w:r>
    </w:p>
    <w:p w14:paraId="7DB2EA1A" w14:textId="74A2F915" w:rsidR="00482CEE" w:rsidRDefault="003E2DCC" w:rsidP="00802A4C">
      <w:pPr>
        <w:rPr>
          <w:rtl/>
        </w:rPr>
      </w:pPr>
      <w:r w:rsidRPr="006F178A">
        <w:rPr>
          <w:rFonts w:hint="cs"/>
          <w:rtl/>
        </w:rPr>
        <w:t xml:space="preserve">דמעתה </w:t>
      </w:r>
      <w:r w:rsidRPr="006F178A">
        <w:rPr>
          <w:rtl/>
        </w:rPr>
        <w:t xml:space="preserve">יביא אדם פסח על חבירו, שכן אדם מביא על בניו ועל בנותיו הקטנים, </w:t>
      </w:r>
      <w:r w:rsidRPr="00627DD6">
        <w:rPr>
          <w:rStyle w:val="affffe"/>
          <w:rFonts w:hint="cs"/>
          <w:rtl/>
        </w:rPr>
        <w:t>והא אר</w:t>
      </w:r>
      <w:r w:rsidRPr="00627DD6">
        <w:rPr>
          <w:rStyle w:val="affffe"/>
          <w:rtl/>
        </w:rPr>
        <w:t>"</w:t>
      </w:r>
      <w:r w:rsidRPr="00627DD6">
        <w:rPr>
          <w:rStyle w:val="affffe"/>
          <w:rFonts w:hint="cs"/>
          <w:rtl/>
        </w:rPr>
        <w:t>א</w:t>
      </w:r>
      <w:r w:rsidRPr="00627DD6">
        <w:rPr>
          <w:rStyle w:val="affffe"/>
          <w:rtl/>
        </w:rPr>
        <w:t xml:space="preserve">: </w:t>
      </w:r>
      <w:r w:rsidRPr="006F178A">
        <w:rPr>
          <w:rtl/>
        </w:rPr>
        <w:t>הפריש פסח על חבירו - לא עשה כלום!</w:t>
      </w:r>
    </w:p>
    <w:p w14:paraId="0B647885" w14:textId="77777777" w:rsidR="0090740B" w:rsidRPr="00C14A40" w:rsidRDefault="003E2DCC" w:rsidP="0090740B">
      <w:pPr>
        <w:pStyle w:val="38"/>
        <w:framePr w:wrap="notBeside"/>
        <w:rPr>
          <w:rtl/>
        </w:rPr>
      </w:pPr>
      <w:r w:rsidRPr="00C14A40">
        <w:rPr>
          <w:rtl/>
        </w:rPr>
        <w:t>אר"</w:t>
      </w:r>
      <w:r w:rsidRPr="00C14A40">
        <w:rPr>
          <w:rFonts w:hint="cs"/>
          <w:rtl/>
        </w:rPr>
        <w:t>ז</w:t>
      </w:r>
      <w:r w:rsidRPr="00C14A40">
        <w:rPr>
          <w:rtl/>
        </w:rPr>
        <w:t>:</w:t>
      </w:r>
    </w:p>
    <w:p w14:paraId="1A693F39" w14:textId="34C34BB3" w:rsidR="003E2DCC" w:rsidRPr="006F178A" w:rsidRDefault="003E2DCC" w:rsidP="004779EC">
      <w:pPr>
        <w:rPr>
          <w:rtl/>
        </w:rPr>
      </w:pPr>
      <w:r w:rsidRPr="004779EC">
        <w:rPr>
          <w:rtl/>
        </w:rPr>
        <w:t>שה לבית אבות</w:t>
      </w:r>
      <w:r w:rsidRPr="00627DD6">
        <w:rPr>
          <w:rFonts w:ascii="Fb Fontext" w:hAnsi="Fb Fontext"/>
          <w:rtl/>
        </w:rPr>
        <w:t xml:space="preserve"> לאו דאורייתא.</w:t>
      </w:r>
      <w:r w:rsidR="004779EC">
        <w:rPr>
          <w:rStyle w:val="affffe"/>
          <w:rFonts w:hint="cs"/>
          <w:rtl/>
        </w:rPr>
        <w:t xml:space="preserve"> </w:t>
      </w:r>
      <w:r w:rsidRPr="00826144">
        <w:rPr>
          <w:rStyle w:val="affffe"/>
          <w:rFonts w:hint="cs"/>
          <w:rtl/>
        </w:rPr>
        <w:t>וידעינן ל</w:t>
      </w:r>
      <w:r w:rsidR="00826144" w:rsidRPr="00826144">
        <w:rPr>
          <w:rStyle w:val="affffe"/>
          <w:rFonts w:hint="cs"/>
          <w:rtl/>
        </w:rPr>
        <w:t>זה</w:t>
      </w:r>
      <w:r w:rsidRPr="00826144">
        <w:rPr>
          <w:rStyle w:val="affffe"/>
          <w:rFonts w:hint="cs"/>
          <w:rtl/>
        </w:rPr>
        <w:t xml:space="preserve"> מ</w:t>
      </w:r>
      <w:r w:rsidRPr="00826144">
        <w:rPr>
          <w:rStyle w:val="affffe"/>
          <w:rtl/>
        </w:rPr>
        <w:t xml:space="preserve">דתנן: </w:t>
      </w:r>
      <w:r w:rsidRPr="006F178A">
        <w:rPr>
          <w:rFonts w:ascii="Fb Fontext" w:hAnsi="Fb Fontext"/>
          <w:rtl/>
        </w:rPr>
        <w:t>האומר לבניו הריני שוחט את הפסח על מי שיעלה מכם ראשון לירושלים, כיון שהכניס ראשון ראשו ורובו - זכה בחלקו ומזכה את אחיו עמו;</w:t>
      </w:r>
      <w:r w:rsidRPr="006F178A">
        <w:rPr>
          <w:rFonts w:ascii="Fb Fontext" w:hAnsi="Fb Fontext" w:hint="cs"/>
          <w:rtl/>
        </w:rPr>
        <w:t xml:space="preserve"> ואי דאורייתא איך יזכה להם,</w:t>
      </w:r>
      <w:r w:rsidR="0075729B">
        <w:rPr>
          <w:rFonts w:ascii="Fb Fontext" w:hAnsi="Fb Fontext" w:hint="cs"/>
          <w:rtl/>
        </w:rPr>
        <w:t xml:space="preserve"> </w:t>
      </w:r>
      <w:r w:rsidRPr="006F178A">
        <w:rPr>
          <w:rFonts w:ascii="Fb Fontext" w:hAnsi="Fb Fontext" w:hint="cs"/>
          <w:rtl/>
        </w:rPr>
        <w:t>בהכרח לאו דאורייתא</w:t>
      </w:r>
    </w:p>
    <w:p w14:paraId="0D2FD6B4" w14:textId="02878ADB" w:rsidR="003E2DCC" w:rsidRPr="006F178A" w:rsidRDefault="003E2DCC" w:rsidP="00826144">
      <w:pPr>
        <w:rPr>
          <w:rtl/>
        </w:rPr>
      </w:pPr>
      <w:r w:rsidRPr="006F178A">
        <w:rPr>
          <w:rFonts w:hint="cs"/>
          <w:rtl/>
        </w:rPr>
        <w:t xml:space="preserve">וכל מה שאמר להם אביהם רק </w:t>
      </w:r>
      <w:r w:rsidRPr="006F178A">
        <w:rPr>
          <w:rtl/>
        </w:rPr>
        <w:t>כדי לזרזן במצות.</w:t>
      </w:r>
      <w:r w:rsidRPr="006F178A">
        <w:rPr>
          <w:rFonts w:hint="cs"/>
          <w:rtl/>
        </w:rPr>
        <w:t xml:space="preserve"> </w:t>
      </w:r>
      <w:r w:rsidRPr="00295E41">
        <w:rPr>
          <w:rStyle w:val="afffa"/>
          <w:rFonts w:hint="cs"/>
          <w:rtl/>
        </w:rPr>
        <w:t>ותנ</w:t>
      </w:r>
      <w:r w:rsidRPr="00295E41">
        <w:rPr>
          <w:rStyle w:val="afffa"/>
          <w:rtl/>
        </w:rPr>
        <w:t>"</w:t>
      </w:r>
      <w:r w:rsidRPr="00295E41">
        <w:rPr>
          <w:rStyle w:val="afffa"/>
          <w:rFonts w:hint="cs"/>
          <w:rtl/>
        </w:rPr>
        <w:t>ה</w:t>
      </w:r>
      <w:r w:rsidRPr="006F178A">
        <w:rPr>
          <w:rtl/>
        </w:rPr>
        <w:t>: מעשה היה וקדמו בנות לבנים, ונמצאו בנות זריזות ובנים שפלים.</w:t>
      </w:r>
    </w:p>
    <w:p w14:paraId="7F4C6624" w14:textId="77777777" w:rsidR="003E2DCC" w:rsidRPr="006F178A" w:rsidRDefault="003E2DCC" w:rsidP="000F1DD4">
      <w:pPr>
        <w:pStyle w:val="afffd"/>
        <w:rPr>
          <w:rtl/>
        </w:rPr>
      </w:pPr>
      <w:ins w:id="9856" w:author="מספור קטעי משנה" w:date="2026-10-06T06:45:39Z">
        <w:r>
          <w:rPr>
            <w:rStyle w:val="MisparKeta"/>
          </w:rPr>
          <w:t xml:space="preserve">ב. </w:t>
        </w:r>
      </w:ins>
      <w:r w:rsidRPr="006F178A">
        <w:rPr>
          <w:rtl/>
        </w:rPr>
        <w:t>ותורם את תרומותיו כו'.</w:t>
      </w:r>
    </w:p>
    <w:p w14:paraId="30F78078" w14:textId="77777777" w:rsidR="003E2DCC" w:rsidRPr="006F178A" w:rsidRDefault="003E2DCC" w:rsidP="00A522DC">
      <w:pPr>
        <w:pStyle w:val="a3"/>
        <w:framePr w:wrap="around"/>
        <w:rPr>
          <w:rtl/>
        </w:rPr>
      </w:pPr>
      <w:r w:rsidRPr="006F178A">
        <w:rPr>
          <w:rtl/>
        </w:rPr>
        <w:t>לו:</w:t>
      </w:r>
    </w:p>
    <w:p w14:paraId="5A001289" w14:textId="3D33AC2F" w:rsidR="0090740B" w:rsidRPr="00C14A40" w:rsidRDefault="003E2DCC" w:rsidP="0090740B">
      <w:pPr>
        <w:pStyle w:val="38"/>
        <w:framePr w:wrap="notBeside"/>
        <w:rPr>
          <w:rtl/>
        </w:rPr>
      </w:pPr>
      <w:r w:rsidRPr="00C14A40">
        <w:rPr>
          <w:rtl/>
        </w:rPr>
        <w:t>איבעיא:</w:t>
      </w:r>
    </w:p>
    <w:p w14:paraId="70BB88D9" w14:textId="08868D74" w:rsidR="00DD2BC0" w:rsidRDefault="003E2DCC" w:rsidP="003E2DCC">
      <w:pPr>
        <w:rPr>
          <w:rFonts w:ascii="Fb Fontext" w:hAnsi="Fb Fontext"/>
          <w:rtl/>
        </w:rPr>
      </w:pPr>
      <w:r w:rsidRPr="00DD2BC0">
        <w:rPr>
          <w:rStyle w:val="affffc"/>
          <w:rtl/>
        </w:rPr>
        <w:t>התורם משלו על של חבירו, צריך דעתו או לא</w:t>
      </w:r>
      <w:r w:rsidRPr="006F178A">
        <w:rPr>
          <w:rFonts w:ascii="Fb Fontext" w:hAnsi="Fb Fontext"/>
          <w:rtl/>
        </w:rPr>
        <w:t xml:space="preserve">? </w:t>
      </w:r>
    </w:p>
    <w:p w14:paraId="335DE509" w14:textId="24CF33B1" w:rsidR="003E2DCC" w:rsidRPr="00295E41" w:rsidRDefault="00DD2BC0" w:rsidP="00966410">
      <w:pPr>
        <w:rPr>
          <w:rStyle w:val="afffa"/>
          <w:rtl/>
        </w:rPr>
      </w:pPr>
      <w:r>
        <w:rPr>
          <w:rFonts w:ascii="Fb Fontext" w:hAnsi="Fb Fontext" w:hint="cs"/>
          <w:rtl/>
        </w:rPr>
        <w:lastRenderedPageBreak/>
        <w:t xml:space="preserve">אי </w:t>
      </w:r>
      <w:r w:rsidR="003E2DCC" w:rsidRPr="006F178A">
        <w:rPr>
          <w:rFonts w:ascii="Fb Fontext" w:hAnsi="Fb Fontext"/>
          <w:rtl/>
        </w:rPr>
        <w:t>כיון דזכות הוא לו</w:t>
      </w:r>
      <w:r w:rsidR="00966410">
        <w:rPr>
          <w:rFonts w:ascii="Fb Fontext" w:hAnsi="Fb Fontext" w:hint="cs"/>
          <w:rtl/>
        </w:rPr>
        <w:t>,</w:t>
      </w:r>
      <w:r w:rsidR="003E2DCC" w:rsidRPr="006F178A">
        <w:rPr>
          <w:rFonts w:ascii="Fb Fontext" w:hAnsi="Fb Fontext"/>
          <w:rtl/>
        </w:rPr>
        <w:t xml:space="preserve"> </w:t>
      </w:r>
      <w:r w:rsidR="00966410">
        <w:rPr>
          <w:rFonts w:ascii="Fb Fontext" w:hAnsi="Fb Fontext" w:hint="cs"/>
          <w:rtl/>
        </w:rPr>
        <w:t>א</w:t>
      </w:r>
      <w:r w:rsidR="0075729B">
        <w:rPr>
          <w:rFonts w:ascii="Fb Fontext" w:hAnsi="Fb Fontext"/>
          <w:rtl/>
        </w:rPr>
        <w:t>"</w:t>
      </w:r>
      <w:r w:rsidR="00966410">
        <w:rPr>
          <w:rFonts w:ascii="Fb Fontext" w:hAnsi="Fb Fontext" w:hint="cs"/>
          <w:rtl/>
        </w:rPr>
        <w:t>צ</w:t>
      </w:r>
      <w:r w:rsidR="003E2DCC" w:rsidRPr="006F178A">
        <w:rPr>
          <w:rFonts w:ascii="Fb Fontext" w:hAnsi="Fb Fontext"/>
          <w:rtl/>
        </w:rPr>
        <w:t xml:space="preserve"> דעת,</w:t>
      </w:r>
      <w:r w:rsidR="00966410">
        <w:rPr>
          <w:rFonts w:ascii="Fb Fontext" w:hAnsi="Fb Fontext" w:hint="cs"/>
          <w:rtl/>
        </w:rPr>
        <w:t xml:space="preserve"> </w:t>
      </w:r>
      <w:r w:rsidR="00966410" w:rsidRPr="00966410">
        <w:rPr>
          <w:rFonts w:hint="cs"/>
          <w:rtl/>
        </w:rPr>
        <w:t>או</w:t>
      </w:r>
      <w:r w:rsidR="00966410">
        <w:rPr>
          <w:rStyle w:val="affffe"/>
          <w:rFonts w:hint="cs"/>
          <w:rtl/>
        </w:rPr>
        <w:t xml:space="preserve"> </w:t>
      </w:r>
      <w:r w:rsidR="003E2DCC" w:rsidRPr="006F178A">
        <w:rPr>
          <w:rtl/>
        </w:rPr>
        <w:t>מצוה דיליה היא וניח</w:t>
      </w:r>
      <w:r w:rsidR="003E2DCC" w:rsidRPr="006F178A">
        <w:rPr>
          <w:rFonts w:hint="cs"/>
          <w:rtl/>
        </w:rPr>
        <w:t>"ל ל</w:t>
      </w:r>
      <w:r w:rsidR="00966410">
        <w:rPr>
          <w:rFonts w:hint="cs"/>
          <w:rtl/>
        </w:rPr>
        <w:t>עשותה</w:t>
      </w:r>
      <w:r w:rsidR="003E2DCC" w:rsidRPr="006F178A">
        <w:rPr>
          <w:rFonts w:hint="cs"/>
          <w:rtl/>
        </w:rPr>
        <w:t>,</w:t>
      </w:r>
      <w:r w:rsidR="003E2DCC" w:rsidRPr="006F178A">
        <w:rPr>
          <w:rtl/>
        </w:rPr>
        <w:t xml:space="preserve"> </w:t>
      </w:r>
    </w:p>
    <w:p w14:paraId="2FB23E6D" w14:textId="77777777" w:rsidR="0090740B" w:rsidRPr="00C14A40" w:rsidRDefault="003E2DCC" w:rsidP="0090740B">
      <w:pPr>
        <w:pStyle w:val="38"/>
        <w:framePr w:wrap="notBeside"/>
        <w:rPr>
          <w:rtl/>
        </w:rPr>
      </w:pPr>
      <w:r w:rsidRPr="00C14A40">
        <w:rPr>
          <w:rtl/>
        </w:rPr>
        <w:t xml:space="preserve">ת"ש: </w:t>
      </w:r>
    </w:p>
    <w:p w14:paraId="34284996" w14:textId="2BD1EE5D" w:rsidR="003E2DCC" w:rsidRPr="006F178A" w:rsidRDefault="003E2DCC" w:rsidP="003E2DCC">
      <w:pPr>
        <w:rPr>
          <w:rtl/>
        </w:rPr>
      </w:pPr>
      <w:r w:rsidRPr="006F178A">
        <w:rPr>
          <w:rtl/>
        </w:rPr>
        <w:t>תורם את תרומותיו ואת מעשרותיו לדעתו;</w:t>
      </w:r>
    </w:p>
    <w:p w14:paraId="5AF96590" w14:textId="3C74C792" w:rsidR="003E2DCC" w:rsidRPr="00625DCC" w:rsidRDefault="003E2DCC" w:rsidP="00966410">
      <w:pPr>
        <w:rPr>
          <w:spacing w:val="-2"/>
          <w:rtl/>
        </w:rPr>
      </w:pPr>
      <w:r w:rsidRPr="006F178A">
        <w:rPr>
          <w:rFonts w:hint="cs"/>
          <w:rtl/>
        </w:rPr>
        <w:t>וא</w:t>
      </w:r>
      <w:r w:rsidRPr="006F178A">
        <w:rPr>
          <w:rtl/>
        </w:rPr>
        <w:t>"</w:t>
      </w:r>
      <w:r w:rsidRPr="006F178A">
        <w:rPr>
          <w:rFonts w:hint="cs"/>
          <w:rtl/>
        </w:rPr>
        <w:t xml:space="preserve">א דתרם על של בעל הכרי שלא מדעתו </w:t>
      </w:r>
      <w:r w:rsidRPr="00966410">
        <w:rPr>
          <w:rStyle w:val="afffff0"/>
          <w:rFonts w:hint="cs"/>
          <w:rtl/>
        </w:rPr>
        <w:t xml:space="preserve">[דאי מדעתו הא מהני] </w:t>
      </w:r>
      <w:r w:rsidRPr="006F178A">
        <w:rPr>
          <w:rFonts w:hint="cs"/>
          <w:rtl/>
        </w:rPr>
        <w:t>דהא לא שלחו</w:t>
      </w:r>
      <w:r w:rsidR="00966410">
        <w:rPr>
          <w:rFonts w:hint="cs"/>
          <w:rtl/>
        </w:rPr>
        <w:t xml:space="preserve">, </w:t>
      </w:r>
      <w:r w:rsidRPr="00625DCC">
        <w:rPr>
          <w:rFonts w:hint="cs"/>
          <w:spacing w:val="-2"/>
          <w:rtl/>
        </w:rPr>
        <w:t>וא</w:t>
      </w:r>
      <w:r w:rsidRPr="00625DCC">
        <w:rPr>
          <w:spacing w:val="-2"/>
          <w:rtl/>
        </w:rPr>
        <w:t>"</w:t>
      </w:r>
      <w:r w:rsidRPr="00625DCC">
        <w:rPr>
          <w:rFonts w:hint="cs"/>
          <w:spacing w:val="-2"/>
          <w:rtl/>
        </w:rPr>
        <w:t>א דתרם משלו על הכרי ומדעת עצמו, דא</w:t>
      </w:r>
      <w:r w:rsidRPr="00625DCC">
        <w:rPr>
          <w:spacing w:val="-2"/>
          <w:rtl/>
        </w:rPr>
        <w:t>"</w:t>
      </w:r>
      <w:r w:rsidRPr="00625DCC">
        <w:rPr>
          <w:rFonts w:hint="cs"/>
          <w:spacing w:val="-2"/>
          <w:rtl/>
        </w:rPr>
        <w:t xml:space="preserve">א צריך דעת הא מהני ליה אלא </w:t>
      </w:r>
      <w:r w:rsidR="00966410">
        <w:rPr>
          <w:rFonts w:hint="cs"/>
          <w:spacing w:val="-2"/>
          <w:rtl/>
        </w:rPr>
        <w:t>א</w:t>
      </w:r>
      <w:r w:rsidR="0075729B">
        <w:rPr>
          <w:spacing w:val="-2"/>
          <w:rtl/>
        </w:rPr>
        <w:t>"</w:t>
      </w:r>
      <w:r w:rsidR="00966410">
        <w:rPr>
          <w:rFonts w:hint="cs"/>
          <w:spacing w:val="-2"/>
          <w:rtl/>
        </w:rPr>
        <w:t>צ</w:t>
      </w:r>
      <w:r w:rsidRPr="00625DCC">
        <w:rPr>
          <w:rFonts w:hint="cs"/>
          <w:spacing w:val="-2"/>
          <w:rtl/>
        </w:rPr>
        <w:t xml:space="preserve"> דעת</w:t>
      </w:r>
      <w:r w:rsidR="00966410">
        <w:rPr>
          <w:rFonts w:hint="cs"/>
          <w:spacing w:val="-2"/>
          <w:rtl/>
        </w:rPr>
        <w:t>.</w:t>
      </w:r>
    </w:p>
    <w:p w14:paraId="54423065" w14:textId="77777777" w:rsidR="00966410" w:rsidRDefault="003E2DCC" w:rsidP="00966410">
      <w:pPr>
        <w:rPr>
          <w:rtl/>
        </w:rPr>
      </w:pPr>
      <w:r w:rsidRPr="006F178A">
        <w:rPr>
          <w:rFonts w:hint="cs"/>
          <w:rtl/>
        </w:rPr>
        <w:t xml:space="preserve">אלא </w:t>
      </w:r>
      <w:r w:rsidRPr="006F178A">
        <w:rPr>
          <w:rtl/>
        </w:rPr>
        <w:t xml:space="preserve">לעולם משל בעל הכרי על בעל הכרי, </w:t>
      </w:r>
    </w:p>
    <w:p w14:paraId="5555F61A" w14:textId="77777777" w:rsidR="0090740B" w:rsidRPr="00C14A40" w:rsidRDefault="003E2DCC" w:rsidP="0090740B">
      <w:pPr>
        <w:pStyle w:val="38"/>
        <w:framePr w:wrap="notBeside"/>
        <w:rPr>
          <w:rtl/>
        </w:rPr>
      </w:pPr>
      <w:r w:rsidRPr="00C14A40">
        <w:rPr>
          <w:rtl/>
        </w:rPr>
        <w:t xml:space="preserve">כדרבא: </w:t>
      </w:r>
    </w:p>
    <w:p w14:paraId="2CBA285F" w14:textId="45291D4D" w:rsidR="003E2DCC" w:rsidRPr="006F178A" w:rsidRDefault="003E2DCC" w:rsidP="0090740B">
      <w:pPr>
        <w:spacing w:after="120"/>
        <w:rPr>
          <w:rtl/>
        </w:rPr>
      </w:pPr>
      <w:r w:rsidRPr="006F178A">
        <w:rPr>
          <w:rtl/>
        </w:rPr>
        <w:t xml:space="preserve">באומר כל הרוצה לתרום יבא ויתרום, הכי </w:t>
      </w:r>
      <w:r w:rsidR="006B25C6">
        <w:rPr>
          <w:rtl/>
        </w:rPr>
        <w:t xml:space="preserve">גם </w:t>
      </w:r>
      <w:r w:rsidRPr="006F178A">
        <w:rPr>
          <w:rtl/>
        </w:rPr>
        <w:t>באומר.</w:t>
      </w:r>
    </w:p>
    <w:p w14:paraId="03A4174D" w14:textId="77777777" w:rsidR="0090740B" w:rsidRPr="00C14A40" w:rsidRDefault="003E2DCC" w:rsidP="0090740B">
      <w:pPr>
        <w:pStyle w:val="38"/>
        <w:framePr w:wrap="notBeside"/>
        <w:rPr>
          <w:rtl/>
        </w:rPr>
      </w:pPr>
      <w:r w:rsidRPr="00C14A40">
        <w:rPr>
          <w:rtl/>
        </w:rPr>
        <w:t xml:space="preserve">בעא </w:t>
      </w:r>
      <w:r w:rsidRPr="00C14A40">
        <w:rPr>
          <w:rFonts w:hint="cs"/>
          <w:rtl/>
        </w:rPr>
        <w:t>רי</w:t>
      </w:r>
      <w:r w:rsidRPr="00C14A40">
        <w:rPr>
          <w:rtl/>
        </w:rPr>
        <w:t>"</w:t>
      </w:r>
      <w:r w:rsidRPr="00C14A40">
        <w:rPr>
          <w:rFonts w:hint="cs"/>
          <w:rtl/>
        </w:rPr>
        <w:t>ר</w:t>
      </w:r>
      <w:r w:rsidRPr="00C14A40">
        <w:rPr>
          <w:rtl/>
        </w:rPr>
        <w:t xml:space="preserve">: </w:t>
      </w:r>
    </w:p>
    <w:p w14:paraId="58218AFF" w14:textId="69307923" w:rsidR="00F62974" w:rsidRDefault="003E2DCC" w:rsidP="0090740B">
      <w:pPr>
        <w:pStyle w:val="affffb"/>
        <w:rPr>
          <w:rtl/>
        </w:rPr>
      </w:pPr>
      <w:r w:rsidRPr="0090740B">
        <w:rPr>
          <w:rtl/>
        </w:rPr>
        <w:t>התורם משלו על של חבירו, טובת הנאה של מי</w:t>
      </w:r>
      <w:r w:rsidRPr="006F178A">
        <w:rPr>
          <w:rtl/>
        </w:rPr>
        <w:t xml:space="preserve">? </w:t>
      </w:r>
    </w:p>
    <w:p w14:paraId="7A1E864E" w14:textId="61942F7D" w:rsidR="00136B37" w:rsidRDefault="003E2DCC" w:rsidP="00731B1E">
      <w:pPr>
        <w:pStyle w:val="afffff"/>
        <w:ind w:left="340" w:firstLine="170"/>
        <w:rPr>
          <w:rtl/>
        </w:rPr>
      </w:pPr>
      <w:r w:rsidRPr="006F178A">
        <w:rPr>
          <w:rtl/>
        </w:rPr>
        <w:t>אי לאו פיר</w:t>
      </w:r>
      <w:r w:rsidR="00731B1E">
        <w:rPr>
          <w:rFonts w:hint="cs"/>
          <w:rtl/>
        </w:rPr>
        <w:t>ותיו אין כרי שלו או אי לאו כרי אין הפירות תרומה</w:t>
      </w:r>
    </w:p>
    <w:p w14:paraId="4982F326" w14:textId="77777777" w:rsidR="0090740B" w:rsidRPr="00C14A40" w:rsidRDefault="003E2DCC" w:rsidP="0090740B">
      <w:pPr>
        <w:pStyle w:val="38"/>
        <w:framePr w:wrap="notBeside"/>
        <w:rPr>
          <w:rtl/>
        </w:rPr>
      </w:pPr>
      <w:r w:rsidRPr="00C14A40">
        <w:rPr>
          <w:rtl/>
        </w:rPr>
        <w:t xml:space="preserve">א"ל, </w:t>
      </w:r>
    </w:p>
    <w:p w14:paraId="59E4AE0C" w14:textId="2CA177F0" w:rsidR="003E2DCC" w:rsidRPr="006F178A" w:rsidRDefault="003E2DCC" w:rsidP="003E2DCC">
      <w:pPr>
        <w:rPr>
          <w:rtl/>
        </w:rPr>
      </w:pPr>
      <w:r w:rsidRPr="00A824E4">
        <w:rPr>
          <w:rStyle w:val="affffa"/>
          <w:rFonts w:hint="cs"/>
          <w:rtl/>
        </w:rPr>
        <w:t>'</w:t>
      </w:r>
      <w:r w:rsidRPr="00A824E4">
        <w:rPr>
          <w:rStyle w:val="affffa"/>
          <w:rtl/>
        </w:rPr>
        <w:t>את כל תבואת זרעך</w:t>
      </w:r>
      <w:r w:rsidRPr="00A824E4">
        <w:rPr>
          <w:rStyle w:val="affffa"/>
          <w:rFonts w:hint="cs"/>
          <w:rtl/>
        </w:rPr>
        <w:t xml:space="preserve"> </w:t>
      </w:r>
      <w:r w:rsidRPr="00A824E4">
        <w:rPr>
          <w:rStyle w:val="affffa"/>
          <w:rtl/>
        </w:rPr>
        <w:t>ונתת</w:t>
      </w:r>
      <w:r w:rsidRPr="00A824E4">
        <w:rPr>
          <w:rStyle w:val="affffa"/>
          <w:rFonts w:hint="cs"/>
          <w:rtl/>
        </w:rPr>
        <w:t>'</w:t>
      </w:r>
      <w:r w:rsidRPr="00A824E4">
        <w:rPr>
          <w:rStyle w:val="affffa"/>
          <w:rtl/>
        </w:rPr>
        <w:t>.</w:t>
      </w:r>
    </w:p>
    <w:p w14:paraId="237C74ED" w14:textId="77777777" w:rsidR="0090740B" w:rsidRPr="00C14A40" w:rsidRDefault="003E2DCC" w:rsidP="0090740B">
      <w:pPr>
        <w:pStyle w:val="38"/>
        <w:framePr w:wrap="notBeside"/>
        <w:rPr>
          <w:rtl/>
        </w:rPr>
      </w:pPr>
      <w:r w:rsidRPr="00C14A40">
        <w:rPr>
          <w:rtl/>
        </w:rPr>
        <w:t xml:space="preserve">איתיביה: </w:t>
      </w:r>
    </w:p>
    <w:p w14:paraId="34F5D84E" w14:textId="5922B4BC" w:rsidR="003E2DCC" w:rsidRPr="006F178A" w:rsidRDefault="003E2DCC" w:rsidP="003E2DCC">
      <w:pPr>
        <w:rPr>
          <w:rtl/>
        </w:rPr>
      </w:pPr>
      <w:r w:rsidRPr="006F178A">
        <w:rPr>
          <w:rtl/>
        </w:rPr>
        <w:t>תורם תרומותיו ומעשרותיו לדעתו;</w:t>
      </w:r>
      <w:r w:rsidRPr="006F178A">
        <w:rPr>
          <w:rFonts w:hint="cs"/>
          <w:rtl/>
        </w:rPr>
        <w:t xml:space="preserve"> </w:t>
      </w:r>
      <w:r w:rsidRPr="00027F16">
        <w:rPr>
          <w:rStyle w:val="afffff0"/>
          <w:rFonts w:hint="cs"/>
          <w:rtl/>
        </w:rPr>
        <w:t xml:space="preserve">ומשמע דטובת הנאה שלו </w:t>
      </w:r>
    </w:p>
    <w:p w14:paraId="7E461D8D" w14:textId="77777777" w:rsidR="0090740B" w:rsidRPr="00C14A40" w:rsidRDefault="003E2DCC" w:rsidP="0090740B">
      <w:pPr>
        <w:pStyle w:val="38"/>
        <w:framePr w:wrap="notBeside"/>
        <w:rPr>
          <w:rFonts w:hint="cs"/>
          <w:rtl/>
        </w:rPr>
      </w:pPr>
      <w:r w:rsidRPr="00C14A40">
        <w:rPr>
          <w:rFonts w:hint="cs"/>
          <w:rtl/>
        </w:rPr>
        <w:t xml:space="preserve">ודחי' </w:t>
      </w:r>
    </w:p>
    <w:p w14:paraId="5677E8EC" w14:textId="24CA41AC" w:rsidR="003E2DCC" w:rsidRPr="006F178A" w:rsidRDefault="003E2DCC" w:rsidP="003E2DCC">
      <w:pPr>
        <w:rPr>
          <w:rtl/>
        </w:rPr>
      </w:pPr>
      <w:r w:rsidRPr="006F178A">
        <w:rPr>
          <w:rFonts w:hint="cs"/>
          <w:rtl/>
        </w:rPr>
        <w:t xml:space="preserve">דמיירי משל בעל הכרי על של בעל הכרי ולדעת </w:t>
      </w:r>
      <w:r w:rsidRPr="006F178A">
        <w:rPr>
          <w:rtl/>
        </w:rPr>
        <w:t>בעל הכרי, באומר כל הרוצה לתרום יבא ויתרום.</w:t>
      </w:r>
    </w:p>
    <w:p w14:paraId="3E64A0D8" w14:textId="77777777" w:rsidR="0090740B" w:rsidRPr="00C14A40" w:rsidRDefault="003E2DCC" w:rsidP="0090740B">
      <w:pPr>
        <w:pStyle w:val="38"/>
        <w:framePr w:wrap="notBeside"/>
        <w:rPr>
          <w:rtl/>
        </w:rPr>
      </w:pPr>
      <w:r w:rsidRPr="00C14A40">
        <w:rPr>
          <w:rtl/>
        </w:rPr>
        <w:t xml:space="preserve">ת"ש </w:t>
      </w:r>
      <w:r w:rsidRPr="00C14A40">
        <w:rPr>
          <w:rFonts w:hint="cs"/>
          <w:rtl/>
        </w:rPr>
        <w:t>מרי</w:t>
      </w:r>
      <w:r w:rsidRPr="00C14A40">
        <w:rPr>
          <w:rtl/>
        </w:rPr>
        <w:t>"</w:t>
      </w:r>
      <w:r w:rsidRPr="00C14A40">
        <w:rPr>
          <w:rFonts w:hint="cs"/>
          <w:rtl/>
        </w:rPr>
        <w:t>ו</w:t>
      </w:r>
      <w:r w:rsidRPr="00C14A40">
        <w:rPr>
          <w:rtl/>
        </w:rPr>
        <w:t>:</w:t>
      </w:r>
    </w:p>
    <w:p w14:paraId="68C7164F" w14:textId="77777777" w:rsidR="006666DF" w:rsidRDefault="003E2DCC" w:rsidP="003E2DCC">
      <w:pPr>
        <w:rPr>
          <w:rtl/>
        </w:rPr>
      </w:pPr>
      <w:r w:rsidRPr="006F178A">
        <w:rPr>
          <w:rtl/>
        </w:rPr>
        <w:t>המקדיש מוסיף חומש, ומתכפר עושה תמורה, והתורם משלו על שאינו שלו</w:t>
      </w:r>
      <w:r w:rsidRPr="00295E41">
        <w:rPr>
          <w:rStyle w:val="afffa"/>
          <w:rtl/>
        </w:rPr>
        <w:t xml:space="preserve"> טובת הנאה שלו</w:t>
      </w:r>
      <w:r w:rsidRPr="006F178A">
        <w:rPr>
          <w:rtl/>
        </w:rPr>
        <w:t>.</w:t>
      </w:r>
    </w:p>
    <w:p w14:paraId="298B160E" w14:textId="6CF9D3A3" w:rsidR="003E2DCC" w:rsidRPr="006F178A" w:rsidRDefault="003E2DCC" w:rsidP="003E2DCC">
      <w:pPr>
        <w:pStyle w:val="affc"/>
        <w:rPr>
          <w:del w:id="90014" w:author="מנוע עיצוב" w:date="2026-10-08T11:01:28Z"/>
          <w:rtl/>
        </w:rPr>
      </w:pPr>
      <w:del w:id="90012" w:author="מנוע עיצוב" w:date="2026-10-08T11:01:28Z">
        <w:r>
          <w:rPr>
            <w:rFonts w:ascii="Fb Fontext" w:hAnsi="Fb Fontext"/>
            <w:rtl/>
          </w:rPr>
          <w:delText xml:space="preserve">׹</w:delText>
        </w:r>
      </w:del>
      <w:del w:id="90013" w:author="מנוע עיצוב" w:date="2026-10-08T11:01:28Z">
        <w:r w:rsidR="0075729B">
          <w:rPr>
            <w:rFonts w:ascii="Fb Fontext" w:hAnsi="Fb Fontext"/>
            <w:rtl/>
          </w:rPr>
          <w:delText xml:space="preserve"> </w:delText>
        </w:r>
      </w:del>
    </w:p>
    <w:p w14:paraId="57D9DA25" w14:textId="77777777" w:rsidR="003E2DCC" w:rsidRPr="006F178A" w:rsidRDefault="003E2DCC" w:rsidP="000F1DD4">
      <w:pPr>
        <w:pStyle w:val="afffd"/>
        <w:rPr>
          <w:rtl/>
        </w:rPr>
      </w:pPr>
      <w:ins w:id="9857" w:author="מספור קטעי משנה" w:date="2026-10-06T06:45:39Z">
        <w:r>
          <w:rPr>
            <w:rStyle w:val="MisparKeta"/>
          </w:rPr>
          <w:t xml:space="preserve">א. </w:t>
        </w:r>
      </w:ins>
      <w:r w:rsidRPr="006F178A">
        <w:rPr>
          <w:rtl/>
        </w:rPr>
        <w:t>מלמדו מדרש, הלכות ואגדות, אבל לא ילמדנו מקרא.</w:t>
      </w:r>
    </w:p>
    <w:p w14:paraId="6D0C3FCD" w14:textId="77777777" w:rsidR="0090740B" w:rsidRPr="00C14A40" w:rsidRDefault="003E2DCC" w:rsidP="0090740B">
      <w:pPr>
        <w:pStyle w:val="38"/>
        <w:framePr w:wrap="notBeside"/>
        <w:rPr>
          <w:rtl/>
        </w:rPr>
      </w:pPr>
      <w:r w:rsidRPr="00C14A40">
        <w:rPr>
          <w:rtl/>
        </w:rPr>
        <w:t xml:space="preserve">שמואל: </w:t>
      </w:r>
    </w:p>
    <w:p w14:paraId="5B92AD15" w14:textId="498777D0" w:rsidR="003E2DCC" w:rsidRPr="006F178A" w:rsidRDefault="003E2DCC" w:rsidP="009B268B">
      <w:pPr>
        <w:rPr>
          <w:rtl/>
        </w:rPr>
      </w:pPr>
      <w:r w:rsidRPr="006F178A">
        <w:rPr>
          <w:rFonts w:ascii="Fb Fontext" w:hAnsi="Fb Fontext"/>
          <w:rtl/>
        </w:rPr>
        <w:t>במקום שנוטלין שכר על המקרא ו</w:t>
      </w:r>
      <w:r w:rsidR="009B268B">
        <w:rPr>
          <w:rFonts w:ascii="Fb Fontext" w:hAnsi="Fb Fontext" w:hint="cs"/>
          <w:rtl/>
        </w:rPr>
        <w:t xml:space="preserve">לא על המדרש. </w:t>
      </w:r>
    </w:p>
    <w:p w14:paraId="2506F132" w14:textId="77777777" w:rsidR="003E2DCC" w:rsidRPr="006F178A" w:rsidRDefault="003E2DCC" w:rsidP="00A522DC">
      <w:pPr>
        <w:pStyle w:val="a3"/>
        <w:framePr w:wrap="around"/>
        <w:rPr>
          <w:rtl/>
        </w:rPr>
      </w:pPr>
      <w:r w:rsidRPr="006F178A">
        <w:rPr>
          <w:rtl/>
        </w:rPr>
        <w:t>לז.</w:t>
      </w:r>
    </w:p>
    <w:p w14:paraId="165FDA97" w14:textId="60229EA7" w:rsidR="00A21E98" w:rsidRPr="002C641B" w:rsidRDefault="009B268B" w:rsidP="00A21E98">
      <w:pPr>
        <w:rPr>
          <w:rStyle w:val="affffa"/>
        </w:rPr>
      </w:pPr>
      <w:r w:rsidRPr="0090740B">
        <w:rPr>
          <w:rStyle w:val="affffe"/>
          <w:rFonts w:hint="cs"/>
          <w:rtl/>
        </w:rPr>
        <w:t>וק</w:t>
      </w:r>
      <w:r w:rsidR="003E2DCC" w:rsidRPr="0090740B">
        <w:rPr>
          <w:rStyle w:val="affffe"/>
          <w:rtl/>
        </w:rPr>
        <w:t>מ"ל</w:t>
      </w:r>
      <w:r w:rsidR="003E2DCC" w:rsidRPr="00625DCC">
        <w:rPr>
          <w:rFonts w:ascii="Fb Fontext" w:hAnsi="Fb Fontext"/>
          <w:spacing w:val="-2"/>
          <w:rtl/>
        </w:rPr>
        <w:t xml:space="preserve"> דא</w:t>
      </w:r>
      <w:r>
        <w:rPr>
          <w:rFonts w:ascii="Fb Fontext" w:hAnsi="Fb Fontext" w:hint="cs"/>
          <w:spacing w:val="-2"/>
          <w:rtl/>
        </w:rPr>
        <w:t xml:space="preserve">ף </w:t>
      </w:r>
      <w:r w:rsidR="003E2DCC" w:rsidRPr="00625DCC">
        <w:rPr>
          <w:rFonts w:ascii="Fb Fontext" w:hAnsi="Fb Fontext"/>
          <w:spacing w:val="-2"/>
          <w:rtl/>
        </w:rPr>
        <w:t>במקום שנוטלין שכר, על המקרא</w:t>
      </w:r>
      <w:r w:rsidR="00A21E98">
        <w:rPr>
          <w:rFonts w:ascii="Fb Fontext" w:hAnsi="Fb Fontext" w:hint="cs"/>
          <w:spacing w:val="-2"/>
          <w:rtl/>
        </w:rPr>
        <w:t xml:space="preserve"> יכול ולא על המדרש </w:t>
      </w:r>
    </w:p>
    <w:p w14:paraId="76519B02" w14:textId="1B9B8725" w:rsidR="003E2DCC" w:rsidRPr="006F178A" w:rsidRDefault="003E2DCC" w:rsidP="006666DF">
      <w:pPr>
        <w:spacing w:after="120"/>
        <w:rPr>
          <w:rtl/>
        </w:rPr>
      </w:pPr>
      <w:r w:rsidRPr="002C641B">
        <w:rPr>
          <w:rStyle w:val="affffa"/>
          <w:rFonts w:hint="cs"/>
          <w:rtl/>
        </w:rPr>
        <w:t>ד'</w:t>
      </w:r>
      <w:r w:rsidRPr="002C641B">
        <w:rPr>
          <w:rStyle w:val="affffa"/>
          <w:rtl/>
        </w:rPr>
        <w:t>ואותי צוה ה</w:t>
      </w:r>
      <w:r>
        <w:rPr>
          <w:rStyle w:val="affffa"/>
          <w:rtl/>
        </w:rPr>
        <w:t>'</w:t>
      </w:r>
      <w:r w:rsidRPr="002C641B">
        <w:rPr>
          <w:rStyle w:val="affffa"/>
          <w:rtl/>
        </w:rPr>
        <w:t xml:space="preserve"> בעת ההיא ללמד אתכם</w:t>
      </w:r>
      <w:r w:rsidRPr="002C641B">
        <w:rPr>
          <w:rStyle w:val="affffa"/>
          <w:rFonts w:hint="cs"/>
          <w:rtl/>
        </w:rPr>
        <w:t>'</w:t>
      </w:r>
      <w:r w:rsidRPr="002C641B">
        <w:rPr>
          <w:rStyle w:val="affffa"/>
          <w:rtl/>
        </w:rPr>
        <w:t>,</w:t>
      </w:r>
      <w:r w:rsidRPr="00A21E98">
        <w:rPr>
          <w:rStyle w:val="affffe"/>
          <w:rtl/>
        </w:rPr>
        <w:t xml:space="preserve"> וכתיב: </w:t>
      </w:r>
      <w:r w:rsidRPr="00A21E98">
        <w:rPr>
          <w:rStyle w:val="affffa"/>
          <w:rFonts w:hint="cs"/>
          <w:rtl/>
        </w:rPr>
        <w:t>'</w:t>
      </w:r>
      <w:r w:rsidRPr="00A21E98">
        <w:rPr>
          <w:rStyle w:val="affffa"/>
          <w:rtl/>
        </w:rPr>
        <w:t>ראה למדתי אתכם חוקים ומשפטים כאשר צוני ה',</w:t>
      </w:r>
      <w:r w:rsidRPr="006F178A">
        <w:rPr>
          <w:rtl/>
        </w:rPr>
        <w:t xml:space="preserve"> מה אני בחנם אף אתם </w:t>
      </w:r>
      <w:r w:rsidR="006B25C6">
        <w:rPr>
          <w:rtl/>
        </w:rPr>
        <w:t xml:space="preserve">גם </w:t>
      </w:r>
      <w:r w:rsidRPr="006F178A">
        <w:rPr>
          <w:rtl/>
        </w:rPr>
        <w:t xml:space="preserve">בחנם, מקרא </w:t>
      </w:r>
      <w:r w:rsidR="006B25C6">
        <w:rPr>
          <w:rtl/>
        </w:rPr>
        <w:t xml:space="preserve">גם </w:t>
      </w:r>
      <w:r w:rsidRPr="006F178A">
        <w:rPr>
          <w:rtl/>
        </w:rPr>
        <w:t>בחנם!</w:t>
      </w:r>
    </w:p>
    <w:p w14:paraId="49DB525E" w14:textId="075F777E" w:rsidR="006666DF" w:rsidRPr="00C14A40" w:rsidRDefault="003E2DCC" w:rsidP="0090740B">
      <w:pPr>
        <w:pStyle w:val="38"/>
        <w:framePr w:wrap="notBeside"/>
        <w:rPr>
          <w:rtl/>
        </w:rPr>
      </w:pPr>
      <w:r w:rsidRPr="00C14A40">
        <w:rPr>
          <w:rtl/>
        </w:rPr>
        <w:t>רב:</w:t>
      </w:r>
    </w:p>
    <w:p w14:paraId="33B498DC" w14:textId="38AFC312" w:rsidR="003E2DCC" w:rsidRPr="006F178A" w:rsidRDefault="003E2DCC" w:rsidP="003E2DCC">
      <w:pPr>
        <w:rPr>
          <w:rtl/>
        </w:rPr>
      </w:pPr>
      <w:r w:rsidRPr="006F178A">
        <w:rPr>
          <w:rtl/>
        </w:rPr>
        <w:t xml:space="preserve">שכר שימור, </w:t>
      </w:r>
      <w:r w:rsidRPr="00A21E98">
        <w:rPr>
          <w:rStyle w:val="affffe"/>
          <w:rtl/>
        </w:rPr>
        <w:t>ור</w:t>
      </w:r>
      <w:r w:rsidRPr="00A21E98">
        <w:rPr>
          <w:rStyle w:val="affffe"/>
          <w:rFonts w:hint="cs"/>
          <w:rtl/>
        </w:rPr>
        <w:t>י</w:t>
      </w:r>
      <w:r w:rsidRPr="00A21E98">
        <w:rPr>
          <w:rStyle w:val="affffe"/>
          <w:rtl/>
        </w:rPr>
        <w:t>"</w:t>
      </w:r>
      <w:r w:rsidRPr="00A21E98">
        <w:rPr>
          <w:rStyle w:val="affffe"/>
          <w:rFonts w:hint="cs"/>
          <w:rtl/>
        </w:rPr>
        <w:t>ו</w:t>
      </w:r>
      <w:r w:rsidRPr="00A21E98">
        <w:rPr>
          <w:rStyle w:val="affffe"/>
          <w:rtl/>
        </w:rPr>
        <w:t>:</w:t>
      </w:r>
      <w:r w:rsidRPr="006F178A">
        <w:rPr>
          <w:rtl/>
        </w:rPr>
        <w:t xml:space="preserve"> שכר פיסוק טעמים.</w:t>
      </w:r>
    </w:p>
    <w:p w14:paraId="0D634BDB" w14:textId="76FE3D76" w:rsidR="006666DF" w:rsidRPr="00C14A40" w:rsidRDefault="003E2DCC" w:rsidP="0090740B">
      <w:pPr>
        <w:pStyle w:val="38"/>
        <w:framePr w:wrap="notBeside"/>
        <w:rPr>
          <w:rtl/>
        </w:rPr>
      </w:pPr>
      <w:r w:rsidRPr="00C14A40">
        <w:rPr>
          <w:rtl/>
        </w:rPr>
        <w:t>תנן:</w:t>
      </w:r>
    </w:p>
    <w:p w14:paraId="19127AF8" w14:textId="7DF3CF43" w:rsidR="003E2DCC" w:rsidRPr="006F178A" w:rsidRDefault="003E2DCC" w:rsidP="003E2DCC">
      <w:pPr>
        <w:rPr>
          <w:rtl/>
        </w:rPr>
      </w:pPr>
      <w:r w:rsidRPr="006F178A">
        <w:rPr>
          <w:rFonts w:ascii="Fb Fontext" w:hAnsi="Fb Fontext"/>
          <w:rtl/>
        </w:rPr>
        <w:t>לא ילמדנו מקרא;</w:t>
      </w:r>
      <w:r w:rsidRPr="006F178A">
        <w:rPr>
          <w:rFonts w:ascii="Fb Fontext" w:hAnsi="Fb Fontext" w:hint="cs"/>
          <w:rtl/>
        </w:rPr>
        <w:t xml:space="preserve"> </w:t>
      </w:r>
    </w:p>
    <w:p w14:paraId="750432B7" w14:textId="3FA6EBBB" w:rsidR="003E2DCC" w:rsidRPr="006F178A" w:rsidRDefault="003E2DCC" w:rsidP="003E2DCC">
      <w:pPr>
        <w:rPr>
          <w:rtl/>
        </w:rPr>
      </w:pPr>
      <w:r w:rsidRPr="00A21E98">
        <w:rPr>
          <w:rStyle w:val="affffe"/>
          <w:rFonts w:hint="cs"/>
          <w:rtl/>
        </w:rPr>
        <w:t>למ</w:t>
      </w:r>
      <w:r w:rsidRPr="00A21E98">
        <w:rPr>
          <w:rStyle w:val="affffe"/>
          <w:rtl/>
        </w:rPr>
        <w:t>"</w:t>
      </w:r>
      <w:r w:rsidRPr="00A21E98">
        <w:rPr>
          <w:rStyle w:val="affffe"/>
          <w:rFonts w:hint="cs"/>
          <w:rtl/>
        </w:rPr>
        <w:t xml:space="preserve">ד </w:t>
      </w:r>
      <w:r w:rsidRPr="00A21E98">
        <w:rPr>
          <w:rStyle w:val="affffe"/>
          <w:rtl/>
        </w:rPr>
        <w:t>שכר פיסוק טעמים</w:t>
      </w:r>
      <w:r w:rsidRPr="006F178A">
        <w:rPr>
          <w:rtl/>
        </w:rPr>
        <w:t xml:space="preserve"> היינו דלא ילמדנו,</w:t>
      </w:r>
      <w:r w:rsidR="00A21E98">
        <w:rPr>
          <w:rStyle w:val="affffe"/>
          <w:rFonts w:hint="cs"/>
          <w:rtl/>
        </w:rPr>
        <w:t xml:space="preserve"> </w:t>
      </w:r>
      <w:r w:rsidRPr="00A21E98">
        <w:rPr>
          <w:rStyle w:val="affffe"/>
          <w:rFonts w:hint="cs"/>
          <w:rtl/>
        </w:rPr>
        <w:t>למ</w:t>
      </w:r>
      <w:r w:rsidRPr="00A21E98">
        <w:rPr>
          <w:rStyle w:val="affffe"/>
          <w:rtl/>
        </w:rPr>
        <w:t>"</w:t>
      </w:r>
      <w:r w:rsidRPr="00A21E98">
        <w:rPr>
          <w:rStyle w:val="affffe"/>
          <w:rFonts w:hint="cs"/>
          <w:rtl/>
        </w:rPr>
        <w:t>ד</w:t>
      </w:r>
      <w:r w:rsidRPr="00A21E98">
        <w:rPr>
          <w:rStyle w:val="affffe"/>
          <w:rtl/>
        </w:rPr>
        <w:t xml:space="preserve"> שכר שימור</w:t>
      </w:r>
      <w:r w:rsidR="00A21E98">
        <w:rPr>
          <w:rStyle w:val="affffe"/>
          <w:rFonts w:hint="cs"/>
          <w:rtl/>
        </w:rPr>
        <w:t>-</w:t>
      </w:r>
      <w:r w:rsidR="00AC0CA8">
        <w:rPr>
          <w:rStyle w:val="affffe"/>
          <w:rFonts w:hint="cs"/>
          <w:rtl/>
        </w:rPr>
        <w:t xml:space="preserve"> </w:t>
      </w:r>
      <w:r w:rsidR="00A21E98">
        <w:rPr>
          <w:rFonts w:hint="cs"/>
          <w:rtl/>
        </w:rPr>
        <w:t>תני בקטן</w:t>
      </w:r>
      <w:r w:rsidRPr="006F178A">
        <w:rPr>
          <w:rtl/>
        </w:rPr>
        <w:t>.</w:t>
      </w:r>
    </w:p>
    <w:p w14:paraId="05733EDF" w14:textId="77777777" w:rsidR="006666DF" w:rsidRPr="00C14A40" w:rsidRDefault="003E2DCC" w:rsidP="0090740B">
      <w:pPr>
        <w:pStyle w:val="38"/>
        <w:framePr w:wrap="notBeside"/>
        <w:rPr>
          <w:rtl/>
        </w:rPr>
      </w:pPr>
      <w:r w:rsidRPr="00C14A40">
        <w:rPr>
          <w:rFonts w:hint="cs"/>
          <w:rtl/>
        </w:rPr>
        <w:t>וה</w:t>
      </w:r>
      <w:r w:rsidRPr="00C14A40">
        <w:rPr>
          <w:rtl/>
        </w:rPr>
        <w:t>"</w:t>
      </w:r>
      <w:r w:rsidRPr="00C14A40">
        <w:rPr>
          <w:rFonts w:hint="cs"/>
          <w:rtl/>
        </w:rPr>
        <w:t>ק</w:t>
      </w:r>
      <w:r w:rsidRPr="00C14A40">
        <w:rPr>
          <w:rtl/>
        </w:rPr>
        <w:t>:</w:t>
      </w:r>
    </w:p>
    <w:p w14:paraId="3D1A8048" w14:textId="3561D69E" w:rsidR="003E2DCC" w:rsidRPr="006F178A" w:rsidRDefault="003E2DCC" w:rsidP="008A6FD1">
      <w:pPr>
        <w:spacing w:after="60"/>
        <w:rPr>
          <w:rtl/>
        </w:rPr>
      </w:pPr>
      <w:r w:rsidRPr="006F178A">
        <w:rPr>
          <w:rtl/>
        </w:rPr>
        <w:t>לא ילמדנו מקרא בקטן, אם היה גדול, מלמדו לו ולבניו מקרא.</w:t>
      </w:r>
    </w:p>
    <w:p w14:paraId="7395CA0F" w14:textId="77777777" w:rsidR="006666DF" w:rsidRPr="00C14A40" w:rsidRDefault="003E2DCC" w:rsidP="0090740B">
      <w:pPr>
        <w:pStyle w:val="38"/>
        <w:framePr w:wrap="notBeside"/>
        <w:rPr>
          <w:rtl/>
        </w:rPr>
      </w:pPr>
      <w:r w:rsidRPr="00C14A40">
        <w:rPr>
          <w:rtl/>
        </w:rPr>
        <w:t>מיתיבי:</w:t>
      </w:r>
    </w:p>
    <w:p w14:paraId="3CB80FEA" w14:textId="313FB1D3" w:rsidR="003E2DCC" w:rsidRPr="006F178A" w:rsidRDefault="003E2DCC" w:rsidP="003E2DCC">
      <w:pPr>
        <w:rPr>
          <w:rtl/>
        </w:rPr>
      </w:pPr>
      <w:r w:rsidRPr="00911B82">
        <w:rPr>
          <w:rtl/>
        </w:rPr>
        <w:t>ת</w:t>
      </w:r>
      <w:r w:rsidRPr="006F178A">
        <w:rPr>
          <w:rtl/>
        </w:rPr>
        <w:t>ינוקות לא קורין בתחילה בשבת אלא שונין בראשון;</w:t>
      </w:r>
    </w:p>
    <w:p w14:paraId="72B67613" w14:textId="77777777" w:rsidR="008A6FD1" w:rsidRDefault="003E2DCC" w:rsidP="008A6FD1">
      <w:pPr>
        <w:pStyle w:val="38"/>
        <w:framePr w:wrap="notBeside"/>
        <w:rPr>
          <w:rStyle w:val="affffe"/>
          <w:rFonts w:hint="cs"/>
          <w:rtl/>
        </w:rPr>
      </w:pPr>
      <w:r w:rsidRPr="00911B82">
        <w:rPr>
          <w:rStyle w:val="affffe"/>
          <w:rFonts w:hint="cs"/>
          <w:rtl/>
        </w:rPr>
        <w:t>למ</w:t>
      </w:r>
      <w:r w:rsidRPr="00911B82">
        <w:rPr>
          <w:rStyle w:val="affffe"/>
          <w:rtl/>
        </w:rPr>
        <w:t>"</w:t>
      </w:r>
      <w:r w:rsidRPr="00911B82">
        <w:rPr>
          <w:rStyle w:val="affffe"/>
          <w:rFonts w:hint="cs"/>
          <w:rtl/>
        </w:rPr>
        <w:t>ד</w:t>
      </w:r>
    </w:p>
    <w:p w14:paraId="7C4761F7" w14:textId="05C64D3D" w:rsidR="003E2DCC" w:rsidRPr="006F178A" w:rsidRDefault="003E2DCC" w:rsidP="003E2DCC">
      <w:pPr>
        <w:rPr>
          <w:rtl/>
        </w:rPr>
      </w:pPr>
      <w:r w:rsidRPr="00911B82">
        <w:rPr>
          <w:rStyle w:val="affffe"/>
          <w:rtl/>
        </w:rPr>
        <w:t>שכר פיסוק טעמים</w:t>
      </w:r>
      <w:r w:rsidRPr="006F178A">
        <w:rPr>
          <w:rtl/>
        </w:rPr>
        <w:t>, היינו דאין קורין בתחילה בשבת,</w:t>
      </w:r>
    </w:p>
    <w:p w14:paraId="5F6A3699" w14:textId="77777777" w:rsidR="008A6FD1" w:rsidRDefault="003E2DCC" w:rsidP="008A6FD1">
      <w:pPr>
        <w:pStyle w:val="38"/>
        <w:framePr w:wrap="notBeside"/>
        <w:rPr>
          <w:rStyle w:val="affffe"/>
          <w:rFonts w:hint="cs"/>
          <w:rtl/>
        </w:rPr>
      </w:pPr>
      <w:r w:rsidRPr="00911B82">
        <w:rPr>
          <w:rStyle w:val="affffe"/>
          <w:rFonts w:hint="cs"/>
          <w:rtl/>
        </w:rPr>
        <w:t>ולמ</w:t>
      </w:r>
      <w:r w:rsidRPr="00911B82">
        <w:rPr>
          <w:rStyle w:val="affffe"/>
          <w:rtl/>
        </w:rPr>
        <w:t>"</w:t>
      </w:r>
      <w:r w:rsidRPr="00911B82">
        <w:rPr>
          <w:rStyle w:val="affffe"/>
          <w:rFonts w:hint="cs"/>
          <w:rtl/>
        </w:rPr>
        <w:t>ד</w:t>
      </w:r>
    </w:p>
    <w:p w14:paraId="59863864" w14:textId="66DD5BEA" w:rsidR="003E2DCC" w:rsidRPr="00625DCC" w:rsidRDefault="003E2DCC" w:rsidP="008A6FD1">
      <w:pPr>
        <w:spacing w:after="60"/>
        <w:rPr>
          <w:spacing w:val="-4"/>
          <w:rtl/>
        </w:rPr>
      </w:pPr>
      <w:r w:rsidRPr="00911B82">
        <w:rPr>
          <w:rStyle w:val="affffe"/>
          <w:rtl/>
        </w:rPr>
        <w:t xml:space="preserve">שכר שימור, </w:t>
      </w:r>
      <w:r w:rsidRPr="001C737B">
        <w:rPr>
          <w:rFonts w:hint="cs"/>
          <w:rtl/>
        </w:rPr>
        <w:t>אמאי אין קורין הא שכר שימור הוא ושרי ככל הבלעה [וכשכר</w:t>
      </w:r>
      <w:r w:rsidRPr="00625DCC">
        <w:rPr>
          <w:rFonts w:hint="cs"/>
          <w:spacing w:val="-4"/>
          <w:rtl/>
        </w:rPr>
        <w:t xml:space="preserve"> פיסוק שמובלע]</w:t>
      </w:r>
    </w:p>
    <w:p w14:paraId="5044D0AD" w14:textId="77777777" w:rsidR="0090740B" w:rsidRPr="00C14A40" w:rsidRDefault="003E2DCC" w:rsidP="0090740B">
      <w:pPr>
        <w:pStyle w:val="38"/>
        <w:framePr w:wrap="notBeside"/>
        <w:rPr>
          <w:rtl/>
        </w:rPr>
      </w:pPr>
      <w:r w:rsidRPr="00C14A40">
        <w:rPr>
          <w:rtl/>
        </w:rPr>
        <w:t xml:space="preserve">דתניא: </w:t>
      </w:r>
    </w:p>
    <w:p w14:paraId="0D2E3151" w14:textId="1AC69B69" w:rsidR="003E2DCC" w:rsidRPr="006F178A" w:rsidRDefault="003E2DCC" w:rsidP="003E2DCC">
      <w:pPr>
        <w:rPr>
          <w:rtl/>
        </w:rPr>
      </w:pPr>
      <w:r w:rsidRPr="006F178A">
        <w:rPr>
          <w:rtl/>
        </w:rPr>
        <w:t>השוכר את הפועל לשמור את התינוק, הפרה, הזרעים</w:t>
      </w:r>
      <w:r w:rsidRPr="006F178A">
        <w:rPr>
          <w:rFonts w:hint="cs"/>
          <w:rtl/>
        </w:rPr>
        <w:t xml:space="preserve"> </w:t>
      </w:r>
      <w:r w:rsidRPr="006F178A">
        <w:rPr>
          <w:rtl/>
        </w:rPr>
        <w:t>אין נותנין לו שכר שבת לפיכך</w:t>
      </w:r>
      <w:r w:rsidRPr="006F178A">
        <w:rPr>
          <w:rFonts w:hint="cs"/>
          <w:rtl/>
        </w:rPr>
        <w:t xml:space="preserve"> אם אבדו חייב באחריותן</w:t>
      </w:r>
    </w:p>
    <w:p w14:paraId="4026B3DD" w14:textId="77777777" w:rsidR="003E2DCC" w:rsidRPr="006F178A" w:rsidRDefault="003E2DCC" w:rsidP="00A522DC">
      <w:pPr>
        <w:pStyle w:val="a3"/>
        <w:framePr w:wrap="around"/>
        <w:rPr>
          <w:rtl/>
        </w:rPr>
      </w:pPr>
      <w:r w:rsidRPr="006F178A">
        <w:rPr>
          <w:rtl/>
        </w:rPr>
        <w:t>לז:</w:t>
      </w:r>
    </w:p>
    <w:p w14:paraId="27CEEB0C" w14:textId="78F39F8C" w:rsidR="003E2DCC" w:rsidRPr="006F178A" w:rsidRDefault="003E2DCC" w:rsidP="003E2DCC">
      <w:pPr>
        <w:rPr>
          <w:rtl/>
        </w:rPr>
      </w:pPr>
      <w:r w:rsidRPr="006F178A">
        <w:rPr>
          <w:rFonts w:ascii="Fb Fontext" w:hAnsi="Fb Fontext"/>
          <w:rtl/>
        </w:rPr>
        <w:t>ואם היה שכיר שבת, חדש, שנה, שבוע - נותן לו שכר שבת, לפיכך אם אבדו חייב באחריותן!</w:t>
      </w:r>
    </w:p>
    <w:p w14:paraId="481BE2F5" w14:textId="77777777" w:rsidR="003E2DCC" w:rsidRPr="00295E41" w:rsidRDefault="003E2DCC" w:rsidP="001C737B">
      <w:pPr>
        <w:rPr>
          <w:rStyle w:val="afffa"/>
        </w:rPr>
      </w:pPr>
      <w:r w:rsidRPr="001C737B">
        <w:rPr>
          <w:rFonts w:ascii="Fb Fontext" w:hAnsi="Fb Fontext"/>
          <w:rtl/>
        </w:rPr>
        <w:t xml:space="preserve">אלא גבי שבת </w:t>
      </w:r>
      <w:r w:rsidRPr="001C737B">
        <w:rPr>
          <w:rFonts w:ascii="Fb Fontext" w:hAnsi="Fb Fontext" w:hint="cs"/>
          <w:rtl/>
        </w:rPr>
        <w:t xml:space="preserve">הטעם הוא שיפנו אבותיהם למצוות השבת </w:t>
      </w:r>
    </w:p>
    <w:p w14:paraId="22F3B497" w14:textId="77777777" w:rsidR="001C737B" w:rsidRDefault="003E2DCC" w:rsidP="001C737B">
      <w:pPr>
        <w:rPr>
          <w:rStyle w:val="affffe"/>
          <w:rtl/>
        </w:rPr>
      </w:pPr>
      <w:r w:rsidRPr="001C737B">
        <w:rPr>
          <w:rStyle w:val="affffe"/>
          <w:rFonts w:hint="cs"/>
          <w:rtl/>
        </w:rPr>
        <w:t>ב.</w:t>
      </w:r>
      <w:r w:rsidRPr="001C737B">
        <w:rPr>
          <w:rStyle w:val="affffe"/>
          <w:rtl/>
        </w:rPr>
        <w:t xml:space="preserve"> מ</w:t>
      </w:r>
      <w:r w:rsidRPr="001C737B">
        <w:rPr>
          <w:spacing w:val="-4"/>
          <w:rtl/>
        </w:rPr>
        <w:t>שום דבשבת א</w:t>
      </w:r>
      <w:r w:rsidR="001C737B">
        <w:rPr>
          <w:rFonts w:hint="cs"/>
          <w:spacing w:val="-4"/>
          <w:rtl/>
        </w:rPr>
        <w:t xml:space="preserve">וכלים ושותים </w:t>
      </w:r>
      <w:r w:rsidRPr="001C737B">
        <w:rPr>
          <w:spacing w:val="-4"/>
          <w:rtl/>
        </w:rPr>
        <w:t xml:space="preserve">ויקיר עליהון עלמא, </w:t>
      </w:r>
    </w:p>
    <w:p w14:paraId="70DEA24C" w14:textId="1A46A34E" w:rsidR="003E2DCC" w:rsidRPr="001C737B" w:rsidRDefault="003E2DCC" w:rsidP="001C737B">
      <w:pPr>
        <w:rPr>
          <w:spacing w:val="-4"/>
          <w:rtl/>
        </w:rPr>
      </w:pPr>
      <w:r w:rsidRPr="001C737B">
        <w:rPr>
          <w:rStyle w:val="affffe"/>
          <w:rtl/>
        </w:rPr>
        <w:t xml:space="preserve">כדשמואל: </w:t>
      </w:r>
      <w:r w:rsidRPr="001C737B">
        <w:rPr>
          <w:spacing w:val="-4"/>
          <w:rtl/>
        </w:rPr>
        <w:t>שינוי וסת תחילת חולי מעיים.</w:t>
      </w:r>
    </w:p>
    <w:p w14:paraId="3F03DE36" w14:textId="77777777" w:rsidR="006666DF" w:rsidRPr="00C14A40" w:rsidRDefault="003E2DCC" w:rsidP="0090740B">
      <w:pPr>
        <w:pStyle w:val="38"/>
        <w:framePr w:wrap="notBeside"/>
        <w:rPr>
          <w:rFonts w:hint="cs"/>
          <w:rtl/>
        </w:rPr>
      </w:pPr>
      <w:r w:rsidRPr="00C14A40">
        <w:rPr>
          <w:rtl/>
        </w:rPr>
        <w:t>ולמ"</w:t>
      </w:r>
      <w:r w:rsidRPr="00C14A40">
        <w:rPr>
          <w:rFonts w:hint="cs"/>
          <w:rtl/>
        </w:rPr>
        <w:t>ד</w:t>
      </w:r>
    </w:p>
    <w:p w14:paraId="280540E3" w14:textId="44FDC62E" w:rsidR="003E2DCC" w:rsidRPr="006F178A" w:rsidRDefault="003E2DCC" w:rsidP="003E2DCC">
      <w:pPr>
        <w:rPr>
          <w:rtl/>
        </w:rPr>
      </w:pPr>
      <w:r w:rsidRPr="001C737B">
        <w:rPr>
          <w:rStyle w:val="affffe"/>
          <w:rFonts w:hint="cs"/>
          <w:rtl/>
        </w:rPr>
        <w:t>שכר</w:t>
      </w:r>
      <w:r w:rsidRPr="001C737B">
        <w:rPr>
          <w:rStyle w:val="affffe"/>
          <w:rtl/>
        </w:rPr>
        <w:t xml:space="preserve"> פיסוק טעמים</w:t>
      </w:r>
      <w:r w:rsidRPr="006F178A">
        <w:rPr>
          <w:rFonts w:ascii="Fb Fontext" w:hAnsi="Fb Fontext"/>
          <w:rtl/>
        </w:rPr>
        <w:t xml:space="preserve">, לא אמר שכר שימור </w:t>
      </w:r>
      <w:r>
        <w:rPr>
          <w:rFonts w:ascii="Fb Fontext" w:hAnsi="Fb Fontext" w:hint="cs"/>
          <w:rtl/>
        </w:rPr>
        <w:t>ד</w:t>
      </w:r>
      <w:r w:rsidRPr="006F178A">
        <w:rPr>
          <w:rFonts w:ascii="Fb Fontext" w:hAnsi="Fb Fontext"/>
          <w:rtl/>
        </w:rPr>
        <w:t xml:space="preserve">בנות </w:t>
      </w:r>
      <w:r w:rsidR="001C737B">
        <w:rPr>
          <w:rFonts w:ascii="Fb Fontext" w:hAnsi="Fb Fontext" w:hint="cs"/>
          <w:rtl/>
        </w:rPr>
        <w:t>א</w:t>
      </w:r>
      <w:r w:rsidR="0075729B">
        <w:rPr>
          <w:rFonts w:ascii="Fb Fontext" w:hAnsi="Fb Fontext"/>
          <w:rtl/>
        </w:rPr>
        <w:t>"</w:t>
      </w:r>
      <w:r w:rsidR="001C737B">
        <w:rPr>
          <w:rFonts w:ascii="Fb Fontext" w:hAnsi="Fb Fontext" w:hint="cs"/>
          <w:rtl/>
        </w:rPr>
        <w:t>צ שימור?</w:t>
      </w:r>
    </w:p>
    <w:p w14:paraId="0169F7F8" w14:textId="77777777" w:rsidR="006666DF" w:rsidRPr="00C14A40" w:rsidRDefault="003E2DCC" w:rsidP="0090740B">
      <w:pPr>
        <w:pStyle w:val="38"/>
        <w:framePr w:wrap="notBeside"/>
        <w:rPr>
          <w:rtl/>
        </w:rPr>
      </w:pPr>
      <w:r w:rsidRPr="00C14A40">
        <w:rPr>
          <w:rtl/>
        </w:rPr>
        <w:t>ולמ"ד</w:t>
      </w:r>
    </w:p>
    <w:p w14:paraId="6C9700EE" w14:textId="717859B8" w:rsidR="003E2DCC" w:rsidRPr="006F178A" w:rsidRDefault="003E2DCC" w:rsidP="003E2DCC">
      <w:pPr>
        <w:rPr>
          <w:rtl/>
        </w:rPr>
      </w:pPr>
      <w:r w:rsidRPr="001C737B">
        <w:rPr>
          <w:rStyle w:val="affffe"/>
          <w:rtl/>
        </w:rPr>
        <w:t xml:space="preserve">שכר שימור </w:t>
      </w:r>
      <w:r w:rsidRPr="006F178A">
        <w:rPr>
          <w:rtl/>
        </w:rPr>
        <w:t>לא אמר שכר פיסוק טעמים</w:t>
      </w:r>
      <w:r w:rsidRPr="006F178A">
        <w:rPr>
          <w:rFonts w:hint="cs"/>
          <w:rtl/>
        </w:rPr>
        <w:t>-</w:t>
      </w:r>
      <w:r w:rsidR="0075729B">
        <w:rPr>
          <w:rFonts w:hint="cs"/>
          <w:rtl/>
        </w:rPr>
        <w:t xml:space="preserve"> </w:t>
      </w:r>
      <w:r w:rsidR="001C737B">
        <w:rPr>
          <w:rFonts w:hint="cs"/>
          <w:rtl/>
        </w:rPr>
        <w:t>דד</w:t>
      </w:r>
      <w:r w:rsidRPr="006F178A">
        <w:rPr>
          <w:rtl/>
        </w:rPr>
        <w:t xml:space="preserve">אורייתא הוא, </w:t>
      </w:r>
    </w:p>
    <w:p w14:paraId="02F25259" w14:textId="77777777" w:rsidR="006666DF" w:rsidRPr="00C14A40" w:rsidRDefault="001C737B" w:rsidP="0090740B">
      <w:pPr>
        <w:pStyle w:val="38"/>
        <w:framePr w:wrap="notBeside"/>
        <w:rPr>
          <w:rtl/>
        </w:rPr>
      </w:pPr>
      <w:r w:rsidRPr="00C14A40">
        <w:rPr>
          <w:rFonts w:hint="cs"/>
          <w:rtl/>
        </w:rPr>
        <w:t>כ</w:t>
      </w:r>
      <w:r w:rsidR="003E2DCC" w:rsidRPr="00C14A40">
        <w:rPr>
          <w:rFonts w:hint="cs"/>
          <w:rtl/>
        </w:rPr>
        <w:t>רב:</w:t>
      </w:r>
    </w:p>
    <w:p w14:paraId="2ECE168F" w14:textId="595A9426" w:rsidR="0090740B" w:rsidRDefault="003E2DCC" w:rsidP="003E2DCC">
      <w:pPr>
        <w:rPr>
          <w:rStyle w:val="affffa"/>
          <w:rtl/>
        </w:rPr>
      </w:pPr>
      <w:r w:rsidRPr="001C737B">
        <w:rPr>
          <w:rStyle w:val="affffe"/>
          <w:rFonts w:hint="cs"/>
          <w:rtl/>
        </w:rPr>
        <w:t>'</w:t>
      </w:r>
      <w:r w:rsidRPr="00A824E4">
        <w:rPr>
          <w:rStyle w:val="affffa"/>
          <w:rtl/>
        </w:rPr>
        <w:t>ויקראו בספר תורת האלהים</w:t>
      </w:r>
      <w:r w:rsidRPr="00A824E4">
        <w:rPr>
          <w:rStyle w:val="affffa"/>
          <w:rFonts w:hint="cs"/>
          <w:rtl/>
        </w:rPr>
        <w:t>'</w:t>
      </w:r>
      <w:r w:rsidRPr="00A824E4">
        <w:rPr>
          <w:rStyle w:val="affffa"/>
          <w:rtl/>
        </w:rPr>
        <w:t xml:space="preserve"> </w:t>
      </w:r>
      <w:r w:rsidRPr="006F178A">
        <w:rPr>
          <w:rtl/>
        </w:rPr>
        <w:t>- זה מקרא,</w:t>
      </w:r>
      <w:r w:rsidRPr="004A3A20">
        <w:rPr>
          <w:rStyle w:val="affffa"/>
          <w:rtl/>
        </w:rPr>
        <w:t xml:space="preserve"> </w:t>
      </w:r>
    </w:p>
    <w:p w14:paraId="780B9AB3" w14:textId="1D5A5DD3" w:rsidR="003E2DCC" w:rsidRPr="006F178A" w:rsidRDefault="003E2DCC" w:rsidP="003E2DCC">
      <w:pPr>
        <w:rPr>
          <w:rtl/>
        </w:rPr>
      </w:pPr>
      <w:r w:rsidRPr="004A3A20">
        <w:rPr>
          <w:rStyle w:val="affffa"/>
          <w:rFonts w:hint="cs"/>
          <w:rtl/>
        </w:rPr>
        <w:t>'</w:t>
      </w:r>
      <w:r w:rsidRPr="004A3A20">
        <w:rPr>
          <w:rStyle w:val="affffa"/>
          <w:rtl/>
        </w:rPr>
        <w:t>מפורש</w:t>
      </w:r>
      <w:r w:rsidRPr="004A3A20">
        <w:rPr>
          <w:rStyle w:val="affffa"/>
          <w:rFonts w:hint="cs"/>
          <w:rtl/>
        </w:rPr>
        <w:t>'</w:t>
      </w:r>
      <w:r w:rsidRPr="004A3A20">
        <w:rPr>
          <w:rStyle w:val="affffa"/>
          <w:rtl/>
        </w:rPr>
        <w:t xml:space="preserve"> </w:t>
      </w:r>
      <w:r w:rsidRPr="006F178A">
        <w:rPr>
          <w:rtl/>
        </w:rPr>
        <w:t>- זה תרגום,</w:t>
      </w:r>
      <w:r w:rsidRPr="00A824E4">
        <w:rPr>
          <w:rStyle w:val="affffa"/>
          <w:rtl/>
        </w:rPr>
        <w:t xml:space="preserve"> </w:t>
      </w:r>
      <w:r w:rsidRPr="00A824E4">
        <w:rPr>
          <w:rStyle w:val="affffa"/>
          <w:rFonts w:hint="cs"/>
          <w:rtl/>
        </w:rPr>
        <w:t>'</w:t>
      </w:r>
      <w:r w:rsidRPr="00A824E4">
        <w:rPr>
          <w:rStyle w:val="affffa"/>
          <w:rtl/>
        </w:rPr>
        <w:t>ושום שכל</w:t>
      </w:r>
      <w:r w:rsidRPr="00A824E4">
        <w:rPr>
          <w:rStyle w:val="affffa"/>
          <w:rFonts w:hint="cs"/>
          <w:rtl/>
        </w:rPr>
        <w:t>'</w:t>
      </w:r>
      <w:r w:rsidRPr="00A824E4">
        <w:rPr>
          <w:rStyle w:val="affffa"/>
          <w:rtl/>
        </w:rPr>
        <w:t xml:space="preserve"> </w:t>
      </w:r>
      <w:r w:rsidRPr="006F178A">
        <w:rPr>
          <w:rtl/>
        </w:rPr>
        <w:t>- אלו הפסוקים,</w:t>
      </w:r>
    </w:p>
    <w:p w14:paraId="703AC920" w14:textId="77777777" w:rsidR="003E2DCC" w:rsidRPr="006F178A" w:rsidRDefault="003E2DCC" w:rsidP="006666DF">
      <w:pPr>
        <w:spacing w:after="120"/>
        <w:rPr>
          <w:rtl/>
        </w:rPr>
      </w:pPr>
      <w:r w:rsidRPr="0063694C">
        <w:rPr>
          <w:rStyle w:val="affffa"/>
          <w:rFonts w:hint="cs"/>
          <w:rtl/>
        </w:rPr>
        <w:t>'</w:t>
      </w:r>
      <w:r w:rsidRPr="0063694C">
        <w:rPr>
          <w:rStyle w:val="affffa"/>
          <w:rtl/>
        </w:rPr>
        <w:t>ויבינו במקרא</w:t>
      </w:r>
      <w:r w:rsidRPr="0063694C">
        <w:rPr>
          <w:rStyle w:val="affffa"/>
          <w:rFonts w:hint="cs"/>
          <w:rtl/>
        </w:rPr>
        <w:t>'</w:t>
      </w:r>
      <w:r w:rsidRPr="0063694C">
        <w:rPr>
          <w:rStyle w:val="affffa"/>
          <w:rtl/>
        </w:rPr>
        <w:t xml:space="preserve"> </w:t>
      </w:r>
      <w:r w:rsidRPr="006F178A">
        <w:rPr>
          <w:rtl/>
        </w:rPr>
        <w:t xml:space="preserve">- זה פיסוק טעמים, </w:t>
      </w:r>
      <w:r w:rsidRPr="0090740B">
        <w:rPr>
          <w:rStyle w:val="affffe"/>
          <w:rtl/>
        </w:rPr>
        <w:t>ואמרי לה:</w:t>
      </w:r>
      <w:r w:rsidRPr="006F178A">
        <w:rPr>
          <w:rtl/>
        </w:rPr>
        <w:t xml:space="preserve"> אלו המסורות.</w:t>
      </w:r>
    </w:p>
    <w:p w14:paraId="42F140B9" w14:textId="3FC279C7" w:rsidR="0090740B" w:rsidRPr="00C14A40" w:rsidRDefault="003E2DCC" w:rsidP="0090740B">
      <w:pPr>
        <w:pStyle w:val="38"/>
        <w:framePr w:wrap="notBeside"/>
        <w:rPr>
          <w:rtl/>
        </w:rPr>
      </w:pPr>
      <w:r w:rsidRPr="00C14A40">
        <w:rPr>
          <w:rFonts w:hint="eastAsia"/>
          <w:rtl/>
        </w:rPr>
        <w:t>רי</w:t>
      </w:r>
      <w:r w:rsidRPr="00C14A40">
        <w:rPr>
          <w:rtl/>
        </w:rPr>
        <w:t>"</w:t>
      </w:r>
      <w:r w:rsidRPr="00C14A40">
        <w:rPr>
          <w:rFonts w:hint="eastAsia"/>
          <w:rtl/>
        </w:rPr>
        <w:t>צ</w:t>
      </w:r>
      <w:r w:rsidRPr="00C14A40">
        <w:rPr>
          <w:rtl/>
        </w:rPr>
        <w:t>:</w:t>
      </w:r>
    </w:p>
    <w:p w14:paraId="1A42B375" w14:textId="5F099BF1" w:rsidR="003E2DCC" w:rsidRPr="0090740B" w:rsidRDefault="003E2DCC" w:rsidP="008A6FD1">
      <w:pPr>
        <w:pStyle w:val="affffb"/>
        <w:rPr>
          <w:rtl/>
        </w:rPr>
      </w:pPr>
      <w:r w:rsidRPr="0090740B">
        <w:rPr>
          <w:rtl/>
        </w:rPr>
        <w:t>מקרא סופרים, ועיטור סופרים, וקריין ולא כתיבן, וכתיבן ולא קריין - הלכה למשה מסיני.</w:t>
      </w:r>
    </w:p>
    <w:p w14:paraId="0BEB5976" w14:textId="77777777" w:rsidR="003E2DCC" w:rsidRPr="006F178A" w:rsidRDefault="003E2DCC" w:rsidP="003E2DCC">
      <w:pPr>
        <w:rPr>
          <w:rtl/>
        </w:rPr>
      </w:pPr>
      <w:r w:rsidRPr="00295E41">
        <w:rPr>
          <w:rStyle w:val="afffa"/>
          <w:rtl/>
        </w:rPr>
        <w:t>מקרא סופרים:</w:t>
      </w:r>
      <w:r w:rsidRPr="001C737B">
        <w:rPr>
          <w:rStyle w:val="affffa"/>
          <w:rtl/>
        </w:rPr>
        <w:t xml:space="preserve"> ארץ, שמים, מצרים.</w:t>
      </w:r>
    </w:p>
    <w:p w14:paraId="5ED3C20E" w14:textId="552D1275" w:rsidR="003E2DCC" w:rsidRPr="00980089" w:rsidRDefault="003E2DCC" w:rsidP="003E2DCC">
      <w:pPr>
        <w:rPr>
          <w:spacing w:val="-2"/>
          <w:rtl/>
        </w:rPr>
      </w:pPr>
      <w:r w:rsidRPr="00295E41">
        <w:rPr>
          <w:rStyle w:val="afffa"/>
          <w:rtl/>
        </w:rPr>
        <w:t>עיטור סופרים:</w:t>
      </w:r>
      <w:r w:rsidRPr="00980089">
        <w:rPr>
          <w:spacing w:val="-2"/>
          <w:rtl/>
        </w:rPr>
        <w:t xml:space="preserve"> </w:t>
      </w:r>
      <w:r w:rsidRPr="001C737B">
        <w:rPr>
          <w:rStyle w:val="affffa"/>
          <w:rtl/>
        </w:rPr>
        <w:t xml:space="preserve">אחר תעבורו, אחר תלך, אחר תאסף, קדמו שרים אחר </w:t>
      </w:r>
      <w:r w:rsidR="008A6FD1">
        <w:rPr>
          <w:rStyle w:val="affffa"/>
          <w:rtl/>
        </w:rPr>
        <w:br/>
      </w:r>
      <w:r w:rsidR="008A6FD1">
        <w:rPr>
          <w:rStyle w:val="affffa"/>
          <w:rFonts w:hint="cs"/>
          <w:rtl/>
        </w:rPr>
        <w:t xml:space="preserve"> </w:t>
      </w:r>
      <w:r w:rsidR="008A6FD1">
        <w:rPr>
          <w:rStyle w:val="affffa"/>
          <w:rtl/>
        </w:rPr>
        <w:tab/>
      </w:r>
      <w:r w:rsidR="008A6FD1">
        <w:rPr>
          <w:rStyle w:val="affffa"/>
          <w:rtl/>
        </w:rPr>
        <w:tab/>
      </w:r>
      <w:r w:rsidR="008A6FD1">
        <w:rPr>
          <w:rStyle w:val="affffa"/>
          <w:rtl/>
        </w:rPr>
        <w:tab/>
      </w:r>
      <w:r w:rsidR="008A6FD1">
        <w:rPr>
          <w:rStyle w:val="affffa"/>
          <w:rtl/>
        </w:rPr>
        <w:tab/>
      </w:r>
      <w:r w:rsidR="008A6FD1">
        <w:rPr>
          <w:rStyle w:val="affffa"/>
          <w:rtl/>
        </w:rPr>
        <w:tab/>
      </w:r>
      <w:r w:rsidRPr="001C737B">
        <w:rPr>
          <w:rStyle w:val="affffa"/>
          <w:rtl/>
        </w:rPr>
        <w:t>נוגנים, צדקתך כהררי אל.</w:t>
      </w:r>
    </w:p>
    <w:p w14:paraId="7CC88A25" w14:textId="77777777" w:rsidR="003E2DCC" w:rsidRPr="006F178A" w:rsidRDefault="003E2DCC" w:rsidP="003E2DCC">
      <w:pPr>
        <w:rPr>
          <w:rtl/>
        </w:rPr>
      </w:pPr>
      <w:r w:rsidRPr="00295E41">
        <w:rPr>
          <w:rStyle w:val="afffa"/>
          <w:rtl/>
        </w:rPr>
        <w:t>קריין ולא כתיבן:</w:t>
      </w:r>
      <w:r w:rsidRPr="006F178A">
        <w:rPr>
          <w:rtl/>
        </w:rPr>
        <w:t xml:space="preserve"> </w:t>
      </w:r>
      <w:r w:rsidRPr="001C737B">
        <w:rPr>
          <w:rStyle w:val="affffa"/>
          <w:rtl/>
        </w:rPr>
        <w:t>פרת דבלכתו איש דכאשר ישאל איש בדבר האלהים, באים דנבנתה, לה דפליטה, את דהגד הוגד, אלי דהגורן, אלי דהשעורים</w:t>
      </w:r>
      <w:r w:rsidRPr="006F178A">
        <w:rPr>
          <w:rtl/>
        </w:rPr>
        <w:t>, הלין קריין ולא כתבן.</w:t>
      </w:r>
    </w:p>
    <w:p w14:paraId="34689F55" w14:textId="77777777" w:rsidR="003E2DCC" w:rsidRPr="006F178A" w:rsidRDefault="003E2DCC" w:rsidP="006666DF">
      <w:pPr>
        <w:spacing w:after="120"/>
        <w:rPr>
          <w:rtl/>
        </w:rPr>
      </w:pPr>
      <w:r w:rsidRPr="00295E41">
        <w:rPr>
          <w:rStyle w:val="afffa"/>
          <w:rtl/>
        </w:rPr>
        <w:t>וכתבן ולא קריין:</w:t>
      </w:r>
      <w:r w:rsidRPr="006F178A">
        <w:rPr>
          <w:rtl/>
        </w:rPr>
        <w:t xml:space="preserve"> </w:t>
      </w:r>
      <w:r w:rsidRPr="001C737B">
        <w:rPr>
          <w:rStyle w:val="affffa"/>
          <w:rtl/>
        </w:rPr>
        <w:t>נא דיסלח</w:t>
      </w:r>
      <w:r w:rsidRPr="001C737B">
        <w:rPr>
          <w:rStyle w:val="affffa"/>
          <w:rFonts w:hint="cs"/>
          <w:rtl/>
        </w:rPr>
        <w:t xml:space="preserve"> </w:t>
      </w:r>
      <w:r w:rsidRPr="001C737B">
        <w:rPr>
          <w:rStyle w:val="affffa"/>
          <w:rtl/>
        </w:rPr>
        <w:t>זאת דהמצוה, ידרוך דהדורך חמש דפאת נגב אם דכי גואל,</w:t>
      </w:r>
      <w:r w:rsidRPr="006F178A">
        <w:rPr>
          <w:rtl/>
        </w:rPr>
        <w:t xml:space="preserve"> </w:t>
      </w:r>
    </w:p>
    <w:p w14:paraId="2CB55D51" w14:textId="77777777" w:rsidR="003E2DCC" w:rsidRPr="006F178A" w:rsidRDefault="003E2DCC" w:rsidP="00A522DC">
      <w:pPr>
        <w:pStyle w:val="a3"/>
        <w:framePr w:wrap="around"/>
        <w:rPr>
          <w:rtl/>
        </w:rPr>
      </w:pPr>
      <w:r w:rsidRPr="006F178A">
        <w:rPr>
          <w:rtl/>
        </w:rPr>
        <w:t>לח.</w:t>
      </w:r>
    </w:p>
    <w:p w14:paraId="731F690F" w14:textId="36658E4B" w:rsidR="0090740B" w:rsidRPr="00C14A40" w:rsidRDefault="003E2DCC" w:rsidP="0090740B">
      <w:pPr>
        <w:pStyle w:val="38"/>
        <w:framePr w:wrap="notBeside"/>
        <w:rPr>
          <w:rtl/>
        </w:rPr>
      </w:pPr>
      <w:r w:rsidRPr="00C14A40">
        <w:rPr>
          <w:rtl/>
        </w:rPr>
        <w:t xml:space="preserve">במערבא </w:t>
      </w:r>
    </w:p>
    <w:p w14:paraId="44C9B34F" w14:textId="25B6DBEA" w:rsidR="003E2DCC" w:rsidRPr="006F178A" w:rsidRDefault="003E2DCC" w:rsidP="006666DF">
      <w:pPr>
        <w:spacing w:after="120"/>
        <w:rPr>
          <w:rtl/>
        </w:rPr>
      </w:pPr>
      <w:r w:rsidRPr="0024677B">
        <w:rPr>
          <w:rStyle w:val="affffe"/>
          <w:rtl/>
        </w:rPr>
        <w:t>פסקין</w:t>
      </w:r>
      <w:r w:rsidR="0024677B">
        <w:rPr>
          <w:rFonts w:ascii="Fb Fontext" w:hAnsi="Fb Fontext" w:hint="cs"/>
          <w:rtl/>
        </w:rPr>
        <w:t xml:space="preserve"> </w:t>
      </w:r>
      <w:r w:rsidR="0024677B" w:rsidRPr="009A36B0">
        <w:rPr>
          <w:rStyle w:val="afffff0"/>
          <w:rFonts w:hint="cs"/>
          <w:rtl/>
        </w:rPr>
        <w:t>ל</w:t>
      </w:r>
      <w:r w:rsidRPr="009A36B0">
        <w:rPr>
          <w:rStyle w:val="afffff0"/>
          <w:rFonts w:hint="cs"/>
          <w:rtl/>
        </w:rPr>
        <w:t>ג' פסוקים</w:t>
      </w:r>
      <w:r w:rsidRPr="009A36B0">
        <w:rPr>
          <w:rStyle w:val="afffff0"/>
          <w:rtl/>
        </w:rPr>
        <w:t xml:space="preserve">: </w:t>
      </w:r>
      <w:r w:rsidRPr="00A824E4">
        <w:rPr>
          <w:rStyle w:val="affffa"/>
          <w:rFonts w:hint="cs"/>
          <w:rtl/>
        </w:rPr>
        <w:t>'</w:t>
      </w:r>
      <w:r w:rsidRPr="00A824E4">
        <w:rPr>
          <w:rStyle w:val="affffa"/>
          <w:rtl/>
        </w:rPr>
        <w:t>ויאמר ה</w:t>
      </w:r>
      <w:r>
        <w:rPr>
          <w:rStyle w:val="affffa"/>
          <w:rtl/>
        </w:rPr>
        <w:t>'</w:t>
      </w:r>
      <w:r w:rsidRPr="00A824E4">
        <w:rPr>
          <w:rStyle w:val="affffa"/>
          <w:rtl/>
        </w:rPr>
        <w:t xml:space="preserve"> אל משה הנה אנכי בא אליך בעב הענן</w:t>
      </w:r>
      <w:r w:rsidRPr="00A824E4">
        <w:rPr>
          <w:rStyle w:val="affffa"/>
          <w:rFonts w:hint="cs"/>
          <w:rtl/>
        </w:rPr>
        <w:t>'</w:t>
      </w:r>
      <w:r w:rsidRPr="00A824E4">
        <w:rPr>
          <w:rStyle w:val="affffa"/>
          <w:rtl/>
        </w:rPr>
        <w:t>.</w:t>
      </w:r>
    </w:p>
    <w:p w14:paraId="339B96B4" w14:textId="621EB9DA" w:rsidR="006666DF" w:rsidRPr="00C14A40" w:rsidRDefault="003E2DCC" w:rsidP="0090740B">
      <w:pPr>
        <w:pStyle w:val="38"/>
        <w:framePr w:wrap="notBeside"/>
        <w:rPr>
          <w:rtl/>
        </w:rPr>
      </w:pPr>
      <w:r w:rsidRPr="00C14A40">
        <w:rPr>
          <w:rFonts w:hint="cs"/>
          <w:rtl/>
        </w:rPr>
        <w:t>רחב</w:t>
      </w:r>
      <w:r w:rsidRPr="00C14A40">
        <w:rPr>
          <w:rtl/>
        </w:rPr>
        <w:t>"</w:t>
      </w:r>
      <w:r w:rsidRPr="00C14A40">
        <w:rPr>
          <w:rFonts w:hint="cs"/>
          <w:rtl/>
        </w:rPr>
        <w:t>ח</w:t>
      </w:r>
      <w:r w:rsidRPr="00C14A40">
        <w:rPr>
          <w:rtl/>
        </w:rPr>
        <w:t>:</w:t>
      </w:r>
    </w:p>
    <w:p w14:paraId="50317AF0" w14:textId="77777777" w:rsidR="008A6FD1" w:rsidRDefault="003E2DCC" w:rsidP="008A6FD1">
      <w:pPr>
        <w:rPr>
          <w:rtl/>
        </w:rPr>
      </w:pPr>
      <w:r w:rsidRPr="0058064B">
        <w:rPr>
          <w:rStyle w:val="affffc"/>
          <w:rtl/>
        </w:rPr>
        <w:t>לא העשיר משה אלא מפסולתן של לוחות,</w:t>
      </w:r>
    </w:p>
    <w:p w14:paraId="08F0B119" w14:textId="1EFFA389" w:rsidR="003E2DCC" w:rsidRPr="006F178A" w:rsidRDefault="003E2DCC" w:rsidP="008A6FD1">
      <w:pPr>
        <w:spacing w:after="60"/>
        <w:rPr>
          <w:rtl/>
        </w:rPr>
      </w:pPr>
      <w:r w:rsidRPr="006F178A">
        <w:rPr>
          <w:rtl/>
        </w:rPr>
        <w:t xml:space="preserve"> </w:t>
      </w:r>
      <w:r w:rsidR="009A36B0">
        <w:rPr>
          <w:rFonts w:hint="cs"/>
          <w:rtl/>
        </w:rPr>
        <w:t>ד</w:t>
      </w:r>
      <w:r w:rsidRPr="00A824E4">
        <w:rPr>
          <w:rStyle w:val="affffa"/>
          <w:rtl/>
        </w:rPr>
        <w:t xml:space="preserve">'פסל </w:t>
      </w:r>
      <w:r w:rsidRPr="00962DD3">
        <w:rPr>
          <w:rStyle w:val="affffa"/>
          <w:b/>
          <w:bCs/>
          <w:rtl/>
        </w:rPr>
        <w:t>לך</w:t>
      </w:r>
      <w:r w:rsidRPr="00A824E4">
        <w:rPr>
          <w:rStyle w:val="affffa"/>
          <w:rtl/>
        </w:rPr>
        <w:t xml:space="preserve"> שני לוחות אבנים כראשונים</w:t>
      </w:r>
      <w:r w:rsidRPr="00A824E4">
        <w:rPr>
          <w:rStyle w:val="affffa"/>
          <w:rFonts w:hint="cs"/>
          <w:rtl/>
        </w:rPr>
        <w:t>'</w:t>
      </w:r>
      <w:r w:rsidRPr="00A824E4">
        <w:rPr>
          <w:rStyle w:val="affffa"/>
          <w:rtl/>
        </w:rPr>
        <w:t>,</w:t>
      </w:r>
    </w:p>
    <w:p w14:paraId="3FC2B387" w14:textId="05B63DD1" w:rsidR="0090740B" w:rsidRPr="00C14A40" w:rsidRDefault="003E2DCC" w:rsidP="0090740B">
      <w:pPr>
        <w:pStyle w:val="38"/>
        <w:framePr w:wrap="notBeside"/>
        <w:rPr>
          <w:rtl/>
        </w:rPr>
      </w:pPr>
      <w:r w:rsidRPr="00C14A40">
        <w:rPr>
          <w:rFonts w:hint="cs"/>
          <w:rtl/>
        </w:rPr>
        <w:t>ריב</w:t>
      </w:r>
      <w:r w:rsidRPr="00C14A40">
        <w:rPr>
          <w:rtl/>
        </w:rPr>
        <w:t>"</w:t>
      </w:r>
      <w:r w:rsidRPr="00C14A40">
        <w:rPr>
          <w:rFonts w:hint="cs"/>
          <w:rtl/>
        </w:rPr>
        <w:t>ח</w:t>
      </w:r>
      <w:r w:rsidRPr="00C14A40">
        <w:rPr>
          <w:rtl/>
        </w:rPr>
        <w:t>:</w:t>
      </w:r>
    </w:p>
    <w:p w14:paraId="14C6C5EE" w14:textId="4E973579" w:rsidR="003E2DCC" w:rsidRPr="006F178A" w:rsidRDefault="003E2DCC" w:rsidP="006666DF">
      <w:pPr>
        <w:spacing w:after="60"/>
        <w:rPr>
          <w:rtl/>
        </w:rPr>
      </w:pPr>
      <w:r w:rsidRPr="0090740B">
        <w:rPr>
          <w:rStyle w:val="afffa"/>
          <w:rtl/>
        </w:rPr>
        <w:t>לא ניתנה תורה אלא למשה ולזרעו,</w:t>
      </w:r>
      <w:r w:rsidRPr="006F178A">
        <w:rPr>
          <w:rtl/>
        </w:rPr>
        <w:t xml:space="preserve"> </w:t>
      </w:r>
      <w:r w:rsidR="009A36B0">
        <w:rPr>
          <w:rFonts w:hint="cs"/>
          <w:rtl/>
        </w:rPr>
        <w:t>ד</w:t>
      </w:r>
      <w:r w:rsidRPr="00A824E4">
        <w:rPr>
          <w:rStyle w:val="affffa"/>
          <w:rFonts w:hint="cs"/>
          <w:rtl/>
        </w:rPr>
        <w:t>'</w:t>
      </w:r>
      <w:r w:rsidRPr="00A824E4">
        <w:rPr>
          <w:rStyle w:val="affffa"/>
          <w:rtl/>
        </w:rPr>
        <w:t>כתב לך פסל לך</w:t>
      </w:r>
      <w:r w:rsidRPr="00A824E4">
        <w:rPr>
          <w:rStyle w:val="affffa"/>
          <w:rFonts w:hint="cs"/>
          <w:rtl/>
        </w:rPr>
        <w:t>'</w:t>
      </w:r>
      <w:r w:rsidRPr="00A824E4">
        <w:rPr>
          <w:rStyle w:val="affffa"/>
          <w:rtl/>
        </w:rPr>
        <w:t>,</w:t>
      </w:r>
      <w:r w:rsidRPr="006F178A">
        <w:rPr>
          <w:rtl/>
        </w:rPr>
        <w:t xml:space="preserve"> מה פסולתן שלך אף כתבן שלך, משה נהג בה טובת עין ונתנה לישראל, </w:t>
      </w:r>
      <w:r w:rsidRPr="009A36B0">
        <w:rPr>
          <w:rStyle w:val="affffe"/>
          <w:rtl/>
        </w:rPr>
        <w:t>ועליו הכתוב אומר:</w:t>
      </w:r>
      <w:r w:rsidRPr="006F178A">
        <w:rPr>
          <w:rtl/>
        </w:rPr>
        <w:t xml:space="preserve"> </w:t>
      </w:r>
      <w:r w:rsidRPr="00E72659">
        <w:rPr>
          <w:rStyle w:val="affffa"/>
          <w:rtl/>
        </w:rPr>
        <w:t>טוב עין הוא יבורך וגו'.</w:t>
      </w:r>
    </w:p>
    <w:p w14:paraId="2FFF6803" w14:textId="1E949E8C" w:rsidR="006666DF" w:rsidRPr="00C14A40" w:rsidRDefault="003E2DCC" w:rsidP="0090740B">
      <w:pPr>
        <w:pStyle w:val="38"/>
        <w:framePr w:wrap="notBeside"/>
        <w:rPr>
          <w:rtl/>
        </w:rPr>
      </w:pPr>
      <w:r w:rsidRPr="00C14A40">
        <w:rPr>
          <w:rtl/>
        </w:rPr>
        <w:t>מתיב ר</w:t>
      </w:r>
      <w:r w:rsidR="0075729B">
        <w:rPr>
          <w:rtl/>
        </w:rPr>
        <w:t>"</w:t>
      </w:r>
      <w:r w:rsidR="008D6DDD" w:rsidRPr="00C14A40">
        <w:rPr>
          <w:rFonts w:hint="cs"/>
          <w:rtl/>
        </w:rPr>
        <w:t>ח</w:t>
      </w:r>
      <w:r w:rsidRPr="00C14A40">
        <w:rPr>
          <w:rtl/>
        </w:rPr>
        <w:t>:</w:t>
      </w:r>
    </w:p>
    <w:p w14:paraId="28A3F7A1" w14:textId="72F15965" w:rsidR="003E2DCC" w:rsidRPr="006F178A" w:rsidRDefault="003E2DCC" w:rsidP="003E2DCC">
      <w:pPr>
        <w:rPr>
          <w:rtl/>
        </w:rPr>
      </w:pPr>
      <w:r w:rsidRPr="00E72659">
        <w:rPr>
          <w:rStyle w:val="affffa"/>
          <w:rtl/>
        </w:rPr>
        <w:t>ואותי צוה ה' בעת ההיא ללמד אתכם</w:t>
      </w:r>
      <w:r w:rsidRPr="006F178A">
        <w:rPr>
          <w:rFonts w:hint="cs"/>
          <w:rtl/>
        </w:rPr>
        <w:t xml:space="preserve"> </w:t>
      </w:r>
      <w:r w:rsidRPr="006F178A">
        <w:rPr>
          <w:rtl/>
        </w:rPr>
        <w:t>ואותי צוה, ואני לכם.</w:t>
      </w:r>
    </w:p>
    <w:p w14:paraId="355FAFDC" w14:textId="77777777" w:rsidR="003E2DCC" w:rsidRPr="006F178A" w:rsidRDefault="003E2DCC" w:rsidP="003E2DCC">
      <w:pPr>
        <w:rPr>
          <w:rtl/>
        </w:rPr>
      </w:pPr>
      <w:r w:rsidRPr="00E72659">
        <w:rPr>
          <w:rStyle w:val="affffa"/>
          <w:rtl/>
        </w:rPr>
        <w:t>ראה למדתי אתכם חוקים ומשפטים כאשר צוני ה' אלהי!</w:t>
      </w:r>
      <w:r w:rsidRPr="00E72659">
        <w:rPr>
          <w:rStyle w:val="affffa"/>
          <w:rFonts w:hint="cs"/>
          <w:rtl/>
        </w:rPr>
        <w:t xml:space="preserve"> </w:t>
      </w:r>
      <w:r w:rsidRPr="006F178A">
        <w:rPr>
          <w:rtl/>
        </w:rPr>
        <w:t>אותי צוה, ואני לכם.</w:t>
      </w:r>
    </w:p>
    <w:p w14:paraId="32EA52A1" w14:textId="77777777" w:rsidR="003E2DCC" w:rsidRPr="006F178A" w:rsidRDefault="003E2DCC" w:rsidP="003E2DCC">
      <w:pPr>
        <w:rPr>
          <w:rtl/>
        </w:rPr>
      </w:pPr>
      <w:r w:rsidRPr="00E72659">
        <w:rPr>
          <w:rStyle w:val="affffa"/>
          <w:rtl/>
        </w:rPr>
        <w:t>ועתה כתבו לכם את השירה הזאת!</w:t>
      </w:r>
      <w:r w:rsidRPr="006F178A">
        <w:rPr>
          <w:rFonts w:hint="cs"/>
          <w:rtl/>
        </w:rPr>
        <w:t xml:space="preserve"> </w:t>
      </w:r>
      <w:r w:rsidRPr="006F178A">
        <w:rPr>
          <w:rtl/>
        </w:rPr>
        <w:t>השירה לחודה.</w:t>
      </w:r>
    </w:p>
    <w:p w14:paraId="5910DBC8" w14:textId="77777777" w:rsidR="007D3A31" w:rsidRDefault="003E2DCC" w:rsidP="003E2DCC">
      <w:pPr>
        <w:rPr>
          <w:rtl/>
        </w:rPr>
      </w:pPr>
      <w:r w:rsidRPr="00FC63BC">
        <w:rPr>
          <w:rStyle w:val="affffa"/>
          <w:rtl/>
        </w:rPr>
        <w:t>למען תהיה לי השירה הזאת לעד בבני ישראל!</w:t>
      </w:r>
      <w:r w:rsidRPr="00FC63BC">
        <w:rPr>
          <w:rStyle w:val="affffa"/>
          <w:rFonts w:hint="cs"/>
          <w:rtl/>
        </w:rPr>
        <w:t xml:space="preserve"> </w:t>
      </w:r>
    </w:p>
    <w:p w14:paraId="6270BDCF" w14:textId="195F961D" w:rsidR="003E2DCC" w:rsidRPr="006F178A" w:rsidRDefault="003E2DCC" w:rsidP="006666DF">
      <w:pPr>
        <w:spacing w:after="60"/>
        <w:rPr>
          <w:rtl/>
        </w:rPr>
      </w:pPr>
      <w:r w:rsidRPr="006F178A">
        <w:rPr>
          <w:rtl/>
        </w:rPr>
        <w:t xml:space="preserve">אלא </w:t>
      </w:r>
      <w:r w:rsidR="007D3A31" w:rsidRPr="0058064B">
        <w:rPr>
          <w:rStyle w:val="affffc"/>
          <w:rFonts w:hint="cs"/>
          <w:rtl/>
        </w:rPr>
        <w:t xml:space="preserve">נתן את כח </w:t>
      </w:r>
      <w:r w:rsidR="001C6FC9" w:rsidRPr="0058064B">
        <w:rPr>
          <w:rStyle w:val="affffc"/>
          <w:rFonts w:hint="cs"/>
          <w:rtl/>
        </w:rPr>
        <w:t>ה</w:t>
      </w:r>
      <w:r w:rsidRPr="0058064B">
        <w:rPr>
          <w:rStyle w:val="affffc"/>
          <w:rtl/>
        </w:rPr>
        <w:t>פילפול</w:t>
      </w:r>
      <w:r w:rsidR="007D3A31">
        <w:rPr>
          <w:rFonts w:hint="cs"/>
          <w:rtl/>
        </w:rPr>
        <w:t xml:space="preserve"> </w:t>
      </w:r>
      <w:r w:rsidR="007D3A31" w:rsidRPr="007D3A31">
        <w:rPr>
          <w:rStyle w:val="afffff0"/>
          <w:rFonts w:hint="cs"/>
          <w:rtl/>
        </w:rPr>
        <w:t>הבנה וחריפות</w:t>
      </w:r>
      <w:r w:rsidR="007D3A31">
        <w:rPr>
          <w:rFonts w:hint="cs"/>
          <w:rtl/>
        </w:rPr>
        <w:t xml:space="preserve"> לישראל</w:t>
      </w:r>
      <w:r w:rsidRPr="006F178A">
        <w:rPr>
          <w:rtl/>
        </w:rPr>
        <w:t>.</w:t>
      </w:r>
    </w:p>
    <w:p w14:paraId="3B647FEF" w14:textId="136BD9D3" w:rsidR="0090740B" w:rsidRPr="00C14A40" w:rsidRDefault="00FC63BC" w:rsidP="0090740B">
      <w:pPr>
        <w:pStyle w:val="38"/>
        <w:framePr w:wrap="notBeside"/>
        <w:rPr>
          <w:rtl/>
        </w:rPr>
      </w:pPr>
      <w:r w:rsidRPr="00C14A40">
        <w:rPr>
          <w:rFonts w:hint="cs"/>
          <w:rtl/>
        </w:rPr>
        <w:t>רי</w:t>
      </w:r>
      <w:r w:rsidR="0075729B">
        <w:rPr>
          <w:rtl/>
        </w:rPr>
        <w:t>"</w:t>
      </w:r>
      <w:r w:rsidRPr="00C14A40">
        <w:rPr>
          <w:rFonts w:hint="cs"/>
          <w:rtl/>
        </w:rPr>
        <w:t>ו</w:t>
      </w:r>
      <w:r w:rsidR="003E2DCC" w:rsidRPr="00C14A40">
        <w:rPr>
          <w:rtl/>
        </w:rPr>
        <w:t xml:space="preserve">: </w:t>
      </w:r>
    </w:p>
    <w:p w14:paraId="1A2E8771" w14:textId="69AD60B9" w:rsidR="003E2DCC" w:rsidRPr="006F178A" w:rsidRDefault="003E2DCC" w:rsidP="003E2DCC">
      <w:pPr>
        <w:rPr>
          <w:rtl/>
        </w:rPr>
      </w:pPr>
      <w:r w:rsidRPr="008A6FD1">
        <w:rPr>
          <w:rStyle w:val="afffa"/>
          <w:rtl/>
        </w:rPr>
        <w:t>אין הקב"ה משרה שכינתו אלא על גבור ועשיר וחכם ועניו,</w:t>
      </w:r>
      <w:r w:rsidRPr="006F178A">
        <w:rPr>
          <w:rtl/>
        </w:rPr>
        <w:t xml:space="preserve"> וכולן ממשה.</w:t>
      </w:r>
    </w:p>
    <w:p w14:paraId="0C908EDB" w14:textId="77777777" w:rsidR="008A6FD1" w:rsidRDefault="003E2DCC" w:rsidP="003E2DCC">
      <w:pPr>
        <w:rPr>
          <w:rtl/>
        </w:rPr>
      </w:pPr>
      <w:r w:rsidRPr="00295E41">
        <w:rPr>
          <w:rStyle w:val="afffa"/>
          <w:rtl/>
        </w:rPr>
        <w:t>גבור</w:t>
      </w:r>
      <w:r w:rsidRPr="006F178A">
        <w:rPr>
          <w:rtl/>
        </w:rPr>
        <w:t xml:space="preserve">, </w:t>
      </w:r>
      <w:r w:rsidRPr="006F178A">
        <w:rPr>
          <w:rFonts w:hint="cs"/>
          <w:rtl/>
        </w:rPr>
        <w:t xml:space="preserve">לא </w:t>
      </w:r>
      <w:r w:rsidRPr="009C2527">
        <w:rPr>
          <w:rStyle w:val="affffa"/>
          <w:rFonts w:hint="cs"/>
          <w:rtl/>
        </w:rPr>
        <w:t>מ'</w:t>
      </w:r>
      <w:r w:rsidRPr="009C2527">
        <w:rPr>
          <w:rStyle w:val="affffa"/>
          <w:rtl/>
        </w:rPr>
        <w:t>ויפרוש את האהל על המשכן</w:t>
      </w:r>
      <w:r w:rsidRPr="009C2527">
        <w:rPr>
          <w:rStyle w:val="affffa"/>
          <w:rFonts w:hint="cs"/>
          <w:rtl/>
        </w:rPr>
        <w:t xml:space="preserve"> והיו עשר אמות אורך הקרש'</w:t>
      </w:r>
      <w:r w:rsidR="0075729B">
        <w:rPr>
          <w:rStyle w:val="affffa"/>
          <w:rFonts w:hint="cs"/>
          <w:rtl/>
        </w:rPr>
        <w:t xml:space="preserve"> </w:t>
      </w:r>
    </w:p>
    <w:p w14:paraId="060EBA58" w14:textId="25F39464" w:rsidR="003E2DCC" w:rsidRPr="006F178A" w:rsidRDefault="003E2DCC" w:rsidP="003E2DCC">
      <w:pPr>
        <w:rPr>
          <w:rtl/>
        </w:rPr>
      </w:pPr>
      <w:r w:rsidRPr="006F178A">
        <w:rPr>
          <w:rFonts w:hint="cs"/>
          <w:rtl/>
        </w:rPr>
        <w:t>- דאימא אר</w:t>
      </w:r>
      <w:r w:rsidR="001411B6">
        <w:rPr>
          <w:rFonts w:hint="cs"/>
          <w:rtl/>
        </w:rPr>
        <w:t>ו</w:t>
      </w:r>
      <w:r w:rsidRPr="006F178A">
        <w:rPr>
          <w:rFonts w:hint="cs"/>
          <w:rtl/>
        </w:rPr>
        <w:t>ך ו</w:t>
      </w:r>
      <w:r w:rsidR="006E57DF">
        <w:rPr>
          <w:rFonts w:hint="cs"/>
          <w:rtl/>
        </w:rPr>
        <w:t>צר</w:t>
      </w:r>
    </w:p>
    <w:p w14:paraId="06B952D8" w14:textId="77777777" w:rsidR="006666DF" w:rsidRPr="00C14A40" w:rsidRDefault="003E2DCC" w:rsidP="006666DF">
      <w:pPr>
        <w:pStyle w:val="38"/>
        <w:framePr w:wrap="notBeside"/>
        <w:rPr>
          <w:rtl/>
        </w:rPr>
      </w:pPr>
      <w:r w:rsidRPr="00C14A40">
        <w:rPr>
          <w:rtl/>
        </w:rPr>
        <w:t>אלא</w:t>
      </w:r>
    </w:p>
    <w:p w14:paraId="6A6FD025" w14:textId="711C55FF" w:rsidR="006E57DF" w:rsidRDefault="003E2DCC" w:rsidP="008B1B1A">
      <w:pPr>
        <w:pStyle w:val="affff9"/>
        <w:rPr>
          <w:rtl/>
        </w:rPr>
      </w:pPr>
      <w:r w:rsidRPr="006E57DF">
        <w:rPr>
          <w:rtl/>
        </w:rPr>
        <w:t>מ</w:t>
      </w:r>
      <w:r w:rsidRPr="008B1B1A">
        <w:rPr>
          <w:rFonts w:hint="cs"/>
          <w:rtl/>
        </w:rPr>
        <w:t>'</w:t>
      </w:r>
      <w:r>
        <w:rPr>
          <w:rStyle w:val="affffa"/>
          <w:rtl/>
          <w:rPrChange w:id="9001" w:author="מנוע פסוקים" w:date="2026-10-05T16:37:56Z">
            <w:rPr>
              <w:rtl/>
            </w:rPr>
          </w:rPrChange>
        </w:rPr>
        <w:t xml:space="preserve">ואתפוש בשני הלוחות ואשליכם מעל שתי ידי ואשברם</w:t>
      </w:r>
      <w:r w:rsidRPr="008B1B1A">
        <w:rPr>
          <w:rFonts w:hint="cs"/>
          <w:rtl/>
        </w:rPr>
        <w:t>'</w:t>
      </w:r>
      <w:r w:rsidRPr="008B1B1A">
        <w:rPr>
          <w:rtl/>
        </w:rPr>
        <w:t>,</w:t>
      </w:r>
      <w:r w:rsidRPr="006F178A">
        <w:rPr>
          <w:rtl/>
        </w:rPr>
        <w:t xml:space="preserve"> </w:t>
      </w:r>
    </w:p>
    <w:p w14:paraId="7E0F6F99" w14:textId="1FC883AA" w:rsidR="003E2DCC" w:rsidRPr="006F178A" w:rsidRDefault="003E2DCC" w:rsidP="008B1B1A">
      <w:pPr>
        <w:rPr>
          <w:rtl/>
        </w:rPr>
      </w:pPr>
      <w:r w:rsidRPr="006E57DF">
        <w:rPr>
          <w:rStyle w:val="affffe"/>
          <w:rtl/>
        </w:rPr>
        <w:t>ותניא:</w:t>
      </w:r>
      <w:r w:rsidRPr="00A824E4">
        <w:rPr>
          <w:rStyle w:val="affffa"/>
          <w:rtl/>
        </w:rPr>
        <w:t xml:space="preserve"> </w:t>
      </w:r>
      <w:r w:rsidRPr="00A824E4">
        <w:rPr>
          <w:rStyle w:val="affffa"/>
          <w:rFonts w:hint="cs"/>
          <w:rtl/>
        </w:rPr>
        <w:t>'</w:t>
      </w:r>
      <w:r w:rsidRPr="00A824E4">
        <w:rPr>
          <w:rStyle w:val="affffa"/>
          <w:rtl/>
        </w:rPr>
        <w:t>הלוחות</w:t>
      </w:r>
      <w:r w:rsidRPr="00A824E4">
        <w:rPr>
          <w:rStyle w:val="affffa"/>
          <w:rFonts w:hint="cs"/>
          <w:rtl/>
        </w:rPr>
        <w:t>'</w:t>
      </w:r>
      <w:r w:rsidRPr="00A824E4">
        <w:rPr>
          <w:rStyle w:val="affffa"/>
          <w:rtl/>
        </w:rPr>
        <w:t xml:space="preserve"> </w:t>
      </w:r>
      <w:r w:rsidRPr="006F178A">
        <w:rPr>
          <w:rtl/>
        </w:rPr>
        <w:t xml:space="preserve">ארכן ששה ורחבן ששה ועביין </w:t>
      </w:r>
      <w:r w:rsidRPr="006F178A">
        <w:rPr>
          <w:rFonts w:hint="cs"/>
          <w:rtl/>
        </w:rPr>
        <w:t>ג'.</w:t>
      </w:r>
    </w:p>
    <w:p w14:paraId="3139322D" w14:textId="77777777" w:rsidR="003E2DCC" w:rsidRPr="006F178A" w:rsidRDefault="003E2DCC" w:rsidP="003E2DCC">
      <w:pPr>
        <w:rPr>
          <w:rtl/>
        </w:rPr>
      </w:pPr>
      <w:r w:rsidRPr="00295E41">
        <w:rPr>
          <w:rStyle w:val="afffa"/>
          <w:rtl/>
        </w:rPr>
        <w:t>עשיר</w:t>
      </w:r>
      <w:r w:rsidRPr="006F178A">
        <w:rPr>
          <w:rtl/>
        </w:rPr>
        <w:t>,</w:t>
      </w:r>
      <w:r w:rsidRPr="00A824E4">
        <w:rPr>
          <w:rStyle w:val="affffa"/>
          <w:rtl/>
        </w:rPr>
        <w:t xml:space="preserve"> </w:t>
      </w:r>
      <w:r w:rsidRPr="00A824E4">
        <w:rPr>
          <w:rStyle w:val="affffa"/>
          <w:rFonts w:hint="cs"/>
          <w:rtl/>
        </w:rPr>
        <w:t>'</w:t>
      </w:r>
      <w:r w:rsidRPr="00A824E4">
        <w:rPr>
          <w:rStyle w:val="affffa"/>
          <w:rtl/>
        </w:rPr>
        <w:t>פסל לך</w:t>
      </w:r>
      <w:r w:rsidRPr="00A824E4">
        <w:rPr>
          <w:rStyle w:val="affffa"/>
          <w:rFonts w:hint="cs"/>
          <w:rtl/>
        </w:rPr>
        <w:t>'</w:t>
      </w:r>
      <w:r w:rsidRPr="00A824E4">
        <w:rPr>
          <w:rStyle w:val="affffa"/>
          <w:rtl/>
        </w:rPr>
        <w:t xml:space="preserve"> </w:t>
      </w:r>
      <w:r w:rsidRPr="006F178A">
        <w:rPr>
          <w:rtl/>
        </w:rPr>
        <w:t>- פסולתן שלך יהא.</w:t>
      </w:r>
    </w:p>
    <w:p w14:paraId="7A46A9E8" w14:textId="3A7152BF" w:rsidR="003E2DCC" w:rsidRPr="006F178A" w:rsidRDefault="003E2DCC" w:rsidP="003E2DCC">
      <w:pPr>
        <w:rPr>
          <w:rtl/>
        </w:rPr>
      </w:pPr>
      <w:r w:rsidRPr="00295E41">
        <w:rPr>
          <w:rStyle w:val="afffa"/>
          <w:rtl/>
        </w:rPr>
        <w:t>חכם</w:t>
      </w:r>
      <w:r w:rsidRPr="006F178A">
        <w:rPr>
          <w:rtl/>
        </w:rPr>
        <w:t xml:space="preserve"> </w:t>
      </w:r>
      <w:r w:rsidRPr="006E57DF">
        <w:rPr>
          <w:rStyle w:val="affffe"/>
          <w:rtl/>
        </w:rPr>
        <w:t xml:space="preserve">רב ושמואל: </w:t>
      </w:r>
      <w:r w:rsidRPr="006F178A">
        <w:rPr>
          <w:rtl/>
        </w:rPr>
        <w:t xml:space="preserve">חמשים שערי בינה נבראו בעולם, וכולם נתנו למשה חסר אחת, </w:t>
      </w:r>
      <w:r w:rsidR="006E57DF">
        <w:rPr>
          <w:rFonts w:hint="cs"/>
          <w:rtl/>
        </w:rPr>
        <w:t>ד</w:t>
      </w:r>
      <w:r w:rsidRPr="00A824E4">
        <w:rPr>
          <w:rStyle w:val="affffa"/>
          <w:rtl/>
        </w:rPr>
        <w:t>'ותחסרהו מעט מאלהים</w:t>
      </w:r>
      <w:r w:rsidRPr="00A824E4">
        <w:rPr>
          <w:rStyle w:val="affffa"/>
          <w:rFonts w:hint="cs"/>
          <w:rtl/>
        </w:rPr>
        <w:t>'</w:t>
      </w:r>
      <w:r w:rsidRPr="00A824E4">
        <w:rPr>
          <w:rStyle w:val="affffa"/>
          <w:rtl/>
        </w:rPr>
        <w:t>.</w:t>
      </w:r>
    </w:p>
    <w:p w14:paraId="03F12704" w14:textId="77777777" w:rsidR="003E2DCC" w:rsidRPr="006F178A" w:rsidRDefault="003E2DCC" w:rsidP="008B1B1A">
      <w:pPr>
        <w:spacing w:after="60"/>
        <w:rPr>
          <w:rtl/>
        </w:rPr>
      </w:pPr>
      <w:r w:rsidRPr="00295E41">
        <w:rPr>
          <w:rStyle w:val="afffa"/>
          <w:rtl/>
        </w:rPr>
        <w:t>עניו</w:t>
      </w:r>
      <w:r w:rsidRPr="006F178A">
        <w:rPr>
          <w:rtl/>
        </w:rPr>
        <w:t xml:space="preserve">, </w:t>
      </w:r>
      <w:r w:rsidRPr="00F34764">
        <w:rPr>
          <w:rStyle w:val="affffa"/>
          <w:rtl/>
        </w:rPr>
        <w:t>ד</w:t>
      </w:r>
      <w:r w:rsidRPr="00F34764">
        <w:rPr>
          <w:rStyle w:val="affffa"/>
          <w:rFonts w:hint="cs"/>
          <w:rtl/>
        </w:rPr>
        <w:t>'</w:t>
      </w:r>
      <w:r w:rsidRPr="00F34764">
        <w:rPr>
          <w:rStyle w:val="affffa"/>
          <w:rtl/>
        </w:rPr>
        <w:t>והאיש משה עניו מאד</w:t>
      </w:r>
      <w:r w:rsidRPr="00F34764">
        <w:rPr>
          <w:rStyle w:val="affffa"/>
          <w:rFonts w:hint="cs"/>
          <w:rtl/>
        </w:rPr>
        <w:t>'</w:t>
      </w:r>
      <w:r w:rsidRPr="00F34764">
        <w:rPr>
          <w:rStyle w:val="affffa"/>
          <w:rtl/>
        </w:rPr>
        <w:t>.</w:t>
      </w:r>
    </w:p>
    <w:p w14:paraId="1CDD4042" w14:textId="1180F219" w:rsidR="0090740B" w:rsidRPr="00C14A40" w:rsidRDefault="003E2DCC" w:rsidP="0090740B">
      <w:pPr>
        <w:pStyle w:val="38"/>
        <w:framePr w:wrap="notBeside"/>
        <w:rPr>
          <w:rtl/>
        </w:rPr>
      </w:pPr>
      <w:r w:rsidRPr="00C14A40">
        <w:rPr>
          <w:rFonts w:hint="cs"/>
          <w:rtl/>
        </w:rPr>
        <w:t>רי</w:t>
      </w:r>
      <w:r w:rsidRPr="00C14A40">
        <w:rPr>
          <w:rtl/>
        </w:rPr>
        <w:t>"</w:t>
      </w:r>
      <w:r w:rsidRPr="00C14A40">
        <w:rPr>
          <w:rFonts w:hint="cs"/>
          <w:rtl/>
        </w:rPr>
        <w:t>ו</w:t>
      </w:r>
      <w:r w:rsidRPr="00C14A40">
        <w:rPr>
          <w:rtl/>
        </w:rPr>
        <w:t xml:space="preserve">: </w:t>
      </w:r>
    </w:p>
    <w:p w14:paraId="55727023" w14:textId="709846B3" w:rsidR="003E2DCC" w:rsidRPr="006F178A" w:rsidRDefault="003E2DCC" w:rsidP="003E2DCC">
      <w:pPr>
        <w:rPr>
          <w:rtl/>
        </w:rPr>
      </w:pPr>
      <w:r w:rsidRPr="009654B8">
        <w:rPr>
          <w:rStyle w:val="affffc"/>
          <w:rtl/>
        </w:rPr>
        <w:t>כל הנביאים עשירים היו</w:t>
      </w:r>
      <w:r w:rsidRPr="006F178A">
        <w:rPr>
          <w:rtl/>
        </w:rPr>
        <w:t>,</w:t>
      </w:r>
      <w:r w:rsidR="00382BD2">
        <w:rPr>
          <w:rFonts w:hint="cs"/>
          <w:rtl/>
        </w:rPr>
        <w:t xml:space="preserve"> -</w:t>
      </w:r>
      <w:r w:rsidRPr="006F178A">
        <w:rPr>
          <w:rtl/>
        </w:rPr>
        <w:t>ממשה שמואל עמוס ויונה.</w:t>
      </w:r>
    </w:p>
    <w:p w14:paraId="7EAFAED6" w14:textId="77777777" w:rsidR="009654B8" w:rsidRDefault="003E2DCC" w:rsidP="003E2DCC">
      <w:pPr>
        <w:rPr>
          <w:rStyle w:val="afffff0"/>
          <w:rtl/>
        </w:rPr>
      </w:pPr>
      <w:r w:rsidRPr="00295E41">
        <w:rPr>
          <w:rStyle w:val="afffa"/>
          <w:rtl/>
        </w:rPr>
        <w:t>משה</w:t>
      </w:r>
      <w:r w:rsidRPr="006F178A">
        <w:rPr>
          <w:rtl/>
        </w:rPr>
        <w:t xml:space="preserve">, </w:t>
      </w:r>
      <w:r w:rsidRPr="006F178A">
        <w:rPr>
          <w:rFonts w:hint="cs"/>
          <w:rtl/>
        </w:rPr>
        <w:t>מ</w:t>
      </w:r>
      <w:r w:rsidRPr="00A824E4">
        <w:rPr>
          <w:rStyle w:val="affffa"/>
          <w:rFonts w:hint="cs"/>
          <w:rtl/>
        </w:rPr>
        <w:t xml:space="preserve">'פסל לך' </w:t>
      </w:r>
      <w:r w:rsidRPr="006F178A">
        <w:rPr>
          <w:rFonts w:hint="cs"/>
          <w:rtl/>
        </w:rPr>
        <w:t xml:space="preserve">פסולתן יהא שלך </w:t>
      </w:r>
    </w:p>
    <w:p w14:paraId="2244C496" w14:textId="542731D6" w:rsidR="003E2DCC" w:rsidRPr="006F178A" w:rsidRDefault="003E2DCC" w:rsidP="009654B8">
      <w:pPr>
        <w:rPr>
          <w:rtl/>
        </w:rPr>
      </w:pPr>
      <w:r w:rsidRPr="00382BD2">
        <w:rPr>
          <w:rStyle w:val="afffff0"/>
          <w:rFonts w:hint="cs"/>
          <w:rtl/>
        </w:rPr>
        <w:t>[ולא מ</w:t>
      </w:r>
      <w:r w:rsidR="00382BD2">
        <w:rPr>
          <w:rStyle w:val="afffff0"/>
          <w:rFonts w:hint="cs"/>
          <w:rtl/>
        </w:rPr>
        <w:t>'</w:t>
      </w:r>
      <w:r>
        <w:rPr>
          <w:rStyle w:val="affffa"/>
          <w:rFonts w:hint="cs"/>
          <w:rtl/>
          <w:rPrChange w:id="9002" w:author="מנוע פסוקים" w:date="2026-10-05T16:37:56Z">
            <w:rPr>
              <w:rStyle w:val="afffff0"/>
              <w:rFonts w:hint="cs"/>
              <w:rtl/>
            </w:rPr>
          </w:rPrChange>
        </w:rPr>
        <w:t xml:space="preserve">לא חמור אחד מהם</w:t>
      </w:r>
      <w:r w:rsidR="00A72840">
        <w:rPr>
          <w:rStyle w:val="afffff0"/>
          <w:rFonts w:hint="cs"/>
          <w:rtl/>
        </w:rPr>
        <w:t>'</w:t>
      </w:r>
      <w:r w:rsidRPr="00382BD2">
        <w:rPr>
          <w:rStyle w:val="afffff0"/>
          <w:rFonts w:hint="cs"/>
          <w:rtl/>
        </w:rPr>
        <w:t xml:space="preserve"> ואשמעי' </w:t>
      </w:r>
      <w:r w:rsidR="0052609B" w:rsidRPr="00382BD2">
        <w:rPr>
          <w:rStyle w:val="afffff0"/>
          <w:rFonts w:hint="cs"/>
          <w:rtl/>
        </w:rPr>
        <w:t>אף</w:t>
      </w:r>
      <w:r w:rsidRPr="00382BD2">
        <w:rPr>
          <w:rStyle w:val="afffff0"/>
          <w:rFonts w:hint="cs"/>
          <w:rtl/>
        </w:rPr>
        <w:t xml:space="preserve"> בכסף דשמא משום דעני היה] </w:t>
      </w:r>
    </w:p>
    <w:p w14:paraId="4336681D" w14:textId="20196CD0" w:rsidR="003E2DCC" w:rsidRPr="006F178A" w:rsidRDefault="003E2DCC" w:rsidP="003E2DCC">
      <w:pPr>
        <w:rPr>
          <w:rtl/>
        </w:rPr>
      </w:pPr>
      <w:r w:rsidRPr="00295E41">
        <w:rPr>
          <w:rStyle w:val="afffa"/>
          <w:rtl/>
        </w:rPr>
        <w:t>שמואל</w:t>
      </w:r>
      <w:r w:rsidRPr="006F178A">
        <w:rPr>
          <w:rtl/>
        </w:rPr>
        <w:t xml:space="preserve">, </w:t>
      </w:r>
      <w:r w:rsidRPr="00981DD3">
        <w:rPr>
          <w:rStyle w:val="affffa"/>
          <w:rFonts w:hint="cs"/>
          <w:rtl/>
        </w:rPr>
        <w:t xml:space="preserve">ותשובתו הרמתה כי שם ביתו </w:t>
      </w:r>
      <w:r w:rsidR="008B1B1A">
        <w:rPr>
          <w:rFonts w:hint="cs"/>
          <w:rtl/>
        </w:rPr>
        <w:t>ש</w:t>
      </w:r>
      <w:r w:rsidRPr="006F178A">
        <w:rPr>
          <w:rFonts w:hint="cs"/>
          <w:rtl/>
        </w:rPr>
        <w:t xml:space="preserve">כל מקום שהלך ביתו עמו </w:t>
      </w:r>
    </w:p>
    <w:p w14:paraId="1944EE2A" w14:textId="79C02156" w:rsidR="003E2DCC" w:rsidRPr="006F178A" w:rsidRDefault="003E2DCC" w:rsidP="008B1B1A">
      <w:pPr>
        <w:pStyle w:val="afffff"/>
        <w:spacing w:after="60"/>
        <w:rPr>
          <w:rtl/>
        </w:rPr>
      </w:pPr>
      <w:r w:rsidRPr="006F178A">
        <w:rPr>
          <w:rFonts w:hint="cs"/>
          <w:rtl/>
        </w:rPr>
        <w:t xml:space="preserve">ולא </w:t>
      </w:r>
      <w:r w:rsidRPr="009C2527">
        <w:rPr>
          <w:rStyle w:val="affffa"/>
          <w:rFonts w:hint="cs"/>
          <w:rtl/>
        </w:rPr>
        <w:t>מ'</w:t>
      </w:r>
      <w:r w:rsidRPr="009C2527">
        <w:rPr>
          <w:rStyle w:val="affffa"/>
          <w:rtl/>
        </w:rPr>
        <w:t>הנני ענו בי נגד ה</w:t>
      </w:r>
      <w:r>
        <w:rPr>
          <w:rStyle w:val="affffa"/>
          <w:rtl/>
        </w:rPr>
        <w:t>'</w:t>
      </w:r>
      <w:r w:rsidRPr="009C2527">
        <w:rPr>
          <w:rStyle w:val="affffa"/>
          <w:rtl/>
        </w:rPr>
        <w:t xml:space="preserve"> ונגד משיחו את שור מי לקחתי וחמור מי לקחתי</w:t>
      </w:r>
      <w:r w:rsidRPr="009C2527">
        <w:rPr>
          <w:rStyle w:val="affffa"/>
          <w:rFonts w:hint="cs"/>
          <w:rtl/>
        </w:rPr>
        <w:t xml:space="preserve">' </w:t>
      </w:r>
      <w:r w:rsidRPr="008B1B1A">
        <w:rPr>
          <w:rFonts w:hint="cs"/>
          <w:rtl/>
        </w:rPr>
        <w:t>וקמ</w:t>
      </w:r>
      <w:r w:rsidRPr="008B1B1A">
        <w:rPr>
          <w:rtl/>
        </w:rPr>
        <w:t>"</w:t>
      </w:r>
      <w:r w:rsidRPr="008B1B1A">
        <w:rPr>
          <w:rFonts w:hint="cs"/>
          <w:rtl/>
        </w:rPr>
        <w:t xml:space="preserve">ל דבשכר דאפשר דעני היה] </w:t>
      </w:r>
    </w:p>
    <w:p w14:paraId="6EAE67D4" w14:textId="755A3C54" w:rsidR="0090740B" w:rsidRPr="00C14A40" w:rsidRDefault="003E2DCC" w:rsidP="0090740B">
      <w:pPr>
        <w:pStyle w:val="38"/>
        <w:framePr w:wrap="notBeside"/>
        <w:rPr>
          <w:rtl/>
        </w:rPr>
      </w:pPr>
      <w:r w:rsidRPr="00C14A40">
        <w:rPr>
          <w:rtl/>
        </w:rPr>
        <w:t xml:space="preserve">רבא: </w:t>
      </w:r>
    </w:p>
    <w:p w14:paraId="0303E777" w14:textId="6F35669C" w:rsidR="00970659" w:rsidRPr="008A6FD1" w:rsidRDefault="003E2DCC" w:rsidP="00981DD3">
      <w:pPr>
        <w:rPr>
          <w:rStyle w:val="afffa"/>
          <w:rtl/>
        </w:rPr>
      </w:pPr>
      <w:r w:rsidRPr="008A6FD1">
        <w:rPr>
          <w:rStyle w:val="afffa"/>
          <w:rtl/>
        </w:rPr>
        <w:t xml:space="preserve">גדול מה שנאמר בשמואל יותר מבמשה, </w:t>
      </w:r>
    </w:p>
    <w:p w14:paraId="61202F23" w14:textId="77777777" w:rsidR="00970659" w:rsidRDefault="003E2DCC" w:rsidP="00981DD3">
      <w:pPr>
        <w:rPr>
          <w:rtl/>
        </w:rPr>
      </w:pPr>
      <w:r w:rsidRPr="006F178A">
        <w:rPr>
          <w:rtl/>
        </w:rPr>
        <w:t>דבמשה:</w:t>
      </w:r>
      <w:r w:rsidRPr="00A824E4">
        <w:rPr>
          <w:rStyle w:val="affffa"/>
          <w:rtl/>
        </w:rPr>
        <w:t xml:space="preserve"> </w:t>
      </w:r>
      <w:r w:rsidRPr="00A824E4">
        <w:rPr>
          <w:rStyle w:val="affffa"/>
          <w:rFonts w:hint="cs"/>
          <w:rtl/>
        </w:rPr>
        <w:t>'</w:t>
      </w:r>
      <w:r w:rsidRPr="00A824E4">
        <w:rPr>
          <w:rStyle w:val="affffa"/>
          <w:rtl/>
        </w:rPr>
        <w:t>לא חמור אחד מהם נשאתי</w:t>
      </w:r>
      <w:r w:rsidRPr="00A824E4">
        <w:rPr>
          <w:rStyle w:val="affffa"/>
          <w:rFonts w:hint="cs"/>
          <w:rtl/>
        </w:rPr>
        <w:t>'</w:t>
      </w:r>
      <w:r w:rsidRPr="00A824E4">
        <w:rPr>
          <w:rStyle w:val="affffa"/>
          <w:rtl/>
        </w:rPr>
        <w:t xml:space="preserve"> </w:t>
      </w:r>
      <w:r w:rsidRPr="006F178A">
        <w:rPr>
          <w:rtl/>
        </w:rPr>
        <w:t>ד</w:t>
      </w:r>
      <w:r w:rsidR="0052609B">
        <w:rPr>
          <w:rtl/>
        </w:rPr>
        <w:t>אף</w:t>
      </w:r>
      <w:r w:rsidRPr="006F178A">
        <w:rPr>
          <w:rtl/>
        </w:rPr>
        <w:t xml:space="preserve"> בשכר, </w:t>
      </w:r>
    </w:p>
    <w:p w14:paraId="04717BA2" w14:textId="55E10AC1" w:rsidR="003E2DCC" w:rsidRPr="006F178A" w:rsidRDefault="003E2DCC" w:rsidP="00981DD3">
      <w:pPr>
        <w:rPr>
          <w:rtl/>
        </w:rPr>
      </w:pPr>
      <w:r w:rsidRPr="006F178A">
        <w:rPr>
          <w:rtl/>
        </w:rPr>
        <w:t xml:space="preserve">ואילו </w:t>
      </w:r>
      <w:r w:rsidR="005C3273">
        <w:rPr>
          <w:rFonts w:hint="cs"/>
          <w:rtl/>
        </w:rPr>
        <w:t>ב</w:t>
      </w:r>
      <w:r w:rsidRPr="006F178A">
        <w:rPr>
          <w:rtl/>
        </w:rPr>
        <w:t xml:space="preserve">שמואל </w:t>
      </w:r>
      <w:r w:rsidR="0052609B">
        <w:rPr>
          <w:rtl/>
        </w:rPr>
        <w:t>אף</w:t>
      </w:r>
      <w:r w:rsidRPr="006F178A">
        <w:rPr>
          <w:rtl/>
        </w:rPr>
        <w:t xml:space="preserve"> ברצון לא שכרו</w:t>
      </w:r>
      <w:r w:rsidR="008B1B1A">
        <w:rPr>
          <w:rFonts w:hint="cs"/>
          <w:rtl/>
        </w:rPr>
        <w:t xml:space="preserve"> </w:t>
      </w:r>
      <w:r w:rsidRPr="006F178A">
        <w:rPr>
          <w:rtl/>
        </w:rPr>
        <w:t>ד</w:t>
      </w:r>
      <w:r w:rsidRPr="00A824E4">
        <w:rPr>
          <w:rStyle w:val="affffa"/>
          <w:rFonts w:hint="cs"/>
          <w:rtl/>
        </w:rPr>
        <w:t>'</w:t>
      </w:r>
      <w:r w:rsidRPr="00A824E4">
        <w:rPr>
          <w:rStyle w:val="affffa"/>
          <w:rtl/>
        </w:rPr>
        <w:t>ויאמרו לא עשקתנו ולא רצותנו וגו'.</w:t>
      </w:r>
    </w:p>
    <w:p w14:paraId="10A09613" w14:textId="77777777" w:rsidR="003E2DCC" w:rsidRPr="006F178A" w:rsidRDefault="003E2DCC" w:rsidP="003E2DCC">
      <w:pPr>
        <w:rPr>
          <w:rtl/>
        </w:rPr>
      </w:pPr>
      <w:r w:rsidRPr="00295E41">
        <w:rPr>
          <w:rStyle w:val="afffa"/>
          <w:rtl/>
        </w:rPr>
        <w:t>עמוס</w:t>
      </w:r>
      <w:r w:rsidRPr="006F178A">
        <w:rPr>
          <w:rtl/>
        </w:rPr>
        <w:t xml:space="preserve">, </w:t>
      </w:r>
      <w:r w:rsidRPr="002C641B">
        <w:rPr>
          <w:rStyle w:val="affffa"/>
          <w:rtl/>
        </w:rPr>
        <w:t>ד</w:t>
      </w:r>
      <w:r w:rsidRPr="002C641B">
        <w:rPr>
          <w:rStyle w:val="affffa"/>
          <w:rFonts w:hint="cs"/>
          <w:rtl/>
        </w:rPr>
        <w:t>'</w:t>
      </w:r>
      <w:r w:rsidRPr="002C641B">
        <w:rPr>
          <w:rStyle w:val="affffa"/>
          <w:rtl/>
        </w:rPr>
        <w:t xml:space="preserve">יען עמוס ויאמר אל אמציה לא נביא אנכי ולא בן נביא אנכי כי בוקר אנכי ובולס שקמים, </w:t>
      </w:r>
      <w:r w:rsidRPr="00970659">
        <w:rPr>
          <w:rStyle w:val="affffe"/>
          <w:rtl/>
        </w:rPr>
        <w:t xml:space="preserve">כדמתרגם רב יוסף: </w:t>
      </w:r>
      <w:r w:rsidRPr="002C641B">
        <w:rPr>
          <w:rStyle w:val="affffa"/>
          <w:rtl/>
        </w:rPr>
        <w:t>ארי מרי גיתי אנא ושקמין לי בשפלתא וגו'.</w:t>
      </w:r>
    </w:p>
    <w:p w14:paraId="7BAA0E6C" w14:textId="5F2A1E42" w:rsidR="003E2DCC" w:rsidRPr="006F178A" w:rsidRDefault="003E2DCC" w:rsidP="008A6FD1">
      <w:pPr>
        <w:spacing w:after="60"/>
        <w:rPr>
          <w:rtl/>
        </w:rPr>
      </w:pPr>
      <w:r w:rsidRPr="00295E41">
        <w:rPr>
          <w:rStyle w:val="afffa"/>
          <w:rtl/>
        </w:rPr>
        <w:t>יונה</w:t>
      </w:r>
      <w:r w:rsidRPr="006F178A">
        <w:rPr>
          <w:rtl/>
        </w:rPr>
        <w:t xml:space="preserve">, </w:t>
      </w:r>
      <w:r w:rsidRPr="00F34764">
        <w:rPr>
          <w:rStyle w:val="affffa"/>
          <w:rtl/>
        </w:rPr>
        <w:t>ד</w:t>
      </w:r>
      <w:r w:rsidRPr="00F34764">
        <w:rPr>
          <w:rStyle w:val="affffa"/>
          <w:rFonts w:hint="cs"/>
          <w:rtl/>
        </w:rPr>
        <w:t>'</w:t>
      </w:r>
      <w:r w:rsidRPr="00F34764">
        <w:rPr>
          <w:rStyle w:val="affffa"/>
          <w:rtl/>
        </w:rPr>
        <w:t>ויתן שכרה וירד בה</w:t>
      </w:r>
      <w:r w:rsidRPr="00F34764">
        <w:rPr>
          <w:rStyle w:val="affffa"/>
          <w:rFonts w:hint="cs"/>
          <w:rtl/>
        </w:rPr>
        <w:t>'</w:t>
      </w:r>
      <w:r w:rsidR="008B1B1A">
        <w:rPr>
          <w:rStyle w:val="affffa"/>
          <w:rFonts w:hint="cs"/>
          <w:rtl/>
        </w:rPr>
        <w:t>-</w:t>
      </w:r>
      <w:r w:rsidR="008B1B1A">
        <w:rPr>
          <w:rStyle w:val="affffa"/>
          <w:rFonts w:hint="cs"/>
          <w:rtl/>
        </w:rPr>
        <w:t xml:space="preserve"> </w:t>
      </w:r>
      <w:r w:rsidR="008B1B1A">
        <w:rPr>
          <w:rFonts w:hint="cs"/>
          <w:rtl/>
        </w:rPr>
        <w:t>ש</w:t>
      </w:r>
      <w:r w:rsidR="008B1B1A">
        <w:rPr>
          <w:rFonts w:hint="cs"/>
          <w:rtl/>
        </w:rPr>
        <w:t>כר</w:t>
      </w:r>
      <w:r w:rsidR="008B1B1A">
        <w:rPr>
          <w:rFonts w:hint="cs"/>
          <w:rtl/>
        </w:rPr>
        <w:t xml:space="preserve"> ספינה כולה ד' אלפי דינר זהב</w:t>
      </w:r>
    </w:p>
    <w:p w14:paraId="2EB489BE" w14:textId="45D80221" w:rsidR="0090740B" w:rsidRPr="00C14A40" w:rsidRDefault="003E2DCC" w:rsidP="0090740B">
      <w:pPr>
        <w:pStyle w:val="38"/>
        <w:framePr w:wrap="notBeside"/>
        <w:rPr>
          <w:rtl/>
        </w:rPr>
      </w:pPr>
      <w:r w:rsidRPr="00C14A40">
        <w:rPr>
          <w:rtl/>
        </w:rPr>
        <w:t xml:space="preserve">רי"ו: </w:t>
      </w:r>
    </w:p>
    <w:p w14:paraId="3B7BEFBA" w14:textId="77777777" w:rsidR="006666DF" w:rsidRDefault="003E2DCC" w:rsidP="003E2DCC">
      <w:pPr>
        <w:rPr>
          <w:rtl/>
        </w:rPr>
      </w:pPr>
      <w:r w:rsidRPr="00DD397F">
        <w:rPr>
          <w:rStyle w:val="affffc"/>
          <w:rtl/>
        </w:rPr>
        <w:t>בתחלה משה למד תורה ומשכחה,</w:t>
      </w:r>
      <w:r w:rsidRPr="006F178A">
        <w:rPr>
          <w:rtl/>
        </w:rPr>
        <w:t xml:space="preserve"> עד שניתנה לו במתנה, </w:t>
      </w:r>
      <w:r w:rsidR="00B15FA2">
        <w:rPr>
          <w:rFonts w:hint="cs"/>
          <w:rtl/>
        </w:rPr>
        <w:t>ד</w:t>
      </w:r>
      <w:r w:rsidRPr="004A3A20">
        <w:rPr>
          <w:rStyle w:val="affffa"/>
          <w:rFonts w:hint="cs"/>
          <w:rtl/>
        </w:rPr>
        <w:t>'</w:t>
      </w:r>
      <w:r w:rsidRPr="004A3A20">
        <w:rPr>
          <w:rStyle w:val="affffa"/>
          <w:rtl/>
        </w:rPr>
        <w:t>ויתן אל משה ככלתו לדבר אתו</w:t>
      </w:r>
      <w:r w:rsidRPr="004A3A20">
        <w:rPr>
          <w:rStyle w:val="affffa"/>
          <w:rFonts w:hint="cs"/>
          <w:rtl/>
        </w:rPr>
        <w:t>'</w:t>
      </w:r>
      <w:r w:rsidRPr="004A3A20">
        <w:rPr>
          <w:rStyle w:val="affffa"/>
          <w:rtl/>
        </w:rPr>
        <w:t>:</w:t>
      </w:r>
      <w:r w:rsidRPr="006F178A">
        <w:rPr>
          <w:rtl/>
        </w:rPr>
        <w:t xml:space="preserve"> </w:t>
      </w:r>
    </w:p>
    <w:p w14:paraId="64A72271" w14:textId="123E5324"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71" w:author="קלוד" w:date="2026-10-06T10:09:38Z"/>
        </w:rPr>
      </w:pPr>
      <w:ins w:id="20370" w:author="קלוד" w:date="2026-10-06T10:09:38Z">
        <w:r>
          <w:t xml:space="preserve">משנה ג</w:t>
        </w:r>
      </w:ins>
    </w:p>
    <w:p w14:paraId="2DE6E9C1" w14:textId="41B88DFF" w:rsidR="003E2DCC" w:rsidRPr="006F178A" w:rsidRDefault="003E2DCC" w:rsidP="003E2DCC">
      <w:pPr>
        <w:pStyle w:val="afff5"/>
        <w:rPr>
          <w:rtl/>
        </w:rPr>
      </w:pPr>
      <w:r w:rsidRPr="006F178A">
        <w:rPr>
          <w:rtl/>
        </w:rPr>
        <w:t>וזן</w:t>
      </w:r>
      <w:r w:rsidRPr="00D67251">
        <w:rPr>
          <w:rStyle w:val="HesberMishna"/>
          <w:rtl/>
          <w:rPrChange w:id="20079" w:author="קלוד" w:date="2026-10-06T10:09:38Z">
            <w:rPr>
              <w:rStyle w:val="afffff0"/>
              <w:rtl/>
            </w:rPr>
          </w:rPrChange>
        </w:rPr>
        <w:t xml:space="preserve"> </w:t>
      </w:r>
      <w:r w:rsidR="00D67251" w:rsidRPr="00D67251">
        <w:rPr>
          <w:rStyle w:val="HesberMishna"/>
          <w:rFonts w:hint="cs"/>
          <w:rtl/>
          <w:rPrChange w:id="20080" w:author="קלוד" w:date="2026-10-06T10:09:38Z">
            <w:rPr>
              <w:rStyle w:val="afffff0"/>
              <w:rFonts w:hint="cs"/>
              <w:rtl/>
            </w:rPr>
          </w:rPrChange>
        </w:rPr>
        <w:t>המדיר</w:t>
      </w:r>
      <w:r w:rsidR="00D67251">
        <w:rPr>
          <w:rFonts w:hint="cs"/>
          <w:rtl/>
        </w:rPr>
        <w:t xml:space="preserve"> </w:t>
      </w:r>
      <w:r w:rsidRPr="006F178A">
        <w:rPr>
          <w:rtl/>
        </w:rPr>
        <w:t xml:space="preserve">את אשתו ואת בניו </w:t>
      </w:r>
      <w:r w:rsidR="00B80ED5" w:rsidRPr="00B80ED5">
        <w:rPr>
          <w:rStyle w:val="HesberMishna"/>
          <w:rFonts w:hint="cs"/>
          <w:rtl/>
          <w:rPrChange w:id="20081" w:author="קלוד" w:date="2026-10-06T10:09:38Z">
            <w:rPr>
              <w:rStyle w:val="afffff0"/>
              <w:rFonts w:hint="cs"/>
              <w:rtl/>
            </w:rPr>
          </w:rPrChange>
        </w:rPr>
        <w:t>של מודר</w:t>
      </w:r>
      <w:r w:rsidR="00B80ED5">
        <w:rPr>
          <w:rFonts w:hint="cs"/>
          <w:rtl/>
        </w:rPr>
        <w:t xml:space="preserve"> </w:t>
      </w:r>
      <w:r w:rsidRPr="006F178A">
        <w:rPr>
          <w:rtl/>
        </w:rPr>
        <w:t>אף</w:t>
      </w:r>
      <w:r w:rsidR="00132E57">
        <w:rPr>
          <w:rFonts w:hint="cs"/>
          <w:rtl/>
        </w:rPr>
        <w:t xml:space="preserve"> </w:t>
      </w:r>
      <w:r w:rsidRPr="006F178A">
        <w:rPr>
          <w:rtl/>
        </w:rPr>
        <w:t>שהוא חייב במזונותן.</w:t>
      </w:r>
    </w:p>
    <w:p w14:paraId="659F7CDF" w14:textId="52BB9FDC" w:rsidR="00933D70" w:rsidRDefault="00132E57" w:rsidP="003E2DCC">
      <w:pPr>
        <w:pStyle w:val="afff5"/>
        <w:rPr>
          <w:rtl/>
        </w:rPr>
      </w:pPr>
      <w:r>
        <w:rPr>
          <w:rStyle w:val="TanaimMishna"/>
          <w:rFonts w:hint="cs"/>
          <w:rtl/>
          <w:rPrChange w:id="20082" w:author="קלוד" w:date="2026-10-06T10:09:38Z">
            <w:rPr>
              <w:rStyle w:val="affffe"/>
              <w:rFonts w:hint="cs"/>
              <w:rtl/>
            </w:rPr>
          </w:rPrChange>
        </w:rPr>
        <w:t>ת</w:t>
      </w:r>
      <w:r w:rsidR="0075729B">
        <w:rPr>
          <w:rStyle w:val="TanaimMishna"/>
          <w:rtl/>
          <w:rPrChange w:id="20083" w:author="קלוד" w:date="2026-10-06T10:09:38Z">
            <w:rPr>
              <w:rStyle w:val="affffe"/>
              <w:rtl/>
            </w:rPr>
          </w:rPrChange>
        </w:rPr>
        <w:t>"</w:t>
      </w:r>
      <w:r w:rsidRPr="00132E57">
        <w:rPr>
          <w:rStyle w:val="TanaimMishna"/>
          <w:rFonts w:hint="cs"/>
          <w:rtl/>
          <w:rPrChange w:id="20084" w:author="קלוד" w:date="2026-10-06T10:09:38Z">
            <w:rPr>
              <w:rStyle w:val="affffe"/>
              <w:rFonts w:hint="cs"/>
              <w:rtl/>
            </w:rPr>
          </w:rPrChange>
        </w:rPr>
        <w:t>ק:</w:t>
      </w:r>
      <w:r>
        <w:rPr>
          <w:rFonts w:hint="cs"/>
          <w:rtl/>
        </w:rPr>
        <w:t xml:space="preserve"> </w:t>
      </w:r>
      <w:r w:rsidR="003E2DCC" w:rsidRPr="006F178A">
        <w:rPr>
          <w:rtl/>
        </w:rPr>
        <w:t>ולא יזון את בהמתו בין טמאה בין טהור</w:t>
      </w:r>
      <w:r w:rsidR="00933D70">
        <w:rPr>
          <w:rFonts w:hint="cs"/>
          <w:rtl/>
        </w:rPr>
        <w:t>ה</w:t>
      </w:r>
      <w:r w:rsidR="003E2DCC" w:rsidRPr="006F178A">
        <w:rPr>
          <w:rtl/>
        </w:rPr>
        <w:t xml:space="preserve">, </w:t>
      </w:r>
    </w:p>
    <w:p w14:paraId="2D5294D3" w14:textId="77777777" w:rsidR="00482CEE" w:rsidRDefault="003E2DCC" w:rsidP="003E2DCC">
      <w:pPr>
        <w:pStyle w:val="afff5"/>
        <w:rPr>
          <w:rtl/>
        </w:rPr>
      </w:pPr>
      <w:r w:rsidRPr="00933D70">
        <w:rPr>
          <w:rStyle w:val="TanaimMishna"/>
          <w:rtl/>
          <w:rPrChange w:id="20085" w:author="קלוד" w:date="2026-10-06T10:09:38Z">
            <w:rPr>
              <w:rStyle w:val="affffe"/>
              <w:rtl/>
            </w:rPr>
          </w:rPrChange>
        </w:rPr>
        <w:t>ר"</w:t>
      </w:r>
      <w:r w:rsidRPr="00933D70">
        <w:rPr>
          <w:rStyle w:val="TanaimMishna"/>
          <w:rFonts w:hint="cs"/>
          <w:rtl/>
          <w:rPrChange w:id="20086" w:author="קלוד" w:date="2026-10-06T10:09:38Z">
            <w:rPr>
              <w:rStyle w:val="affffe"/>
              <w:rFonts w:hint="cs"/>
              <w:rtl/>
            </w:rPr>
          </w:rPrChange>
        </w:rPr>
        <w:t>א</w:t>
      </w:r>
      <w:r w:rsidRPr="00933D70">
        <w:rPr>
          <w:rStyle w:val="TanaimMishna"/>
          <w:rtl/>
          <w:rPrChange w:id="20087" w:author="קלוד" w:date="2026-10-06T10:09:38Z">
            <w:rPr>
              <w:rStyle w:val="affffe"/>
              <w:rtl/>
            </w:rPr>
          </w:rPrChange>
        </w:rPr>
        <w:t>:</w:t>
      </w:r>
      <w:r w:rsidRPr="006F178A">
        <w:rPr>
          <w:rtl/>
        </w:rPr>
        <w:t xml:space="preserve"> זן את הטמאה</w:t>
      </w:r>
      <w:r w:rsidR="00132E57">
        <w:rPr>
          <w:rFonts w:hint="cs"/>
          <w:rtl/>
        </w:rPr>
        <w:t xml:space="preserve"> נפשה וגופה לשמים </w:t>
      </w:r>
    </w:p>
    <w:p w14:paraId="0EA26410" w14:textId="2B17061F" w:rsidR="003E2DCC" w:rsidRPr="006F178A" w:rsidRDefault="003E2DCC" w:rsidP="008B1B1A">
      <w:pPr>
        <w:pStyle w:val="afff5"/>
        <w:spacing w:after="60"/>
        <w:rPr>
          <w:rtl/>
        </w:rPr>
      </w:pPr>
      <w:r w:rsidRPr="006F178A">
        <w:rPr>
          <w:rtl/>
        </w:rPr>
        <w:t>ואינו זן את הטהור</w:t>
      </w:r>
      <w:r w:rsidR="00132E57">
        <w:rPr>
          <w:rFonts w:hint="cs"/>
          <w:rtl/>
        </w:rPr>
        <w:t>ה שנפשה לשמים וגופה שלו</w:t>
      </w:r>
    </w:p>
    <w:p w14:paraId="2B0E9C83" w14:textId="7CC4C189" w:rsidR="003E2DCC" w:rsidRPr="00980089" w:rsidRDefault="00132E57" w:rsidP="0090740B">
      <w:pPr>
        <w:pStyle w:val="afff5"/>
        <w:spacing w:after="120"/>
        <w:rPr>
          <w:spacing w:val="-6"/>
          <w:rtl/>
        </w:rPr>
      </w:pPr>
      <w:r w:rsidRPr="00132E57">
        <w:rPr>
          <w:rStyle w:val="TanaimMishna"/>
          <w:rFonts w:hint="cs"/>
          <w:rtl/>
          <w:rPrChange w:id="20088" w:author="קלוד" w:date="2026-10-06T10:09:38Z">
            <w:rPr>
              <w:rStyle w:val="affffe"/>
              <w:rFonts w:hint="cs"/>
              <w:rtl/>
            </w:rPr>
          </w:rPrChange>
        </w:rPr>
        <w:t>א</w:t>
      </w:r>
      <w:r w:rsidRPr="00132E57">
        <w:rPr>
          <w:rStyle w:val="TanaimMishna"/>
          <w:rtl/>
          <w:rPrChange w:id="20089" w:author="קלוד" w:date="2026-10-06T10:09:38Z">
            <w:rPr>
              <w:rStyle w:val="affffe"/>
              <w:rtl/>
            </w:rPr>
          </w:rPrChange>
        </w:rPr>
        <w:t>מרו לו:</w:t>
      </w:r>
      <w:r w:rsidRPr="006F178A">
        <w:rPr>
          <w:b/>
          <w:rtl/>
          <w:rPrChange w:id="40012" w:author="Claude" w:date="2026-10-06T13:34:13Z">
            <w:rPr>
              <w:b/>
              <w:sz w:val="20"/>
              <w:rtl/>
            </w:rPr>
          </w:rPrChange>
        </w:rPr>
        <w:t xml:space="preserve"> אף הטמאה נפשה לשמים וגופה שלו, שאם ירצה הרי הוא מוכרה לע</w:t>
      </w:r>
      <w:r w:rsidRPr="006F178A">
        <w:rPr>
          <w:rFonts w:hint="cs"/>
          <w:b/>
          <w:rtl/>
          <w:rPrChange w:id="40013" w:author="Claude" w:date="2026-10-06T13:34:13Z">
            <w:rPr>
              <w:rFonts w:hint="cs"/>
              <w:b/>
              <w:sz w:val="20"/>
              <w:rtl/>
            </w:rPr>
          </w:rPrChange>
        </w:rPr>
        <w:t>כו</w:t>
      </w:r>
      <w:r w:rsidRPr="006F178A">
        <w:rPr>
          <w:b/>
          <w:rtl/>
          <w:rPrChange w:id="40014" w:author="Claude" w:date="2026-10-06T13:34:13Z">
            <w:rPr>
              <w:b/>
              <w:sz w:val="20"/>
              <w:rtl/>
            </w:rPr>
          </w:rPrChange>
        </w:rPr>
        <w:t>"</w:t>
      </w:r>
      <w:r w:rsidRPr="006F178A">
        <w:rPr>
          <w:rFonts w:hint="cs"/>
          <w:b/>
          <w:rtl/>
          <w:rPrChange w:id="40015" w:author="Claude" w:date="2026-10-06T13:34:13Z">
            <w:rPr>
              <w:rFonts w:hint="cs"/>
              <w:b/>
              <w:sz w:val="20"/>
              <w:rtl/>
            </w:rPr>
          </w:rPrChange>
        </w:rPr>
        <w:t xml:space="preserve">ם </w:t>
      </w:r>
      <w:r w:rsidRPr="006F178A">
        <w:rPr>
          <w:b/>
          <w:rtl/>
          <w:rPrChange w:id="40016" w:author="Claude" w:date="2026-10-06T13:34:13Z">
            <w:rPr>
              <w:b/>
              <w:sz w:val="20"/>
              <w:rtl/>
            </w:rPr>
          </w:rPrChange>
        </w:rPr>
        <w:t>או מאכילה לכלבים.</w:t>
      </w:r>
    </w:p>
    <w:p w14:paraId="6A971FB5" w14:textId="77777777" w:rsidR="003E2DCC" w:rsidRPr="006F178A" w:rsidRDefault="003E2DCC" w:rsidP="00A522DC">
      <w:pPr>
        <w:pStyle w:val="a3"/>
        <w:framePr w:wrap="around"/>
        <w:rPr>
          <w:rtl/>
        </w:rPr>
      </w:pPr>
      <w:r w:rsidRPr="006F178A">
        <w:rPr>
          <w:rtl/>
        </w:rPr>
        <w:t>לח:</w:t>
      </w:r>
    </w:p>
    <w:p w14:paraId="06497943" w14:textId="77777777" w:rsidR="0090740B" w:rsidRPr="00C14A40" w:rsidRDefault="003E2DCC" w:rsidP="0090740B">
      <w:pPr>
        <w:pStyle w:val="38"/>
        <w:framePr w:wrap="notBeside"/>
        <w:rPr>
          <w:rtl/>
        </w:rPr>
      </w:pPr>
      <w:r w:rsidRPr="00C14A40">
        <w:rPr>
          <w:rFonts w:hint="cs"/>
          <w:rtl/>
        </w:rPr>
        <w:t>ר</w:t>
      </w:r>
      <w:r w:rsidRPr="00C14A40">
        <w:rPr>
          <w:rtl/>
        </w:rPr>
        <w:t>"</w:t>
      </w:r>
      <w:r w:rsidRPr="00C14A40">
        <w:rPr>
          <w:rFonts w:hint="cs"/>
          <w:rtl/>
        </w:rPr>
        <w:t>ה</w:t>
      </w:r>
      <w:r w:rsidRPr="00C14A40">
        <w:rPr>
          <w:rtl/>
        </w:rPr>
        <w:t xml:space="preserve">: </w:t>
      </w:r>
    </w:p>
    <w:p w14:paraId="06620960" w14:textId="77777777" w:rsidR="006666DF" w:rsidRDefault="003E2DCC" w:rsidP="003E2DCC">
      <w:pPr>
        <w:rPr>
          <w:rtl/>
        </w:rPr>
      </w:pPr>
      <w:r w:rsidRPr="008D1EB8">
        <w:rPr>
          <w:rStyle w:val="affffc"/>
          <w:rtl/>
        </w:rPr>
        <w:t>המודר הנאה מחבירו - מותר להשיא לו בתו</w:t>
      </w:r>
      <w:r w:rsidRPr="006F178A">
        <w:rPr>
          <w:rFonts w:ascii="Fb Fontext" w:hAnsi="Fb Fontext"/>
          <w:rtl/>
        </w:rPr>
        <w:t>.</w:t>
      </w:r>
    </w:p>
    <w:p w14:paraId="032F234E" w14:textId="1CA87A21" w:rsidR="0090740B" w:rsidRPr="00C14A40" w:rsidRDefault="00502906" w:rsidP="0090740B">
      <w:pPr>
        <w:pStyle w:val="38"/>
        <w:framePr w:wrap="notBeside"/>
        <w:rPr>
          <w:rtl/>
        </w:rPr>
      </w:pPr>
      <w:r w:rsidRPr="00C14A40">
        <w:rPr>
          <w:rFonts w:hint="cs"/>
          <w:rtl/>
        </w:rPr>
        <w:t xml:space="preserve">מיירי </w:t>
      </w:r>
    </w:p>
    <w:p w14:paraId="40A21A7F" w14:textId="641D1C46" w:rsidR="003E2DCC" w:rsidRPr="006F178A" w:rsidRDefault="003E2DCC" w:rsidP="008B1B1A">
      <w:pPr>
        <w:spacing w:after="60"/>
        <w:rPr>
          <w:rtl/>
        </w:rPr>
      </w:pPr>
      <w:r w:rsidRPr="006F178A">
        <w:rPr>
          <w:rtl/>
        </w:rPr>
        <w:t>בשנכסי אבי כלה אסורים על החתן, ובבתו בוגרת ומדעתה.</w:t>
      </w:r>
      <w:r w:rsidR="00F42859">
        <w:rPr>
          <w:rFonts w:hint="cs"/>
          <w:rtl/>
        </w:rPr>
        <w:t xml:space="preserve"> </w:t>
      </w:r>
      <w:r w:rsidRPr="00F42859">
        <w:rPr>
          <w:rStyle w:val="afffff0"/>
          <w:rFonts w:hint="cs"/>
          <w:rtl/>
        </w:rPr>
        <w:t>[דא</w:t>
      </w:r>
      <w:r w:rsidRPr="00F42859">
        <w:rPr>
          <w:rStyle w:val="afffff0"/>
          <w:rtl/>
        </w:rPr>
        <w:t>"</w:t>
      </w:r>
      <w:r w:rsidRPr="00F42859">
        <w:rPr>
          <w:rStyle w:val="afffff0"/>
          <w:rFonts w:hint="cs"/>
          <w:rtl/>
        </w:rPr>
        <w:t>א לומר שהוא מוסר לו שפחה לשמשו]</w:t>
      </w:r>
      <w:r w:rsidR="00433616">
        <w:rPr>
          <w:rStyle w:val="afffff0"/>
          <w:rFonts w:hint="cs"/>
          <w:rtl/>
        </w:rPr>
        <w:t xml:space="preserve"> </w:t>
      </w:r>
      <w:r w:rsidR="00433616" w:rsidRPr="00433616">
        <w:rPr>
          <w:rFonts w:hint="cs"/>
          <w:rtl/>
        </w:rPr>
        <w:t>ותנ</w:t>
      </w:r>
      <w:r w:rsidR="0075729B">
        <w:rPr>
          <w:rtl/>
        </w:rPr>
        <w:t>"</w:t>
      </w:r>
      <w:r w:rsidR="00433616" w:rsidRPr="00433616">
        <w:rPr>
          <w:rFonts w:hint="cs"/>
          <w:rtl/>
        </w:rPr>
        <w:t>ה</w:t>
      </w:r>
      <w:r w:rsidR="00C3016F">
        <w:rPr>
          <w:rFonts w:hint="cs"/>
          <w:rtl/>
        </w:rPr>
        <w:t>.</w:t>
      </w:r>
    </w:p>
    <w:p w14:paraId="14F8902E" w14:textId="77777777" w:rsidR="006666DF" w:rsidRPr="00C14A40" w:rsidRDefault="003E2DCC" w:rsidP="0090740B">
      <w:pPr>
        <w:pStyle w:val="38"/>
        <w:framePr w:wrap="notBeside"/>
        <w:rPr>
          <w:rtl/>
        </w:rPr>
      </w:pPr>
      <w:r w:rsidRPr="00C14A40">
        <w:rPr>
          <w:rtl/>
        </w:rPr>
        <w:t>•</w:t>
      </w:r>
    </w:p>
    <w:p w14:paraId="7841431A" w14:textId="7A0E62FD" w:rsidR="00C3016F" w:rsidRDefault="003E2DCC" w:rsidP="003E2DCC">
      <w:pPr>
        <w:rPr>
          <w:rStyle w:val="affffc"/>
          <w:rtl/>
        </w:rPr>
      </w:pPr>
      <w:r w:rsidRPr="00C3016F">
        <w:rPr>
          <w:rStyle w:val="affffc"/>
          <w:rtl/>
        </w:rPr>
        <w:t>המדיר בנו לתלמוד תורה</w:t>
      </w:r>
    </w:p>
    <w:p w14:paraId="036BF215" w14:textId="3DD7D5E6" w:rsidR="003E2DCC" w:rsidRPr="006F178A" w:rsidRDefault="003E2DCC" w:rsidP="003E2DCC">
      <w:pPr>
        <w:rPr>
          <w:rtl/>
        </w:rPr>
      </w:pPr>
      <w:r w:rsidRPr="00C3016F">
        <w:rPr>
          <w:rStyle w:val="affffe"/>
          <w:rFonts w:hint="cs"/>
          <w:rtl/>
        </w:rPr>
        <w:t>ר' יעקב:</w:t>
      </w:r>
      <w:r w:rsidRPr="006F178A">
        <w:rPr>
          <w:rtl/>
        </w:rPr>
        <w:t xml:space="preserve"> מותר </w:t>
      </w:r>
      <w:r w:rsidRPr="00AF5595">
        <w:rPr>
          <w:rStyle w:val="afffff0"/>
          <w:rtl/>
        </w:rPr>
        <w:t>ל</w:t>
      </w:r>
      <w:r w:rsidR="00AF5595" w:rsidRPr="00AF5595">
        <w:rPr>
          <w:rStyle w:val="afffff0"/>
          <w:rFonts w:hint="cs"/>
          <w:rtl/>
        </w:rPr>
        <w:t xml:space="preserve">בן </w:t>
      </w:r>
      <w:r w:rsidR="00AF5595">
        <w:rPr>
          <w:rFonts w:hint="cs"/>
          <w:rtl/>
        </w:rPr>
        <w:t>ל</w:t>
      </w:r>
      <w:r w:rsidRPr="006F178A">
        <w:rPr>
          <w:rtl/>
        </w:rPr>
        <w:t xml:space="preserve">מלאות </w:t>
      </w:r>
      <w:r w:rsidRPr="00AF5595">
        <w:rPr>
          <w:rStyle w:val="afffff0"/>
          <w:rtl/>
        </w:rPr>
        <w:t>ל</w:t>
      </w:r>
      <w:r w:rsidR="00AF5595" w:rsidRPr="00AF5595">
        <w:rPr>
          <w:rStyle w:val="afffff0"/>
          <w:rFonts w:hint="cs"/>
          <w:rtl/>
        </w:rPr>
        <w:t>אביו</w:t>
      </w:r>
      <w:r w:rsidRPr="006F178A">
        <w:rPr>
          <w:rtl/>
        </w:rPr>
        <w:t xml:space="preserve"> חבית</w:t>
      </w:r>
      <w:r w:rsidR="00AF5595">
        <w:rPr>
          <w:rFonts w:hint="cs"/>
          <w:rtl/>
        </w:rPr>
        <w:t xml:space="preserve"> </w:t>
      </w:r>
      <w:r w:rsidRPr="006F178A">
        <w:rPr>
          <w:rtl/>
        </w:rPr>
        <w:t>מים ולהדליק</w:t>
      </w:r>
      <w:r w:rsidR="00AF5595">
        <w:rPr>
          <w:rFonts w:hint="cs"/>
          <w:rtl/>
        </w:rPr>
        <w:t xml:space="preserve"> לו</w:t>
      </w:r>
      <w:r w:rsidRPr="006F178A">
        <w:rPr>
          <w:rtl/>
        </w:rPr>
        <w:t xml:space="preserve"> הנר</w:t>
      </w:r>
      <w:r w:rsidR="0058335C">
        <w:rPr>
          <w:rFonts w:hint="cs"/>
          <w:rtl/>
        </w:rPr>
        <w:t>,</w:t>
      </w:r>
    </w:p>
    <w:p w14:paraId="5F32C859" w14:textId="140F0278" w:rsidR="003E2DCC" w:rsidRPr="006F178A" w:rsidRDefault="003E2DCC" w:rsidP="008B1B1A">
      <w:pPr>
        <w:spacing w:after="60"/>
        <w:rPr>
          <w:rtl/>
        </w:rPr>
      </w:pPr>
      <w:r w:rsidRPr="00C3016F">
        <w:rPr>
          <w:rStyle w:val="affffe"/>
          <w:rtl/>
        </w:rPr>
        <w:t>ר</w:t>
      </w:r>
      <w:r w:rsidRPr="00C3016F">
        <w:rPr>
          <w:rStyle w:val="affffe"/>
          <w:rFonts w:hint="cs"/>
          <w:rtl/>
        </w:rPr>
        <w:t>י</w:t>
      </w:r>
      <w:r w:rsidRPr="00C3016F">
        <w:rPr>
          <w:rStyle w:val="affffe"/>
          <w:rtl/>
        </w:rPr>
        <w:t>"</w:t>
      </w:r>
      <w:r w:rsidRPr="00C3016F">
        <w:rPr>
          <w:rStyle w:val="affffe"/>
          <w:rFonts w:hint="cs"/>
          <w:rtl/>
        </w:rPr>
        <w:t>צ</w:t>
      </w:r>
      <w:r w:rsidRPr="00C3016F">
        <w:rPr>
          <w:rStyle w:val="affffe"/>
          <w:rtl/>
        </w:rPr>
        <w:t xml:space="preserve">: </w:t>
      </w:r>
      <w:r w:rsidR="0058335C" w:rsidRPr="0058335C">
        <w:rPr>
          <w:rStyle w:val="afffff0"/>
          <w:rFonts w:hint="cs"/>
          <w:rtl/>
        </w:rPr>
        <w:t xml:space="preserve">אף </w:t>
      </w:r>
      <w:r w:rsidRPr="006F178A">
        <w:rPr>
          <w:rtl/>
        </w:rPr>
        <w:t>לצלות לו דג קטן.</w:t>
      </w:r>
    </w:p>
    <w:p w14:paraId="4369490A" w14:textId="034A3C56" w:rsidR="006666DF" w:rsidRPr="00C14A40" w:rsidRDefault="003E2DCC" w:rsidP="0090740B">
      <w:pPr>
        <w:pStyle w:val="38"/>
        <w:framePr w:wrap="notBeside"/>
        <w:rPr>
          <w:rtl/>
        </w:rPr>
      </w:pPr>
      <w:r w:rsidRPr="00C14A40">
        <w:rPr>
          <w:rFonts w:hint="cs"/>
          <w:rtl/>
        </w:rPr>
        <w:t>מרי</w:t>
      </w:r>
      <w:r w:rsidRPr="00C14A40">
        <w:rPr>
          <w:rtl/>
        </w:rPr>
        <w:t>"</w:t>
      </w:r>
      <w:r w:rsidRPr="00C14A40">
        <w:rPr>
          <w:rFonts w:hint="cs"/>
          <w:rtl/>
        </w:rPr>
        <w:t>ו</w:t>
      </w:r>
      <w:r w:rsidRPr="00C14A40">
        <w:rPr>
          <w:rtl/>
        </w:rPr>
        <w:t>:</w:t>
      </w:r>
    </w:p>
    <w:p w14:paraId="3A3CEB6E" w14:textId="1EBFE963" w:rsidR="003E2DCC" w:rsidRPr="006F178A" w:rsidRDefault="003E2DCC" w:rsidP="003E2DCC">
      <w:pPr>
        <w:rPr>
          <w:rtl/>
        </w:rPr>
      </w:pPr>
      <w:r w:rsidRPr="0058335C">
        <w:rPr>
          <w:rStyle w:val="affffc"/>
          <w:rtl/>
        </w:rPr>
        <w:t>המודר הנאה מחבירו - מותר להשקותו כוס שלום.</w:t>
      </w:r>
    </w:p>
    <w:p w14:paraId="4E20A06B" w14:textId="37038CFD" w:rsidR="003E2DCC" w:rsidRPr="006F178A" w:rsidRDefault="0058335C" w:rsidP="003E2DCC">
      <w:pPr>
        <w:rPr>
          <w:rtl/>
        </w:rPr>
      </w:pPr>
      <w:r w:rsidRPr="0058335C">
        <w:rPr>
          <w:rStyle w:val="affffe"/>
          <w:rFonts w:hint="cs"/>
          <w:rtl/>
        </w:rPr>
        <w:t>בבבל תרגמו</w:t>
      </w:r>
      <w:r w:rsidR="003E2DCC" w:rsidRPr="0058335C">
        <w:rPr>
          <w:rStyle w:val="affffe"/>
          <w:rtl/>
        </w:rPr>
        <w:t xml:space="preserve">: </w:t>
      </w:r>
      <w:r w:rsidR="003E2DCC" w:rsidRPr="006F178A">
        <w:rPr>
          <w:rtl/>
        </w:rPr>
        <w:t xml:space="preserve">כוס </w:t>
      </w:r>
      <w:r w:rsidR="00EA13ED" w:rsidRPr="00EA13ED">
        <w:rPr>
          <w:rStyle w:val="afffff0"/>
          <w:rFonts w:hint="cs"/>
          <w:rtl/>
        </w:rPr>
        <w:t xml:space="preserve">יין </w:t>
      </w:r>
      <w:r w:rsidR="003E2DCC" w:rsidRPr="006F178A">
        <w:rPr>
          <w:rtl/>
        </w:rPr>
        <w:t>של בית האבל.</w:t>
      </w:r>
    </w:p>
    <w:p w14:paraId="54B71152" w14:textId="6AD9BF00" w:rsidR="003E2DCC" w:rsidRPr="006F178A" w:rsidRDefault="003E2DCC" w:rsidP="003E2DCC">
      <w:pPr>
        <w:rPr>
          <w:rtl/>
        </w:rPr>
      </w:pPr>
      <w:r w:rsidRPr="0090740B">
        <w:rPr>
          <w:rStyle w:val="affffe"/>
          <w:rtl/>
        </w:rPr>
        <w:t>ב</w:t>
      </w:r>
      <w:r w:rsidR="0058335C" w:rsidRPr="0090740B">
        <w:rPr>
          <w:rStyle w:val="affffe"/>
          <w:rFonts w:hint="cs"/>
          <w:rtl/>
        </w:rPr>
        <w:t>א</w:t>
      </w:r>
      <w:r w:rsidR="0075729B">
        <w:rPr>
          <w:rStyle w:val="affffe"/>
          <w:rtl/>
        </w:rPr>
        <w:t>"</w:t>
      </w:r>
      <w:r w:rsidR="0058335C" w:rsidRPr="0090740B">
        <w:rPr>
          <w:rStyle w:val="affffe"/>
          <w:rFonts w:hint="cs"/>
          <w:rtl/>
        </w:rPr>
        <w:t>י אמרו</w:t>
      </w:r>
      <w:r w:rsidRPr="0090740B">
        <w:rPr>
          <w:rStyle w:val="affffe"/>
          <w:rtl/>
        </w:rPr>
        <w:t>:</w:t>
      </w:r>
      <w:r w:rsidRPr="006F178A">
        <w:rPr>
          <w:rtl/>
        </w:rPr>
        <w:t xml:space="preserve"> כוס </w:t>
      </w:r>
      <w:r w:rsidR="00EA13ED" w:rsidRPr="00EA13ED">
        <w:rPr>
          <w:rStyle w:val="afffff0"/>
          <w:rFonts w:hint="cs"/>
          <w:rtl/>
        </w:rPr>
        <w:t xml:space="preserve">מים חמים </w:t>
      </w:r>
      <w:r w:rsidRPr="006F178A">
        <w:rPr>
          <w:rtl/>
        </w:rPr>
        <w:t>של בית המרחץ.</w:t>
      </w:r>
    </w:p>
    <w:p w14:paraId="09F2B475" w14:textId="77777777" w:rsidR="003E2DCC" w:rsidRPr="006F178A" w:rsidRDefault="003E2DCC" w:rsidP="000F1DD4">
      <w:pPr>
        <w:pStyle w:val="afffd"/>
        <w:rPr>
          <w:rtl/>
        </w:rPr>
      </w:pPr>
      <w:ins w:id="9859" w:author="מספור קטעי משנה" w:date="2026-10-06T06:45:39Z">
        <w:r>
          <w:rPr>
            <w:rStyle w:val="MisparKeta"/>
          </w:rPr>
          <w:t xml:space="preserve">ב. </w:t>
        </w:r>
      </w:ins>
      <w:r w:rsidRPr="006F178A">
        <w:rPr>
          <w:rtl/>
        </w:rPr>
        <w:t>ולא יזון את בהמתו בין כו'.</w:t>
      </w:r>
    </w:p>
    <w:p w14:paraId="7D90C795" w14:textId="01A2B7DA" w:rsidR="0090740B" w:rsidRPr="00C14A40" w:rsidRDefault="003E2DCC" w:rsidP="0090740B">
      <w:pPr>
        <w:pStyle w:val="38"/>
        <w:framePr w:wrap="notBeside"/>
        <w:rPr>
          <w:rtl/>
        </w:rPr>
      </w:pPr>
      <w:r w:rsidRPr="00C14A40">
        <w:rPr>
          <w:rtl/>
        </w:rPr>
        <w:t>י</w:t>
      </w:r>
      <w:r w:rsidR="007277AE" w:rsidRPr="00C14A40">
        <w:rPr>
          <w:rFonts w:hint="cs"/>
          <w:rtl/>
        </w:rPr>
        <w:t>א</w:t>
      </w:r>
      <w:r w:rsidR="0075729B">
        <w:rPr>
          <w:rtl/>
        </w:rPr>
        <w:t>"</w:t>
      </w:r>
      <w:r w:rsidR="007277AE" w:rsidRPr="00C14A40">
        <w:rPr>
          <w:rFonts w:hint="cs"/>
          <w:rtl/>
        </w:rPr>
        <w:t>ע</w:t>
      </w:r>
      <w:r w:rsidRPr="00C14A40">
        <w:rPr>
          <w:rtl/>
        </w:rPr>
        <w:t xml:space="preserve">: </w:t>
      </w:r>
    </w:p>
    <w:p w14:paraId="3385A2B0" w14:textId="765387E1" w:rsidR="003A45E5" w:rsidRDefault="003E2DCC" w:rsidP="003E2DCC">
      <w:pPr>
        <w:rPr>
          <w:rFonts w:ascii="Fb Fontext" w:hAnsi="Fb Fontext"/>
          <w:rtl/>
        </w:rPr>
      </w:pPr>
      <w:r w:rsidRPr="006F178A">
        <w:rPr>
          <w:rFonts w:ascii="Fb Fontext" w:hAnsi="Fb Fontext"/>
          <w:rtl/>
        </w:rPr>
        <w:t xml:space="preserve">זן עבדיו ושפחותיו הכנענים, </w:t>
      </w:r>
      <w:r w:rsidR="003A45E5" w:rsidRPr="007277AE">
        <w:rPr>
          <w:rStyle w:val="afffff0"/>
          <w:rFonts w:hint="cs"/>
          <w:rtl/>
        </w:rPr>
        <w:t>דל</w:t>
      </w:r>
      <w:r w:rsidR="00DB4201" w:rsidRPr="007277AE">
        <w:rPr>
          <w:rStyle w:val="afffff0"/>
          <w:rFonts w:hint="cs"/>
          <w:rtl/>
        </w:rPr>
        <w:t>נחירה עומדים ואין</w:t>
      </w:r>
      <w:r w:rsidR="00DB4201" w:rsidRPr="00DB4201">
        <w:rPr>
          <w:rStyle w:val="afffff0"/>
          <w:rFonts w:hint="cs"/>
          <w:rtl/>
        </w:rPr>
        <w:t xml:space="preserve"> לו הנאה</w:t>
      </w:r>
    </w:p>
    <w:p w14:paraId="31A747C8" w14:textId="77777777" w:rsidR="006666DF" w:rsidRDefault="003E2DCC" w:rsidP="00DB4201">
      <w:pPr>
        <w:rPr>
          <w:rtl/>
        </w:rPr>
      </w:pPr>
      <w:r w:rsidRPr="006F178A">
        <w:rPr>
          <w:rFonts w:ascii="Fb Fontext" w:hAnsi="Fb Fontext"/>
          <w:rtl/>
        </w:rPr>
        <w:t>ולא את בהמתו טמאה</w:t>
      </w:r>
      <w:r w:rsidR="003A45E5">
        <w:rPr>
          <w:rFonts w:ascii="Fb Fontext" w:hAnsi="Fb Fontext" w:hint="cs"/>
          <w:rtl/>
        </w:rPr>
        <w:t xml:space="preserve"> ו</w:t>
      </w:r>
      <w:r w:rsidRPr="006F178A">
        <w:rPr>
          <w:rFonts w:ascii="Fb Fontext" w:hAnsi="Fb Fontext"/>
          <w:rtl/>
        </w:rPr>
        <w:t>טהורה.</w:t>
      </w:r>
      <w:r w:rsidR="00DB4201">
        <w:rPr>
          <w:rFonts w:hint="cs"/>
          <w:rtl/>
        </w:rPr>
        <w:t>-</w:t>
      </w:r>
      <w:r w:rsidRPr="006F178A">
        <w:rPr>
          <w:rtl/>
        </w:rPr>
        <w:t xml:space="preserve"> </w:t>
      </w:r>
      <w:r w:rsidR="007277AE">
        <w:rPr>
          <w:rFonts w:hint="cs"/>
          <w:rtl/>
        </w:rPr>
        <w:t>שנהנה בפיטומה</w:t>
      </w:r>
      <w:r w:rsidR="007277AE" w:rsidRPr="007277AE">
        <w:rPr>
          <w:rStyle w:val="afffff0"/>
          <w:rFonts w:hint="cs"/>
          <w:rtl/>
        </w:rPr>
        <w:t xml:space="preserve"> למוכרה לגוי</w:t>
      </w:r>
    </w:p>
    <w:p w14:paraId="64601640" w14:textId="630AE14D"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73" w:author="קלוד" w:date="2026-10-06T10:09:38Z"/>
        </w:rPr>
      </w:pPr>
      <w:ins w:id="20372" w:author="קלוד" w:date="2026-10-06T10:09:38Z">
        <w:r>
          <w:t xml:space="preserve">משנה ד</w:t>
        </w:r>
      </w:ins>
    </w:p>
    <w:p w14:paraId="4FE18F0C" w14:textId="48FCDDA1" w:rsidR="001C2D73" w:rsidRPr="001C2D73" w:rsidRDefault="003E2DCC" w:rsidP="001C2D73">
      <w:pPr>
        <w:pStyle w:val="01"/>
        <w:jc w:val="center"/>
        <w:rPr>
          <w:b w:val="0"/>
          <w:bCs w:val="0"/>
          <w:spacing w:val="8"/>
          <w:rtl/>
        </w:rPr>
      </w:pPr>
      <w:r w:rsidRPr="001C2D73">
        <w:rPr>
          <w:b w:val="0"/>
          <w:bCs w:val="0"/>
          <w:spacing w:val="8"/>
          <w:rtl/>
        </w:rPr>
        <w:lastRenderedPageBreak/>
        <w:t>המודר הנאה מחבירו ונכנס לבקרו</w:t>
      </w:r>
    </w:p>
    <w:p w14:paraId="74BA4856" w14:textId="4B59D231" w:rsidR="003E2DCC" w:rsidRPr="001C2D73" w:rsidRDefault="003E2DCC" w:rsidP="003E2DCC">
      <w:pPr>
        <w:pStyle w:val="01"/>
        <w:rPr>
          <w:b w:val="0"/>
          <w:bCs w:val="0"/>
          <w:spacing w:val="2"/>
          <w:rtl/>
        </w:rPr>
      </w:pPr>
      <w:r w:rsidRPr="001C2D73">
        <w:rPr>
          <w:b w:val="0"/>
          <w:bCs w:val="0"/>
          <w:spacing w:val="2"/>
          <w:rtl/>
        </w:rPr>
        <w:t>- עומד אבל לא יושב, ומרפאו רפואת נפש אבל לא רפואת ממון.</w:t>
      </w:r>
    </w:p>
    <w:p w14:paraId="31D57866" w14:textId="77777777" w:rsidR="003E2DCC" w:rsidRPr="006F178A" w:rsidRDefault="003E2DCC" w:rsidP="00A522DC">
      <w:pPr>
        <w:pStyle w:val="a3"/>
        <w:framePr w:wrap="around"/>
        <w:rPr>
          <w:rtl/>
        </w:rPr>
      </w:pPr>
      <w:r w:rsidRPr="006F178A">
        <w:rPr>
          <w:rtl/>
        </w:rPr>
        <w:t>לט.</w:t>
      </w:r>
    </w:p>
    <w:p w14:paraId="70492007" w14:textId="77777777" w:rsidR="0090740B" w:rsidRPr="00C14A40" w:rsidRDefault="00172829" w:rsidP="0090740B">
      <w:pPr>
        <w:pStyle w:val="38"/>
        <w:framePr w:wrap="notBeside"/>
        <w:rPr>
          <w:rtl/>
        </w:rPr>
      </w:pPr>
      <w:r w:rsidRPr="00C14A40">
        <w:rPr>
          <w:rFonts w:hint="cs"/>
          <w:rtl/>
        </w:rPr>
        <w:t>א.</w:t>
      </w:r>
      <w:r w:rsidR="003E2DCC" w:rsidRPr="00C14A40">
        <w:rPr>
          <w:rFonts w:hint="cs"/>
          <w:rtl/>
        </w:rPr>
        <w:t>ש</w:t>
      </w:r>
      <w:r w:rsidR="003E2DCC" w:rsidRPr="00C14A40">
        <w:rPr>
          <w:rtl/>
        </w:rPr>
        <w:t>מואל:</w:t>
      </w:r>
    </w:p>
    <w:p w14:paraId="1D95BAEA" w14:textId="63E3DB0A" w:rsidR="00B25B35" w:rsidRDefault="003E2DCC" w:rsidP="003E2DCC">
      <w:pPr>
        <w:rPr>
          <w:rtl/>
        </w:rPr>
      </w:pPr>
      <w:r w:rsidRPr="0090740B">
        <w:rPr>
          <w:rStyle w:val="affffe"/>
          <w:rFonts w:hint="cs"/>
          <w:rtl/>
        </w:rPr>
        <w:t>מיירי</w:t>
      </w:r>
      <w:r w:rsidRPr="006F178A">
        <w:rPr>
          <w:rFonts w:hint="cs"/>
          <w:rtl/>
        </w:rPr>
        <w:t xml:space="preserve"> </w:t>
      </w:r>
      <w:r w:rsidRPr="00986D79">
        <w:rPr>
          <w:rStyle w:val="affffc"/>
          <w:rtl/>
        </w:rPr>
        <w:t>בשנכסי מבקר אסורין על החולה</w:t>
      </w:r>
      <w:r w:rsidRPr="006F178A">
        <w:rPr>
          <w:rtl/>
        </w:rPr>
        <w:t xml:space="preserve">, </w:t>
      </w:r>
    </w:p>
    <w:p w14:paraId="604480B2" w14:textId="2AD5B0A8" w:rsidR="00172829" w:rsidRPr="00295E41" w:rsidRDefault="003E2DCC" w:rsidP="00B25B35">
      <w:pPr>
        <w:rPr>
          <w:rStyle w:val="afffa"/>
          <w:rtl/>
        </w:rPr>
      </w:pPr>
      <w:r w:rsidRPr="006F178A">
        <w:rPr>
          <w:rtl/>
        </w:rPr>
        <w:t>ובמקום שנוטלין שכר על הישיבה ו</w:t>
      </w:r>
      <w:r w:rsidR="00BE0B59">
        <w:rPr>
          <w:rFonts w:hint="cs"/>
          <w:rtl/>
        </w:rPr>
        <w:t>לא</w:t>
      </w:r>
      <w:r w:rsidRPr="006F178A">
        <w:rPr>
          <w:rtl/>
        </w:rPr>
        <w:t xml:space="preserve"> על העמידה.</w:t>
      </w:r>
      <w:r w:rsidR="00B25B35">
        <w:rPr>
          <w:rStyle w:val="affffe"/>
          <w:rFonts w:hint="cs"/>
          <w:rtl/>
        </w:rPr>
        <w:t xml:space="preserve"> </w:t>
      </w:r>
      <w:r w:rsidRPr="00BE0B59">
        <w:rPr>
          <w:rStyle w:val="affffe"/>
          <w:rFonts w:hint="cs"/>
          <w:rtl/>
        </w:rPr>
        <w:t>וקמ</w:t>
      </w:r>
      <w:r w:rsidRPr="00BE0B59">
        <w:rPr>
          <w:rStyle w:val="affffe"/>
          <w:rtl/>
        </w:rPr>
        <w:t>"</w:t>
      </w:r>
      <w:r w:rsidRPr="00BE0B59">
        <w:rPr>
          <w:rStyle w:val="affffe"/>
          <w:rFonts w:hint="cs"/>
          <w:rtl/>
        </w:rPr>
        <w:t xml:space="preserve">ל </w:t>
      </w:r>
      <w:r w:rsidRPr="006F178A">
        <w:rPr>
          <w:rFonts w:ascii="Fb Fontext" w:hAnsi="Fb Fontext"/>
          <w:rtl/>
        </w:rPr>
        <w:t>דאף במקום שנוטלין שכר, על הישיבה</w:t>
      </w:r>
      <w:r w:rsidR="00BE0B59">
        <w:rPr>
          <w:rFonts w:ascii="Fb Fontext" w:hAnsi="Fb Fontext" w:hint="cs"/>
          <w:rtl/>
        </w:rPr>
        <w:t xml:space="preserve"> </w:t>
      </w:r>
      <w:r w:rsidR="00172829">
        <w:rPr>
          <w:rFonts w:ascii="Fb Fontext" w:hAnsi="Fb Fontext" w:hint="cs"/>
          <w:rtl/>
        </w:rPr>
        <w:t>לוקחים ולא על העמידה</w:t>
      </w:r>
    </w:p>
    <w:p w14:paraId="4A8D57F2" w14:textId="2ADF7CBC" w:rsidR="006666DF" w:rsidRPr="00C14A40" w:rsidRDefault="003E2DCC" w:rsidP="0090740B">
      <w:pPr>
        <w:pStyle w:val="38"/>
        <w:framePr w:wrap="notBeside"/>
        <w:rPr>
          <w:rtl/>
        </w:rPr>
      </w:pPr>
      <w:r w:rsidRPr="00C14A40">
        <w:rPr>
          <w:rFonts w:hint="cs"/>
          <w:rtl/>
        </w:rPr>
        <w:t>ב. כדר</w:t>
      </w:r>
      <w:r w:rsidR="00172829" w:rsidRPr="00C14A40">
        <w:rPr>
          <w:rFonts w:hint="cs"/>
          <w:rtl/>
        </w:rPr>
        <w:t>שב</w:t>
      </w:r>
      <w:r w:rsidR="0075729B">
        <w:rPr>
          <w:rtl/>
        </w:rPr>
        <w:t>"</w:t>
      </w:r>
      <w:r w:rsidR="00172829" w:rsidRPr="00C14A40">
        <w:rPr>
          <w:rFonts w:hint="cs"/>
          <w:rtl/>
        </w:rPr>
        <w:t>א</w:t>
      </w:r>
      <w:r w:rsidRPr="00C14A40">
        <w:rPr>
          <w:rtl/>
        </w:rPr>
        <w:t>:</w:t>
      </w:r>
    </w:p>
    <w:p w14:paraId="1B6129A9" w14:textId="7979A3C9" w:rsidR="003E2DCC" w:rsidRPr="00295E41" w:rsidRDefault="003E2DCC" w:rsidP="00172829">
      <w:pPr>
        <w:rPr>
          <w:rStyle w:val="afffa"/>
          <w:rtl/>
        </w:rPr>
      </w:pPr>
      <w:r w:rsidRPr="00986D79">
        <w:rPr>
          <w:rStyle w:val="affffc"/>
          <w:rtl/>
        </w:rPr>
        <w:t xml:space="preserve">גזירה </w:t>
      </w:r>
      <w:r w:rsidRPr="006F178A">
        <w:rPr>
          <w:rFonts w:ascii="Fb Fontext" w:hAnsi="Fb Fontext"/>
          <w:rtl/>
        </w:rPr>
        <w:t xml:space="preserve">שמא ישהא בעמידה, </w:t>
      </w:r>
      <w:r w:rsidR="0008290D">
        <w:rPr>
          <w:rFonts w:ascii="Fb Fontext" w:hAnsi="Fb Fontext"/>
          <w:rtl/>
        </w:rPr>
        <w:t xml:space="preserve">כאן </w:t>
      </w:r>
      <w:r w:rsidR="006B25C6">
        <w:rPr>
          <w:rFonts w:ascii="Fb Fontext" w:hAnsi="Fb Fontext"/>
          <w:rtl/>
        </w:rPr>
        <w:t xml:space="preserve">גם </w:t>
      </w:r>
      <w:r w:rsidRPr="006F178A">
        <w:rPr>
          <w:rFonts w:ascii="Fb Fontext" w:hAnsi="Fb Fontext"/>
          <w:rtl/>
        </w:rPr>
        <w:t>גזירה שמא ישהא בישיבה.</w:t>
      </w:r>
    </w:p>
    <w:p w14:paraId="38913E40" w14:textId="77777777" w:rsidR="0090740B" w:rsidRPr="00C14A40" w:rsidRDefault="003E2DCC" w:rsidP="0090740B">
      <w:pPr>
        <w:pStyle w:val="38"/>
        <w:framePr w:wrap="notBeside"/>
        <w:rPr>
          <w:rtl/>
        </w:rPr>
      </w:pPr>
      <w:r w:rsidRPr="00C14A40">
        <w:rPr>
          <w:rFonts w:hint="cs"/>
          <w:rtl/>
        </w:rPr>
        <w:t xml:space="preserve">ג. </w:t>
      </w:r>
      <w:r w:rsidRPr="00C14A40">
        <w:rPr>
          <w:rtl/>
        </w:rPr>
        <w:t xml:space="preserve">עולא: </w:t>
      </w:r>
    </w:p>
    <w:p w14:paraId="7987EB45" w14:textId="74674364" w:rsidR="003E2DCC" w:rsidRPr="006F178A" w:rsidRDefault="003E2DCC" w:rsidP="003E2DCC">
      <w:pPr>
        <w:rPr>
          <w:rtl/>
        </w:rPr>
      </w:pPr>
      <w:r w:rsidRPr="006F178A">
        <w:rPr>
          <w:rtl/>
        </w:rPr>
        <w:t xml:space="preserve">לעולם </w:t>
      </w:r>
      <w:r w:rsidRPr="008A6FD1">
        <w:rPr>
          <w:rStyle w:val="afffa"/>
          <w:rtl/>
        </w:rPr>
        <w:t xml:space="preserve">בשנכסי חולה אסורין על המבקר, ולא </w:t>
      </w:r>
      <w:r w:rsidR="000B03F1" w:rsidRPr="008A6FD1">
        <w:rPr>
          <w:rStyle w:val="afffa"/>
          <w:rFonts w:hint="cs"/>
          <w:rtl/>
        </w:rPr>
        <w:t>ה</w:t>
      </w:r>
      <w:r w:rsidRPr="008A6FD1">
        <w:rPr>
          <w:rStyle w:val="afffa"/>
          <w:rtl/>
        </w:rPr>
        <w:t>ד</w:t>
      </w:r>
      <w:r w:rsidR="000B03F1" w:rsidRPr="008A6FD1">
        <w:rPr>
          <w:rStyle w:val="afffa"/>
          <w:rFonts w:hint="cs"/>
          <w:rtl/>
        </w:rPr>
        <w:t>ירו מחיות</w:t>
      </w:r>
      <w:r w:rsidRPr="008A6FD1">
        <w:rPr>
          <w:rStyle w:val="afffa"/>
          <w:rtl/>
        </w:rPr>
        <w:t>.</w:t>
      </w:r>
      <w:r w:rsidRPr="00986D79">
        <w:rPr>
          <w:rStyle w:val="affffc"/>
          <w:rFonts w:hint="cs"/>
          <w:rtl/>
        </w:rPr>
        <w:t xml:space="preserve"> </w:t>
      </w:r>
      <w:r w:rsidRPr="006F178A">
        <w:rPr>
          <w:rFonts w:hint="cs"/>
          <w:rtl/>
        </w:rPr>
        <w:t xml:space="preserve">וכיון דאפשר בעמידה אסור בישיבה </w:t>
      </w:r>
    </w:p>
    <w:p w14:paraId="2A35BA97" w14:textId="77777777" w:rsidR="008A6FD1" w:rsidRDefault="003E2DCC" w:rsidP="008A6FD1">
      <w:pPr>
        <w:pStyle w:val="38"/>
        <w:framePr w:wrap="notBeside"/>
        <w:rPr>
          <w:rFonts w:ascii="Fb Fontext" w:hAnsi="Fb Fontext"/>
          <w:rtl/>
        </w:rPr>
      </w:pPr>
      <w:r w:rsidRPr="00B25B35">
        <w:rPr>
          <w:rStyle w:val="affffe"/>
          <w:rtl/>
        </w:rPr>
        <w:t>מיתיבי:</w:t>
      </w:r>
      <w:r w:rsidRPr="006F178A">
        <w:rPr>
          <w:rFonts w:ascii="Fb Fontext" w:hAnsi="Fb Fontext"/>
          <w:rtl/>
        </w:rPr>
        <w:t xml:space="preserve"> </w:t>
      </w:r>
    </w:p>
    <w:p w14:paraId="7EDE12FC" w14:textId="2FD56FFB" w:rsidR="003E2DCC" w:rsidRPr="008A6FD1" w:rsidRDefault="003E2DCC" w:rsidP="008A6FD1">
      <w:pPr>
        <w:rPr>
          <w:rStyle w:val="afffa"/>
          <w:rtl/>
        </w:rPr>
      </w:pPr>
      <w:r w:rsidRPr="008A6FD1">
        <w:rPr>
          <w:rStyle w:val="afffa"/>
          <w:rtl/>
        </w:rPr>
        <w:t>חלה הוא - נכנס לבקרו, חלה בנו - שואלו בשוק;</w:t>
      </w:r>
    </w:p>
    <w:p w14:paraId="115597DC" w14:textId="77777777" w:rsidR="006666DF" w:rsidRPr="00C14A40" w:rsidRDefault="003E2DCC" w:rsidP="0090740B">
      <w:pPr>
        <w:pStyle w:val="38"/>
        <w:framePr w:wrap="notBeside"/>
        <w:rPr>
          <w:rFonts w:hint="cs"/>
          <w:rtl/>
        </w:rPr>
      </w:pPr>
      <w:r w:rsidRPr="00C14A40">
        <w:rPr>
          <w:rtl/>
        </w:rPr>
        <w:t>לעולא:</w:t>
      </w:r>
    </w:p>
    <w:p w14:paraId="288B4D27" w14:textId="2B73B78E" w:rsidR="003E2DCC" w:rsidRPr="006F178A" w:rsidRDefault="003E2DCC" w:rsidP="003E2DCC">
      <w:pPr>
        <w:rPr>
          <w:rFonts w:ascii="Fb Fontext" w:hAnsi="Fb Fontext"/>
          <w:rtl/>
        </w:rPr>
      </w:pPr>
      <w:r w:rsidRPr="006F178A">
        <w:rPr>
          <w:rFonts w:ascii="Fb Fontext" w:hAnsi="Fb Fontext"/>
          <w:rtl/>
        </w:rPr>
        <w:t>בשנכסי חולה אסורין על המבקר, ו</w:t>
      </w:r>
      <w:r w:rsidR="000B03F1">
        <w:rPr>
          <w:rFonts w:ascii="Fb Fontext" w:hAnsi="Fb Fontext" w:hint="cs"/>
          <w:rtl/>
        </w:rPr>
        <w:t>בשלא הדירו מחיותו.</w:t>
      </w:r>
      <w:r w:rsidRPr="006F178A">
        <w:rPr>
          <w:rFonts w:ascii="Fb Fontext" w:hAnsi="Fb Fontext"/>
          <w:rtl/>
        </w:rPr>
        <w:t xml:space="preserve"> </w:t>
      </w:r>
    </w:p>
    <w:p w14:paraId="36149C20" w14:textId="77777777" w:rsidR="006666DF" w:rsidRPr="00C14A40" w:rsidRDefault="003E2DCC" w:rsidP="0090740B">
      <w:pPr>
        <w:pStyle w:val="38"/>
        <w:framePr w:wrap="notBeside"/>
        <w:rPr>
          <w:rFonts w:hint="cs"/>
          <w:rtl/>
        </w:rPr>
      </w:pPr>
      <w:r w:rsidRPr="00C14A40">
        <w:rPr>
          <w:rFonts w:hint="cs"/>
          <w:rtl/>
        </w:rPr>
        <w:t>ולשמואל</w:t>
      </w:r>
      <w:r w:rsidR="000B03F1" w:rsidRPr="00C14A40">
        <w:rPr>
          <w:rFonts w:hint="cs"/>
          <w:rtl/>
        </w:rPr>
        <w:t>:</w:t>
      </w:r>
    </w:p>
    <w:p w14:paraId="031B9189" w14:textId="1BAF7B29" w:rsidR="003E2DCC" w:rsidRPr="006F178A" w:rsidRDefault="003E2DCC" w:rsidP="003E2DCC">
      <w:pPr>
        <w:rPr>
          <w:rFonts w:ascii="Fb Fontext" w:hAnsi="Fb Fontext"/>
          <w:rtl/>
        </w:rPr>
      </w:pPr>
      <w:r w:rsidRPr="006F178A">
        <w:rPr>
          <w:rFonts w:ascii="Fb Fontext" w:hAnsi="Fb Fontext"/>
          <w:rtl/>
        </w:rPr>
        <w:t>בשנכסי מבקר אסורין על החולה,</w:t>
      </w:r>
    </w:p>
    <w:p w14:paraId="25C9DDBE" w14:textId="77777777" w:rsidR="00482CEE" w:rsidRDefault="003E2DCC" w:rsidP="000B03F1">
      <w:pPr>
        <w:ind w:firstLine="57"/>
        <w:rPr>
          <w:rFonts w:ascii="Fb Fontext" w:hAnsi="Fb Fontext"/>
          <w:rtl/>
        </w:rPr>
      </w:pPr>
      <w:r w:rsidRPr="000B03F1">
        <w:rPr>
          <w:rStyle w:val="affffe"/>
          <w:rtl/>
        </w:rPr>
        <w:t>מתניתין</w:t>
      </w:r>
      <w:r w:rsidRPr="006F178A">
        <w:rPr>
          <w:rFonts w:ascii="Fb Fontext" w:hAnsi="Fb Fontext"/>
          <w:rtl/>
        </w:rPr>
        <w:t xml:space="preserve"> בשנכסי מבקר אסורין על החולה,</w:t>
      </w:r>
    </w:p>
    <w:p w14:paraId="53AAE95E" w14:textId="2A44A064" w:rsidR="003E2DCC" w:rsidRPr="006F178A" w:rsidRDefault="003E2DCC" w:rsidP="000B03F1">
      <w:pPr>
        <w:ind w:firstLine="57"/>
        <w:rPr>
          <w:rFonts w:ascii="Fb Fontext" w:hAnsi="Fb Fontext"/>
          <w:rtl/>
        </w:rPr>
      </w:pPr>
      <w:r w:rsidRPr="000B03F1">
        <w:rPr>
          <w:rStyle w:val="affffe"/>
          <w:rtl/>
        </w:rPr>
        <w:t>ברייתא</w:t>
      </w:r>
      <w:r w:rsidRPr="006F178A">
        <w:rPr>
          <w:rFonts w:ascii="Fb Fontext" w:hAnsi="Fb Fontext"/>
          <w:rtl/>
        </w:rPr>
        <w:t xml:space="preserve"> - בשנכסי חולה אסורין על המבקר.</w:t>
      </w:r>
    </w:p>
    <w:p w14:paraId="5EC7A89F" w14:textId="157F8E6D" w:rsidR="003E2DCC" w:rsidRPr="006F178A" w:rsidRDefault="000B03F1" w:rsidP="0090740B">
      <w:pPr>
        <w:pStyle w:val="afffff"/>
        <w:spacing w:after="60"/>
        <w:rPr>
          <w:rtl/>
        </w:rPr>
      </w:pPr>
      <w:r w:rsidRPr="000B03F1">
        <w:rPr>
          <w:rStyle w:val="affffe"/>
          <w:rFonts w:hint="cs"/>
          <w:rtl/>
        </w:rPr>
        <w:t xml:space="preserve">שהוקשה </w:t>
      </w:r>
      <w:r w:rsidR="003E2DCC" w:rsidRPr="000B03F1">
        <w:rPr>
          <w:rStyle w:val="affffe"/>
          <w:rFonts w:hint="cs"/>
          <w:rtl/>
        </w:rPr>
        <w:t>לשמואל</w:t>
      </w:r>
      <w:r w:rsidR="003E2DCC" w:rsidRPr="006F178A">
        <w:rPr>
          <w:rFonts w:hint="cs"/>
          <w:rtl/>
        </w:rPr>
        <w:t xml:space="preserve"> למה אבל לא יושב, </w:t>
      </w:r>
      <w:r w:rsidR="003E2DCC" w:rsidRPr="000B03F1">
        <w:rPr>
          <w:rStyle w:val="affffe"/>
          <w:rFonts w:hint="cs"/>
          <w:rtl/>
        </w:rPr>
        <w:t>ש</w:t>
      </w:r>
      <w:r w:rsidR="003E2DCC" w:rsidRPr="000B03F1">
        <w:rPr>
          <w:rStyle w:val="affffe"/>
          <w:rtl/>
        </w:rPr>
        <w:t>"</w:t>
      </w:r>
      <w:r w:rsidR="003E2DCC" w:rsidRPr="000B03F1">
        <w:rPr>
          <w:rStyle w:val="affffe"/>
          <w:rFonts w:hint="cs"/>
          <w:rtl/>
        </w:rPr>
        <w:t xml:space="preserve">מ </w:t>
      </w:r>
      <w:r w:rsidR="003E2DCC" w:rsidRPr="006F178A">
        <w:rPr>
          <w:rFonts w:hint="cs"/>
          <w:rtl/>
        </w:rPr>
        <w:t xml:space="preserve">נכסי מבקר אסורין על החולה </w:t>
      </w:r>
    </w:p>
    <w:p w14:paraId="2C9CB4B4" w14:textId="77777777" w:rsidR="003E2DCC" w:rsidRPr="006F178A" w:rsidRDefault="003E2DCC" w:rsidP="00A522DC">
      <w:pPr>
        <w:pStyle w:val="a3"/>
        <w:framePr w:wrap="around"/>
        <w:rPr>
          <w:rtl/>
        </w:rPr>
      </w:pPr>
      <w:r w:rsidRPr="006F178A">
        <w:rPr>
          <w:rtl/>
        </w:rPr>
        <w:t>לט:</w:t>
      </w:r>
    </w:p>
    <w:p w14:paraId="29130C61" w14:textId="39D671ED" w:rsidR="0090740B" w:rsidRPr="00C14A40" w:rsidRDefault="00EF19C4" w:rsidP="0090740B">
      <w:pPr>
        <w:pStyle w:val="38"/>
        <w:framePr w:wrap="notBeside"/>
        <w:rPr>
          <w:rFonts w:hint="cs"/>
          <w:rtl/>
        </w:rPr>
      </w:pPr>
      <w:r w:rsidRPr="00C14A40">
        <w:rPr>
          <w:rFonts w:hint="cs"/>
          <w:rtl/>
        </w:rPr>
        <w:t>ר</w:t>
      </w:r>
      <w:r w:rsidR="0075729B">
        <w:rPr>
          <w:rtl/>
        </w:rPr>
        <w:t>"</w:t>
      </w:r>
      <w:r w:rsidRPr="00C14A40">
        <w:rPr>
          <w:rFonts w:hint="cs"/>
          <w:rtl/>
        </w:rPr>
        <w:t>ל</w:t>
      </w:r>
    </w:p>
    <w:p w14:paraId="7692D303" w14:textId="2599807C" w:rsidR="001622ED" w:rsidRDefault="003E2DCC" w:rsidP="003E2DCC">
      <w:pPr>
        <w:rPr>
          <w:rStyle w:val="affffa"/>
          <w:rtl/>
        </w:rPr>
      </w:pPr>
      <w:r w:rsidRPr="000E4A35">
        <w:rPr>
          <w:rStyle w:val="affffc"/>
          <w:rtl/>
        </w:rPr>
        <w:t>רמז לביקור חולין מהתורה</w:t>
      </w:r>
      <w:r w:rsidRPr="00A824E4">
        <w:rPr>
          <w:rStyle w:val="affffa"/>
          <w:rtl/>
        </w:rPr>
        <w:t xml:space="preserve"> </w:t>
      </w:r>
    </w:p>
    <w:p w14:paraId="6177552C" w14:textId="5B00F631" w:rsidR="003E2DCC" w:rsidRPr="006F178A" w:rsidRDefault="003E2DCC" w:rsidP="008B1B1A">
      <w:pPr>
        <w:spacing w:after="60"/>
        <w:rPr>
          <w:rtl/>
        </w:rPr>
      </w:pPr>
      <w:r w:rsidRPr="00A824E4">
        <w:rPr>
          <w:rStyle w:val="affffa"/>
          <w:rFonts w:hint="cs"/>
          <w:rtl/>
        </w:rPr>
        <w:t>'</w:t>
      </w:r>
      <w:r w:rsidRPr="00A824E4">
        <w:rPr>
          <w:rStyle w:val="affffa"/>
          <w:rtl/>
        </w:rPr>
        <w:t>אם כמות כל האדם ימותון אלה',</w:t>
      </w:r>
      <w:r w:rsidRPr="006F178A">
        <w:rPr>
          <w:rtl/>
        </w:rPr>
        <w:t xml:space="preserve"> חולים ומוטלים בעריסתן ובנ</w:t>
      </w:r>
      <w:r w:rsidR="006F4D13">
        <w:rPr>
          <w:rFonts w:hint="cs"/>
          <w:rtl/>
        </w:rPr>
        <w:t xml:space="preserve">"א </w:t>
      </w:r>
      <w:r w:rsidRPr="006F178A">
        <w:rPr>
          <w:rtl/>
        </w:rPr>
        <w:t xml:space="preserve">מבקרים אותן, מה הבריות אומרים? </w:t>
      </w:r>
      <w:r w:rsidRPr="006F4D13">
        <w:rPr>
          <w:rStyle w:val="affffa"/>
          <w:rtl/>
        </w:rPr>
        <w:t>לא ה' שלחני לזה</w:t>
      </w:r>
      <w:r w:rsidRPr="006F178A">
        <w:rPr>
          <w:rtl/>
        </w:rPr>
        <w:t>.</w:t>
      </w:r>
    </w:p>
    <w:p w14:paraId="1A95F8AD" w14:textId="77E82037" w:rsidR="0090740B" w:rsidRPr="00C14A40" w:rsidRDefault="003E2DCC" w:rsidP="0090740B">
      <w:pPr>
        <w:pStyle w:val="38"/>
        <w:framePr w:wrap="notBeside"/>
        <w:rPr>
          <w:rFonts w:hint="cs"/>
          <w:rtl/>
        </w:rPr>
      </w:pPr>
      <w:r w:rsidRPr="00C14A40">
        <w:rPr>
          <w:rtl/>
        </w:rPr>
        <w:t xml:space="preserve">רבא: </w:t>
      </w:r>
    </w:p>
    <w:p w14:paraId="3A0B6EFF" w14:textId="0EA2E774" w:rsidR="003E2DCC" w:rsidRPr="006F178A" w:rsidRDefault="003E2DCC" w:rsidP="003E2DCC">
      <w:pPr>
        <w:rPr>
          <w:rtl/>
        </w:rPr>
      </w:pPr>
      <w:r w:rsidRPr="006F4D13">
        <w:rPr>
          <w:rStyle w:val="affffa"/>
          <w:rFonts w:hint="cs"/>
          <w:rtl/>
        </w:rPr>
        <w:t>'</w:t>
      </w:r>
      <w:r w:rsidRPr="006F4D13">
        <w:rPr>
          <w:rStyle w:val="affffa"/>
          <w:rtl/>
        </w:rPr>
        <w:t>אם בריאה</w:t>
      </w:r>
      <w:r w:rsidR="00795A49">
        <w:rPr>
          <w:rStyle w:val="affffa"/>
          <w:rFonts w:hint="cs"/>
          <w:rtl/>
        </w:rPr>
        <w:t>-</w:t>
      </w:r>
      <w:r w:rsidRPr="006F4D13">
        <w:rPr>
          <w:rStyle w:val="affffa"/>
          <w:rtl/>
        </w:rPr>
        <w:t xml:space="preserve"> </w:t>
      </w:r>
      <w:r w:rsidR="00CA6431" w:rsidRPr="00CA6431">
        <w:rPr>
          <w:rStyle w:val="affffc"/>
          <w:rFonts w:hint="cs"/>
          <w:rtl/>
        </w:rPr>
        <w:t>גיהנם</w:t>
      </w:r>
      <w:r w:rsidR="00CA6431">
        <w:rPr>
          <w:rStyle w:val="affffa"/>
          <w:rFonts w:hint="cs"/>
          <w:rtl/>
        </w:rPr>
        <w:t xml:space="preserve"> </w:t>
      </w:r>
      <w:r w:rsidRPr="006F4D13">
        <w:rPr>
          <w:rStyle w:val="affffa"/>
          <w:rtl/>
        </w:rPr>
        <w:t xml:space="preserve">יברא ה' </w:t>
      </w:r>
      <w:r w:rsidR="00CA6431" w:rsidRPr="00CA6431">
        <w:rPr>
          <w:rFonts w:hint="cs"/>
          <w:rtl/>
        </w:rPr>
        <w:t>ואם לאו</w:t>
      </w:r>
      <w:r w:rsidRPr="006F4D13">
        <w:rPr>
          <w:rStyle w:val="affffa"/>
          <w:rtl/>
        </w:rPr>
        <w:t>- יברא ה'</w:t>
      </w:r>
      <w:r w:rsidRPr="006F178A">
        <w:rPr>
          <w:rtl/>
        </w:rPr>
        <w:t>.</w:t>
      </w:r>
    </w:p>
    <w:p w14:paraId="4D779CD3" w14:textId="77777777" w:rsidR="0090740B" w:rsidRPr="00C14A40" w:rsidRDefault="003E2DCC" w:rsidP="0090740B">
      <w:pPr>
        <w:pStyle w:val="38"/>
        <w:framePr w:wrap="notBeside"/>
        <w:rPr>
          <w:rFonts w:hint="cs"/>
          <w:rtl/>
        </w:rPr>
      </w:pPr>
      <w:r w:rsidRPr="00C14A40">
        <w:rPr>
          <w:rFonts w:hint="cs"/>
          <w:rtl/>
        </w:rPr>
        <w:t xml:space="preserve">והך </w:t>
      </w:r>
    </w:p>
    <w:p w14:paraId="63AE09B2" w14:textId="5508CB99" w:rsidR="003E2DCC" w:rsidRPr="006F178A" w:rsidRDefault="003E2DCC" w:rsidP="003E2DCC">
      <w:pPr>
        <w:rPr>
          <w:rtl/>
        </w:rPr>
      </w:pPr>
      <w:r w:rsidRPr="006F178A">
        <w:rPr>
          <w:rFonts w:hint="cs"/>
          <w:rtl/>
        </w:rPr>
        <w:t>ד</w:t>
      </w:r>
      <w:r w:rsidRPr="003E3785">
        <w:rPr>
          <w:rStyle w:val="affffc"/>
          <w:rtl/>
        </w:rPr>
        <w:t>שבעה דברים נבראו קודם שנברא העולם</w:t>
      </w:r>
    </w:p>
    <w:p w14:paraId="26B6E26F" w14:textId="391D78FD" w:rsidR="003E2DCC" w:rsidRPr="006F178A" w:rsidRDefault="003E2DCC" w:rsidP="008B1B1A">
      <w:pPr>
        <w:rPr>
          <w:rtl/>
        </w:rPr>
      </w:pPr>
      <w:r w:rsidRPr="006F178A">
        <w:rPr>
          <w:rtl/>
        </w:rPr>
        <w:t xml:space="preserve">תורה </w:t>
      </w:r>
      <w:r w:rsidRPr="00F34764">
        <w:rPr>
          <w:rStyle w:val="affffa"/>
          <w:rtl/>
        </w:rPr>
        <w:t>ד</w:t>
      </w:r>
      <w:r w:rsidRPr="00F34764">
        <w:rPr>
          <w:rStyle w:val="affffa"/>
          <w:rFonts w:hint="cs"/>
          <w:rtl/>
        </w:rPr>
        <w:t>'</w:t>
      </w:r>
      <w:r w:rsidRPr="00F34764">
        <w:rPr>
          <w:rStyle w:val="affffa"/>
          <w:rtl/>
        </w:rPr>
        <w:t>ה' קנני ראשית דרכו וגו'</w:t>
      </w:r>
      <w:r w:rsidRPr="006F178A">
        <w:rPr>
          <w:rtl/>
        </w:rPr>
        <w:t xml:space="preserve">, </w:t>
      </w:r>
    </w:p>
    <w:p w14:paraId="51197DF6" w14:textId="77777777" w:rsidR="003E2DCC" w:rsidRPr="006F178A" w:rsidRDefault="003E2DCC" w:rsidP="008B1B1A">
      <w:pPr>
        <w:rPr>
          <w:rtl/>
        </w:rPr>
      </w:pPr>
      <w:r w:rsidRPr="006F178A">
        <w:rPr>
          <w:rtl/>
        </w:rPr>
        <w:t>תשובה</w:t>
      </w:r>
      <w:r w:rsidRPr="006F178A">
        <w:rPr>
          <w:rFonts w:hint="cs"/>
          <w:rtl/>
        </w:rPr>
        <w:t>-</w:t>
      </w:r>
      <w:r w:rsidRPr="006F178A">
        <w:rPr>
          <w:rtl/>
        </w:rPr>
        <w:t xml:space="preserve"> </w:t>
      </w:r>
      <w:r w:rsidRPr="002C641B">
        <w:rPr>
          <w:rStyle w:val="affffa"/>
          <w:rtl/>
        </w:rPr>
        <w:t>ד</w:t>
      </w:r>
      <w:r w:rsidRPr="002C641B">
        <w:rPr>
          <w:rStyle w:val="affffa"/>
          <w:rFonts w:hint="cs"/>
          <w:rtl/>
        </w:rPr>
        <w:t>'</w:t>
      </w:r>
      <w:r w:rsidRPr="002C641B">
        <w:rPr>
          <w:rStyle w:val="affffa"/>
          <w:rtl/>
        </w:rPr>
        <w:t xml:space="preserve">בטרם הרים יולדו ותחולל וגו' תשב אנוש עד דכא </w:t>
      </w:r>
      <w:r w:rsidRPr="006F178A">
        <w:rPr>
          <w:rtl/>
        </w:rPr>
        <w:t xml:space="preserve">וגו', </w:t>
      </w:r>
    </w:p>
    <w:p w14:paraId="2F8EBB48" w14:textId="77777777" w:rsidR="00482CEE" w:rsidRDefault="003E2DCC" w:rsidP="008B1B1A">
      <w:pPr>
        <w:rPr>
          <w:rtl/>
        </w:rPr>
      </w:pPr>
      <w:r w:rsidRPr="006F178A">
        <w:rPr>
          <w:rtl/>
        </w:rPr>
        <w:t xml:space="preserve">גן עדן </w:t>
      </w:r>
      <w:r w:rsidR="003E3785">
        <w:rPr>
          <w:rStyle w:val="affffa"/>
          <w:rFonts w:hint="cs"/>
          <w:rtl/>
        </w:rPr>
        <w:t>-</w:t>
      </w:r>
      <w:r w:rsidRPr="002C641B">
        <w:rPr>
          <w:rStyle w:val="affffa"/>
          <w:rtl/>
        </w:rPr>
        <w:t>ד</w:t>
      </w:r>
      <w:r w:rsidRPr="002C641B">
        <w:rPr>
          <w:rStyle w:val="affffa"/>
          <w:rFonts w:hint="cs"/>
          <w:rtl/>
        </w:rPr>
        <w:t>'</w:t>
      </w:r>
      <w:r w:rsidRPr="002C641B">
        <w:rPr>
          <w:rStyle w:val="affffa"/>
          <w:rtl/>
        </w:rPr>
        <w:t>ויטע ה</w:t>
      </w:r>
      <w:r>
        <w:rPr>
          <w:rStyle w:val="affffa"/>
          <w:rtl/>
        </w:rPr>
        <w:t>'</w:t>
      </w:r>
      <w:r w:rsidRPr="002C641B">
        <w:rPr>
          <w:rStyle w:val="affffa"/>
          <w:rtl/>
        </w:rPr>
        <w:t xml:space="preserve"> אלהים גן בעדן מקדם וגו',</w:t>
      </w:r>
    </w:p>
    <w:p w14:paraId="1F46DB2B" w14:textId="4C4C8B74" w:rsidR="003E2DCC" w:rsidRPr="006F178A" w:rsidRDefault="003E2DCC" w:rsidP="008B1B1A">
      <w:pPr>
        <w:rPr>
          <w:rtl/>
        </w:rPr>
      </w:pPr>
      <w:r w:rsidRPr="006F178A">
        <w:rPr>
          <w:rtl/>
        </w:rPr>
        <w:t>גיהנם</w:t>
      </w:r>
      <w:r w:rsidR="003E3785">
        <w:rPr>
          <w:rFonts w:hint="cs"/>
          <w:rtl/>
        </w:rPr>
        <w:t>-</w:t>
      </w:r>
      <w:r w:rsidRPr="006F178A">
        <w:rPr>
          <w:rtl/>
        </w:rPr>
        <w:t xml:space="preserve"> </w:t>
      </w:r>
      <w:r w:rsidR="003E3785">
        <w:rPr>
          <w:rStyle w:val="affffa"/>
          <w:rFonts w:hint="cs"/>
          <w:rtl/>
        </w:rPr>
        <w:t>ד</w:t>
      </w:r>
      <w:r w:rsidRPr="00A824E4">
        <w:rPr>
          <w:rStyle w:val="affffa"/>
          <w:rFonts w:hint="cs"/>
          <w:rtl/>
        </w:rPr>
        <w:t>'</w:t>
      </w:r>
      <w:r w:rsidRPr="00A824E4">
        <w:rPr>
          <w:rStyle w:val="affffa"/>
          <w:rtl/>
        </w:rPr>
        <w:t>כי ערוך מאתמול תפתה',</w:t>
      </w:r>
      <w:r w:rsidRPr="006F178A">
        <w:rPr>
          <w:rtl/>
        </w:rPr>
        <w:t xml:space="preserve"> </w:t>
      </w:r>
    </w:p>
    <w:p w14:paraId="7C52C8EC" w14:textId="2C0E7ED2" w:rsidR="003E2DCC" w:rsidRPr="006F178A" w:rsidRDefault="003E2DCC" w:rsidP="008B1B1A">
      <w:pPr>
        <w:rPr>
          <w:rtl/>
        </w:rPr>
      </w:pPr>
      <w:r w:rsidRPr="006F178A">
        <w:rPr>
          <w:rtl/>
        </w:rPr>
        <w:t>כסא כבוד</w:t>
      </w:r>
      <w:r w:rsidR="003E3785">
        <w:rPr>
          <w:rFonts w:hint="cs"/>
          <w:rtl/>
        </w:rPr>
        <w:t>-</w:t>
      </w:r>
      <w:r w:rsidRPr="006F178A">
        <w:rPr>
          <w:rtl/>
        </w:rPr>
        <w:t xml:space="preserve"> </w:t>
      </w:r>
      <w:r w:rsidR="003E3785">
        <w:rPr>
          <w:rFonts w:hint="cs"/>
          <w:rtl/>
        </w:rPr>
        <w:t>ד</w:t>
      </w:r>
      <w:r w:rsidRPr="00A824E4">
        <w:rPr>
          <w:rStyle w:val="affffa"/>
          <w:rFonts w:hint="cs"/>
          <w:rtl/>
        </w:rPr>
        <w:t>'</w:t>
      </w:r>
      <w:r w:rsidRPr="00A824E4">
        <w:rPr>
          <w:rStyle w:val="affffa"/>
          <w:rtl/>
        </w:rPr>
        <w:t>נכון כסאך מאז</w:t>
      </w:r>
      <w:r w:rsidRPr="00A824E4">
        <w:rPr>
          <w:rStyle w:val="affffa"/>
          <w:rFonts w:hint="cs"/>
          <w:rtl/>
        </w:rPr>
        <w:t>'</w:t>
      </w:r>
      <w:r w:rsidRPr="00A824E4">
        <w:rPr>
          <w:rStyle w:val="affffa"/>
          <w:rtl/>
        </w:rPr>
        <w:t>,</w:t>
      </w:r>
      <w:r w:rsidRPr="006F178A">
        <w:rPr>
          <w:rtl/>
        </w:rPr>
        <w:t xml:space="preserve"> </w:t>
      </w:r>
    </w:p>
    <w:p w14:paraId="0EF310CE" w14:textId="3EB4CCC3" w:rsidR="003E2DCC" w:rsidRPr="006F178A" w:rsidRDefault="003E2DCC" w:rsidP="008B1B1A">
      <w:pPr>
        <w:rPr>
          <w:rtl/>
        </w:rPr>
      </w:pPr>
      <w:r w:rsidRPr="006F178A">
        <w:rPr>
          <w:rFonts w:hint="cs"/>
          <w:rtl/>
        </w:rPr>
        <w:t>ב</w:t>
      </w:r>
      <w:r w:rsidRPr="006F178A">
        <w:rPr>
          <w:rtl/>
        </w:rPr>
        <w:t>ית המקדש - ד</w:t>
      </w:r>
      <w:r w:rsidRPr="00A824E4">
        <w:rPr>
          <w:rStyle w:val="affffa"/>
          <w:rFonts w:hint="cs"/>
          <w:rtl/>
        </w:rPr>
        <w:t>'</w:t>
      </w:r>
      <w:r w:rsidRPr="00A824E4">
        <w:rPr>
          <w:rStyle w:val="affffa"/>
          <w:rtl/>
        </w:rPr>
        <w:t>כסא כבוד מרום מראשון</w:t>
      </w:r>
      <w:r w:rsidRPr="00A824E4">
        <w:rPr>
          <w:rStyle w:val="affffa"/>
          <w:rFonts w:hint="cs"/>
          <w:rtl/>
        </w:rPr>
        <w:t>'</w:t>
      </w:r>
      <w:r w:rsidRPr="00A824E4">
        <w:rPr>
          <w:rStyle w:val="affffa"/>
          <w:rtl/>
        </w:rPr>
        <w:t>,</w:t>
      </w:r>
    </w:p>
    <w:p w14:paraId="1DD8671C" w14:textId="2638A631" w:rsidR="003E2DCC" w:rsidRPr="006F178A" w:rsidRDefault="003E2DCC" w:rsidP="008B1B1A">
      <w:pPr>
        <w:spacing w:after="60"/>
        <w:rPr>
          <w:rtl/>
        </w:rPr>
      </w:pPr>
      <w:r w:rsidRPr="006F178A">
        <w:rPr>
          <w:rtl/>
        </w:rPr>
        <w:t>שמו של משיח - ד</w:t>
      </w:r>
      <w:r w:rsidRPr="00F34764">
        <w:rPr>
          <w:rStyle w:val="affffa"/>
          <w:rFonts w:hint="cs"/>
          <w:rtl/>
        </w:rPr>
        <w:t>'</w:t>
      </w:r>
      <w:r w:rsidRPr="00F34764">
        <w:rPr>
          <w:rStyle w:val="affffa"/>
          <w:rtl/>
        </w:rPr>
        <w:t>יהי שמו לעולם וגו'!</w:t>
      </w:r>
    </w:p>
    <w:p w14:paraId="20F58D2E" w14:textId="77777777" w:rsidR="006666DF" w:rsidRPr="00C14A40" w:rsidRDefault="003E2DCC" w:rsidP="0090740B">
      <w:pPr>
        <w:pStyle w:val="38"/>
        <w:framePr w:wrap="notBeside"/>
        <w:rPr>
          <w:rFonts w:hint="cs"/>
          <w:rtl/>
        </w:rPr>
      </w:pPr>
      <w:r w:rsidRPr="00C14A40">
        <w:rPr>
          <w:rFonts w:hint="cs"/>
          <w:rtl/>
        </w:rPr>
        <w:t>והך</w:t>
      </w:r>
      <w:r w:rsidR="00795A49" w:rsidRPr="00C14A40">
        <w:rPr>
          <w:rFonts w:hint="cs"/>
          <w:rtl/>
        </w:rPr>
        <w:t>:</w:t>
      </w:r>
    </w:p>
    <w:p w14:paraId="1339B425" w14:textId="4FB6555C" w:rsidR="003E2DCC" w:rsidRPr="006F178A" w:rsidRDefault="003E2DCC" w:rsidP="0090740B">
      <w:pPr>
        <w:spacing w:after="60"/>
        <w:rPr>
          <w:rtl/>
        </w:rPr>
      </w:pPr>
      <w:r w:rsidRPr="006F178A">
        <w:rPr>
          <w:rFonts w:hint="cs"/>
          <w:rtl/>
        </w:rPr>
        <w:t xml:space="preserve">דאי </w:t>
      </w:r>
      <w:r w:rsidR="00536886">
        <w:rPr>
          <w:rFonts w:hint="cs"/>
          <w:rtl/>
        </w:rPr>
        <w:t>נברא לה פה מוט</w:t>
      </w:r>
      <w:r w:rsidR="0008135B">
        <w:rPr>
          <w:rFonts w:hint="cs"/>
          <w:rtl/>
        </w:rPr>
        <w:t>ב</w:t>
      </w:r>
      <w:r w:rsidR="00536886">
        <w:rPr>
          <w:rFonts w:hint="cs"/>
          <w:rtl/>
        </w:rPr>
        <w:t xml:space="preserve"> ואם לא </w:t>
      </w:r>
      <w:r w:rsidRPr="00536886">
        <w:rPr>
          <w:rStyle w:val="affffa"/>
          <w:rtl/>
        </w:rPr>
        <w:t>יברא ה'.</w:t>
      </w:r>
      <w:r w:rsidRPr="006F178A">
        <w:rPr>
          <w:rFonts w:hint="cs"/>
          <w:rtl/>
        </w:rPr>
        <w:t xml:space="preserve"> </w:t>
      </w:r>
      <w:r w:rsidR="0052609B">
        <w:rPr>
          <w:rFonts w:hint="cs"/>
          <w:rtl/>
        </w:rPr>
        <w:t>אף</w:t>
      </w:r>
      <w:r w:rsidRPr="006F178A">
        <w:rPr>
          <w:rFonts w:hint="cs"/>
          <w:rtl/>
        </w:rPr>
        <w:t xml:space="preserve"> ד</w:t>
      </w:r>
      <w:r w:rsidRPr="00536886">
        <w:rPr>
          <w:rStyle w:val="affffa"/>
          <w:rFonts w:hint="cs"/>
          <w:rtl/>
        </w:rPr>
        <w:t>אין חדש תחת השמש'</w:t>
      </w:r>
      <w:r w:rsidRPr="006F178A">
        <w:rPr>
          <w:rFonts w:hint="cs"/>
          <w:rtl/>
        </w:rPr>
        <w:t xml:space="preserve"> </w:t>
      </w:r>
      <w:r w:rsidR="00536886">
        <w:rPr>
          <w:rFonts w:ascii="Fb Fontext" w:hAnsi="Fb Fontext" w:hint="cs"/>
          <w:rtl/>
        </w:rPr>
        <w:t xml:space="preserve">- </w:t>
      </w:r>
      <w:r w:rsidRPr="006F178A">
        <w:rPr>
          <w:rFonts w:ascii="Fb Fontext" w:hAnsi="Fb Fontext" w:hint="cs"/>
          <w:rtl/>
        </w:rPr>
        <w:t xml:space="preserve">היינו אי לא לכאן מקרב, יקרב לכאן </w:t>
      </w:r>
    </w:p>
    <w:p w14:paraId="4A667023" w14:textId="77777777" w:rsidR="0090740B" w:rsidRPr="00C14A40" w:rsidRDefault="003E2DCC" w:rsidP="0090740B">
      <w:pPr>
        <w:pStyle w:val="38"/>
        <w:framePr w:wrap="notBeside"/>
        <w:rPr>
          <w:rtl/>
        </w:rPr>
      </w:pPr>
      <w:r w:rsidRPr="00C14A40">
        <w:rPr>
          <w:rtl/>
        </w:rPr>
        <w:t xml:space="preserve">דרש רבא: </w:t>
      </w:r>
    </w:p>
    <w:p w14:paraId="22898134" w14:textId="62BEBD06" w:rsidR="00544835" w:rsidRDefault="003E2DCC" w:rsidP="0008135B">
      <w:pPr>
        <w:rPr>
          <w:rFonts w:ascii="Fb Fontext" w:hAnsi="Fb Fontext"/>
          <w:rtl/>
        </w:rPr>
      </w:pPr>
      <w:r w:rsidRPr="00A824E4">
        <w:rPr>
          <w:rStyle w:val="affffa"/>
          <w:rFonts w:hint="cs"/>
          <w:rtl/>
        </w:rPr>
        <w:t>'</w:t>
      </w:r>
      <w:r w:rsidRPr="00A824E4">
        <w:rPr>
          <w:rStyle w:val="affffa"/>
          <w:rtl/>
        </w:rPr>
        <w:t>שמש ירח עמד זבולה</w:t>
      </w:r>
      <w:r w:rsidRPr="00A824E4">
        <w:rPr>
          <w:rStyle w:val="affffa"/>
          <w:rFonts w:hint="cs"/>
          <w:rtl/>
        </w:rPr>
        <w:t>'</w:t>
      </w:r>
      <w:r w:rsidRPr="00A824E4">
        <w:rPr>
          <w:rStyle w:val="affffa"/>
          <w:rtl/>
        </w:rPr>
        <w:t xml:space="preserve"> </w:t>
      </w:r>
      <w:r w:rsidRPr="006F178A">
        <w:rPr>
          <w:rFonts w:ascii="Fb Fontext" w:hAnsi="Fb Fontext"/>
          <w:rtl/>
        </w:rPr>
        <w:t>שמש וירח בזבול</w:t>
      </w:r>
      <w:r w:rsidR="00544835">
        <w:rPr>
          <w:rFonts w:ascii="Fb Fontext" w:hAnsi="Fb Fontext" w:hint="cs"/>
          <w:rtl/>
        </w:rPr>
        <w:t>?</w:t>
      </w:r>
      <w:r w:rsidRPr="006F178A">
        <w:rPr>
          <w:rFonts w:ascii="Fb Fontext" w:hAnsi="Fb Fontext"/>
          <w:rtl/>
        </w:rPr>
        <w:t xml:space="preserve"> </w:t>
      </w:r>
      <w:r w:rsidR="00544835">
        <w:rPr>
          <w:rFonts w:ascii="Fb Fontext" w:hAnsi="Fb Fontext" w:hint="cs"/>
          <w:rtl/>
        </w:rPr>
        <w:t>והא קבועים ברקיע</w:t>
      </w:r>
    </w:p>
    <w:p w14:paraId="6E2AA743" w14:textId="1EBF0E04" w:rsidR="003E2DCC" w:rsidRPr="006F178A" w:rsidRDefault="003E2DCC" w:rsidP="0008135B">
      <w:pPr>
        <w:rPr>
          <w:rtl/>
        </w:rPr>
      </w:pPr>
      <w:r w:rsidRPr="006F178A">
        <w:rPr>
          <w:rtl/>
        </w:rPr>
        <w:t>מלמד, שעלו שמש וירח מרקיע לזבול</w:t>
      </w:r>
      <w:r w:rsidRPr="00565AE4">
        <w:rPr>
          <w:rStyle w:val="affffe"/>
          <w:rtl/>
        </w:rPr>
        <w:t xml:space="preserve"> ואמרו לפניו: </w:t>
      </w:r>
      <w:r w:rsidRPr="004E1F84">
        <w:rPr>
          <w:rStyle w:val="affffe"/>
          <w:rtl/>
        </w:rPr>
        <w:t xml:space="preserve">רבונו של עולם, </w:t>
      </w:r>
      <w:r w:rsidRPr="006F178A">
        <w:rPr>
          <w:rtl/>
        </w:rPr>
        <w:t>אם אתה עושה דין לבן עמרם אנו מאירים, ואם לאו אין אנו מאירין!</w:t>
      </w:r>
      <w:r w:rsidRPr="006F178A">
        <w:rPr>
          <w:rFonts w:hint="cs"/>
          <w:rtl/>
        </w:rPr>
        <w:t xml:space="preserve"> </w:t>
      </w:r>
      <w:r w:rsidRPr="006F178A">
        <w:rPr>
          <w:rtl/>
        </w:rPr>
        <w:t xml:space="preserve">באותה שעה ירה בהן חיצים וחניתות, </w:t>
      </w:r>
      <w:r w:rsidRPr="0008135B">
        <w:rPr>
          <w:rStyle w:val="affffe"/>
          <w:rtl/>
        </w:rPr>
        <w:t xml:space="preserve">אמר להם: </w:t>
      </w:r>
      <w:r w:rsidRPr="0008135B">
        <w:rPr>
          <w:rtl/>
        </w:rPr>
        <w:t>בכל יום ויום משתחוים לכם ואתם מאירים, בכבודי לא מחיתם, בכבוד בשר ודם מחיתם!</w:t>
      </w:r>
      <w:r w:rsidR="0008135B">
        <w:rPr>
          <w:rFonts w:hint="cs"/>
          <w:rtl/>
        </w:rPr>
        <w:t xml:space="preserve">, </w:t>
      </w:r>
      <w:r w:rsidRPr="006F178A">
        <w:rPr>
          <w:rtl/>
        </w:rPr>
        <w:t xml:space="preserve">ובכל יום ויום יורין בהן חיצין וחניתות ומאירים, </w:t>
      </w:r>
      <w:r w:rsidR="0008135B">
        <w:rPr>
          <w:rFonts w:hint="cs"/>
          <w:rtl/>
        </w:rPr>
        <w:t>ד</w:t>
      </w:r>
      <w:r w:rsidRPr="00A824E4">
        <w:rPr>
          <w:rStyle w:val="affffa"/>
          <w:rtl/>
        </w:rPr>
        <w:t>'לאור חציך יהלכו וגו'.</w:t>
      </w:r>
    </w:p>
    <w:p w14:paraId="755FA2EC" w14:textId="13D84678" w:rsidR="003E2DCC" w:rsidRPr="00906C11" w:rsidRDefault="003E2DCC" w:rsidP="00906C11">
      <w:pPr>
        <w:pStyle w:val="affffb"/>
        <w:rPr>
          <w:rtl/>
        </w:rPr>
      </w:pPr>
      <w:r w:rsidRPr="00906C11">
        <w:rPr>
          <w:rStyle w:val="affffe"/>
          <w:rtl/>
        </w:rPr>
        <w:t xml:space="preserve">תניא: </w:t>
      </w:r>
      <w:r w:rsidRPr="00906C11">
        <w:rPr>
          <w:rtl/>
        </w:rPr>
        <w:t>ביקור חולים אין לה שיעור.</w:t>
      </w:r>
    </w:p>
    <w:p w14:paraId="7D8DDD1F" w14:textId="77777777" w:rsidR="0090740B" w:rsidRPr="00C14A40" w:rsidRDefault="003E2DCC" w:rsidP="0090740B">
      <w:pPr>
        <w:pStyle w:val="38"/>
        <w:framePr w:wrap="notBeside"/>
        <w:rPr>
          <w:rtl/>
        </w:rPr>
      </w:pPr>
      <w:r w:rsidRPr="00C14A40">
        <w:rPr>
          <w:rtl/>
        </w:rPr>
        <w:t>סבר רב יוסף</w:t>
      </w:r>
    </w:p>
    <w:p w14:paraId="3631351C" w14:textId="700D4D15" w:rsidR="0008135B" w:rsidRDefault="003E2DCC" w:rsidP="003E2DCC">
      <w:pPr>
        <w:rPr>
          <w:rStyle w:val="affffe"/>
          <w:rtl/>
        </w:rPr>
      </w:pPr>
      <w:r w:rsidRPr="006F178A">
        <w:rPr>
          <w:rtl/>
        </w:rPr>
        <w:t xml:space="preserve">אין שיעור למתן שכרה, </w:t>
      </w:r>
    </w:p>
    <w:p w14:paraId="38F71578" w14:textId="77777777" w:rsidR="006666DF" w:rsidRPr="00C14A40" w:rsidRDefault="003E2DCC" w:rsidP="0090740B">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אביי:</w:t>
      </w:r>
    </w:p>
    <w:p w14:paraId="70FA25CD" w14:textId="0735E0A0" w:rsidR="003E2DCC" w:rsidRPr="006F178A" w:rsidRDefault="003E2DCC" w:rsidP="003E2DCC">
      <w:pPr>
        <w:rPr>
          <w:rtl/>
        </w:rPr>
      </w:pPr>
      <w:r w:rsidRPr="006F178A">
        <w:rPr>
          <w:rtl/>
        </w:rPr>
        <w:t xml:space="preserve">וכל מצות מי יש שיעור למתן שכרן? </w:t>
      </w:r>
    </w:p>
    <w:p w14:paraId="15547892" w14:textId="77777777" w:rsidR="0090740B" w:rsidRPr="00C14A40" w:rsidRDefault="003E2DCC" w:rsidP="0090740B">
      <w:pPr>
        <w:pStyle w:val="38"/>
        <w:framePr w:wrap="notBeside"/>
        <w:rPr>
          <w:rtl/>
        </w:rPr>
      </w:pPr>
      <w:r w:rsidRPr="00C14A40">
        <w:rPr>
          <w:rtl/>
        </w:rPr>
        <w:t xml:space="preserve">והא תנן: </w:t>
      </w:r>
    </w:p>
    <w:p w14:paraId="4789233B" w14:textId="03E578B5" w:rsidR="003E2DCC" w:rsidRPr="00295E41" w:rsidRDefault="003E2DCC" w:rsidP="003E2DCC">
      <w:pPr>
        <w:rPr>
          <w:rStyle w:val="afffa"/>
          <w:rtl/>
        </w:rPr>
      </w:pPr>
      <w:r w:rsidRPr="006F178A">
        <w:rPr>
          <w:rtl/>
        </w:rPr>
        <w:t>הוי זהיר במצוה קלה כבחמורה, שאין אתה יודע מתן שכרן</w:t>
      </w:r>
    </w:p>
    <w:p w14:paraId="57A05B4E" w14:textId="77777777" w:rsidR="006666DF" w:rsidRPr="00C14A40" w:rsidRDefault="003E2DCC" w:rsidP="0090740B">
      <w:pPr>
        <w:pStyle w:val="38"/>
        <w:framePr w:wrap="notBeside"/>
        <w:rPr>
          <w:rtl/>
        </w:rPr>
      </w:pPr>
      <w:r w:rsidRPr="00C14A40">
        <w:rPr>
          <w:rFonts w:hint="cs"/>
          <w:rtl/>
        </w:rPr>
        <w:t xml:space="preserve">ב. </w:t>
      </w:r>
      <w:r w:rsidRPr="00C14A40">
        <w:rPr>
          <w:rtl/>
        </w:rPr>
        <w:t>אלא אביי:</w:t>
      </w:r>
    </w:p>
    <w:p w14:paraId="31B94BFB" w14:textId="79FF7109" w:rsidR="003E2DCC" w:rsidRPr="006F178A" w:rsidRDefault="0052609B" w:rsidP="00D46A62">
      <w:pPr>
        <w:rPr>
          <w:rtl/>
        </w:rPr>
      </w:pPr>
      <w:r>
        <w:rPr>
          <w:rtl/>
        </w:rPr>
        <w:t>אף</w:t>
      </w:r>
      <w:r w:rsidR="003E2DCC" w:rsidRPr="006F178A">
        <w:rPr>
          <w:rtl/>
        </w:rPr>
        <w:t xml:space="preserve"> גדול אצל קטן.</w:t>
      </w:r>
      <w:r w:rsidR="00D46A62" w:rsidRPr="00295E41">
        <w:rPr>
          <w:rStyle w:val="afffa"/>
          <w:rFonts w:hint="cs"/>
          <w:rtl/>
        </w:rPr>
        <w:t xml:space="preserve"> </w:t>
      </w:r>
      <w:r w:rsidR="003E2DCC" w:rsidRPr="00D46A62">
        <w:rPr>
          <w:rStyle w:val="affffe"/>
          <w:rFonts w:hint="cs"/>
          <w:rtl/>
        </w:rPr>
        <w:t xml:space="preserve">ג. </w:t>
      </w:r>
      <w:r w:rsidR="003E2DCC" w:rsidRPr="00D46A62">
        <w:rPr>
          <w:rStyle w:val="affffe"/>
          <w:rtl/>
        </w:rPr>
        <w:t xml:space="preserve">רבא: </w:t>
      </w:r>
      <w:r>
        <w:rPr>
          <w:rtl/>
        </w:rPr>
        <w:t>אף</w:t>
      </w:r>
      <w:r w:rsidR="003E2DCC" w:rsidRPr="006F178A">
        <w:rPr>
          <w:rtl/>
        </w:rPr>
        <w:t xml:space="preserve"> מאה פעמים ביום.</w:t>
      </w:r>
    </w:p>
    <w:p w14:paraId="2CA4AC6F" w14:textId="0CBFDF77" w:rsidR="003E2DCC" w:rsidRPr="00CD7C22" w:rsidRDefault="003E2DCC" w:rsidP="00CD7C22">
      <w:pPr>
        <w:pStyle w:val="affffb"/>
        <w:rPr>
          <w:rtl/>
        </w:rPr>
      </w:pPr>
      <w:r w:rsidRPr="00CD7C22">
        <w:rPr>
          <w:rStyle w:val="affffe"/>
          <w:rFonts w:hint="cs"/>
          <w:rtl/>
        </w:rPr>
        <w:t>ראב</w:t>
      </w:r>
      <w:r w:rsidRPr="00CD7C22">
        <w:rPr>
          <w:rStyle w:val="affffe"/>
          <w:rtl/>
        </w:rPr>
        <w:t>"</w:t>
      </w:r>
      <w:r w:rsidRPr="00CD7C22">
        <w:rPr>
          <w:rStyle w:val="affffe"/>
          <w:rFonts w:hint="cs"/>
          <w:rtl/>
        </w:rPr>
        <w:t>ח</w:t>
      </w:r>
      <w:r w:rsidRPr="00CD7C22">
        <w:rPr>
          <w:rStyle w:val="affffe"/>
          <w:rtl/>
        </w:rPr>
        <w:t>:</w:t>
      </w:r>
      <w:r w:rsidRPr="00CD7C22">
        <w:rPr>
          <w:rtl/>
        </w:rPr>
        <w:t xml:space="preserve"> כל המבקר חולה - נוטל אחד מששים בצערו.</w:t>
      </w:r>
    </w:p>
    <w:p w14:paraId="376C1FC7" w14:textId="77777777" w:rsidR="0090740B" w:rsidRPr="00C14A40" w:rsidRDefault="003E2DCC" w:rsidP="0090740B">
      <w:pPr>
        <w:pStyle w:val="38"/>
        <w:framePr w:wrap="notBeside"/>
        <w:rPr>
          <w:rFonts w:hint="cs"/>
          <w:rtl/>
        </w:rPr>
      </w:pPr>
      <w:r w:rsidRPr="00C14A40">
        <w:rPr>
          <w:rFonts w:hint="cs"/>
          <w:rtl/>
        </w:rPr>
        <w:t xml:space="preserve">אמרו לו </w:t>
      </w:r>
    </w:p>
    <w:p w14:paraId="4477E668" w14:textId="02D4C3E7" w:rsidR="003E2DCC" w:rsidRPr="006F178A" w:rsidRDefault="003E2DCC" w:rsidP="003E2DCC">
      <w:pPr>
        <w:rPr>
          <w:rtl/>
        </w:rPr>
      </w:pPr>
      <w:r w:rsidRPr="006F178A">
        <w:rPr>
          <w:rFonts w:hint="cs"/>
          <w:rtl/>
        </w:rPr>
        <w:t>א</w:t>
      </w:r>
      <w:r w:rsidRPr="006F178A">
        <w:rPr>
          <w:rtl/>
        </w:rPr>
        <w:t>"</w:t>
      </w:r>
      <w:r w:rsidRPr="006F178A">
        <w:rPr>
          <w:rFonts w:hint="cs"/>
          <w:rtl/>
        </w:rPr>
        <w:t xml:space="preserve">כ יעלו שישים ויעמידוהו </w:t>
      </w:r>
      <w:r w:rsidRPr="00CD7C22">
        <w:rPr>
          <w:rStyle w:val="affffe"/>
          <w:rFonts w:hint="cs"/>
          <w:rtl/>
        </w:rPr>
        <w:t>א</w:t>
      </w:r>
      <w:r w:rsidRPr="00CD7C22">
        <w:rPr>
          <w:rStyle w:val="affffe"/>
          <w:rtl/>
        </w:rPr>
        <w:t>"</w:t>
      </w:r>
      <w:r w:rsidRPr="00CD7C22">
        <w:rPr>
          <w:rStyle w:val="affffe"/>
          <w:rFonts w:hint="cs"/>
          <w:rtl/>
        </w:rPr>
        <w:t xml:space="preserve">ל </w:t>
      </w:r>
      <w:r w:rsidRPr="006F178A">
        <w:rPr>
          <w:rFonts w:hint="cs"/>
          <w:rtl/>
        </w:rPr>
        <w:t xml:space="preserve">כעישורייתא דבי רבי </w:t>
      </w:r>
      <w:r w:rsidRPr="00CD7C22">
        <w:rPr>
          <w:rStyle w:val="afffff0"/>
          <w:rFonts w:hint="cs"/>
          <w:rtl/>
        </w:rPr>
        <w:t>[כל אחד מהקודם לו]</w:t>
      </w:r>
      <w:r w:rsidRPr="006F178A">
        <w:rPr>
          <w:rFonts w:hint="cs"/>
          <w:rtl/>
        </w:rPr>
        <w:t xml:space="preserve"> ובבן גילו דווקא </w:t>
      </w:r>
    </w:p>
    <w:p w14:paraId="7D126092" w14:textId="77777777" w:rsidR="0090740B" w:rsidRPr="00C14A40" w:rsidRDefault="003E2DCC" w:rsidP="0090740B">
      <w:pPr>
        <w:pStyle w:val="38"/>
        <w:framePr w:wrap="notBeside"/>
        <w:rPr>
          <w:rtl/>
        </w:rPr>
      </w:pPr>
      <w:r w:rsidRPr="00C14A40">
        <w:rPr>
          <w:rtl/>
        </w:rPr>
        <w:t xml:space="preserve">דתניא, רבי: </w:t>
      </w:r>
    </w:p>
    <w:p w14:paraId="46CEF394" w14:textId="6E52E46F" w:rsidR="003E2DCC" w:rsidRPr="006F178A" w:rsidRDefault="003E2DCC" w:rsidP="003E2DCC">
      <w:pPr>
        <w:rPr>
          <w:rtl/>
        </w:rPr>
      </w:pPr>
      <w:r w:rsidRPr="006F178A">
        <w:rPr>
          <w:rtl/>
        </w:rPr>
        <w:t xml:space="preserve">בת הניזונית מנכסי אחין נוטלת עישור נכסים, </w:t>
      </w:r>
    </w:p>
    <w:p w14:paraId="6271BF43" w14:textId="77777777" w:rsidR="0090740B" w:rsidRPr="00C14A40" w:rsidRDefault="003E2DCC" w:rsidP="0090740B">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 xml:space="preserve">לרבי: </w:t>
      </w:r>
    </w:p>
    <w:p w14:paraId="0C635FC4" w14:textId="0BAF62E6" w:rsidR="003E2DCC" w:rsidRPr="006F178A" w:rsidRDefault="003E2DCC" w:rsidP="003E2DCC">
      <w:pPr>
        <w:rPr>
          <w:rtl/>
        </w:rPr>
      </w:pPr>
      <w:r w:rsidRPr="006F178A">
        <w:rPr>
          <w:rtl/>
        </w:rPr>
        <w:t>לדבריך, מי שיש לו עשר בנות ובן, אין לו לבן במקום בנות כלום!</w:t>
      </w:r>
    </w:p>
    <w:p w14:paraId="6F8F1404" w14:textId="77777777" w:rsidR="0090740B" w:rsidRPr="00C14A40" w:rsidRDefault="003E2DCC" w:rsidP="0090740B">
      <w:pPr>
        <w:pStyle w:val="38"/>
        <w:framePr w:wrap="notBeside"/>
        <w:rPr>
          <w:rtl/>
        </w:rPr>
      </w:pPr>
      <w:r w:rsidRPr="00C14A40">
        <w:rPr>
          <w:rtl/>
        </w:rPr>
        <w:t>א</w:t>
      </w:r>
      <w:r w:rsidRPr="00C14A40">
        <w:rPr>
          <w:rFonts w:hint="cs"/>
          <w:rtl/>
        </w:rPr>
        <w:t>"ל</w:t>
      </w:r>
      <w:r w:rsidRPr="00C14A40">
        <w:rPr>
          <w:rtl/>
        </w:rPr>
        <w:t xml:space="preserve">: </w:t>
      </w:r>
    </w:p>
    <w:p w14:paraId="5B5DA45D" w14:textId="5ECCBD82" w:rsidR="003E2DCC" w:rsidRPr="006F178A" w:rsidRDefault="003E2DCC" w:rsidP="0090740B">
      <w:pPr>
        <w:spacing w:after="60"/>
        <w:rPr>
          <w:rtl/>
        </w:rPr>
      </w:pPr>
      <w:r w:rsidRPr="006F178A">
        <w:rPr>
          <w:rtl/>
        </w:rPr>
        <w:t xml:space="preserve">ראשונה נוטלת עישור נכסים, שניה </w:t>
      </w:r>
      <w:r w:rsidRPr="006F178A">
        <w:rPr>
          <w:rFonts w:hint="cs"/>
          <w:rtl/>
        </w:rPr>
        <w:t>ב</w:t>
      </w:r>
      <w:r w:rsidRPr="006F178A">
        <w:rPr>
          <w:rtl/>
        </w:rPr>
        <w:t>מה ששיירה, שלישית במה ששיירה, וחוזרות וחולקות בשוה.</w:t>
      </w:r>
    </w:p>
    <w:p w14:paraId="2A8B9B10" w14:textId="77777777" w:rsidR="003E2DCC" w:rsidRPr="006F178A" w:rsidRDefault="003E2DCC" w:rsidP="00A522DC">
      <w:pPr>
        <w:pStyle w:val="a3"/>
        <w:framePr w:wrap="around"/>
        <w:rPr>
          <w:rtl/>
        </w:rPr>
      </w:pPr>
      <w:r w:rsidRPr="006F178A">
        <w:rPr>
          <w:rtl/>
        </w:rPr>
        <w:t>מ.</w:t>
      </w:r>
    </w:p>
    <w:p w14:paraId="30BD74E9" w14:textId="77777777" w:rsidR="006666DF" w:rsidRPr="00C14A40" w:rsidRDefault="003E2DCC" w:rsidP="0090740B">
      <w:pPr>
        <w:pStyle w:val="38"/>
        <w:framePr w:wrap="notBeside"/>
        <w:rPr>
          <w:rtl/>
        </w:rPr>
      </w:pPr>
      <w:r w:rsidRPr="00C14A40">
        <w:rPr>
          <w:rtl/>
        </w:rPr>
        <w:t>רב חלבו</w:t>
      </w:r>
    </w:p>
    <w:p w14:paraId="48C87FBE" w14:textId="6987A22D" w:rsidR="003E2DCC" w:rsidRPr="006F178A" w:rsidRDefault="00C93C78" w:rsidP="003E2DCC">
      <w:pPr>
        <w:rPr>
          <w:rtl/>
        </w:rPr>
      </w:pPr>
      <w:r>
        <w:rPr>
          <w:rFonts w:ascii="Fb Fontext" w:hAnsi="Fb Fontext" w:hint="cs"/>
          <w:rtl/>
        </w:rPr>
        <w:t>חלה</w:t>
      </w:r>
      <w:r w:rsidR="003E2DCC">
        <w:rPr>
          <w:rFonts w:ascii="Fb Fontext" w:hAnsi="Fb Fontext"/>
          <w:rtl/>
        </w:rPr>
        <w:t xml:space="preserve">, </w:t>
      </w:r>
      <w:r>
        <w:rPr>
          <w:rFonts w:ascii="Fb Fontext" w:hAnsi="Fb Fontext" w:hint="cs"/>
          <w:rtl/>
        </w:rPr>
        <w:t xml:space="preserve">ולא נכנסו לבקרו </w:t>
      </w:r>
      <w:r w:rsidR="009C1FDE" w:rsidRPr="009C1FDE">
        <w:rPr>
          <w:rStyle w:val="affffe"/>
          <w:rFonts w:hint="cs"/>
          <w:rtl/>
        </w:rPr>
        <w:t>הכריז ר</w:t>
      </w:r>
      <w:r w:rsidR="0075729B">
        <w:rPr>
          <w:rStyle w:val="affffe"/>
          <w:rtl/>
        </w:rPr>
        <w:t>"</w:t>
      </w:r>
      <w:r w:rsidR="009C1FDE" w:rsidRPr="009C1FDE">
        <w:rPr>
          <w:rStyle w:val="affffe"/>
          <w:rFonts w:hint="cs"/>
          <w:rtl/>
        </w:rPr>
        <w:t xml:space="preserve">כ </w:t>
      </w:r>
      <w:r w:rsidRPr="00C93C78">
        <w:rPr>
          <w:rStyle w:val="affffe"/>
          <w:rFonts w:hint="cs"/>
          <w:rtl/>
        </w:rPr>
        <w:t xml:space="preserve">הא מעשה </w:t>
      </w:r>
      <w:r w:rsidR="003E2DCC" w:rsidRPr="00C93C78">
        <w:rPr>
          <w:rStyle w:val="affffe"/>
          <w:rtl/>
        </w:rPr>
        <w:t xml:space="preserve">בתלמיד </w:t>
      </w:r>
      <w:r w:rsidR="00BF375B" w:rsidRPr="00C93C78">
        <w:rPr>
          <w:rStyle w:val="affffe"/>
          <w:rFonts w:hint="cs"/>
          <w:rtl/>
        </w:rPr>
        <w:t>ר</w:t>
      </w:r>
      <w:r w:rsidR="0075729B">
        <w:rPr>
          <w:rStyle w:val="affffe"/>
          <w:rtl/>
        </w:rPr>
        <w:t>"</w:t>
      </w:r>
      <w:r w:rsidR="00BF375B" w:rsidRPr="00C93C78">
        <w:rPr>
          <w:rStyle w:val="affffe"/>
          <w:rFonts w:hint="cs"/>
          <w:rtl/>
        </w:rPr>
        <w:t>ע</w:t>
      </w:r>
      <w:r w:rsidR="003E2DCC" w:rsidRPr="00C93C78">
        <w:rPr>
          <w:rStyle w:val="affffe"/>
          <w:rtl/>
        </w:rPr>
        <w:t xml:space="preserve"> שחלה,</w:t>
      </w:r>
      <w:r>
        <w:rPr>
          <w:rFonts w:ascii="Fb Fontext" w:hAnsi="Fb Fontext"/>
          <w:rtl/>
        </w:rPr>
        <w:t xml:space="preserve"> לא נכנסו חכמים לבקרו, ונכנס </w:t>
      </w:r>
      <w:r>
        <w:rPr>
          <w:rStyle w:val="affffe"/>
          <w:rFonts w:ascii="Fb Fontext" w:hAnsi="Fb Fontext"/>
          <w:rtl/>
          <w:rPrChange w:id="9107" w:author="מנוע אמוראים" w:date="2026-10-05T16:41:00Z">
            <w:rPr>
              <w:rFonts w:ascii="Fb Fontext" w:hAnsi="Fb Fontext"/>
              <w:rtl/>
            </w:rPr>
          </w:rPrChange>
        </w:rPr>
        <w:t xml:space="preserve">ר</w:t>
      </w:r>
      <w:r>
        <w:rPr>
          <w:rStyle w:val="affffe"/>
          <w:rFonts w:ascii="Fb Fontext" w:hAnsi="Fb Fontext" w:hint="cs"/>
          <w:rtl/>
          <w:rPrChange w:id="9108" w:author="מנוע אמוראים" w:date="2026-10-05T16:41:00Z">
            <w:rPr>
              <w:rFonts w:ascii="Fb Fontext" w:hAnsi="Fb Fontext" w:hint="cs"/>
              <w:rtl/>
            </w:rPr>
          </w:rPrChange>
        </w:rPr>
        <w:t xml:space="preserve">"ע</w:t>
      </w:r>
      <w:r w:rsidR="003E2DCC" w:rsidRPr="006F178A">
        <w:rPr>
          <w:rFonts w:ascii="Fb Fontext" w:hAnsi="Fb Fontext"/>
          <w:rtl/>
        </w:rPr>
        <w:t xml:space="preserve"> לבקרו, ובשביל שכיבדו וריבצו לפניו חיה,</w:t>
      </w:r>
      <w:r w:rsidR="003E2DCC" w:rsidRPr="007B0C18">
        <w:rPr>
          <w:rStyle w:val="affffe"/>
          <w:rtl/>
        </w:rPr>
        <w:t xml:space="preserve"> א"ל: </w:t>
      </w:r>
      <w:r w:rsidR="003E2DCC" w:rsidRPr="006F178A">
        <w:rPr>
          <w:rFonts w:ascii="Fb Fontext" w:hAnsi="Fb Fontext"/>
          <w:rtl/>
        </w:rPr>
        <w:t>רבי, החייתני!</w:t>
      </w:r>
    </w:p>
    <w:p w14:paraId="421DECE9" w14:textId="365327AE" w:rsidR="006666DF" w:rsidRPr="00C14A40" w:rsidRDefault="003E2DCC" w:rsidP="0090740B">
      <w:pPr>
        <w:pStyle w:val="38"/>
        <w:framePr w:wrap="notBeside"/>
        <w:rPr>
          <w:rtl/>
        </w:rPr>
      </w:pPr>
      <w:r w:rsidRPr="00C14A40">
        <w:rPr>
          <w:rtl/>
        </w:rPr>
        <w:t>יצא ר</w:t>
      </w:r>
      <w:r w:rsidR="0075729B">
        <w:rPr>
          <w:rtl/>
        </w:rPr>
        <w:t>"</w:t>
      </w:r>
      <w:r w:rsidR="00C93C78" w:rsidRPr="00C14A40">
        <w:rPr>
          <w:rFonts w:hint="cs"/>
          <w:rtl/>
        </w:rPr>
        <w:t>ע</w:t>
      </w:r>
      <w:r w:rsidRPr="00C14A40">
        <w:rPr>
          <w:rtl/>
        </w:rPr>
        <w:t xml:space="preserve"> ודרש:</w:t>
      </w:r>
    </w:p>
    <w:p w14:paraId="19741CBB" w14:textId="3D1DDECB" w:rsidR="0090740B" w:rsidRPr="008A6FD1" w:rsidRDefault="003E2DCC" w:rsidP="008A6FD1">
      <w:pPr>
        <w:rPr>
          <w:rStyle w:val="affffe"/>
          <w:rFonts w:cs="FrankRuehl"/>
          <w:bCs w:val="0"/>
          <w:spacing w:val="0"/>
          <w:szCs w:val="18"/>
          <w:rtl/>
        </w:rPr>
      </w:pPr>
      <w:r w:rsidRPr="006F178A">
        <w:rPr>
          <w:rtl/>
        </w:rPr>
        <w:t>כל מי שאין מבקר חולים - כאילו שופך דמים.</w:t>
      </w:r>
    </w:p>
    <w:p w14:paraId="0785D1B0" w14:textId="77777777" w:rsidR="0090740B" w:rsidRPr="00C14A40" w:rsidRDefault="003E2DCC" w:rsidP="0090740B">
      <w:pPr>
        <w:pStyle w:val="38"/>
        <w:framePr w:wrap="notBeside"/>
        <w:rPr>
          <w:rtl/>
        </w:rPr>
      </w:pPr>
      <w:r w:rsidRPr="00C14A40">
        <w:rPr>
          <w:rtl/>
        </w:rPr>
        <w:t>ר"</w:t>
      </w:r>
      <w:r w:rsidRPr="00C14A40">
        <w:rPr>
          <w:rFonts w:hint="cs"/>
          <w:rtl/>
        </w:rPr>
        <w:t>ד</w:t>
      </w:r>
      <w:r w:rsidRPr="00C14A40">
        <w:rPr>
          <w:rtl/>
        </w:rPr>
        <w:t xml:space="preserve">: </w:t>
      </w:r>
    </w:p>
    <w:p w14:paraId="1DE37227" w14:textId="11F5B639" w:rsidR="009B1A27" w:rsidRDefault="003E2DCC" w:rsidP="003E2DCC">
      <w:pPr>
        <w:rPr>
          <w:rtl/>
        </w:rPr>
      </w:pPr>
      <w:r w:rsidRPr="006F178A">
        <w:rPr>
          <w:rtl/>
        </w:rPr>
        <w:t xml:space="preserve">כל המבקר את החולה - גורם לו שיחיה, </w:t>
      </w:r>
    </w:p>
    <w:p w14:paraId="057A88C2" w14:textId="3EF37BDC" w:rsidR="003E2DCC" w:rsidRPr="006F178A" w:rsidRDefault="003E2DCC" w:rsidP="009B1A27">
      <w:pPr>
        <w:ind w:left="283" w:firstLine="57"/>
        <w:rPr>
          <w:rtl/>
        </w:rPr>
      </w:pPr>
      <w:r w:rsidRPr="006F178A">
        <w:rPr>
          <w:rtl/>
        </w:rPr>
        <w:t>וכל שאינו מבקר את החולה - גורם לו שימות.</w:t>
      </w:r>
    </w:p>
    <w:p w14:paraId="48DD2483" w14:textId="16C180C9" w:rsidR="003E2DCC" w:rsidRPr="006F178A" w:rsidRDefault="003E2DCC" w:rsidP="00B522D1">
      <w:pPr>
        <w:rPr>
          <w:rtl/>
        </w:rPr>
      </w:pPr>
      <w:r w:rsidRPr="006F178A">
        <w:rPr>
          <w:rFonts w:hint="cs"/>
          <w:rtl/>
        </w:rPr>
        <w:t xml:space="preserve">והיינו דכל </w:t>
      </w:r>
      <w:r w:rsidRPr="006F178A">
        <w:rPr>
          <w:rtl/>
        </w:rPr>
        <w:t>שאין מבקר חולה אין מבקש עליו רחמים לא שיחיה ולא שימות.</w:t>
      </w:r>
    </w:p>
    <w:p w14:paraId="245508DD" w14:textId="77777777" w:rsidR="006666DF" w:rsidRPr="00C14A40" w:rsidRDefault="003E2DCC" w:rsidP="0090740B">
      <w:pPr>
        <w:pStyle w:val="38"/>
        <w:framePr w:wrap="notBeside"/>
        <w:rPr>
          <w:rFonts w:hint="cs"/>
          <w:rtl/>
        </w:rPr>
      </w:pPr>
      <w:r w:rsidRPr="00C14A40">
        <w:rPr>
          <w:rtl/>
        </w:rPr>
        <w:t>רבא</w:t>
      </w:r>
      <w:r w:rsidR="00B33A29" w:rsidRPr="00C14A40">
        <w:rPr>
          <w:rFonts w:hint="cs"/>
          <w:rtl/>
        </w:rPr>
        <w:t>:</w:t>
      </w:r>
    </w:p>
    <w:p w14:paraId="66CE8B9B" w14:textId="7F88E582" w:rsidR="003E2DCC" w:rsidRPr="006F178A" w:rsidRDefault="00B33A29" w:rsidP="0090740B">
      <w:pPr>
        <w:spacing w:after="60"/>
        <w:rPr>
          <w:rtl/>
        </w:rPr>
      </w:pPr>
      <w:r>
        <w:rPr>
          <w:rStyle w:val="affffe"/>
          <w:rFonts w:hint="cs"/>
          <w:rtl/>
        </w:rPr>
        <w:t>ביום הראשון שחלה א</w:t>
      </w:r>
      <w:r w:rsidR="0075729B">
        <w:rPr>
          <w:rStyle w:val="affffe"/>
          <w:rtl/>
        </w:rPr>
        <w:t>"</w:t>
      </w:r>
      <w:r>
        <w:rPr>
          <w:rStyle w:val="affffe"/>
          <w:rFonts w:hint="cs"/>
          <w:rtl/>
        </w:rPr>
        <w:t>ל</w:t>
      </w:r>
      <w:r>
        <w:rPr>
          <w:rFonts w:hint="cs"/>
          <w:rtl/>
        </w:rPr>
        <w:t xml:space="preserve"> לא תספרו לאדם</w:t>
      </w:r>
      <w:r w:rsidR="003E2DCC" w:rsidRPr="006F178A">
        <w:rPr>
          <w:rtl/>
        </w:rPr>
        <w:t xml:space="preserve"> דלא </w:t>
      </w:r>
      <w:r>
        <w:rPr>
          <w:rFonts w:hint="cs"/>
          <w:rtl/>
        </w:rPr>
        <w:t xml:space="preserve">ירע </w:t>
      </w:r>
      <w:r w:rsidR="003E2DCC" w:rsidRPr="006F178A">
        <w:rPr>
          <w:rtl/>
        </w:rPr>
        <w:t>מזל</w:t>
      </w:r>
      <w:r>
        <w:rPr>
          <w:rFonts w:hint="cs"/>
          <w:rtl/>
        </w:rPr>
        <w:t>ו</w:t>
      </w:r>
      <w:r w:rsidR="003E2DCC" w:rsidRPr="006F178A">
        <w:rPr>
          <w:rtl/>
        </w:rPr>
        <w:t xml:space="preserve">, מכאן ואילך, </w:t>
      </w:r>
      <w:r>
        <w:rPr>
          <w:rFonts w:hint="cs"/>
          <w:rtl/>
        </w:rPr>
        <w:t>א</w:t>
      </w:r>
      <w:r w:rsidR="0075729B">
        <w:rPr>
          <w:rtl/>
        </w:rPr>
        <w:t>"</w:t>
      </w:r>
      <w:r>
        <w:rPr>
          <w:rFonts w:hint="cs"/>
          <w:rtl/>
        </w:rPr>
        <w:t>ל הכריזו בשוק, ש</w:t>
      </w:r>
      <w:r w:rsidR="003E2DCC" w:rsidRPr="006F178A">
        <w:rPr>
          <w:rtl/>
        </w:rPr>
        <w:t xml:space="preserve">כל </w:t>
      </w:r>
      <w:r w:rsidR="003E2DCC" w:rsidRPr="006F178A">
        <w:rPr>
          <w:rFonts w:hint="cs"/>
          <w:rtl/>
        </w:rPr>
        <w:t>שונאי ישמח</w:t>
      </w:r>
      <w:r>
        <w:rPr>
          <w:rFonts w:hint="cs"/>
          <w:rtl/>
        </w:rPr>
        <w:t>ו</w:t>
      </w:r>
      <w:r w:rsidR="003E2DCC" w:rsidRPr="006F178A">
        <w:rPr>
          <w:rFonts w:hint="cs"/>
          <w:rtl/>
        </w:rPr>
        <w:t xml:space="preserve"> </w:t>
      </w:r>
      <w:r w:rsidR="003E2DCC" w:rsidRPr="00B33A29">
        <w:rPr>
          <w:rStyle w:val="affffe"/>
          <w:rtl/>
        </w:rPr>
        <w:t xml:space="preserve">וכתיב: </w:t>
      </w:r>
      <w:r w:rsidR="003E2DCC" w:rsidRPr="00A824E4">
        <w:rPr>
          <w:rStyle w:val="affffa"/>
          <w:rFonts w:hint="cs"/>
          <w:rtl/>
        </w:rPr>
        <w:t>'</w:t>
      </w:r>
      <w:r w:rsidR="003E2DCC" w:rsidRPr="00A824E4">
        <w:rPr>
          <w:rStyle w:val="affffa"/>
          <w:rtl/>
        </w:rPr>
        <w:t>בנפול אויבך אל תשמח וגו',</w:t>
      </w:r>
      <w:r w:rsidR="003E2DCC" w:rsidRPr="006F178A">
        <w:rPr>
          <w:rtl/>
        </w:rPr>
        <w:t xml:space="preserve"> ו</w:t>
      </w:r>
      <w:r w:rsidR="003E2DCC" w:rsidRPr="006F178A">
        <w:rPr>
          <w:rFonts w:hint="cs"/>
          <w:rtl/>
        </w:rPr>
        <w:t>אוהבי יבקש עלי רחמים.</w:t>
      </w:r>
    </w:p>
    <w:p w14:paraId="28BB311E" w14:textId="2B6C622F" w:rsidR="0090740B" w:rsidRPr="00C14A40" w:rsidRDefault="003E2DCC" w:rsidP="0090740B">
      <w:pPr>
        <w:pStyle w:val="38"/>
        <w:framePr w:wrap="notBeside"/>
        <w:rPr>
          <w:rtl/>
        </w:rPr>
      </w:pPr>
      <w:r w:rsidRPr="00C14A40">
        <w:rPr>
          <w:rtl/>
        </w:rPr>
        <w:t xml:space="preserve">רב: </w:t>
      </w:r>
    </w:p>
    <w:p w14:paraId="1CCEA73B" w14:textId="3FFB5A12" w:rsidR="003E2DCC" w:rsidRPr="006F178A" w:rsidRDefault="003E2DCC" w:rsidP="003E2DCC">
      <w:pPr>
        <w:rPr>
          <w:rtl/>
        </w:rPr>
      </w:pPr>
      <w:r w:rsidRPr="008B1B1A">
        <w:rPr>
          <w:rStyle w:val="afffa"/>
          <w:rtl/>
        </w:rPr>
        <w:t>כל המבקר את החולה - ניצול מדי</w:t>
      </w:r>
      <w:r w:rsidR="00B33A29" w:rsidRPr="008B1B1A">
        <w:rPr>
          <w:rStyle w:val="afffa"/>
          <w:rFonts w:hint="cs"/>
          <w:rtl/>
        </w:rPr>
        <w:t xml:space="preserve">ן </w:t>
      </w:r>
      <w:r w:rsidRPr="008B1B1A">
        <w:rPr>
          <w:rStyle w:val="afffa"/>
          <w:rtl/>
        </w:rPr>
        <w:t>גיהנם,</w:t>
      </w:r>
      <w:r w:rsidRPr="006F178A">
        <w:rPr>
          <w:rtl/>
        </w:rPr>
        <w:t xml:space="preserve"> </w:t>
      </w:r>
      <w:r w:rsidR="00B33A29">
        <w:rPr>
          <w:rFonts w:hint="cs"/>
          <w:rtl/>
        </w:rPr>
        <w:t>ד</w:t>
      </w:r>
      <w:r w:rsidRPr="00A824E4">
        <w:rPr>
          <w:rStyle w:val="affffa"/>
          <w:rtl/>
        </w:rPr>
        <w:t>'אשרי משכיל אל דל ביום רעה ימלטהו י"י</w:t>
      </w:r>
      <w:r w:rsidRPr="00A824E4">
        <w:rPr>
          <w:rStyle w:val="affffa"/>
          <w:rFonts w:hint="cs"/>
          <w:rtl/>
        </w:rPr>
        <w:t>'</w:t>
      </w:r>
      <w:r w:rsidRPr="00A824E4">
        <w:rPr>
          <w:rStyle w:val="affffa"/>
          <w:rtl/>
        </w:rPr>
        <w:t>,</w:t>
      </w:r>
      <w:r w:rsidRPr="006F178A">
        <w:rPr>
          <w:rtl/>
        </w:rPr>
        <w:t xml:space="preserve"> אין דל אלא חולה, </w:t>
      </w:r>
      <w:r w:rsidR="00B33A29">
        <w:rPr>
          <w:rFonts w:hint="cs"/>
          <w:rtl/>
        </w:rPr>
        <w:t>ד</w:t>
      </w:r>
      <w:r w:rsidRPr="00A824E4">
        <w:rPr>
          <w:rStyle w:val="affffa"/>
          <w:rFonts w:hint="cs"/>
          <w:rtl/>
        </w:rPr>
        <w:t>'</w:t>
      </w:r>
      <w:r w:rsidRPr="00A824E4">
        <w:rPr>
          <w:rStyle w:val="affffa"/>
          <w:rtl/>
        </w:rPr>
        <w:t>מדלה יבצעני</w:t>
      </w:r>
      <w:r w:rsidRPr="00A824E4">
        <w:rPr>
          <w:rStyle w:val="affffa"/>
          <w:rFonts w:hint="cs"/>
          <w:rtl/>
        </w:rPr>
        <w:t>'</w:t>
      </w:r>
      <w:r w:rsidRPr="00A824E4">
        <w:rPr>
          <w:rStyle w:val="affffa"/>
          <w:rtl/>
        </w:rPr>
        <w:t>,</w:t>
      </w:r>
      <w:r w:rsidRPr="006F178A">
        <w:rPr>
          <w:rtl/>
        </w:rPr>
        <w:t xml:space="preserve"> </w:t>
      </w:r>
    </w:p>
    <w:p w14:paraId="22AF49F9" w14:textId="77777777" w:rsidR="008B1B1A" w:rsidRPr="00C14A40" w:rsidRDefault="003E2DCC" w:rsidP="008B1B1A">
      <w:pPr>
        <w:pStyle w:val="38"/>
        <w:framePr w:wrap="notBeside"/>
        <w:rPr>
          <w:rFonts w:hint="cs"/>
          <w:rtl/>
        </w:rPr>
      </w:pPr>
      <w:r w:rsidRPr="00C14A40">
        <w:rPr>
          <w:rtl/>
        </w:rPr>
        <w:t>א"</w:t>
      </w:r>
      <w:r w:rsidRPr="00C14A40">
        <w:rPr>
          <w:rFonts w:hint="cs"/>
          <w:rtl/>
        </w:rPr>
        <w:t xml:space="preserve">נ </w:t>
      </w:r>
    </w:p>
    <w:p w14:paraId="3EF247D1" w14:textId="07FD7CF4" w:rsidR="003E2DCC" w:rsidRPr="006F178A" w:rsidRDefault="003E2DCC" w:rsidP="003E2DCC">
      <w:pPr>
        <w:rPr>
          <w:rtl/>
        </w:rPr>
      </w:pPr>
      <w:r w:rsidRPr="006F178A">
        <w:rPr>
          <w:rFonts w:hint="cs"/>
          <w:rtl/>
        </w:rPr>
        <w:t>מ</w:t>
      </w:r>
      <w:r w:rsidRPr="002C641B">
        <w:rPr>
          <w:rStyle w:val="affffa"/>
          <w:rFonts w:hint="cs"/>
          <w:rtl/>
        </w:rPr>
        <w:t>'</w:t>
      </w:r>
      <w:r w:rsidRPr="002C641B">
        <w:rPr>
          <w:rStyle w:val="affffa"/>
          <w:rtl/>
        </w:rPr>
        <w:t>מדוע אתה ככה דל וגו',</w:t>
      </w:r>
      <w:r w:rsidRPr="006F178A">
        <w:rPr>
          <w:rtl/>
        </w:rPr>
        <w:t xml:space="preserve"> </w:t>
      </w:r>
      <w:r w:rsidR="00122D13">
        <w:rPr>
          <w:rFonts w:hint="cs"/>
          <w:rtl/>
        </w:rPr>
        <w:t>ו</w:t>
      </w:r>
      <w:r w:rsidRPr="006F178A">
        <w:rPr>
          <w:rtl/>
        </w:rPr>
        <w:t xml:space="preserve">רעה </w:t>
      </w:r>
      <w:r w:rsidR="00122D13">
        <w:rPr>
          <w:rFonts w:hint="cs"/>
          <w:rtl/>
        </w:rPr>
        <w:t>זה</w:t>
      </w:r>
      <w:r w:rsidRPr="006F178A">
        <w:rPr>
          <w:rtl/>
        </w:rPr>
        <w:t xml:space="preserve"> גיהנם, </w:t>
      </w:r>
      <w:r w:rsidR="00B33A29">
        <w:rPr>
          <w:rStyle w:val="affffa"/>
          <w:rFonts w:hint="cs"/>
          <w:rtl/>
        </w:rPr>
        <w:t>ד</w:t>
      </w:r>
      <w:r w:rsidRPr="00A824E4">
        <w:rPr>
          <w:rStyle w:val="affffa"/>
          <w:rtl/>
        </w:rPr>
        <w:t>'וגם רשע ליום רעה'.</w:t>
      </w:r>
    </w:p>
    <w:p w14:paraId="4D6C2FD5" w14:textId="26EC0171" w:rsidR="00B33A29" w:rsidRDefault="003E2DCC" w:rsidP="00122D13">
      <w:pPr>
        <w:rPr>
          <w:rStyle w:val="affffa"/>
          <w:rtl/>
        </w:rPr>
      </w:pPr>
      <w:r w:rsidRPr="006F178A">
        <w:rPr>
          <w:rtl/>
        </w:rPr>
        <w:t xml:space="preserve">ואם ביקר </w:t>
      </w:r>
      <w:r w:rsidRPr="008B1B1A">
        <w:rPr>
          <w:rStyle w:val="afffa"/>
          <w:rFonts w:hint="cs"/>
          <w:rtl/>
        </w:rPr>
        <w:t>בעוה</w:t>
      </w:r>
      <w:r w:rsidRPr="008B1B1A">
        <w:rPr>
          <w:rStyle w:val="afffa"/>
          <w:rtl/>
        </w:rPr>
        <w:t>"</w:t>
      </w:r>
      <w:r w:rsidRPr="008B1B1A">
        <w:rPr>
          <w:rStyle w:val="afffa"/>
          <w:rFonts w:hint="cs"/>
          <w:rtl/>
        </w:rPr>
        <w:t>ב</w:t>
      </w:r>
      <w:r w:rsidRPr="006F178A">
        <w:rPr>
          <w:rFonts w:hint="cs"/>
          <w:rtl/>
        </w:rPr>
        <w:t xml:space="preserve"> נ</w:t>
      </w:r>
      <w:r w:rsidRPr="006F178A">
        <w:rPr>
          <w:rtl/>
        </w:rPr>
        <w:t>יצול מדי</w:t>
      </w:r>
      <w:r w:rsidR="00122D13">
        <w:rPr>
          <w:rFonts w:hint="cs"/>
          <w:rtl/>
        </w:rPr>
        <w:t xml:space="preserve">ן גיהנם, </w:t>
      </w:r>
      <w:r w:rsidRPr="008B1B1A">
        <w:rPr>
          <w:rStyle w:val="afffa"/>
          <w:rFonts w:hint="cs"/>
          <w:rtl/>
        </w:rPr>
        <w:t>ובעוה</w:t>
      </w:r>
      <w:r w:rsidRPr="008B1B1A">
        <w:rPr>
          <w:rStyle w:val="afffa"/>
          <w:rtl/>
        </w:rPr>
        <w:t>"</w:t>
      </w:r>
      <w:r w:rsidRPr="008B1B1A">
        <w:rPr>
          <w:rStyle w:val="afffa"/>
          <w:rFonts w:hint="cs"/>
          <w:rtl/>
        </w:rPr>
        <w:t>ז</w:t>
      </w:r>
      <w:r w:rsidRPr="00A824E4">
        <w:rPr>
          <w:rStyle w:val="affffa"/>
          <w:rFonts w:hint="cs"/>
          <w:rtl/>
        </w:rPr>
        <w:t xml:space="preserve"> </w:t>
      </w:r>
      <w:r w:rsidRPr="00122D13">
        <w:rPr>
          <w:rStyle w:val="affffa"/>
          <w:rtl/>
        </w:rPr>
        <w:t>יי' ישמרהו</w:t>
      </w:r>
      <w:r w:rsidRPr="006F178A">
        <w:rPr>
          <w:rtl/>
        </w:rPr>
        <w:t xml:space="preserve"> מיצ</w:t>
      </w:r>
      <w:r w:rsidR="00122D13">
        <w:rPr>
          <w:rFonts w:hint="cs"/>
          <w:rtl/>
        </w:rPr>
        <w:t>ה"ר</w:t>
      </w:r>
      <w:r w:rsidRPr="00A824E4">
        <w:rPr>
          <w:rStyle w:val="affffa"/>
          <w:rtl/>
        </w:rPr>
        <w:t xml:space="preserve"> </w:t>
      </w:r>
    </w:p>
    <w:p w14:paraId="3C07FE1F" w14:textId="1964DC82" w:rsidR="00B33A29" w:rsidRDefault="003E2DCC" w:rsidP="00B33A29">
      <w:pPr>
        <w:rPr>
          <w:rStyle w:val="affffa"/>
          <w:rtl/>
        </w:rPr>
      </w:pPr>
      <w:r w:rsidRPr="00A824E4">
        <w:rPr>
          <w:rStyle w:val="affffa"/>
          <w:rFonts w:hint="cs"/>
          <w:rtl/>
        </w:rPr>
        <w:t>'</w:t>
      </w:r>
      <w:r w:rsidRPr="00A824E4">
        <w:rPr>
          <w:rStyle w:val="affffa"/>
          <w:rtl/>
        </w:rPr>
        <w:t>ויחייהו</w:t>
      </w:r>
      <w:r w:rsidRPr="00A824E4">
        <w:rPr>
          <w:rStyle w:val="affffa"/>
          <w:rFonts w:hint="cs"/>
          <w:rtl/>
        </w:rPr>
        <w:t>'</w:t>
      </w:r>
      <w:r w:rsidRPr="00A824E4">
        <w:rPr>
          <w:rStyle w:val="affffa"/>
          <w:rtl/>
        </w:rPr>
        <w:t xml:space="preserve"> </w:t>
      </w:r>
      <w:r w:rsidRPr="006F178A">
        <w:rPr>
          <w:rtl/>
        </w:rPr>
        <w:t>- מן היסורין,</w:t>
      </w:r>
      <w:r w:rsidRPr="00A824E4">
        <w:rPr>
          <w:rStyle w:val="affffa"/>
          <w:rtl/>
        </w:rPr>
        <w:t xml:space="preserve"> </w:t>
      </w:r>
      <w:r w:rsidRPr="00A824E4">
        <w:rPr>
          <w:rStyle w:val="affffa"/>
          <w:rFonts w:hint="cs"/>
          <w:rtl/>
        </w:rPr>
        <w:t>'</w:t>
      </w:r>
      <w:r w:rsidRPr="00A824E4">
        <w:rPr>
          <w:rStyle w:val="affffa"/>
          <w:rtl/>
        </w:rPr>
        <w:t>ואושר בארץ</w:t>
      </w:r>
      <w:r w:rsidRPr="00A824E4">
        <w:rPr>
          <w:rStyle w:val="affffa"/>
          <w:rFonts w:hint="cs"/>
          <w:rtl/>
        </w:rPr>
        <w:t>'</w:t>
      </w:r>
      <w:r w:rsidRPr="00A824E4">
        <w:rPr>
          <w:rStyle w:val="affffa"/>
          <w:rtl/>
        </w:rPr>
        <w:t xml:space="preserve"> </w:t>
      </w:r>
      <w:r w:rsidRPr="006F178A">
        <w:rPr>
          <w:rtl/>
        </w:rPr>
        <w:t xml:space="preserve">- שיהו הכל מתכבדין בו, </w:t>
      </w:r>
    </w:p>
    <w:p w14:paraId="20063DF3" w14:textId="3E902C80" w:rsidR="00B33A29" w:rsidRDefault="003E2DCC" w:rsidP="00B33A29">
      <w:pPr>
        <w:rPr>
          <w:rStyle w:val="affffa"/>
          <w:rtl/>
        </w:rPr>
      </w:pPr>
      <w:r w:rsidRPr="00B33A29">
        <w:rPr>
          <w:rStyle w:val="affffa"/>
          <w:rtl/>
        </w:rPr>
        <w:t>ואל תתנהו בנפש אויביו</w:t>
      </w:r>
      <w:r w:rsidRPr="00B33A29">
        <w:rPr>
          <w:rStyle w:val="affffa"/>
          <w:rFonts w:hint="cs"/>
          <w:rtl/>
        </w:rPr>
        <w:t>'</w:t>
      </w:r>
      <w:r w:rsidRPr="00B33A29">
        <w:rPr>
          <w:rStyle w:val="affffa"/>
          <w:rtl/>
        </w:rPr>
        <w:t xml:space="preserve"> </w:t>
      </w:r>
      <w:r w:rsidRPr="006F178A">
        <w:rPr>
          <w:rtl/>
        </w:rPr>
        <w:t xml:space="preserve">- שיזדמנו לו ריעים </w:t>
      </w:r>
      <w:r w:rsidRPr="00B33A29">
        <w:rPr>
          <w:rStyle w:val="affffe"/>
          <w:rtl/>
        </w:rPr>
        <w:t>כנעמן שריפ</w:t>
      </w:r>
      <w:r w:rsidR="00B33A29" w:rsidRPr="00B33A29">
        <w:rPr>
          <w:rStyle w:val="affffe"/>
          <w:rFonts w:hint="cs"/>
          <w:rtl/>
        </w:rPr>
        <w:t>א</w:t>
      </w:r>
      <w:r w:rsidRPr="00B33A29">
        <w:rPr>
          <w:rStyle w:val="affffe"/>
          <w:rtl/>
        </w:rPr>
        <w:t>ו צרעתו</w:t>
      </w:r>
      <w:r w:rsidRPr="006F178A">
        <w:rPr>
          <w:rtl/>
        </w:rPr>
        <w:t>,</w:t>
      </w:r>
      <w:r w:rsidRPr="00A824E4">
        <w:rPr>
          <w:rStyle w:val="affffa"/>
          <w:rtl/>
        </w:rPr>
        <w:t xml:space="preserve"> </w:t>
      </w:r>
    </w:p>
    <w:p w14:paraId="4D61C1AF" w14:textId="1ABB5706" w:rsidR="003E2DCC" w:rsidRPr="006F178A" w:rsidRDefault="003E2DCC" w:rsidP="0090740B">
      <w:pPr>
        <w:spacing w:after="60"/>
        <w:rPr>
          <w:rtl/>
        </w:rPr>
      </w:pPr>
      <w:r w:rsidRPr="00A824E4">
        <w:rPr>
          <w:rStyle w:val="affffa"/>
          <w:rFonts w:hint="cs"/>
          <w:rtl/>
        </w:rPr>
        <w:t>'</w:t>
      </w:r>
      <w:r w:rsidRPr="00A824E4">
        <w:rPr>
          <w:rStyle w:val="affffa"/>
          <w:rtl/>
        </w:rPr>
        <w:t>ואל יזדמנו לו ריעים</w:t>
      </w:r>
      <w:r w:rsidRPr="00A824E4">
        <w:rPr>
          <w:rStyle w:val="affffa"/>
          <w:rFonts w:hint="cs"/>
          <w:rtl/>
        </w:rPr>
        <w:t>'</w:t>
      </w:r>
      <w:r w:rsidRPr="00B33A29">
        <w:rPr>
          <w:rStyle w:val="affffe"/>
          <w:rtl/>
        </w:rPr>
        <w:t xml:space="preserve"> כרחבעם שחילקו את מלכותו</w:t>
      </w:r>
      <w:r w:rsidRPr="006F178A">
        <w:rPr>
          <w:rtl/>
        </w:rPr>
        <w:t>.</w:t>
      </w:r>
    </w:p>
    <w:p w14:paraId="0F7FE87F" w14:textId="7860A86D" w:rsidR="006666DF" w:rsidRPr="00C14A40" w:rsidRDefault="003E2DCC" w:rsidP="0090740B">
      <w:pPr>
        <w:pStyle w:val="38"/>
        <w:framePr w:wrap="notBeside"/>
        <w:rPr>
          <w:rtl/>
        </w:rPr>
      </w:pPr>
      <w:r w:rsidRPr="00C14A40">
        <w:rPr>
          <w:rtl/>
        </w:rPr>
        <w:t>ר</w:t>
      </w:r>
      <w:r w:rsidRPr="00C14A40">
        <w:rPr>
          <w:rFonts w:hint="cs"/>
          <w:rtl/>
        </w:rPr>
        <w:t>שב</w:t>
      </w:r>
      <w:r w:rsidRPr="00C14A40">
        <w:rPr>
          <w:rtl/>
        </w:rPr>
        <w:t>"</w:t>
      </w:r>
      <w:r w:rsidRPr="00C14A40">
        <w:rPr>
          <w:rFonts w:hint="cs"/>
          <w:rtl/>
        </w:rPr>
        <w:t>א</w:t>
      </w:r>
      <w:r w:rsidRPr="00C14A40">
        <w:rPr>
          <w:rtl/>
        </w:rPr>
        <w:t>:</w:t>
      </w:r>
    </w:p>
    <w:p w14:paraId="318C221D" w14:textId="6D41C718" w:rsidR="003E2DCC" w:rsidRPr="006F178A" w:rsidRDefault="003E2DCC" w:rsidP="008B1B1A">
      <w:pPr>
        <w:spacing w:after="60"/>
        <w:rPr>
          <w:rtl/>
        </w:rPr>
      </w:pPr>
      <w:r w:rsidRPr="008B1B1A">
        <w:rPr>
          <w:rStyle w:val="afffa"/>
          <w:rtl/>
        </w:rPr>
        <w:t>אם יאמרו לך ילדים בנה, וזקנים - סתור,</w:t>
      </w:r>
      <w:r w:rsidRPr="006F178A">
        <w:rPr>
          <w:rtl/>
        </w:rPr>
        <w:t xml:space="preserve"> שמע לזקנים ואל תשמע לילדים, שבנין ילדים סתירה וסתירת זקנים בנין, </w:t>
      </w:r>
      <w:r w:rsidRPr="001C1498">
        <w:rPr>
          <w:rStyle w:val="affffe"/>
          <w:rtl/>
        </w:rPr>
        <w:t>וסימן לדבר: רחבעם בן שלמה.</w:t>
      </w:r>
    </w:p>
    <w:p w14:paraId="2EA02D70" w14:textId="37DF4FBC" w:rsidR="0090740B" w:rsidRPr="00C14A40" w:rsidRDefault="003E2DCC" w:rsidP="0090740B">
      <w:pPr>
        <w:pStyle w:val="38"/>
        <w:framePr w:wrap="notBeside"/>
        <w:rPr>
          <w:rtl/>
        </w:rPr>
      </w:pPr>
      <w:r w:rsidRPr="00C14A40">
        <w:rPr>
          <w:rFonts w:hint="cs"/>
          <w:rtl/>
        </w:rPr>
        <w:t>רשבדר</w:t>
      </w:r>
      <w:r w:rsidRPr="00C14A40">
        <w:rPr>
          <w:rtl/>
        </w:rPr>
        <w:t>"</w:t>
      </w:r>
      <w:r w:rsidRPr="00C14A40">
        <w:rPr>
          <w:rFonts w:hint="cs"/>
          <w:rtl/>
        </w:rPr>
        <w:t>א</w:t>
      </w:r>
      <w:r w:rsidRPr="00C14A40">
        <w:rPr>
          <w:rtl/>
        </w:rPr>
        <w:t xml:space="preserve"> </w:t>
      </w:r>
    </w:p>
    <w:p w14:paraId="68057059" w14:textId="67C5E99D" w:rsidR="003E2DCC" w:rsidRPr="006F178A" w:rsidRDefault="003E2DCC" w:rsidP="003E2DCC">
      <w:pPr>
        <w:rPr>
          <w:rtl/>
        </w:rPr>
      </w:pPr>
      <w:r w:rsidRPr="006F178A">
        <w:rPr>
          <w:rtl/>
        </w:rPr>
        <w:t xml:space="preserve">ליסעוד </w:t>
      </w:r>
      <w:r w:rsidR="001C1498">
        <w:rPr>
          <w:rFonts w:hint="cs"/>
          <w:rtl/>
        </w:rPr>
        <w:t xml:space="preserve">חולה </w:t>
      </w:r>
      <w:r w:rsidRPr="006F178A">
        <w:rPr>
          <w:rtl/>
        </w:rPr>
        <w:t xml:space="preserve">לא </w:t>
      </w:r>
      <w:r w:rsidRPr="006F178A">
        <w:rPr>
          <w:rFonts w:hint="cs"/>
          <w:rtl/>
        </w:rPr>
        <w:t xml:space="preserve">ג' שעות ראשונות ולא בג' אחרונות שלא יסיח דעתו מן הרחמים </w:t>
      </w:r>
    </w:p>
    <w:p w14:paraId="33B400EA" w14:textId="0E33BA24" w:rsidR="003E2DCC" w:rsidRPr="006F178A" w:rsidRDefault="003E2DCC" w:rsidP="008B1B1A">
      <w:pPr>
        <w:spacing w:after="60"/>
        <w:rPr>
          <w:rtl/>
        </w:rPr>
      </w:pPr>
      <w:r w:rsidRPr="006F178A">
        <w:rPr>
          <w:rFonts w:hint="cs"/>
          <w:rtl/>
        </w:rPr>
        <w:t xml:space="preserve">ג' שעות ראשונות </w:t>
      </w:r>
      <w:r w:rsidR="003A494E">
        <w:rPr>
          <w:rtl/>
        </w:rPr>
        <w:t>–</w:t>
      </w:r>
      <w:r w:rsidRPr="006F178A">
        <w:rPr>
          <w:rtl/>
        </w:rPr>
        <w:t xml:space="preserve"> </w:t>
      </w:r>
      <w:r w:rsidR="003A494E">
        <w:rPr>
          <w:rFonts w:hint="cs"/>
          <w:rtl/>
        </w:rPr>
        <w:t>מיושבת דעתו</w:t>
      </w:r>
      <w:r w:rsidRPr="006F178A">
        <w:rPr>
          <w:rtl/>
        </w:rPr>
        <w:t xml:space="preserve"> </w:t>
      </w:r>
      <w:r w:rsidRPr="006F178A">
        <w:rPr>
          <w:rFonts w:hint="cs"/>
          <w:rtl/>
        </w:rPr>
        <w:t xml:space="preserve">אחרונות </w:t>
      </w:r>
      <w:r w:rsidRPr="006F178A">
        <w:rPr>
          <w:rtl/>
        </w:rPr>
        <w:t>- תקיף חולש</w:t>
      </w:r>
      <w:r w:rsidR="003A494E">
        <w:rPr>
          <w:rFonts w:hint="cs"/>
          <w:rtl/>
        </w:rPr>
        <w:t>תו</w:t>
      </w:r>
      <w:r w:rsidRPr="006F178A">
        <w:rPr>
          <w:rtl/>
        </w:rPr>
        <w:t>.</w:t>
      </w:r>
    </w:p>
    <w:p w14:paraId="0B91CF2F" w14:textId="29B4BF79" w:rsidR="0090740B" w:rsidRPr="00C14A40" w:rsidRDefault="003E2DCC" w:rsidP="0090740B">
      <w:pPr>
        <w:pStyle w:val="38"/>
        <w:framePr w:wrap="notBeside"/>
        <w:rPr>
          <w:rtl/>
        </w:rPr>
      </w:pPr>
      <w:r w:rsidRPr="00C14A40">
        <w:rPr>
          <w:rFonts w:hint="cs"/>
          <w:rtl/>
        </w:rPr>
        <w:t>מ</w:t>
      </w:r>
      <w:r w:rsidRPr="00C14A40">
        <w:rPr>
          <w:rtl/>
        </w:rPr>
        <w:t xml:space="preserve">רב: </w:t>
      </w:r>
    </w:p>
    <w:p w14:paraId="1B93F125" w14:textId="44EB225B" w:rsidR="003E2DCC" w:rsidRPr="006F178A" w:rsidRDefault="003E2DCC" w:rsidP="008B1B1A">
      <w:pPr>
        <w:spacing w:after="60"/>
        <w:rPr>
          <w:rtl/>
        </w:rPr>
      </w:pPr>
      <w:r w:rsidRPr="006F178A">
        <w:rPr>
          <w:rtl/>
        </w:rPr>
        <w:t>הקב"ה זן את החולה</w:t>
      </w:r>
      <w:r w:rsidR="003A494E">
        <w:rPr>
          <w:rFonts w:hint="cs"/>
          <w:rtl/>
        </w:rPr>
        <w:t xml:space="preserve"> ד</w:t>
      </w:r>
      <w:r w:rsidRPr="00A824E4">
        <w:rPr>
          <w:rStyle w:val="affffa"/>
          <w:rtl/>
        </w:rPr>
        <w:t>'</w:t>
      </w:r>
      <w:r w:rsidRPr="003A494E">
        <w:rPr>
          <w:rStyle w:val="affffa"/>
          <w:rtl/>
        </w:rPr>
        <w:t>יי' יסעדנו על ערש דוי וגו'.</w:t>
      </w:r>
    </w:p>
    <w:p w14:paraId="0D93B447" w14:textId="4F81832E" w:rsidR="0090740B" w:rsidRPr="00C14A40" w:rsidRDefault="003E2DCC" w:rsidP="0090740B">
      <w:pPr>
        <w:pStyle w:val="38"/>
        <w:framePr w:wrap="notBeside"/>
        <w:rPr>
          <w:rtl/>
        </w:rPr>
      </w:pPr>
      <w:r w:rsidRPr="00C14A40">
        <w:rPr>
          <w:rFonts w:hint="eastAsia"/>
          <w:rtl/>
        </w:rPr>
        <w:t>מ</w:t>
      </w:r>
      <w:r w:rsidRPr="00C14A40">
        <w:rPr>
          <w:rtl/>
        </w:rPr>
        <w:t xml:space="preserve">רב: </w:t>
      </w:r>
    </w:p>
    <w:p w14:paraId="1596CDA5" w14:textId="52868471" w:rsidR="003E2DCC" w:rsidRPr="00980089" w:rsidRDefault="003E2DCC" w:rsidP="003E2DCC">
      <w:pPr>
        <w:rPr>
          <w:spacing w:val="-2"/>
          <w:rtl/>
        </w:rPr>
      </w:pPr>
      <w:r w:rsidRPr="00980089">
        <w:rPr>
          <w:spacing w:val="-2"/>
          <w:rtl/>
        </w:rPr>
        <w:t>שכינה שרויה למעלה ממטת חולה</w:t>
      </w:r>
      <w:r w:rsidR="003A494E">
        <w:rPr>
          <w:rFonts w:hint="cs"/>
          <w:spacing w:val="-2"/>
          <w:rtl/>
        </w:rPr>
        <w:t xml:space="preserve"> </w:t>
      </w:r>
      <w:r w:rsidR="003A494E" w:rsidRPr="003A494E">
        <w:rPr>
          <w:rStyle w:val="affffa"/>
          <w:rFonts w:hint="cs"/>
          <w:rtl/>
        </w:rPr>
        <w:t>ד</w:t>
      </w:r>
      <w:r w:rsidRPr="003A494E">
        <w:rPr>
          <w:rStyle w:val="affffa"/>
          <w:rtl/>
        </w:rPr>
        <w:t>יי' יסעדנו על ערש דוי'.</w:t>
      </w:r>
    </w:p>
    <w:p w14:paraId="5C5EF880" w14:textId="77777777" w:rsidR="006666DF" w:rsidRPr="00C14A40" w:rsidRDefault="003E2DCC" w:rsidP="0090740B">
      <w:pPr>
        <w:pStyle w:val="38"/>
        <w:framePr w:wrap="notBeside"/>
        <w:rPr>
          <w:rtl/>
        </w:rPr>
      </w:pPr>
      <w:r w:rsidRPr="00C14A40">
        <w:rPr>
          <w:rFonts w:hint="cs"/>
          <w:rtl/>
        </w:rPr>
        <w:t>ותנ</w:t>
      </w:r>
      <w:r w:rsidRPr="00C14A40">
        <w:rPr>
          <w:rtl/>
        </w:rPr>
        <w:t>"</w:t>
      </w:r>
      <w:r w:rsidRPr="00C14A40">
        <w:rPr>
          <w:rFonts w:hint="cs"/>
          <w:rtl/>
        </w:rPr>
        <w:t>ה</w:t>
      </w:r>
      <w:r w:rsidRPr="00C14A40">
        <w:rPr>
          <w:rtl/>
        </w:rPr>
        <w:t>:</w:t>
      </w:r>
    </w:p>
    <w:p w14:paraId="555BE511" w14:textId="5811BA30" w:rsidR="003E2DCC" w:rsidRPr="006F178A" w:rsidRDefault="003E2DCC" w:rsidP="0090740B">
      <w:pPr>
        <w:spacing w:after="60"/>
        <w:rPr>
          <w:rtl/>
        </w:rPr>
      </w:pPr>
      <w:r w:rsidRPr="006F178A">
        <w:rPr>
          <w:rtl/>
        </w:rPr>
        <w:t xml:space="preserve">הנכנס לבקר את החולה, לא ישב </w:t>
      </w:r>
      <w:r w:rsidR="006D7AAD">
        <w:rPr>
          <w:rFonts w:hint="cs"/>
          <w:rtl/>
        </w:rPr>
        <w:t>ע</w:t>
      </w:r>
      <w:r w:rsidR="0075729B">
        <w:rPr>
          <w:rtl/>
        </w:rPr>
        <w:t>"</w:t>
      </w:r>
      <w:r w:rsidR="006D7AAD">
        <w:rPr>
          <w:rFonts w:hint="cs"/>
          <w:rtl/>
        </w:rPr>
        <w:t>ג</w:t>
      </w:r>
      <w:r w:rsidRPr="006F178A">
        <w:rPr>
          <w:rtl/>
        </w:rPr>
        <w:t xml:space="preserve"> מטה</w:t>
      </w:r>
      <w:r w:rsidR="006D7AAD">
        <w:rPr>
          <w:rFonts w:hint="cs"/>
          <w:rtl/>
        </w:rPr>
        <w:t>,</w:t>
      </w:r>
      <w:r w:rsidRPr="006F178A">
        <w:rPr>
          <w:rtl/>
        </w:rPr>
        <w:t xml:space="preserve"> ספסל</w:t>
      </w:r>
      <w:r w:rsidR="006D7AAD">
        <w:rPr>
          <w:rFonts w:hint="cs"/>
          <w:rtl/>
        </w:rPr>
        <w:t>,</w:t>
      </w:r>
      <w:r w:rsidRPr="006F178A">
        <w:rPr>
          <w:rtl/>
        </w:rPr>
        <w:t xml:space="preserve"> כסא, אלא מתעטף ויושב ע"ג קרקע, מפני שהשכינה שרויה למעלה ממטתו של חולה, </w:t>
      </w:r>
      <w:r w:rsidR="006D7AAD">
        <w:rPr>
          <w:rFonts w:hint="cs"/>
          <w:rtl/>
        </w:rPr>
        <w:t>ד</w:t>
      </w:r>
      <w:r w:rsidRPr="006D7AAD">
        <w:rPr>
          <w:rStyle w:val="affffa"/>
          <w:rFonts w:hint="cs"/>
          <w:rtl/>
        </w:rPr>
        <w:t>'</w:t>
      </w:r>
      <w:r w:rsidRPr="006D7AAD">
        <w:rPr>
          <w:rStyle w:val="affffa"/>
          <w:rtl/>
        </w:rPr>
        <w:t>יי' יסעדנו על ערש דוי</w:t>
      </w:r>
      <w:r w:rsidRPr="006D7AAD">
        <w:rPr>
          <w:rStyle w:val="affffa"/>
          <w:rFonts w:hint="cs"/>
          <w:rtl/>
        </w:rPr>
        <w:t>'</w:t>
      </w:r>
      <w:r w:rsidRPr="006D7AAD">
        <w:rPr>
          <w:rStyle w:val="affffa"/>
          <w:rtl/>
        </w:rPr>
        <w:t>.</w:t>
      </w:r>
    </w:p>
    <w:p w14:paraId="6444A7E0" w14:textId="7F9AE51C" w:rsidR="006666DF" w:rsidRPr="00C14A40" w:rsidRDefault="003E2DCC" w:rsidP="0090740B">
      <w:pPr>
        <w:pStyle w:val="38"/>
        <w:framePr w:wrap="notBeside"/>
        <w:rPr>
          <w:rtl/>
        </w:rPr>
      </w:pPr>
      <w:r w:rsidRPr="00C14A40">
        <w:rPr>
          <w:rFonts w:hint="eastAsia"/>
          <w:rtl/>
        </w:rPr>
        <w:t>מ</w:t>
      </w:r>
      <w:r w:rsidRPr="00C14A40">
        <w:rPr>
          <w:rtl/>
        </w:rPr>
        <w:t>רב:</w:t>
      </w:r>
    </w:p>
    <w:p w14:paraId="416FAADF" w14:textId="6ED98BF8" w:rsidR="003E2DCC" w:rsidRPr="00980089" w:rsidRDefault="003E2DCC" w:rsidP="003E2DCC">
      <w:pPr>
        <w:rPr>
          <w:spacing w:val="-2"/>
          <w:rtl/>
        </w:rPr>
      </w:pPr>
      <w:r w:rsidRPr="00707C25">
        <w:rPr>
          <w:rStyle w:val="affffc"/>
          <w:rtl/>
        </w:rPr>
        <w:t>מטר ב</w:t>
      </w:r>
      <w:r w:rsidR="0039188C" w:rsidRPr="00707C25">
        <w:rPr>
          <w:rStyle w:val="affffc"/>
          <w:rFonts w:hint="cs"/>
          <w:rtl/>
        </w:rPr>
        <w:t>א</w:t>
      </w:r>
      <w:r w:rsidR="0075729B">
        <w:rPr>
          <w:rStyle w:val="affffc"/>
          <w:rtl/>
        </w:rPr>
        <w:t>"</w:t>
      </w:r>
      <w:r w:rsidR="0039188C" w:rsidRPr="00707C25">
        <w:rPr>
          <w:rStyle w:val="affffc"/>
          <w:rFonts w:hint="cs"/>
          <w:rtl/>
        </w:rPr>
        <w:t>י</w:t>
      </w:r>
      <w:r w:rsidRPr="00707C25">
        <w:rPr>
          <w:rStyle w:val="affffc"/>
          <w:rtl/>
        </w:rPr>
        <w:t xml:space="preserve"> </w:t>
      </w:r>
      <w:r w:rsidR="00B905A7" w:rsidRPr="00707C25">
        <w:rPr>
          <w:rStyle w:val="affffc"/>
          <w:rFonts w:hint="cs"/>
          <w:rtl/>
        </w:rPr>
        <w:t>ו</w:t>
      </w:r>
      <w:r w:rsidR="0039188C" w:rsidRPr="00707C25">
        <w:rPr>
          <w:rStyle w:val="affffc"/>
          <w:rFonts w:hint="cs"/>
          <w:rtl/>
        </w:rPr>
        <w:t>עד</w:t>
      </w:r>
      <w:r w:rsidR="00707C25" w:rsidRPr="00707C25">
        <w:rPr>
          <w:rStyle w:val="affffc"/>
          <w:rFonts w:hint="cs"/>
          <w:rtl/>
        </w:rPr>
        <w:t>ו</w:t>
      </w:r>
      <w:r w:rsidR="0039188C" w:rsidRPr="00707C25">
        <w:rPr>
          <w:rStyle w:val="affffc"/>
          <w:rFonts w:hint="cs"/>
          <w:rtl/>
        </w:rPr>
        <w:t xml:space="preserve"> </w:t>
      </w:r>
      <w:r w:rsidR="00B905A7" w:rsidRPr="00707C25">
        <w:rPr>
          <w:rStyle w:val="affffc"/>
          <w:rFonts w:hint="cs"/>
          <w:rtl/>
        </w:rPr>
        <w:t xml:space="preserve">בנהר </w:t>
      </w:r>
      <w:r w:rsidR="0039188C" w:rsidRPr="00707C25">
        <w:rPr>
          <w:rStyle w:val="affffc"/>
          <w:rFonts w:hint="cs"/>
          <w:rtl/>
        </w:rPr>
        <w:t>פרת</w:t>
      </w:r>
      <w:r w:rsidR="0039188C">
        <w:rPr>
          <w:rFonts w:hint="cs"/>
          <w:spacing w:val="-2"/>
          <w:rtl/>
        </w:rPr>
        <w:t xml:space="preserve"> </w:t>
      </w:r>
      <w:r w:rsidR="0039188C" w:rsidRPr="00B905A7">
        <w:rPr>
          <w:rStyle w:val="affffe"/>
          <w:rFonts w:hint="cs"/>
          <w:rtl/>
        </w:rPr>
        <w:t xml:space="preserve">וחלק על שמואל </w:t>
      </w:r>
      <w:r w:rsidR="0039188C">
        <w:rPr>
          <w:rFonts w:hint="cs"/>
          <w:spacing w:val="-2"/>
          <w:rtl/>
        </w:rPr>
        <w:t>ש</w:t>
      </w:r>
      <w:r w:rsidRPr="00980089">
        <w:rPr>
          <w:spacing w:val="-2"/>
          <w:rtl/>
        </w:rPr>
        <w:t>נהר מ</w:t>
      </w:r>
      <w:r w:rsidRPr="00980089">
        <w:rPr>
          <w:rFonts w:hint="eastAsia"/>
          <w:spacing w:val="-2"/>
          <w:rtl/>
        </w:rPr>
        <w:t>מקורו</w:t>
      </w:r>
      <w:r w:rsidR="0075729B">
        <w:rPr>
          <w:spacing w:val="-2"/>
          <w:rtl/>
        </w:rPr>
        <w:t xml:space="preserve"> </w:t>
      </w:r>
      <w:r w:rsidRPr="00980089">
        <w:rPr>
          <w:spacing w:val="-2"/>
          <w:rtl/>
        </w:rPr>
        <w:t>מתברך.</w:t>
      </w:r>
    </w:p>
    <w:p w14:paraId="73FB03DA" w14:textId="23A235AB" w:rsidR="003E2DCC" w:rsidRPr="006F178A" w:rsidRDefault="003E2DCC" w:rsidP="008B1B1A">
      <w:pPr>
        <w:spacing w:after="60"/>
        <w:rPr>
          <w:rtl/>
        </w:rPr>
      </w:pPr>
      <w:r w:rsidRPr="00705BF6">
        <w:rPr>
          <w:rStyle w:val="affffe"/>
          <w:rtl/>
        </w:rPr>
        <w:t>ופליגא דשמואל אדשמואל</w:t>
      </w:r>
      <w:r w:rsidRPr="00705BF6">
        <w:rPr>
          <w:rStyle w:val="affffe"/>
          <w:rFonts w:hint="cs"/>
          <w:rtl/>
        </w:rPr>
        <w:t xml:space="preserve"> </w:t>
      </w:r>
      <w:r w:rsidR="00705BF6">
        <w:rPr>
          <w:rFonts w:hint="cs"/>
          <w:rtl/>
        </w:rPr>
        <w:t>ש</w:t>
      </w:r>
      <w:r w:rsidRPr="006F178A">
        <w:rPr>
          <w:rtl/>
        </w:rPr>
        <w:t>אין המים מטהרין בזוחלין</w:t>
      </w:r>
      <w:r w:rsidRPr="006F178A">
        <w:rPr>
          <w:rFonts w:hint="cs"/>
          <w:rtl/>
        </w:rPr>
        <w:t xml:space="preserve"> אלא פרת בימי תשרי בלבד</w:t>
      </w:r>
      <w:r w:rsidR="00707C25">
        <w:rPr>
          <w:rFonts w:hint="cs"/>
          <w:rtl/>
        </w:rPr>
        <w:t>,</w:t>
      </w:r>
      <w:r w:rsidRPr="006F178A">
        <w:rPr>
          <w:rFonts w:hint="cs"/>
          <w:rtl/>
        </w:rPr>
        <w:t xml:space="preserve"> </w:t>
      </w:r>
      <w:r w:rsidR="00F207FE">
        <w:rPr>
          <w:rFonts w:hint="cs"/>
          <w:rtl/>
        </w:rPr>
        <w:t xml:space="preserve">דחיישי' דרבו הנוטפין על הזוחלין </w:t>
      </w:r>
    </w:p>
    <w:p w14:paraId="7FCFB009" w14:textId="77777777" w:rsidR="003E2DCC" w:rsidRPr="006F178A" w:rsidRDefault="003E2DCC" w:rsidP="00A522DC">
      <w:pPr>
        <w:pStyle w:val="a3"/>
        <w:framePr w:wrap="around"/>
        <w:rPr>
          <w:rtl/>
        </w:rPr>
      </w:pPr>
      <w:r w:rsidRPr="006F178A">
        <w:rPr>
          <w:rtl/>
        </w:rPr>
        <w:t xml:space="preserve">מ: </w:t>
      </w:r>
    </w:p>
    <w:p w14:paraId="2E53FB26" w14:textId="6F217489" w:rsidR="0090740B" w:rsidRPr="00C14A40" w:rsidRDefault="003E2DCC" w:rsidP="0090740B">
      <w:pPr>
        <w:pStyle w:val="38"/>
        <w:framePr w:wrap="notBeside"/>
        <w:rPr>
          <w:rtl/>
        </w:rPr>
      </w:pPr>
      <w:r w:rsidRPr="00C14A40">
        <w:rPr>
          <w:rtl/>
        </w:rPr>
        <w:t xml:space="preserve">אבוה דשמואל </w:t>
      </w:r>
    </w:p>
    <w:p w14:paraId="660DD3B6" w14:textId="77777777" w:rsidR="006666DF" w:rsidRDefault="003E2DCC" w:rsidP="00DF426F">
      <w:pPr>
        <w:rPr>
          <w:spacing w:val="-4"/>
          <w:rtl/>
        </w:rPr>
      </w:pPr>
      <w:r w:rsidRPr="00F207FE">
        <w:rPr>
          <w:rtl/>
        </w:rPr>
        <w:t>ע</w:t>
      </w:r>
      <w:r w:rsidRPr="00980089">
        <w:rPr>
          <w:rFonts w:ascii="Fb Fontext" w:hAnsi="Fb Fontext" w:hint="eastAsia"/>
          <w:spacing w:val="-4"/>
          <w:rtl/>
        </w:rPr>
        <w:t>שה</w:t>
      </w:r>
      <w:r w:rsidRPr="00980089">
        <w:rPr>
          <w:rFonts w:ascii="Fb Fontext" w:hAnsi="Fb Fontext"/>
          <w:spacing w:val="-4"/>
          <w:rtl/>
        </w:rPr>
        <w:t xml:space="preserve"> מקוואות לבנותיו בימי ניסן,</w:t>
      </w:r>
      <w:r w:rsidR="003C49B3" w:rsidRPr="0073169E">
        <w:rPr>
          <w:rStyle w:val="afffff0"/>
          <w:rFonts w:hint="cs"/>
          <w:rtl/>
        </w:rPr>
        <w:t xml:space="preserve"> </w:t>
      </w:r>
      <w:r w:rsidR="00DF426F">
        <w:rPr>
          <w:rStyle w:val="afffff0"/>
          <w:rFonts w:hint="cs"/>
          <w:rtl/>
        </w:rPr>
        <w:t>ש</w:t>
      </w:r>
      <w:r w:rsidR="003C49B3" w:rsidRPr="0073169E">
        <w:rPr>
          <w:rStyle w:val="afffff0"/>
          <w:rFonts w:hint="cs"/>
          <w:rtl/>
        </w:rPr>
        <w:t>חשש מהפשרת שלגים לזוחלין</w:t>
      </w:r>
      <w:r w:rsidR="00DF426F">
        <w:rPr>
          <w:rFonts w:ascii="Fb Fontext" w:hAnsi="Fb Fontext" w:hint="cs"/>
          <w:spacing w:val="-4"/>
          <w:rtl/>
        </w:rPr>
        <w:t>,</w:t>
      </w:r>
      <w:r w:rsidRPr="00980089">
        <w:rPr>
          <w:rFonts w:ascii="Fb Fontext" w:hAnsi="Fb Fontext"/>
          <w:spacing w:val="-4"/>
          <w:rtl/>
        </w:rPr>
        <w:t xml:space="preserve"> ומ</w:t>
      </w:r>
      <w:r w:rsidR="00453B00">
        <w:rPr>
          <w:rFonts w:ascii="Fb Fontext" w:hAnsi="Fb Fontext" w:hint="cs"/>
          <w:spacing w:val="-4"/>
          <w:rtl/>
        </w:rPr>
        <w:t>חצלאות בימי</w:t>
      </w:r>
      <w:r w:rsidRPr="00980089">
        <w:rPr>
          <w:rFonts w:ascii="Fb Fontext" w:hAnsi="Fb Fontext"/>
          <w:spacing w:val="-4"/>
          <w:rtl/>
        </w:rPr>
        <w:t xml:space="preserve"> תשרי</w:t>
      </w:r>
      <w:r w:rsidR="00453B00">
        <w:rPr>
          <w:rFonts w:ascii="Fb Fontext" w:hAnsi="Fb Fontext" w:hint="cs"/>
          <w:spacing w:val="-4"/>
          <w:rtl/>
        </w:rPr>
        <w:t xml:space="preserve"> </w:t>
      </w:r>
      <w:r w:rsidRPr="00453B00">
        <w:rPr>
          <w:rStyle w:val="afffff0"/>
          <w:rtl/>
        </w:rPr>
        <w:t xml:space="preserve">[שלא </w:t>
      </w:r>
      <w:r w:rsidRPr="00453B00">
        <w:rPr>
          <w:rStyle w:val="afffff0"/>
          <w:rFonts w:hint="eastAsia"/>
          <w:rtl/>
        </w:rPr>
        <w:t>יחצוץ</w:t>
      </w:r>
      <w:r w:rsidRPr="00453B00">
        <w:rPr>
          <w:rStyle w:val="afffff0"/>
          <w:rtl/>
        </w:rPr>
        <w:t xml:space="preserve"> </w:t>
      </w:r>
      <w:r w:rsidRPr="00453B00">
        <w:rPr>
          <w:rStyle w:val="afffff0"/>
          <w:rFonts w:hint="eastAsia"/>
          <w:rtl/>
        </w:rPr>
        <w:t>הטיט</w:t>
      </w:r>
      <w:r w:rsidRPr="00453B00">
        <w:rPr>
          <w:rStyle w:val="afffff0"/>
          <w:rtl/>
        </w:rPr>
        <w:t xml:space="preserve"> </w:t>
      </w:r>
      <w:r w:rsidRPr="00453B00">
        <w:rPr>
          <w:rStyle w:val="afffff0"/>
          <w:rFonts w:hint="eastAsia"/>
          <w:rtl/>
        </w:rPr>
        <w:t>ברגליהן</w:t>
      </w:r>
      <w:r w:rsidRPr="00453B00">
        <w:rPr>
          <w:rStyle w:val="afffff0"/>
          <w:rtl/>
        </w:rPr>
        <w:t>]</w:t>
      </w:r>
      <w:r w:rsidRPr="00980089">
        <w:rPr>
          <w:rFonts w:ascii="Fb Fontext" w:hAnsi="Fb Fontext"/>
          <w:spacing w:val="-4"/>
          <w:rtl/>
        </w:rPr>
        <w:t>.</w:t>
      </w:r>
    </w:p>
    <w:p w14:paraId="1135E591" w14:textId="7BE73250"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78DF96D4" w14:textId="77777777" w:rsidR="0090740B" w:rsidRPr="00C14A40" w:rsidRDefault="003E2DCC" w:rsidP="0090740B">
      <w:pPr>
        <w:pStyle w:val="38"/>
        <w:framePr w:wrap="notBeside"/>
        <w:rPr>
          <w:rFonts w:hint="cs"/>
          <w:rtl/>
        </w:rPr>
      </w:pPr>
      <w:r w:rsidRPr="00C14A40">
        <w:rPr>
          <w:rFonts w:hint="cs"/>
          <w:rtl/>
        </w:rPr>
        <w:t>מ</w:t>
      </w:r>
      <w:r w:rsidRPr="00C14A40">
        <w:rPr>
          <w:rtl/>
        </w:rPr>
        <w:t xml:space="preserve">רב: </w:t>
      </w:r>
    </w:p>
    <w:p w14:paraId="5BB4A991" w14:textId="58776EB9" w:rsidR="003E2DCC" w:rsidRPr="006F178A" w:rsidRDefault="003E2DCC" w:rsidP="003E2DCC">
      <w:pPr>
        <w:rPr>
          <w:rtl/>
        </w:rPr>
      </w:pPr>
      <w:r w:rsidRPr="00FA67B8">
        <w:rPr>
          <w:rStyle w:val="affffa"/>
          <w:rFonts w:hint="cs"/>
          <w:rtl/>
        </w:rPr>
        <w:t>'</w:t>
      </w:r>
      <w:r w:rsidRPr="00FA67B8">
        <w:rPr>
          <w:rStyle w:val="affffa"/>
          <w:rtl/>
        </w:rPr>
        <w:t xml:space="preserve">ואתה בן אדם עשה לך </w:t>
      </w:r>
      <w:r w:rsidRPr="00246B2B">
        <w:rPr>
          <w:rStyle w:val="affffc"/>
          <w:rtl/>
        </w:rPr>
        <w:t>כלי גולה</w:t>
      </w:r>
      <w:r w:rsidRPr="00FA67B8">
        <w:rPr>
          <w:rStyle w:val="affffa"/>
          <w:rtl/>
        </w:rPr>
        <w:t>'</w:t>
      </w:r>
      <w:r w:rsidR="002059F2">
        <w:rPr>
          <w:rFonts w:ascii="Fb Fontext" w:hAnsi="Fb Fontext" w:hint="cs"/>
          <w:rtl/>
        </w:rPr>
        <w:t>-</w:t>
      </w:r>
      <w:r w:rsidRPr="006F178A">
        <w:rPr>
          <w:rFonts w:ascii="Fb Fontext" w:hAnsi="Fb Fontext"/>
          <w:rtl/>
        </w:rPr>
        <w:t xml:space="preserve"> זו נר וקערה</w:t>
      </w:r>
      <w:r w:rsidRPr="006F178A">
        <w:rPr>
          <w:rFonts w:ascii="Fb Fontext" w:hAnsi="Fb Fontext" w:hint="cs"/>
          <w:rtl/>
        </w:rPr>
        <w:t xml:space="preserve"> ושטיח</w:t>
      </w:r>
    </w:p>
    <w:p w14:paraId="3CD9FADD" w14:textId="77777777" w:rsidR="003E2DCC" w:rsidRPr="006F178A" w:rsidRDefault="003E2DCC" w:rsidP="00A522DC">
      <w:pPr>
        <w:pStyle w:val="a3"/>
        <w:framePr w:wrap="around"/>
        <w:rPr>
          <w:rtl/>
        </w:rPr>
      </w:pPr>
      <w:r w:rsidRPr="006F178A">
        <w:rPr>
          <w:rtl/>
        </w:rPr>
        <w:t>מא.</w:t>
      </w:r>
    </w:p>
    <w:p w14:paraId="1179CC4D" w14:textId="45103D71" w:rsidR="003E2DCC" w:rsidRPr="006F178A" w:rsidRDefault="003E2DCC" w:rsidP="003E2DCC">
      <w:pPr>
        <w:rPr>
          <w:rtl/>
        </w:rPr>
      </w:pPr>
      <w:r w:rsidRPr="0063694C">
        <w:rPr>
          <w:rStyle w:val="affffa"/>
          <w:rFonts w:hint="cs"/>
          <w:rtl/>
        </w:rPr>
        <w:t>'</w:t>
      </w:r>
      <w:r w:rsidRPr="0063694C">
        <w:rPr>
          <w:rStyle w:val="affffa"/>
          <w:rtl/>
        </w:rPr>
        <w:t>בחוסר כל</w:t>
      </w:r>
      <w:r w:rsidRPr="0063694C">
        <w:rPr>
          <w:rStyle w:val="affffa"/>
          <w:rFonts w:hint="cs"/>
          <w:rtl/>
        </w:rPr>
        <w:t>'</w:t>
      </w:r>
      <w:r w:rsidRPr="0063694C">
        <w:rPr>
          <w:rStyle w:val="affffa"/>
          <w:rtl/>
        </w:rPr>
        <w:t xml:space="preserve"> </w:t>
      </w:r>
      <w:r w:rsidRPr="006F178A">
        <w:rPr>
          <w:rFonts w:ascii="Fb Fontext" w:hAnsi="Fb Fontext"/>
          <w:rtl/>
        </w:rPr>
        <w:t>–</w:t>
      </w:r>
      <w:r w:rsidRPr="00FA67B8">
        <w:rPr>
          <w:rStyle w:val="affffe"/>
          <w:rFonts w:hint="cs"/>
          <w:rtl/>
        </w:rPr>
        <w:t>מרב</w:t>
      </w:r>
      <w:r w:rsidRPr="00FA67B8">
        <w:rPr>
          <w:rStyle w:val="affffe"/>
          <w:rtl/>
        </w:rPr>
        <w:t xml:space="preserve">: </w:t>
      </w:r>
      <w:r w:rsidRPr="006F178A">
        <w:rPr>
          <w:rFonts w:ascii="Fb Fontext" w:hAnsi="Fb Fontext"/>
          <w:rtl/>
        </w:rPr>
        <w:t xml:space="preserve">בלא </w:t>
      </w:r>
      <w:r w:rsidRPr="00295E41">
        <w:rPr>
          <w:rStyle w:val="afffa"/>
          <w:rtl/>
        </w:rPr>
        <w:t>נר</w:t>
      </w:r>
      <w:r w:rsidRPr="006F178A">
        <w:rPr>
          <w:rFonts w:ascii="Fb Fontext" w:hAnsi="Fb Fontext"/>
          <w:rtl/>
        </w:rPr>
        <w:t xml:space="preserve"> ובלא </w:t>
      </w:r>
      <w:r w:rsidRPr="00295E41">
        <w:rPr>
          <w:rStyle w:val="afffa"/>
          <w:rtl/>
        </w:rPr>
        <w:t>שלחן</w:t>
      </w:r>
      <w:r w:rsidRPr="006F178A">
        <w:rPr>
          <w:rFonts w:ascii="Fb Fontext" w:hAnsi="Fb Fontext"/>
          <w:rtl/>
        </w:rPr>
        <w:t xml:space="preserve">, </w:t>
      </w:r>
    </w:p>
    <w:p w14:paraId="31A8FE18" w14:textId="77777777" w:rsidR="0075729B" w:rsidRDefault="003E2DCC" w:rsidP="002059F2">
      <w:pPr>
        <w:ind w:left="623" w:firstLine="57"/>
        <w:rPr>
          <w:rtl/>
        </w:rPr>
      </w:pPr>
      <w:r w:rsidRPr="00FA67B8">
        <w:rPr>
          <w:rStyle w:val="affffe"/>
          <w:rFonts w:hint="cs"/>
          <w:rtl/>
        </w:rPr>
        <w:t>ר</w:t>
      </w:r>
      <w:r w:rsidRPr="00FA67B8">
        <w:rPr>
          <w:rStyle w:val="affffe"/>
          <w:rtl/>
        </w:rPr>
        <w:t>"</w:t>
      </w:r>
      <w:r w:rsidRPr="00FA67B8">
        <w:rPr>
          <w:rStyle w:val="affffe"/>
          <w:rFonts w:hint="cs"/>
          <w:rtl/>
        </w:rPr>
        <w:t>ח</w:t>
      </w:r>
      <w:r w:rsidRPr="00FA67B8">
        <w:rPr>
          <w:rStyle w:val="affffe"/>
          <w:rtl/>
        </w:rPr>
        <w:t xml:space="preserve">: </w:t>
      </w:r>
      <w:r w:rsidRPr="006F178A">
        <w:rPr>
          <w:rtl/>
        </w:rPr>
        <w:t xml:space="preserve">בלא </w:t>
      </w:r>
      <w:r w:rsidRPr="00295E41">
        <w:rPr>
          <w:rStyle w:val="afffa"/>
          <w:rtl/>
        </w:rPr>
        <w:t>אשה</w:t>
      </w:r>
      <w:r w:rsidRPr="006F178A">
        <w:rPr>
          <w:rtl/>
        </w:rPr>
        <w:t xml:space="preserve">, </w:t>
      </w:r>
      <w:r w:rsidRPr="00FA67B8">
        <w:rPr>
          <w:rStyle w:val="affffe"/>
          <w:rtl/>
        </w:rPr>
        <w:t>ר"</w:t>
      </w:r>
      <w:r w:rsidRPr="00FA67B8">
        <w:rPr>
          <w:rStyle w:val="affffe"/>
          <w:rFonts w:hint="cs"/>
          <w:rtl/>
        </w:rPr>
        <w:t>ש</w:t>
      </w:r>
      <w:r w:rsidRPr="00FA67B8">
        <w:rPr>
          <w:rStyle w:val="affffe"/>
          <w:rtl/>
        </w:rPr>
        <w:t xml:space="preserve">: </w:t>
      </w:r>
      <w:r w:rsidRPr="006F178A">
        <w:rPr>
          <w:rtl/>
        </w:rPr>
        <w:t xml:space="preserve">בלא </w:t>
      </w:r>
      <w:r w:rsidRPr="00295E41">
        <w:rPr>
          <w:rStyle w:val="afffa"/>
          <w:rtl/>
        </w:rPr>
        <w:t>שמש</w:t>
      </w:r>
      <w:r w:rsidRPr="006F178A">
        <w:rPr>
          <w:rtl/>
        </w:rPr>
        <w:t xml:space="preserve">, </w:t>
      </w:r>
      <w:r w:rsidRPr="00FA67B8">
        <w:rPr>
          <w:rStyle w:val="affffe"/>
          <w:rtl/>
        </w:rPr>
        <w:t>ר"</w:t>
      </w:r>
      <w:r w:rsidRPr="00FA67B8">
        <w:rPr>
          <w:rStyle w:val="affffe"/>
          <w:rFonts w:hint="cs"/>
          <w:rtl/>
        </w:rPr>
        <w:t>נ</w:t>
      </w:r>
      <w:r w:rsidRPr="00FA67B8">
        <w:rPr>
          <w:rStyle w:val="affffe"/>
          <w:rtl/>
        </w:rPr>
        <w:t>:</w:t>
      </w:r>
      <w:r w:rsidRPr="006F178A">
        <w:rPr>
          <w:rtl/>
        </w:rPr>
        <w:t xml:space="preserve"> בלא </w:t>
      </w:r>
      <w:r w:rsidRPr="00295E41">
        <w:rPr>
          <w:rStyle w:val="afffa"/>
          <w:rtl/>
        </w:rPr>
        <w:t>דעה</w:t>
      </w:r>
      <w:r w:rsidRPr="006F178A">
        <w:rPr>
          <w:rtl/>
        </w:rPr>
        <w:t>.</w:t>
      </w:r>
    </w:p>
    <w:p w14:paraId="6487DED3" w14:textId="2D8064D5" w:rsidR="003E2DCC" w:rsidRPr="006F178A" w:rsidRDefault="003E2DCC" w:rsidP="008B1B1A">
      <w:pPr>
        <w:spacing w:after="60"/>
        <w:ind w:left="453" w:firstLine="170"/>
        <w:rPr>
          <w:rtl/>
        </w:rPr>
      </w:pPr>
      <w:r w:rsidRPr="00FA67B8">
        <w:rPr>
          <w:rStyle w:val="affffe"/>
          <w:rtl/>
        </w:rPr>
        <w:t xml:space="preserve">תנא: </w:t>
      </w:r>
      <w:r w:rsidRPr="006F178A">
        <w:rPr>
          <w:rtl/>
        </w:rPr>
        <w:t>בלא מלח ובלא רבב.</w:t>
      </w:r>
    </w:p>
    <w:p w14:paraId="34F6FD84" w14:textId="4243057B" w:rsidR="006666DF" w:rsidRPr="00C14A40" w:rsidRDefault="003E2DCC" w:rsidP="0090740B">
      <w:pPr>
        <w:pStyle w:val="38"/>
        <w:framePr w:wrap="notBeside"/>
        <w:rPr>
          <w:rtl/>
        </w:rPr>
      </w:pPr>
      <w:r w:rsidRPr="00C14A40">
        <w:rPr>
          <w:rtl/>
        </w:rPr>
        <w:t>אביי, נקטינן:</w:t>
      </w:r>
    </w:p>
    <w:p w14:paraId="4B7C441B" w14:textId="3B7FE813" w:rsidR="003E2DCC" w:rsidRPr="006F178A" w:rsidRDefault="003E2DCC" w:rsidP="003E2DCC">
      <w:pPr>
        <w:rPr>
          <w:rtl/>
        </w:rPr>
      </w:pPr>
      <w:r w:rsidRPr="006F178A">
        <w:rPr>
          <w:rtl/>
        </w:rPr>
        <w:t xml:space="preserve">אין </w:t>
      </w:r>
      <w:r w:rsidRPr="00246B2B">
        <w:rPr>
          <w:rStyle w:val="affffc"/>
          <w:rtl/>
        </w:rPr>
        <w:t>עני</w:t>
      </w:r>
      <w:r w:rsidRPr="006F178A">
        <w:rPr>
          <w:rtl/>
        </w:rPr>
        <w:t xml:space="preserve"> אלא בדעה.</w:t>
      </w:r>
    </w:p>
    <w:p w14:paraId="44BCDE3B" w14:textId="77777777" w:rsidR="0090740B" w:rsidRPr="00C14A40" w:rsidRDefault="003E2DCC" w:rsidP="0090740B">
      <w:pPr>
        <w:pStyle w:val="38"/>
        <w:framePr w:wrap="notBeside"/>
        <w:rPr>
          <w:rFonts w:hint="cs"/>
          <w:rtl/>
        </w:rPr>
      </w:pPr>
      <w:r w:rsidRPr="00C14A40">
        <w:rPr>
          <w:rtl/>
        </w:rPr>
        <w:t xml:space="preserve">במערבא: </w:t>
      </w:r>
    </w:p>
    <w:p w14:paraId="02E9E82B" w14:textId="59411CF8" w:rsidR="00C02F23" w:rsidRDefault="00C02F23" w:rsidP="003E2DCC">
      <w:pPr>
        <w:rPr>
          <w:spacing w:val="-2"/>
          <w:rtl/>
        </w:rPr>
      </w:pPr>
      <w:r>
        <w:rPr>
          <w:rFonts w:hint="cs"/>
          <w:spacing w:val="-2"/>
          <w:rtl/>
        </w:rPr>
        <w:t xml:space="preserve">מי שיש בו דעת </w:t>
      </w:r>
      <w:r w:rsidR="0011109F">
        <w:rPr>
          <w:rFonts w:hint="cs"/>
          <w:spacing w:val="-2"/>
          <w:rtl/>
        </w:rPr>
        <w:t>-</w:t>
      </w:r>
      <w:r>
        <w:rPr>
          <w:rFonts w:hint="cs"/>
          <w:spacing w:val="-2"/>
          <w:rtl/>
        </w:rPr>
        <w:t>הכל בו, מי שאי</w:t>
      </w:r>
      <w:r w:rsidR="0090740B">
        <w:rPr>
          <w:rFonts w:hint="cs"/>
          <w:spacing w:val="-2"/>
          <w:rtl/>
        </w:rPr>
        <w:t>ן</w:t>
      </w:r>
      <w:r>
        <w:rPr>
          <w:rFonts w:hint="cs"/>
          <w:spacing w:val="-2"/>
          <w:rtl/>
        </w:rPr>
        <w:t xml:space="preserve"> לו דעת מה יש לו</w:t>
      </w:r>
      <w:r w:rsidR="0011109F">
        <w:rPr>
          <w:rFonts w:hint="cs"/>
          <w:spacing w:val="-2"/>
          <w:rtl/>
        </w:rPr>
        <w:t>,</w:t>
      </w:r>
      <w:r>
        <w:rPr>
          <w:rFonts w:hint="cs"/>
          <w:spacing w:val="-2"/>
          <w:rtl/>
        </w:rPr>
        <w:t xml:space="preserve"> </w:t>
      </w:r>
    </w:p>
    <w:p w14:paraId="794D9885" w14:textId="191CB61D" w:rsidR="003E2DCC" w:rsidRPr="00980089" w:rsidRDefault="0011109F" w:rsidP="0090740B">
      <w:pPr>
        <w:spacing w:after="60"/>
        <w:rPr>
          <w:spacing w:val="-2"/>
          <w:rtl/>
        </w:rPr>
      </w:pPr>
      <w:r>
        <w:rPr>
          <w:rFonts w:hint="cs"/>
          <w:spacing w:val="-2"/>
          <w:rtl/>
        </w:rPr>
        <w:t>קנה דעת -מה חסר, לא קנה דעת, מה קנה</w:t>
      </w:r>
      <w:r w:rsidR="003E2DCC" w:rsidRPr="00980089">
        <w:rPr>
          <w:spacing w:val="-2"/>
          <w:rtl/>
        </w:rPr>
        <w:t xml:space="preserve">? </w:t>
      </w:r>
    </w:p>
    <w:p w14:paraId="7C737938" w14:textId="77777777" w:rsidR="0090740B" w:rsidRPr="00C14A40" w:rsidRDefault="003E2DCC" w:rsidP="0090740B">
      <w:pPr>
        <w:pStyle w:val="38"/>
        <w:framePr w:wrap="notBeside"/>
        <w:rPr>
          <w:rtl/>
        </w:rPr>
      </w:pPr>
      <w:r w:rsidRPr="00C14A40">
        <w:rPr>
          <w:rFonts w:hint="cs"/>
          <w:rtl/>
        </w:rPr>
        <w:t>מרחב</w:t>
      </w:r>
      <w:r w:rsidRPr="00C14A40">
        <w:rPr>
          <w:rtl/>
        </w:rPr>
        <w:t>"</w:t>
      </w:r>
      <w:r w:rsidRPr="00C14A40">
        <w:rPr>
          <w:rFonts w:hint="cs"/>
          <w:rtl/>
        </w:rPr>
        <w:t>א</w:t>
      </w:r>
      <w:r w:rsidRPr="00C14A40">
        <w:rPr>
          <w:rtl/>
        </w:rPr>
        <w:t xml:space="preserve">: </w:t>
      </w:r>
    </w:p>
    <w:p w14:paraId="30E128EB" w14:textId="7894B868" w:rsidR="003E2DCC" w:rsidRPr="006F178A" w:rsidRDefault="003E2DCC" w:rsidP="003E2DCC">
      <w:pPr>
        <w:rPr>
          <w:rtl/>
        </w:rPr>
      </w:pPr>
      <w:r w:rsidRPr="00E350FA">
        <w:rPr>
          <w:rStyle w:val="affffc"/>
          <w:rtl/>
        </w:rPr>
        <w:t>חולה</w:t>
      </w:r>
      <w:r w:rsidRPr="006F178A">
        <w:rPr>
          <w:rtl/>
        </w:rPr>
        <w:t xml:space="preserve"> עומד מחליו </w:t>
      </w:r>
      <w:r w:rsidR="0011109F">
        <w:rPr>
          <w:rFonts w:hint="cs"/>
          <w:rtl/>
        </w:rPr>
        <w:t>רק</w:t>
      </w:r>
      <w:r w:rsidRPr="006F178A">
        <w:rPr>
          <w:rtl/>
        </w:rPr>
        <w:t xml:space="preserve"> </w:t>
      </w:r>
      <w:r w:rsidR="0011109F">
        <w:rPr>
          <w:rFonts w:hint="cs"/>
          <w:rtl/>
        </w:rPr>
        <w:t>כ</w:t>
      </w:r>
      <w:r w:rsidRPr="006F178A">
        <w:rPr>
          <w:rtl/>
        </w:rPr>
        <w:t xml:space="preserve">שמוחלין לו על כל עונותיו, </w:t>
      </w:r>
      <w:r w:rsidR="00FA67B8">
        <w:rPr>
          <w:rFonts w:hint="cs"/>
          <w:rtl/>
        </w:rPr>
        <w:t>ד</w:t>
      </w:r>
      <w:r w:rsidRPr="00A824E4">
        <w:rPr>
          <w:rStyle w:val="affffa"/>
          <w:rtl/>
        </w:rPr>
        <w:t>'הסולח לכל עוניכי הרופא לכל תחלואיכי</w:t>
      </w:r>
      <w:r w:rsidRPr="00A824E4">
        <w:rPr>
          <w:rStyle w:val="affffa"/>
          <w:rFonts w:hint="cs"/>
          <w:rtl/>
        </w:rPr>
        <w:t>'</w:t>
      </w:r>
      <w:r w:rsidRPr="00A824E4">
        <w:rPr>
          <w:rStyle w:val="affffa"/>
          <w:rtl/>
        </w:rPr>
        <w:t>.</w:t>
      </w:r>
    </w:p>
    <w:p w14:paraId="7CCD0001" w14:textId="45D592FC" w:rsidR="006666DF" w:rsidRPr="00C14A40" w:rsidRDefault="00960DA6" w:rsidP="0090740B">
      <w:pPr>
        <w:pStyle w:val="38"/>
        <w:framePr w:wrap="notBeside"/>
        <w:rPr>
          <w:rtl/>
        </w:rPr>
      </w:pPr>
      <w:r w:rsidRPr="00C14A40">
        <w:rPr>
          <w:rFonts w:hint="cs"/>
          <w:rtl/>
        </w:rPr>
        <w:t xml:space="preserve">ב. </w:t>
      </w:r>
      <w:r w:rsidR="003E2DCC" w:rsidRPr="00C14A40">
        <w:rPr>
          <w:rtl/>
        </w:rPr>
        <w:t>ר</w:t>
      </w:r>
      <w:r w:rsidR="002F04B0" w:rsidRPr="00C14A40">
        <w:rPr>
          <w:rFonts w:hint="cs"/>
          <w:rtl/>
        </w:rPr>
        <w:t>ה</w:t>
      </w:r>
      <w:r w:rsidR="0075729B">
        <w:rPr>
          <w:rtl/>
        </w:rPr>
        <w:t>"</w:t>
      </w:r>
      <w:r w:rsidR="002F04B0" w:rsidRPr="00C14A40">
        <w:rPr>
          <w:rFonts w:hint="cs"/>
          <w:rtl/>
        </w:rPr>
        <w:t>מ</w:t>
      </w:r>
      <w:r w:rsidR="003E2DCC" w:rsidRPr="00C14A40">
        <w:rPr>
          <w:rtl/>
        </w:rPr>
        <w:t>:</w:t>
      </w:r>
    </w:p>
    <w:p w14:paraId="48EB89ED" w14:textId="026877EA" w:rsidR="003E2DCC" w:rsidRPr="006F178A" w:rsidRDefault="003E2DCC" w:rsidP="003E2DCC">
      <w:pPr>
        <w:rPr>
          <w:rtl/>
        </w:rPr>
      </w:pPr>
      <w:r w:rsidRPr="006F178A">
        <w:rPr>
          <w:rtl/>
        </w:rPr>
        <w:t xml:space="preserve">חוזר לימי עלומיו, </w:t>
      </w:r>
      <w:r w:rsidR="00FA67B8">
        <w:rPr>
          <w:rFonts w:hint="cs"/>
          <w:rtl/>
        </w:rPr>
        <w:t>ד</w:t>
      </w:r>
      <w:r w:rsidRPr="00A824E4">
        <w:rPr>
          <w:rStyle w:val="affffa"/>
          <w:rFonts w:hint="cs"/>
          <w:rtl/>
        </w:rPr>
        <w:t>'</w:t>
      </w:r>
      <w:r w:rsidRPr="00A824E4">
        <w:rPr>
          <w:rStyle w:val="affffa"/>
          <w:rtl/>
        </w:rPr>
        <w:t>רוטפש בשרו מנוער ישוב לימי עלומיו</w:t>
      </w:r>
      <w:r w:rsidRPr="00A824E4">
        <w:rPr>
          <w:rStyle w:val="affffa"/>
          <w:rFonts w:hint="cs"/>
          <w:rtl/>
        </w:rPr>
        <w:t>'</w:t>
      </w:r>
      <w:r w:rsidRPr="00A824E4">
        <w:rPr>
          <w:rStyle w:val="affffa"/>
          <w:rtl/>
        </w:rPr>
        <w:t>.</w:t>
      </w:r>
    </w:p>
    <w:p w14:paraId="38D8AD79" w14:textId="77777777" w:rsidR="006666DF" w:rsidRPr="00C14A40" w:rsidRDefault="00960DA6" w:rsidP="0090740B">
      <w:pPr>
        <w:pStyle w:val="38"/>
        <w:framePr w:wrap="notBeside"/>
        <w:rPr>
          <w:rFonts w:hint="cs"/>
          <w:rtl/>
        </w:rPr>
      </w:pPr>
      <w:r w:rsidRPr="00C14A40">
        <w:rPr>
          <w:rFonts w:hint="cs"/>
          <w:rtl/>
        </w:rPr>
        <w:t>ג. רב יוסף:</w:t>
      </w:r>
    </w:p>
    <w:p w14:paraId="0F1718AD" w14:textId="5F8628D0" w:rsidR="003E2DCC" w:rsidRPr="006F178A" w:rsidRDefault="00694341" w:rsidP="0090740B">
      <w:pPr>
        <w:spacing w:after="60"/>
        <w:rPr>
          <w:rtl/>
        </w:rPr>
      </w:pPr>
      <w:r w:rsidRPr="006F178A">
        <w:rPr>
          <w:rtl/>
        </w:rPr>
        <w:t>דמשכח למודו.</w:t>
      </w:r>
      <w:r>
        <w:rPr>
          <w:rStyle w:val="affffa"/>
          <w:rFonts w:hint="cs"/>
          <w:rtl/>
        </w:rPr>
        <w:t xml:space="preserve"> -</w:t>
      </w:r>
      <w:r w:rsidR="003E2DCC" w:rsidRPr="00A824E4">
        <w:rPr>
          <w:rStyle w:val="affffa"/>
          <w:rFonts w:hint="cs"/>
          <w:rtl/>
        </w:rPr>
        <w:t>'</w:t>
      </w:r>
      <w:r w:rsidR="003E2DCC" w:rsidRPr="00A824E4">
        <w:rPr>
          <w:rStyle w:val="affffa"/>
          <w:rtl/>
        </w:rPr>
        <w:t>כל משכבו הפכת בחליו</w:t>
      </w:r>
      <w:r w:rsidR="003E2DCC" w:rsidRPr="00A824E4">
        <w:rPr>
          <w:rStyle w:val="affffa"/>
          <w:rFonts w:hint="cs"/>
          <w:rtl/>
        </w:rPr>
        <w:t>'</w:t>
      </w:r>
      <w:r w:rsidR="003E2DCC" w:rsidRPr="006F178A">
        <w:rPr>
          <w:rtl/>
        </w:rPr>
        <w:t xml:space="preserve"> </w:t>
      </w:r>
    </w:p>
    <w:p w14:paraId="38D2A6F3" w14:textId="77777777" w:rsidR="006666DF" w:rsidRPr="00C14A40" w:rsidRDefault="003E2DCC" w:rsidP="0090740B">
      <w:pPr>
        <w:pStyle w:val="38"/>
        <w:framePr w:wrap="notBeside"/>
        <w:rPr>
          <w:rtl/>
        </w:rPr>
      </w:pPr>
      <w:r w:rsidRPr="00C14A40">
        <w:rPr>
          <w:rtl/>
        </w:rPr>
        <w:t>• רב יוסף</w:t>
      </w:r>
    </w:p>
    <w:p w14:paraId="041A5495" w14:textId="6B83C2BC" w:rsidR="003E2DCC" w:rsidRPr="006F178A" w:rsidRDefault="003E2DCC" w:rsidP="003E2DCC">
      <w:pPr>
        <w:rPr>
          <w:rtl/>
        </w:rPr>
      </w:pPr>
      <w:r w:rsidRPr="006F178A">
        <w:rPr>
          <w:rtl/>
        </w:rPr>
        <w:t xml:space="preserve">חלש, </w:t>
      </w:r>
      <w:r w:rsidRPr="006F178A">
        <w:rPr>
          <w:rFonts w:hint="cs"/>
          <w:rtl/>
        </w:rPr>
        <w:t>שכח תלמודו</w:t>
      </w:r>
      <w:r w:rsidRPr="006F178A">
        <w:rPr>
          <w:rtl/>
        </w:rPr>
        <w:t xml:space="preserve">, </w:t>
      </w:r>
      <w:r w:rsidRPr="00E350FA">
        <w:rPr>
          <w:rStyle w:val="affffe"/>
          <w:rFonts w:hint="cs"/>
          <w:rtl/>
        </w:rPr>
        <w:t>ו</w:t>
      </w:r>
      <w:r w:rsidR="00E350FA" w:rsidRPr="00E350FA">
        <w:rPr>
          <w:rStyle w:val="affffe"/>
          <w:rFonts w:hint="cs"/>
          <w:rtl/>
        </w:rPr>
        <w:t>אביי</w:t>
      </w:r>
      <w:r w:rsidR="00E350FA">
        <w:rPr>
          <w:rFonts w:hint="cs"/>
          <w:rtl/>
        </w:rPr>
        <w:t xml:space="preserve"> </w:t>
      </w:r>
      <w:r w:rsidRPr="006F178A">
        <w:rPr>
          <w:rFonts w:hint="cs"/>
          <w:rtl/>
        </w:rPr>
        <w:t>חזר ע</w:t>
      </w:r>
      <w:r w:rsidRPr="006F178A">
        <w:rPr>
          <w:rtl/>
        </w:rPr>
        <w:t>"</w:t>
      </w:r>
      <w:r w:rsidRPr="006F178A">
        <w:rPr>
          <w:rFonts w:hint="cs"/>
          <w:rtl/>
        </w:rPr>
        <w:t>ז לפניו</w:t>
      </w:r>
      <w:r w:rsidRPr="006F178A">
        <w:rPr>
          <w:rtl/>
        </w:rPr>
        <w:t>.</w:t>
      </w:r>
    </w:p>
    <w:p w14:paraId="0C27869C" w14:textId="77777777" w:rsidR="00FD66FB" w:rsidRDefault="001F75B6" w:rsidP="00694341">
      <w:pPr>
        <w:rPr>
          <w:rtl/>
        </w:rPr>
      </w:pPr>
      <w:r>
        <w:rPr>
          <w:rFonts w:hint="cs"/>
          <w:rtl/>
        </w:rPr>
        <w:t>וזהו</w:t>
      </w:r>
      <w:r w:rsidR="003E2DCC" w:rsidRPr="00757D20">
        <w:rPr>
          <w:rtl/>
        </w:rPr>
        <w:t xml:space="preserve"> דבכל </w:t>
      </w:r>
      <w:r w:rsidR="003E2DCC" w:rsidRPr="00757D20">
        <w:rPr>
          <w:rFonts w:hint="cs"/>
          <w:rtl/>
        </w:rPr>
        <w:t xml:space="preserve">מקום אמרי' </w:t>
      </w:r>
      <w:r w:rsidR="003E2DCC" w:rsidRPr="00FA67B8">
        <w:rPr>
          <w:rStyle w:val="affffe"/>
          <w:rtl/>
        </w:rPr>
        <w:t xml:space="preserve">אמר רב יוסף: </w:t>
      </w:r>
      <w:r w:rsidR="003E2DCC" w:rsidRPr="00757D20">
        <w:rPr>
          <w:rtl/>
        </w:rPr>
        <w:t>לא שמע</w:t>
      </w:r>
      <w:r w:rsidR="00FD66FB">
        <w:rPr>
          <w:rFonts w:hint="cs"/>
          <w:rtl/>
        </w:rPr>
        <w:t xml:space="preserve">תי למשנה זו, </w:t>
      </w:r>
    </w:p>
    <w:p w14:paraId="012B804B" w14:textId="097C99DE" w:rsidR="003E2DCC" w:rsidRPr="00757D20" w:rsidRDefault="00FD66FB" w:rsidP="00694341">
      <w:pPr>
        <w:rPr>
          <w:rtl/>
        </w:rPr>
      </w:pPr>
      <w:r w:rsidRPr="00FD66FB">
        <w:rPr>
          <w:rStyle w:val="affffe"/>
          <w:rFonts w:hint="cs"/>
          <w:rtl/>
        </w:rPr>
        <w:t>ו</w:t>
      </w:r>
      <w:r w:rsidR="003E2DCC" w:rsidRPr="00FD66FB">
        <w:rPr>
          <w:rStyle w:val="affffe"/>
          <w:rtl/>
        </w:rPr>
        <w:t>א"</w:t>
      </w:r>
      <w:r w:rsidR="003E2DCC" w:rsidRPr="00FA67B8">
        <w:rPr>
          <w:rStyle w:val="affffe"/>
          <w:rtl/>
        </w:rPr>
        <w:t>ל אביי:</w:t>
      </w:r>
      <w:r w:rsidR="003E2DCC" w:rsidRPr="00757D20">
        <w:rPr>
          <w:rtl/>
        </w:rPr>
        <w:t xml:space="preserve"> את אמר</w:t>
      </w:r>
      <w:r w:rsidR="001F75B6">
        <w:rPr>
          <w:rFonts w:hint="cs"/>
          <w:rtl/>
        </w:rPr>
        <w:t>ת לנו לזה וממשנה זו</w:t>
      </w:r>
      <w:r w:rsidR="003E2DCC" w:rsidRPr="00757D20">
        <w:rPr>
          <w:rtl/>
        </w:rPr>
        <w:t>.</w:t>
      </w:r>
    </w:p>
    <w:p w14:paraId="474F2297" w14:textId="0E314B54" w:rsidR="006666DF" w:rsidRPr="00C14A40" w:rsidRDefault="003E2DCC" w:rsidP="0090740B">
      <w:pPr>
        <w:pStyle w:val="38"/>
        <w:framePr w:wrap="notBeside"/>
        <w:rPr>
          <w:rFonts w:hint="cs"/>
          <w:rtl/>
        </w:rPr>
      </w:pPr>
      <w:r w:rsidRPr="00C14A40">
        <w:rPr>
          <w:rFonts w:hint="cs"/>
          <w:rtl/>
        </w:rPr>
        <w:t>רבי</w:t>
      </w:r>
    </w:p>
    <w:p w14:paraId="7CE57E81" w14:textId="703D2108" w:rsidR="003E2DCC" w:rsidRPr="006F178A" w:rsidRDefault="003E2DCC" w:rsidP="003E2DCC">
      <w:pPr>
        <w:rPr>
          <w:rtl/>
        </w:rPr>
      </w:pPr>
      <w:r w:rsidRPr="008B1B1A">
        <w:rPr>
          <w:rStyle w:val="afffa"/>
          <w:rFonts w:hint="cs"/>
          <w:rtl/>
        </w:rPr>
        <w:t>שנה לימודו בי</w:t>
      </w:r>
      <w:r w:rsidRPr="008B1B1A">
        <w:rPr>
          <w:rStyle w:val="afffa"/>
          <w:rtl/>
        </w:rPr>
        <w:t>"</w:t>
      </w:r>
      <w:r w:rsidRPr="008B1B1A">
        <w:rPr>
          <w:rStyle w:val="afffa"/>
          <w:rFonts w:hint="cs"/>
          <w:rtl/>
        </w:rPr>
        <w:t>ג פנים</w:t>
      </w:r>
      <w:r w:rsidRPr="006F178A">
        <w:rPr>
          <w:rFonts w:ascii="Fb Fontext" w:hAnsi="Fb Fontext" w:hint="cs"/>
          <w:rtl/>
        </w:rPr>
        <w:t xml:space="preserve"> אך כשלימד </w:t>
      </w:r>
      <w:r w:rsidRPr="00694341">
        <w:rPr>
          <w:rStyle w:val="affffe"/>
          <w:rFonts w:hint="cs"/>
          <w:rtl/>
        </w:rPr>
        <w:t>לר</w:t>
      </w:r>
      <w:r w:rsidRPr="00694341">
        <w:rPr>
          <w:rStyle w:val="affffe"/>
          <w:rtl/>
        </w:rPr>
        <w:t>"</w:t>
      </w:r>
      <w:r w:rsidRPr="00694341">
        <w:rPr>
          <w:rStyle w:val="affffe"/>
          <w:rFonts w:hint="cs"/>
          <w:rtl/>
        </w:rPr>
        <w:t>ח</w:t>
      </w:r>
      <w:r w:rsidRPr="006F178A">
        <w:rPr>
          <w:rFonts w:ascii="Fb Fontext" w:hAnsi="Fb Fontext" w:hint="cs"/>
          <w:rtl/>
        </w:rPr>
        <w:t xml:space="preserve"> רק שבע פנים</w:t>
      </w:r>
      <w:r w:rsidR="0075729B">
        <w:rPr>
          <w:rFonts w:ascii="Fb Fontext" w:hAnsi="Fb Fontext" w:hint="cs"/>
          <w:rtl/>
        </w:rPr>
        <w:t xml:space="preserve"> </w:t>
      </w:r>
    </w:p>
    <w:p w14:paraId="0B332316" w14:textId="31CFE96B" w:rsidR="003E2DCC" w:rsidRPr="006F178A" w:rsidRDefault="003E2DCC" w:rsidP="0090740B">
      <w:pPr>
        <w:spacing w:after="60"/>
        <w:rPr>
          <w:rtl/>
        </w:rPr>
      </w:pPr>
      <w:r w:rsidRPr="006F178A">
        <w:rPr>
          <w:rtl/>
        </w:rPr>
        <w:t xml:space="preserve">לסוף חלש רבי, </w:t>
      </w:r>
      <w:r w:rsidR="00694341">
        <w:rPr>
          <w:rStyle w:val="affffe"/>
          <w:rFonts w:hint="cs"/>
          <w:rtl/>
        </w:rPr>
        <w:t>חז</w:t>
      </w:r>
      <w:r w:rsidRPr="00694341">
        <w:rPr>
          <w:rStyle w:val="affffe"/>
          <w:rtl/>
        </w:rPr>
        <w:t>ר ר"</w:t>
      </w:r>
      <w:r w:rsidRPr="00694341">
        <w:rPr>
          <w:rStyle w:val="affffe"/>
          <w:rFonts w:hint="cs"/>
          <w:rtl/>
        </w:rPr>
        <w:t xml:space="preserve">ח לפניו </w:t>
      </w:r>
      <w:r w:rsidRPr="006F178A">
        <w:rPr>
          <w:rFonts w:hint="cs"/>
          <w:rtl/>
        </w:rPr>
        <w:t xml:space="preserve">אותם שבעה שלמדו </w:t>
      </w:r>
      <w:r w:rsidRPr="00694341">
        <w:rPr>
          <w:rStyle w:val="afffff0"/>
          <w:rFonts w:hint="cs"/>
          <w:rtl/>
        </w:rPr>
        <w:t xml:space="preserve">והששה אבדו </w:t>
      </w:r>
    </w:p>
    <w:p w14:paraId="005D199E" w14:textId="77777777" w:rsidR="006666DF" w:rsidRPr="00C14A40" w:rsidRDefault="003E2DCC" w:rsidP="0090740B">
      <w:pPr>
        <w:pStyle w:val="38"/>
        <w:framePr w:wrap="notBeside"/>
        <w:rPr>
          <w:rtl/>
        </w:rPr>
      </w:pPr>
      <w:r w:rsidRPr="00C14A40">
        <w:rPr>
          <w:rtl/>
        </w:rPr>
        <w:t>•</w:t>
      </w:r>
    </w:p>
    <w:p w14:paraId="43D5CA8C" w14:textId="41EEC735" w:rsidR="003E2DCC" w:rsidRPr="006F178A" w:rsidRDefault="00E63BB3" w:rsidP="003E2DCC">
      <w:pPr>
        <w:rPr>
          <w:rtl/>
        </w:rPr>
      </w:pPr>
      <w:r w:rsidRPr="003B55CC">
        <w:rPr>
          <w:rStyle w:val="affffc"/>
          <w:rFonts w:hint="cs"/>
          <w:rtl/>
        </w:rPr>
        <w:t>כובס</w:t>
      </w:r>
      <w:r w:rsidR="003E2DCC" w:rsidRPr="003B55CC">
        <w:rPr>
          <w:rStyle w:val="affffc"/>
          <w:rFonts w:hint="cs"/>
          <w:rtl/>
        </w:rPr>
        <w:t xml:space="preserve"> ששמע לרבי כשגרס</w:t>
      </w:r>
      <w:r w:rsidR="00CA75B1">
        <w:rPr>
          <w:rFonts w:hint="cs"/>
          <w:rtl/>
        </w:rPr>
        <w:t>,</w:t>
      </w:r>
      <w:r w:rsidR="003E2DCC" w:rsidRPr="006F178A">
        <w:rPr>
          <w:rFonts w:hint="cs"/>
          <w:rtl/>
        </w:rPr>
        <w:t xml:space="preserve"> </w:t>
      </w:r>
      <w:r w:rsidR="00CA75B1" w:rsidRPr="003B55CC">
        <w:rPr>
          <w:rStyle w:val="affffe"/>
          <w:rFonts w:hint="cs"/>
          <w:rtl/>
        </w:rPr>
        <w:t>ו</w:t>
      </w:r>
      <w:r w:rsidR="003E2DCC" w:rsidRPr="003B55CC">
        <w:rPr>
          <w:rStyle w:val="affffe"/>
          <w:rFonts w:hint="cs"/>
          <w:rtl/>
        </w:rPr>
        <w:t>ר</w:t>
      </w:r>
      <w:r w:rsidR="003E2DCC" w:rsidRPr="003B55CC">
        <w:rPr>
          <w:rStyle w:val="affffe"/>
          <w:rtl/>
        </w:rPr>
        <w:t>"</w:t>
      </w:r>
      <w:r w:rsidR="003E2DCC" w:rsidRPr="003B55CC">
        <w:rPr>
          <w:rStyle w:val="affffe"/>
          <w:rFonts w:hint="cs"/>
          <w:rtl/>
        </w:rPr>
        <w:t>ח למד</w:t>
      </w:r>
      <w:r w:rsidR="003E2DCC" w:rsidRPr="006F178A">
        <w:rPr>
          <w:rFonts w:hint="cs"/>
          <w:rtl/>
        </w:rPr>
        <w:t xml:space="preserve"> </w:t>
      </w:r>
      <w:r w:rsidR="003B55CC">
        <w:rPr>
          <w:rFonts w:hint="cs"/>
          <w:rtl/>
        </w:rPr>
        <w:t>מה</w:t>
      </w:r>
      <w:r w:rsidR="003E2DCC" w:rsidRPr="006F178A">
        <w:rPr>
          <w:rFonts w:hint="cs"/>
          <w:rtl/>
        </w:rPr>
        <w:t xml:space="preserve">כובס וחזר לפני רבי, כשראה רבי לכובס </w:t>
      </w:r>
      <w:r w:rsidR="003E2DCC" w:rsidRPr="00CA75B1">
        <w:rPr>
          <w:rStyle w:val="affffe"/>
          <w:rFonts w:hint="cs"/>
          <w:rtl/>
        </w:rPr>
        <w:t>א</w:t>
      </w:r>
      <w:r w:rsidR="003E2DCC" w:rsidRPr="00CA75B1">
        <w:rPr>
          <w:rStyle w:val="affffe"/>
          <w:rtl/>
        </w:rPr>
        <w:t>"</w:t>
      </w:r>
      <w:r w:rsidR="003E2DCC" w:rsidRPr="00CA75B1">
        <w:rPr>
          <w:rStyle w:val="affffe"/>
          <w:rFonts w:hint="cs"/>
          <w:rtl/>
        </w:rPr>
        <w:t>ל</w:t>
      </w:r>
      <w:r w:rsidR="00CA75B1">
        <w:rPr>
          <w:rStyle w:val="affffe"/>
          <w:rFonts w:hint="cs"/>
          <w:rtl/>
        </w:rPr>
        <w:t>:</w:t>
      </w:r>
      <w:r w:rsidR="003E2DCC" w:rsidRPr="00CA75B1">
        <w:rPr>
          <w:rStyle w:val="affffe"/>
          <w:rFonts w:hint="cs"/>
          <w:rtl/>
        </w:rPr>
        <w:t xml:space="preserve"> רבי</w:t>
      </w:r>
      <w:r w:rsidR="003E2DCC" w:rsidRPr="006F178A">
        <w:rPr>
          <w:rFonts w:hint="cs"/>
          <w:rtl/>
        </w:rPr>
        <w:t xml:space="preserve"> אתה עשיתי אותי ואת חייא </w:t>
      </w:r>
    </w:p>
    <w:p w14:paraId="7BC8489A" w14:textId="77777777" w:rsidR="003E2DCC" w:rsidRPr="006F178A" w:rsidRDefault="003E2DCC" w:rsidP="008B1B1A">
      <w:pPr>
        <w:spacing w:after="60"/>
        <w:rPr>
          <w:rtl/>
        </w:rPr>
      </w:pPr>
      <w:r w:rsidRPr="000403C4">
        <w:rPr>
          <w:rStyle w:val="affffe"/>
          <w:rtl/>
        </w:rPr>
        <w:t>א"ד, הכי קא"ל:</w:t>
      </w:r>
      <w:r w:rsidRPr="006F178A">
        <w:rPr>
          <w:rtl/>
        </w:rPr>
        <w:t xml:space="preserve"> אתה עשית את חייא, וחייא עשה אותי.</w:t>
      </w:r>
    </w:p>
    <w:p w14:paraId="0B100E95" w14:textId="77777777" w:rsidR="006666DF" w:rsidRPr="00C14A40" w:rsidRDefault="003E2DCC" w:rsidP="0090740B">
      <w:pPr>
        <w:pStyle w:val="38"/>
        <w:framePr w:wrap="notBeside"/>
        <w:rPr>
          <w:rtl/>
        </w:rPr>
      </w:pPr>
      <w:r w:rsidRPr="00C14A40">
        <w:rPr>
          <w:rFonts w:hint="cs"/>
          <w:rtl/>
        </w:rPr>
        <w:t>מרחב</w:t>
      </w:r>
      <w:r w:rsidRPr="00C14A40">
        <w:rPr>
          <w:rtl/>
        </w:rPr>
        <w:t>"</w:t>
      </w:r>
      <w:r w:rsidRPr="00C14A40">
        <w:rPr>
          <w:rFonts w:hint="cs"/>
          <w:rtl/>
        </w:rPr>
        <w:t>א</w:t>
      </w:r>
      <w:r w:rsidRPr="00C14A40">
        <w:rPr>
          <w:rtl/>
        </w:rPr>
        <w:t>:</w:t>
      </w:r>
    </w:p>
    <w:p w14:paraId="4D9643CA" w14:textId="0EAC8251" w:rsidR="003E2DCC" w:rsidRPr="006F178A" w:rsidRDefault="003E2DCC" w:rsidP="008B1B1A">
      <w:pPr>
        <w:spacing w:after="60"/>
        <w:rPr>
          <w:rtl/>
        </w:rPr>
      </w:pPr>
      <w:r w:rsidRPr="003B55CC">
        <w:rPr>
          <w:rStyle w:val="affffc"/>
          <w:rtl/>
        </w:rPr>
        <w:t>גדול נס שנעשה לחולה</w:t>
      </w:r>
      <w:r w:rsidRPr="006F178A">
        <w:rPr>
          <w:rtl/>
        </w:rPr>
        <w:t xml:space="preserve"> יותר מנס שנעשה לחנניה מישאל ועזריה, </w:t>
      </w:r>
      <w:r w:rsidR="003B55CC">
        <w:rPr>
          <w:rFonts w:hint="cs"/>
          <w:rtl/>
        </w:rPr>
        <w:t>ד</w:t>
      </w:r>
      <w:r w:rsidRPr="006F178A">
        <w:rPr>
          <w:rtl/>
        </w:rPr>
        <w:t>אש של הדיוט הכל יכולים לכבותה, ו</w:t>
      </w:r>
      <w:r w:rsidR="003B55CC">
        <w:rPr>
          <w:rFonts w:hint="cs"/>
          <w:rtl/>
        </w:rPr>
        <w:t>אש</w:t>
      </w:r>
      <w:r w:rsidRPr="006F178A">
        <w:rPr>
          <w:rtl/>
        </w:rPr>
        <w:t xml:space="preserve"> של חולה של שמים היא, ומי יכול לכבותה!</w:t>
      </w:r>
    </w:p>
    <w:p w14:paraId="337CA6FE" w14:textId="704B34DE" w:rsidR="0090740B" w:rsidRPr="00C14A40" w:rsidRDefault="000403C4" w:rsidP="0090740B">
      <w:pPr>
        <w:pStyle w:val="38"/>
        <w:framePr w:wrap="notBeside"/>
        <w:rPr>
          <w:rtl/>
        </w:rPr>
      </w:pPr>
      <w:r w:rsidRPr="00C14A40">
        <w:rPr>
          <w:rFonts w:hint="cs"/>
          <w:rtl/>
        </w:rPr>
        <w:t>מ</w:t>
      </w:r>
      <w:r w:rsidR="003E2DCC" w:rsidRPr="00C14A40">
        <w:rPr>
          <w:rFonts w:hint="eastAsia"/>
          <w:rtl/>
        </w:rPr>
        <w:t>ריב</w:t>
      </w:r>
      <w:r w:rsidR="003E2DCC" w:rsidRPr="00C14A40">
        <w:rPr>
          <w:rtl/>
        </w:rPr>
        <w:t>"</w:t>
      </w:r>
      <w:r w:rsidR="003E2DCC" w:rsidRPr="00C14A40">
        <w:rPr>
          <w:rFonts w:hint="eastAsia"/>
          <w:rtl/>
        </w:rPr>
        <w:t>ל</w:t>
      </w:r>
      <w:r w:rsidR="003E2DCC" w:rsidRPr="00C14A40">
        <w:rPr>
          <w:rtl/>
        </w:rPr>
        <w:t xml:space="preserve">: </w:t>
      </w:r>
    </w:p>
    <w:p w14:paraId="18B3825D" w14:textId="6EE71E27" w:rsidR="003E2DCC" w:rsidRPr="008B1B1A" w:rsidRDefault="003E2DCC" w:rsidP="003E2DCC">
      <w:pPr>
        <w:rPr>
          <w:rStyle w:val="affffa"/>
          <w:rtl/>
        </w:rPr>
      </w:pPr>
      <w:r w:rsidRPr="0090740B">
        <w:rPr>
          <w:rStyle w:val="afffa"/>
          <w:rtl/>
        </w:rPr>
        <w:t>כש</w:t>
      </w:r>
      <w:r w:rsidR="003B55CC" w:rsidRPr="0090740B">
        <w:rPr>
          <w:rStyle w:val="afffa"/>
          <w:rFonts w:hint="cs"/>
          <w:rtl/>
        </w:rPr>
        <w:t>בא</w:t>
      </w:r>
      <w:r w:rsidRPr="0090740B">
        <w:rPr>
          <w:rStyle w:val="afffa"/>
          <w:rtl/>
        </w:rPr>
        <w:t xml:space="preserve"> קיצו של אדם הכל מושלים בו,</w:t>
      </w:r>
      <w:r w:rsidRPr="00980089">
        <w:rPr>
          <w:spacing w:val="-4"/>
          <w:rtl/>
        </w:rPr>
        <w:t xml:space="preserve"> </w:t>
      </w:r>
      <w:r w:rsidR="003B55CC" w:rsidRPr="003B55CC">
        <w:rPr>
          <w:rFonts w:hint="cs"/>
          <w:rtl/>
        </w:rPr>
        <w:t>ד</w:t>
      </w:r>
      <w:r w:rsidRPr="008B1B1A">
        <w:rPr>
          <w:rStyle w:val="affffa"/>
          <w:rtl/>
        </w:rPr>
        <w:t>'והיה כל מוצאי יהרגני'.</w:t>
      </w:r>
    </w:p>
    <w:p w14:paraId="28E5B9D6" w14:textId="77777777" w:rsidR="006666DF" w:rsidRPr="00C14A40" w:rsidRDefault="003B55CC" w:rsidP="0090740B">
      <w:pPr>
        <w:pStyle w:val="38"/>
        <w:framePr w:wrap="notBeside"/>
        <w:rPr>
          <w:rtl/>
        </w:rPr>
      </w:pPr>
      <w:r w:rsidRPr="00C14A40">
        <w:rPr>
          <w:rFonts w:hint="cs"/>
          <w:rtl/>
        </w:rPr>
        <w:t xml:space="preserve">ב. </w:t>
      </w:r>
      <w:r w:rsidR="003E2DCC" w:rsidRPr="00C14A40">
        <w:rPr>
          <w:rtl/>
        </w:rPr>
        <w:t>רב:</w:t>
      </w:r>
    </w:p>
    <w:p w14:paraId="399CE56E" w14:textId="020C31F8" w:rsidR="003E2DCC" w:rsidRPr="006F178A" w:rsidRDefault="003E2DCC" w:rsidP="0090740B">
      <w:pPr>
        <w:spacing w:after="60"/>
        <w:rPr>
          <w:rtl/>
        </w:rPr>
      </w:pPr>
      <w:r w:rsidRPr="006F178A">
        <w:rPr>
          <w:rFonts w:hint="cs"/>
          <w:rtl/>
        </w:rPr>
        <w:t>מ</w:t>
      </w:r>
      <w:r w:rsidRPr="002C641B">
        <w:rPr>
          <w:rStyle w:val="affffa"/>
          <w:rFonts w:hint="cs"/>
          <w:rtl/>
        </w:rPr>
        <w:t>'</w:t>
      </w:r>
      <w:r w:rsidRPr="002C641B">
        <w:rPr>
          <w:rStyle w:val="affffa"/>
          <w:rtl/>
        </w:rPr>
        <w:t>למשפטיך עמדו היום כי הכל עבדיך</w:t>
      </w:r>
      <w:r w:rsidRPr="002C641B">
        <w:rPr>
          <w:rStyle w:val="affffa"/>
          <w:rFonts w:hint="cs"/>
          <w:rtl/>
        </w:rPr>
        <w:t>'</w:t>
      </w:r>
      <w:r w:rsidRPr="002C641B">
        <w:rPr>
          <w:rStyle w:val="affffa"/>
          <w:rtl/>
        </w:rPr>
        <w:t>.</w:t>
      </w:r>
    </w:p>
    <w:p w14:paraId="044A5305" w14:textId="353DB191" w:rsidR="0090740B" w:rsidRPr="00C14A40" w:rsidRDefault="0090740B" w:rsidP="0090740B">
      <w:pPr>
        <w:pStyle w:val="38"/>
        <w:framePr w:wrap="notBeside"/>
        <w:rPr>
          <w:rtl/>
        </w:rPr>
      </w:pPr>
      <w:r w:rsidRPr="00C14A40">
        <w:rPr>
          <w:rFonts w:hint="cs"/>
          <w:rtl/>
        </w:rPr>
        <w:t>מעשה:</w:t>
      </w:r>
    </w:p>
    <w:p w14:paraId="531A76EA" w14:textId="6C6F135B" w:rsidR="003E2DCC" w:rsidRPr="006F178A" w:rsidRDefault="003E2DCC" w:rsidP="0090740B">
      <w:pPr>
        <w:spacing w:after="60"/>
        <w:rPr>
          <w:rtl/>
        </w:rPr>
      </w:pPr>
      <w:r w:rsidRPr="006F178A">
        <w:rPr>
          <w:rFonts w:hint="cs"/>
          <w:rtl/>
        </w:rPr>
        <w:t>שמת אדם גבוה שרכב ע</w:t>
      </w:r>
      <w:r w:rsidR="003B55CC">
        <w:rPr>
          <w:rFonts w:hint="cs"/>
          <w:rtl/>
        </w:rPr>
        <w:t>ל</w:t>
      </w:r>
      <w:r w:rsidRPr="006F178A">
        <w:rPr>
          <w:rFonts w:hint="cs"/>
          <w:rtl/>
        </w:rPr>
        <w:t xml:space="preserve"> פרדה נמוכה</w:t>
      </w:r>
      <w:r w:rsidR="003B55CC">
        <w:rPr>
          <w:rFonts w:hint="cs"/>
          <w:rtl/>
        </w:rPr>
        <w:t>,</w:t>
      </w:r>
      <w:r w:rsidRPr="006F178A">
        <w:rPr>
          <w:rFonts w:hint="cs"/>
          <w:rtl/>
        </w:rPr>
        <w:t xml:space="preserve"> ותחת הגשר נתפחדה זרקה ונפל</w:t>
      </w:r>
      <w:r w:rsidR="006323EA">
        <w:rPr>
          <w:rFonts w:hint="cs"/>
          <w:rtl/>
        </w:rPr>
        <w:t>,</w:t>
      </w:r>
      <w:r w:rsidRPr="006F178A">
        <w:rPr>
          <w:rFonts w:hint="cs"/>
          <w:rtl/>
        </w:rPr>
        <w:t xml:space="preserve"> </w:t>
      </w:r>
      <w:r w:rsidRPr="006323EA">
        <w:rPr>
          <w:rStyle w:val="affffe"/>
          <w:rFonts w:hint="cs"/>
          <w:rtl/>
        </w:rPr>
        <w:t xml:space="preserve">קרא </w:t>
      </w:r>
      <w:r w:rsidR="006323EA" w:rsidRPr="006323EA">
        <w:rPr>
          <w:rStyle w:val="affffe"/>
          <w:rFonts w:hint="cs"/>
          <w:rtl/>
        </w:rPr>
        <w:t>רב</w:t>
      </w:r>
      <w:r w:rsidR="0075729B">
        <w:rPr>
          <w:rStyle w:val="affffe"/>
          <w:rtl/>
        </w:rPr>
        <w:t>"</w:t>
      </w:r>
      <w:r w:rsidR="006323EA" w:rsidRPr="006323EA">
        <w:rPr>
          <w:rStyle w:val="affffe"/>
          <w:rFonts w:hint="cs"/>
          <w:rtl/>
        </w:rPr>
        <w:t>ש</w:t>
      </w:r>
      <w:r w:rsidR="006323EA">
        <w:rPr>
          <w:rStyle w:val="affffe"/>
          <w:rFonts w:hint="cs"/>
          <w:rtl/>
        </w:rPr>
        <w:t>:</w:t>
      </w:r>
      <w:r w:rsidRPr="006F178A">
        <w:rPr>
          <w:rFonts w:hint="cs"/>
          <w:rtl/>
        </w:rPr>
        <w:t xml:space="preserve"> </w:t>
      </w:r>
      <w:r w:rsidRPr="003B55CC">
        <w:rPr>
          <w:rStyle w:val="affffa"/>
          <w:rFonts w:hint="cs"/>
          <w:rtl/>
        </w:rPr>
        <w:t>למ</w:t>
      </w:r>
      <w:r w:rsidRPr="003B55CC">
        <w:rPr>
          <w:rStyle w:val="affffa"/>
          <w:rtl/>
        </w:rPr>
        <w:t>שפטיך עמדו היום.</w:t>
      </w:r>
    </w:p>
    <w:p w14:paraId="03A5937D" w14:textId="6FC875CE" w:rsidR="0090740B" w:rsidRPr="00C14A40" w:rsidRDefault="00AD3FA3" w:rsidP="0090740B">
      <w:pPr>
        <w:pStyle w:val="38"/>
        <w:framePr w:wrap="notBeside"/>
        <w:rPr>
          <w:rFonts w:hint="cs"/>
          <w:rtl/>
        </w:rPr>
      </w:pPr>
      <w:r w:rsidRPr="00C14A40">
        <w:rPr>
          <w:rFonts w:hint="cs"/>
          <w:rtl/>
        </w:rPr>
        <w:t xml:space="preserve">מעשה </w:t>
      </w:r>
    </w:p>
    <w:p w14:paraId="3950D390" w14:textId="061C3839" w:rsidR="003E2DCC" w:rsidRPr="006F178A" w:rsidRDefault="00AD3FA3" w:rsidP="0090740B">
      <w:pPr>
        <w:spacing w:after="60"/>
        <w:rPr>
          <w:rtl/>
        </w:rPr>
      </w:pPr>
      <w:r>
        <w:rPr>
          <w:rFonts w:hint="cs"/>
          <w:rtl/>
        </w:rPr>
        <w:lastRenderedPageBreak/>
        <w:t>ב</w:t>
      </w:r>
      <w:r w:rsidR="003E2DCC" w:rsidRPr="006F178A">
        <w:rPr>
          <w:rFonts w:hint="cs"/>
          <w:rtl/>
        </w:rPr>
        <w:t xml:space="preserve">עקרב שישב על צפרדע ועבר הנהר ועקץ לאדם ומת </w:t>
      </w:r>
      <w:r w:rsidR="003E2DCC" w:rsidRPr="00AD3FA3">
        <w:rPr>
          <w:rStyle w:val="affffe"/>
          <w:rtl/>
        </w:rPr>
        <w:t>קרי עליה</w:t>
      </w:r>
      <w:r w:rsidRPr="00AD3FA3">
        <w:rPr>
          <w:rStyle w:val="affffe"/>
          <w:rFonts w:hint="cs"/>
          <w:rtl/>
        </w:rPr>
        <w:t xml:space="preserve"> שמואל</w:t>
      </w:r>
      <w:r w:rsidR="003E2DCC" w:rsidRPr="00AD3FA3">
        <w:rPr>
          <w:rStyle w:val="affffe"/>
          <w:rtl/>
        </w:rPr>
        <w:t>:</w:t>
      </w:r>
      <w:r w:rsidR="003E2DCC" w:rsidRPr="006F178A">
        <w:rPr>
          <w:rtl/>
        </w:rPr>
        <w:t xml:space="preserve"> </w:t>
      </w:r>
      <w:r w:rsidR="003E2DCC" w:rsidRPr="00AD3FA3">
        <w:rPr>
          <w:rStyle w:val="affffa"/>
          <w:rtl/>
        </w:rPr>
        <w:t>למשפטיך עמדו היום.</w:t>
      </w:r>
    </w:p>
    <w:p w14:paraId="1C5122FA" w14:textId="79B3325E" w:rsidR="0090740B" w:rsidRPr="00C14A40" w:rsidRDefault="003E2DCC" w:rsidP="0090740B">
      <w:pPr>
        <w:pStyle w:val="38"/>
        <w:framePr w:wrap="notBeside"/>
        <w:rPr>
          <w:rtl/>
        </w:rPr>
      </w:pPr>
      <w:r w:rsidRPr="00C14A40">
        <w:rPr>
          <w:rtl/>
        </w:rPr>
        <w:t xml:space="preserve">שמואל: </w:t>
      </w:r>
    </w:p>
    <w:p w14:paraId="2A71F582" w14:textId="17FE92C4" w:rsidR="00B5219A" w:rsidRDefault="003E2DCC" w:rsidP="003E2DCC">
      <w:pPr>
        <w:rPr>
          <w:rStyle w:val="affffe"/>
          <w:rtl/>
        </w:rPr>
      </w:pPr>
      <w:r w:rsidRPr="00B5219A">
        <w:rPr>
          <w:rStyle w:val="affffc"/>
          <w:rtl/>
        </w:rPr>
        <w:t>אין מבקרין את החולה</w:t>
      </w:r>
      <w:r w:rsidRPr="006F178A">
        <w:rPr>
          <w:rtl/>
        </w:rPr>
        <w:t xml:space="preserve"> אלא למי שחלצתו חמה</w:t>
      </w:r>
      <w:r w:rsidRPr="006F178A">
        <w:rPr>
          <w:rFonts w:hint="cs"/>
          <w:rtl/>
        </w:rPr>
        <w:t xml:space="preserve"> </w:t>
      </w:r>
    </w:p>
    <w:p w14:paraId="7116DEDE" w14:textId="4ADDEB2F" w:rsidR="00B5219A" w:rsidRDefault="00B5219A" w:rsidP="0090740B">
      <w:pPr>
        <w:spacing w:after="60"/>
        <w:rPr>
          <w:rtl/>
        </w:rPr>
      </w:pPr>
      <w:r>
        <w:rPr>
          <w:rStyle w:val="affffe"/>
          <w:rFonts w:hint="cs"/>
          <w:rtl/>
        </w:rPr>
        <w:t>שלא כ</w:t>
      </w:r>
      <w:r w:rsidR="003E2DCC" w:rsidRPr="000403C4">
        <w:rPr>
          <w:rStyle w:val="affffe"/>
          <w:rFonts w:hint="cs"/>
          <w:rtl/>
        </w:rPr>
        <w:t>ר</w:t>
      </w:r>
      <w:r w:rsidR="003E2DCC" w:rsidRPr="000403C4">
        <w:rPr>
          <w:rStyle w:val="affffe"/>
          <w:rtl/>
        </w:rPr>
        <w:t>"</w:t>
      </w:r>
      <w:r w:rsidR="003E2DCC" w:rsidRPr="000403C4">
        <w:rPr>
          <w:rStyle w:val="affffe"/>
          <w:rFonts w:hint="cs"/>
          <w:rtl/>
        </w:rPr>
        <w:t>א</w:t>
      </w:r>
      <w:r w:rsidR="003E2DCC" w:rsidRPr="000403C4">
        <w:rPr>
          <w:rStyle w:val="affffe"/>
          <w:rtl/>
        </w:rPr>
        <w:t>:</w:t>
      </w:r>
      <w:r w:rsidR="003E2DCC" w:rsidRPr="006F178A">
        <w:rPr>
          <w:rtl/>
        </w:rPr>
        <w:t xml:space="preserve"> </w:t>
      </w:r>
      <w:r w:rsidR="003E2DCC" w:rsidRPr="0090740B">
        <w:rPr>
          <w:rStyle w:val="afffa"/>
          <w:rtl/>
        </w:rPr>
        <w:t>אין מבקרין חולי העין</w:t>
      </w:r>
      <w:r w:rsidR="003E2DCC" w:rsidRPr="006F178A">
        <w:rPr>
          <w:rtl/>
        </w:rPr>
        <w:t xml:space="preserve"> </w:t>
      </w:r>
      <w:r w:rsidR="003E2DCC" w:rsidRPr="0090740B">
        <w:rPr>
          <w:rStyle w:val="afffa"/>
          <w:rtl/>
        </w:rPr>
        <w:t>ומחושי הראש</w:t>
      </w:r>
      <w:r w:rsidR="0090740B" w:rsidRPr="0090740B">
        <w:rPr>
          <w:rStyle w:val="afffa"/>
          <w:rFonts w:hint="cs"/>
          <w:rtl/>
        </w:rPr>
        <w:t>-</w:t>
      </w:r>
      <w:r w:rsidR="0090740B">
        <w:rPr>
          <w:rFonts w:hint="cs"/>
          <w:rtl/>
        </w:rPr>
        <w:t xml:space="preserve"> </w:t>
      </w:r>
      <w:r w:rsidR="0090740B" w:rsidRPr="006F178A">
        <w:rPr>
          <w:rFonts w:hint="cs"/>
          <w:rtl/>
        </w:rPr>
        <w:t>ד</w:t>
      </w:r>
      <w:r w:rsidR="0090740B" w:rsidRPr="006F178A">
        <w:rPr>
          <w:rtl/>
        </w:rPr>
        <w:t>דיבור</w:t>
      </w:r>
      <w:r w:rsidR="0090740B" w:rsidRPr="006F178A">
        <w:rPr>
          <w:rFonts w:hint="cs"/>
          <w:rtl/>
        </w:rPr>
        <w:t xml:space="preserve"> קשה לעין וטוב לקדחת האש</w:t>
      </w:r>
      <w:r w:rsidR="0090740B" w:rsidRPr="006F178A">
        <w:rPr>
          <w:rtl/>
        </w:rPr>
        <w:t>.</w:t>
      </w:r>
      <w:r w:rsidR="0090740B">
        <w:rPr>
          <w:rFonts w:hint="cs"/>
          <w:rtl/>
        </w:rPr>
        <w:t xml:space="preserve"> </w:t>
      </w:r>
      <w:r w:rsidR="0090740B" w:rsidRPr="0090740B">
        <w:rPr>
          <w:rStyle w:val="afffa"/>
          <w:rFonts w:hint="cs"/>
          <w:rtl/>
        </w:rPr>
        <w:t xml:space="preserve">ולא </w:t>
      </w:r>
      <w:r w:rsidR="003E2DCC" w:rsidRPr="0090740B">
        <w:rPr>
          <w:rStyle w:val="afffa"/>
          <w:rtl/>
        </w:rPr>
        <w:t>חולי מעיים</w:t>
      </w:r>
      <w:r w:rsidRPr="0090740B">
        <w:rPr>
          <w:rStyle w:val="afffa"/>
          <w:rFonts w:hint="cs"/>
          <w:rtl/>
        </w:rPr>
        <w:t>-</w:t>
      </w:r>
      <w:r w:rsidR="003E2DCC" w:rsidRPr="006F178A">
        <w:rPr>
          <w:rtl/>
        </w:rPr>
        <w:t xml:space="preserve"> משום כיסופא, </w:t>
      </w:r>
    </w:p>
    <w:p w14:paraId="628E21B6" w14:textId="31F0300B" w:rsidR="006666DF" w:rsidRPr="00C14A40" w:rsidRDefault="003E2DCC" w:rsidP="0090740B">
      <w:pPr>
        <w:pStyle w:val="38"/>
        <w:framePr w:wrap="notBeside"/>
        <w:rPr>
          <w:rtl/>
        </w:rPr>
      </w:pPr>
      <w:r w:rsidRPr="00C14A40">
        <w:rPr>
          <w:rtl/>
        </w:rPr>
        <w:t>רבא:</w:t>
      </w:r>
    </w:p>
    <w:p w14:paraId="20267CD6" w14:textId="1017225E" w:rsidR="003E2DCC" w:rsidRPr="006F178A" w:rsidRDefault="003E2DCC" w:rsidP="003E2DCC">
      <w:pPr>
        <w:rPr>
          <w:rtl/>
        </w:rPr>
      </w:pPr>
      <w:r w:rsidRPr="00FB253F">
        <w:rPr>
          <w:rStyle w:val="affffc"/>
          <w:rFonts w:hint="cs"/>
          <w:rtl/>
        </w:rPr>
        <w:t>קדחת</w:t>
      </w:r>
      <w:r w:rsidRPr="006F178A">
        <w:rPr>
          <w:rFonts w:hint="cs"/>
          <w:rtl/>
        </w:rPr>
        <w:t xml:space="preserve"> </w:t>
      </w:r>
      <w:r w:rsidR="00444DB1">
        <w:rPr>
          <w:rFonts w:hint="cs"/>
          <w:rtl/>
        </w:rPr>
        <w:t>לולי</w:t>
      </w:r>
      <w:r w:rsidRPr="006F178A">
        <w:rPr>
          <w:rFonts w:hint="cs"/>
          <w:rtl/>
        </w:rPr>
        <w:t xml:space="preserve"> מלאך המוות היתה מועלת לגוף</w:t>
      </w:r>
      <w:r w:rsidR="00444DB1">
        <w:rPr>
          <w:rFonts w:hint="cs"/>
          <w:rtl/>
        </w:rPr>
        <w:t xml:space="preserve"> כהוצין של דקל</w:t>
      </w:r>
      <w:r w:rsidRPr="006F178A">
        <w:rPr>
          <w:rFonts w:hint="cs"/>
          <w:rtl/>
        </w:rPr>
        <w:t xml:space="preserve"> </w:t>
      </w:r>
      <w:r w:rsidRPr="00EB7880">
        <w:rPr>
          <w:rStyle w:val="afffff0"/>
          <w:rFonts w:hint="cs"/>
          <w:rtl/>
        </w:rPr>
        <w:t>חד לל' יום</w:t>
      </w:r>
      <w:r w:rsidRPr="006F178A">
        <w:rPr>
          <w:rFonts w:hint="cs"/>
          <w:rtl/>
        </w:rPr>
        <w:t xml:space="preserve"> כחיזרי לדקל, </w:t>
      </w:r>
      <w:r w:rsidRPr="00EB7880">
        <w:rPr>
          <w:rStyle w:val="afffff0"/>
          <w:rFonts w:hint="cs"/>
          <w:rtl/>
        </w:rPr>
        <w:t>ותרופה לגוף</w:t>
      </w:r>
    </w:p>
    <w:p w14:paraId="7F8FE49F" w14:textId="77777777" w:rsidR="003E2DCC" w:rsidRPr="006F178A" w:rsidRDefault="003E2DCC" w:rsidP="00A522DC">
      <w:pPr>
        <w:pStyle w:val="a3"/>
        <w:framePr w:wrap="around"/>
        <w:rPr>
          <w:rtl/>
        </w:rPr>
      </w:pPr>
      <w:r w:rsidRPr="006F178A">
        <w:rPr>
          <w:rtl/>
        </w:rPr>
        <w:t>מא:</w:t>
      </w:r>
    </w:p>
    <w:p w14:paraId="60181953" w14:textId="3291FFFD" w:rsidR="006666DF" w:rsidRPr="00C14A40" w:rsidRDefault="003E2DCC" w:rsidP="0090740B">
      <w:pPr>
        <w:pStyle w:val="38"/>
        <w:framePr w:wrap="notBeside"/>
        <w:rPr>
          <w:rtl/>
        </w:rPr>
      </w:pPr>
      <w:r w:rsidRPr="00C14A40">
        <w:rPr>
          <w:rFonts w:hint="cs"/>
          <w:rtl/>
        </w:rPr>
        <w:t>רנב</w:t>
      </w:r>
      <w:r w:rsidRPr="00C14A40">
        <w:rPr>
          <w:rtl/>
        </w:rPr>
        <w:t>"</w:t>
      </w:r>
      <w:r w:rsidRPr="00C14A40">
        <w:rPr>
          <w:rFonts w:hint="cs"/>
          <w:rtl/>
        </w:rPr>
        <w:t>י</w:t>
      </w:r>
      <w:r w:rsidRPr="00C14A40">
        <w:rPr>
          <w:rtl/>
        </w:rPr>
        <w:t>:</w:t>
      </w:r>
    </w:p>
    <w:p w14:paraId="4E42A185" w14:textId="01B03619" w:rsidR="003E2DCC" w:rsidRPr="006F178A" w:rsidRDefault="003E2DCC" w:rsidP="008B1B1A">
      <w:pPr>
        <w:spacing w:after="60"/>
        <w:rPr>
          <w:rtl/>
        </w:rPr>
      </w:pPr>
      <w:r w:rsidRPr="006F178A">
        <w:rPr>
          <w:rFonts w:ascii="Fb Fontext" w:hAnsi="Fb Fontext"/>
          <w:rtl/>
        </w:rPr>
        <w:t>לא היא ולא ת</w:t>
      </w:r>
      <w:r w:rsidR="009D1790">
        <w:rPr>
          <w:rFonts w:ascii="Fb Fontext" w:hAnsi="Fb Fontext" w:hint="cs"/>
          <w:rtl/>
        </w:rPr>
        <w:t>ועלתו</w:t>
      </w:r>
      <w:r w:rsidRPr="006F178A">
        <w:rPr>
          <w:rFonts w:ascii="Fb Fontext" w:hAnsi="Fb Fontext"/>
          <w:rtl/>
        </w:rPr>
        <w:t>.</w:t>
      </w:r>
    </w:p>
    <w:p w14:paraId="4151A4CA" w14:textId="11ECE2E2" w:rsidR="0090740B" w:rsidRPr="00C14A40" w:rsidRDefault="003E2DCC" w:rsidP="008B1B1A">
      <w:pPr>
        <w:pStyle w:val="38"/>
        <w:framePr w:wrap="notBeside"/>
        <w:rPr>
          <w:rtl/>
        </w:rPr>
      </w:pPr>
      <w:r w:rsidRPr="00C14A40">
        <w:rPr>
          <w:rFonts w:hint="cs"/>
          <w:rtl/>
        </w:rPr>
        <w:t>מר</w:t>
      </w:r>
      <w:r w:rsidRPr="00C14A40">
        <w:rPr>
          <w:rtl/>
        </w:rPr>
        <w:t>"</w:t>
      </w:r>
      <w:r w:rsidRPr="00C14A40">
        <w:rPr>
          <w:rFonts w:hint="cs"/>
          <w:rtl/>
        </w:rPr>
        <w:t>יח</w:t>
      </w:r>
      <w:r w:rsidRPr="00C14A40">
        <w:rPr>
          <w:rtl/>
        </w:rPr>
        <w:t xml:space="preserve">: </w:t>
      </w:r>
    </w:p>
    <w:p w14:paraId="6D3B4B99" w14:textId="2B85A682" w:rsidR="003E2DCC" w:rsidRPr="006F178A" w:rsidRDefault="003E2DCC" w:rsidP="003E2DCC">
      <w:pPr>
        <w:rPr>
          <w:rtl/>
        </w:rPr>
      </w:pPr>
      <w:r w:rsidRPr="009D1790">
        <w:rPr>
          <w:rStyle w:val="affffc"/>
          <w:rtl/>
        </w:rPr>
        <w:t xml:space="preserve">ערסן </w:t>
      </w:r>
      <w:r w:rsidRPr="006F178A">
        <w:rPr>
          <w:rtl/>
        </w:rPr>
        <w:t>יפה לחולה לרפואתו.</w:t>
      </w:r>
    </w:p>
    <w:p w14:paraId="22CD2598" w14:textId="77777777" w:rsidR="0090740B" w:rsidRPr="00C14A40" w:rsidRDefault="009D1790" w:rsidP="0090740B">
      <w:pPr>
        <w:pStyle w:val="38"/>
        <w:framePr w:wrap="notBeside"/>
        <w:rPr>
          <w:rFonts w:hint="cs"/>
          <w:rtl/>
        </w:rPr>
      </w:pPr>
      <w:r w:rsidRPr="00C14A40">
        <w:rPr>
          <w:rFonts w:hint="cs"/>
          <w:rtl/>
        </w:rPr>
        <w:t>כ</w:t>
      </w:r>
      <w:r w:rsidR="003E2DCC" w:rsidRPr="00C14A40">
        <w:rPr>
          <w:rtl/>
        </w:rPr>
        <w:t xml:space="preserve">ר' יונתן: </w:t>
      </w:r>
    </w:p>
    <w:p w14:paraId="2E4D263A" w14:textId="62E2686E" w:rsidR="009D1790" w:rsidRDefault="003E2DCC" w:rsidP="000E4A9B">
      <w:pPr>
        <w:rPr>
          <w:rtl/>
        </w:rPr>
      </w:pPr>
      <w:r w:rsidRPr="006F178A">
        <w:rPr>
          <w:rFonts w:hint="cs"/>
          <w:rtl/>
        </w:rPr>
        <w:t>שעורים ישנים קלופים המדובקים בנפה</w:t>
      </w:r>
      <w:r w:rsidR="009D1790">
        <w:rPr>
          <w:rStyle w:val="afffff0"/>
          <w:rFonts w:hint="cs"/>
          <w:rtl/>
        </w:rPr>
        <w:t xml:space="preserve"> </w:t>
      </w:r>
      <w:r w:rsidRPr="009D1790">
        <w:rPr>
          <w:rStyle w:val="afffff0"/>
          <w:rFonts w:hint="cs"/>
          <w:rtl/>
        </w:rPr>
        <w:t xml:space="preserve">כשמרקדין בה </w:t>
      </w:r>
    </w:p>
    <w:p w14:paraId="1687687D" w14:textId="77777777" w:rsidR="0090740B" w:rsidRPr="00C14A40" w:rsidRDefault="003E2DCC" w:rsidP="0090740B">
      <w:pPr>
        <w:pStyle w:val="38"/>
        <w:framePr w:wrap="notBeside"/>
        <w:rPr>
          <w:rFonts w:hint="cs"/>
          <w:rtl/>
        </w:rPr>
      </w:pPr>
      <w:r w:rsidRPr="00C14A40">
        <w:rPr>
          <w:rtl/>
        </w:rPr>
        <w:t xml:space="preserve">אביי: </w:t>
      </w:r>
    </w:p>
    <w:p w14:paraId="16D01615" w14:textId="4BC9C495" w:rsidR="003E2DCC" w:rsidRPr="006F178A" w:rsidRDefault="003E2DCC" w:rsidP="000E4A9B">
      <w:pPr>
        <w:rPr>
          <w:rtl/>
        </w:rPr>
      </w:pPr>
      <w:r w:rsidRPr="006F178A">
        <w:rPr>
          <w:rFonts w:hint="cs"/>
          <w:rtl/>
        </w:rPr>
        <w:t xml:space="preserve">צריכים בישול כבשר שור </w:t>
      </w:r>
    </w:p>
    <w:p w14:paraId="28212CB0" w14:textId="77777777" w:rsidR="0090740B" w:rsidRPr="00C14A40" w:rsidRDefault="003E2DCC" w:rsidP="0090740B">
      <w:pPr>
        <w:pStyle w:val="38"/>
        <w:framePr w:wrap="notBeside"/>
        <w:rPr>
          <w:rFonts w:hint="cs"/>
          <w:rtl/>
        </w:rPr>
      </w:pPr>
      <w:r w:rsidRPr="00C14A40">
        <w:rPr>
          <w:rtl/>
        </w:rPr>
        <w:t xml:space="preserve">רב יוסף: </w:t>
      </w:r>
    </w:p>
    <w:p w14:paraId="42133D5E" w14:textId="3064DA8D" w:rsidR="000E4A9B" w:rsidRDefault="00E902F9" w:rsidP="000E4A9B">
      <w:pPr>
        <w:rPr>
          <w:rtl/>
        </w:rPr>
      </w:pPr>
      <w:r>
        <w:rPr>
          <w:rFonts w:hint="cs"/>
          <w:rtl/>
        </w:rPr>
        <w:t xml:space="preserve">סולת </w:t>
      </w:r>
      <w:r w:rsidR="003E2DCC" w:rsidRPr="006F178A">
        <w:rPr>
          <w:rtl/>
        </w:rPr>
        <w:t>דשע</w:t>
      </w:r>
      <w:r>
        <w:rPr>
          <w:rFonts w:hint="cs"/>
          <w:rtl/>
        </w:rPr>
        <w:t>ו</w:t>
      </w:r>
      <w:r w:rsidR="003E2DCC" w:rsidRPr="006F178A">
        <w:rPr>
          <w:rtl/>
        </w:rPr>
        <w:t>רי</w:t>
      </w:r>
      <w:r w:rsidR="003E2DCC" w:rsidRPr="006F178A">
        <w:rPr>
          <w:rFonts w:hint="cs"/>
          <w:rtl/>
        </w:rPr>
        <w:t xml:space="preserve">ם ישנות </w:t>
      </w:r>
      <w:r w:rsidR="003E2DCC" w:rsidRPr="006F178A">
        <w:rPr>
          <w:rtl/>
        </w:rPr>
        <w:t>ד</w:t>
      </w:r>
      <w:r w:rsidR="000E4A9B">
        <w:rPr>
          <w:rFonts w:hint="cs"/>
          <w:rtl/>
        </w:rPr>
        <w:t>נפה ראשונה</w:t>
      </w:r>
      <w:r w:rsidR="003E2DCC" w:rsidRPr="006F178A">
        <w:rPr>
          <w:rtl/>
        </w:rPr>
        <w:t>.</w:t>
      </w:r>
      <w:r w:rsidR="003E2DCC" w:rsidRPr="006F178A">
        <w:rPr>
          <w:rFonts w:hint="cs"/>
          <w:rtl/>
        </w:rPr>
        <w:t xml:space="preserve"> </w:t>
      </w:r>
    </w:p>
    <w:p w14:paraId="47EBF3E0" w14:textId="3467953C" w:rsidR="003E2DCC" w:rsidRPr="006F178A" w:rsidRDefault="00E902F9" w:rsidP="008B1B1A">
      <w:pPr>
        <w:spacing w:after="60"/>
        <w:rPr>
          <w:rtl/>
        </w:rPr>
      </w:pPr>
      <w:r w:rsidRPr="00E902F9">
        <w:rPr>
          <w:rStyle w:val="affffe"/>
          <w:rFonts w:hint="cs"/>
          <w:rtl/>
        </w:rPr>
        <w:t>ע</w:t>
      </w:r>
      <w:r w:rsidR="0075729B">
        <w:rPr>
          <w:rStyle w:val="affffe"/>
          <w:rtl/>
        </w:rPr>
        <w:t>"</w:t>
      </w:r>
      <w:r w:rsidRPr="00E902F9">
        <w:rPr>
          <w:rStyle w:val="affffe"/>
          <w:rFonts w:hint="cs"/>
          <w:rtl/>
        </w:rPr>
        <w:t>ז א</w:t>
      </w:r>
      <w:r w:rsidR="003E2DCC" w:rsidRPr="00E902F9">
        <w:rPr>
          <w:rStyle w:val="affffe"/>
          <w:rFonts w:hint="cs"/>
          <w:rtl/>
        </w:rPr>
        <w:t xml:space="preserve">מר אביי </w:t>
      </w:r>
      <w:r w:rsidR="003E2DCC" w:rsidRPr="006F178A">
        <w:rPr>
          <w:rFonts w:hint="cs"/>
          <w:rtl/>
        </w:rPr>
        <w:t xml:space="preserve">שצריך בישול כבשר שור </w:t>
      </w:r>
    </w:p>
    <w:p w14:paraId="44AE4820" w14:textId="5449E583" w:rsidR="0090740B" w:rsidRPr="00C14A40" w:rsidRDefault="003E2DCC" w:rsidP="0090740B">
      <w:pPr>
        <w:pStyle w:val="38"/>
        <w:framePr w:wrap="notBeside"/>
        <w:rPr>
          <w:rtl/>
        </w:rPr>
      </w:pPr>
      <w:r w:rsidRPr="00C14A40">
        <w:rPr>
          <w:rtl/>
        </w:rPr>
        <w:t xml:space="preserve">רי"ו: </w:t>
      </w:r>
    </w:p>
    <w:p w14:paraId="41F7C6D2" w14:textId="51079A2B" w:rsidR="003E2DCC" w:rsidRPr="006F178A" w:rsidRDefault="003E2DCC" w:rsidP="008B1B1A">
      <w:pPr>
        <w:rPr>
          <w:rtl/>
        </w:rPr>
      </w:pPr>
      <w:r w:rsidRPr="008B1B1A">
        <w:rPr>
          <w:rStyle w:val="afffa"/>
          <w:rtl/>
        </w:rPr>
        <w:t>בורדם</w:t>
      </w:r>
      <w:r w:rsidR="000403C4">
        <w:rPr>
          <w:rFonts w:hint="cs"/>
          <w:rtl/>
        </w:rPr>
        <w:t xml:space="preserve"> </w:t>
      </w:r>
      <w:r w:rsidRPr="000E4A9B">
        <w:rPr>
          <w:rStyle w:val="afffff0"/>
          <w:rFonts w:hint="cs"/>
          <w:rtl/>
        </w:rPr>
        <w:t>שלשול</w:t>
      </w:r>
      <w:r w:rsidRPr="006F178A">
        <w:rPr>
          <w:rtl/>
        </w:rPr>
        <w:t xml:space="preserve"> אין מבקרים, ואין מזכירין שמו</w:t>
      </w:r>
      <w:r w:rsidR="008B1B1A">
        <w:rPr>
          <w:rFonts w:hint="cs"/>
          <w:rtl/>
        </w:rPr>
        <w:t xml:space="preserve">,- </w:t>
      </w:r>
      <w:r w:rsidRPr="006F178A">
        <w:rPr>
          <w:rFonts w:hint="cs"/>
          <w:rtl/>
        </w:rPr>
        <w:t>מפני שהוא כמעיין הנובע ולכן נקרא שמו בורדם.</w:t>
      </w:r>
    </w:p>
    <w:p w14:paraId="7F8ED4FC" w14:textId="77777777" w:rsidR="003E2DCC" w:rsidRPr="006F178A" w:rsidRDefault="003E2DCC" w:rsidP="000F1DD4">
      <w:pPr>
        <w:pStyle w:val="afffd"/>
        <w:rPr>
          <w:rtl/>
        </w:rPr>
      </w:pPr>
      <w:ins w:id="9861" w:author="מספור קטעי משנה" w:date="2026-10-06T06:45:39Z">
        <w:r>
          <w:rPr>
            <w:rStyle w:val="MisparKeta"/>
          </w:rPr>
          <w:t xml:space="preserve">א. </w:t>
        </w:r>
      </w:ins>
      <w:r w:rsidRPr="006F178A">
        <w:rPr>
          <w:rtl/>
        </w:rPr>
        <w:t>ומרפאהו רפואת הנפש כו'.</w:t>
      </w:r>
    </w:p>
    <w:p w14:paraId="258DD670" w14:textId="77777777" w:rsidR="003E2DCC" w:rsidRPr="006F178A" w:rsidRDefault="003E2DCC" w:rsidP="003E2DCC">
      <w:pPr>
        <w:rPr>
          <w:rtl/>
        </w:rPr>
      </w:pPr>
      <w:r w:rsidRPr="006F178A">
        <w:rPr>
          <w:rFonts w:ascii="Fb Fontext" w:hAnsi="Fb Fontext"/>
          <w:rtl/>
        </w:rPr>
        <w:t xml:space="preserve">אלא רפואת נפש - </w:t>
      </w:r>
      <w:r w:rsidRPr="006F178A">
        <w:rPr>
          <w:rFonts w:ascii="Fb Fontext" w:hAnsi="Fb Fontext" w:hint="cs"/>
          <w:rtl/>
        </w:rPr>
        <w:t>ד</w:t>
      </w:r>
      <w:r w:rsidRPr="006F178A">
        <w:rPr>
          <w:rFonts w:ascii="Fb Fontext" w:hAnsi="Fb Fontext"/>
          <w:rtl/>
        </w:rPr>
        <w:t>גופו, רפואת ממון - בהמתו.</w:t>
      </w:r>
    </w:p>
    <w:p w14:paraId="15AFA79B" w14:textId="77777777" w:rsidR="0090740B" w:rsidRPr="00C14A40" w:rsidRDefault="003E2DCC" w:rsidP="0090740B">
      <w:pPr>
        <w:pStyle w:val="38"/>
        <w:framePr w:wrap="notBeside"/>
        <w:rPr>
          <w:rtl/>
        </w:rPr>
      </w:pPr>
      <w:r w:rsidRPr="00C14A40">
        <w:rPr>
          <w:rFonts w:hint="cs"/>
          <w:rtl/>
        </w:rPr>
        <w:t>מרב</w:t>
      </w:r>
      <w:r w:rsidRPr="00C14A40">
        <w:rPr>
          <w:rtl/>
        </w:rPr>
        <w:t xml:space="preserve">: </w:t>
      </w:r>
    </w:p>
    <w:p w14:paraId="4D684926" w14:textId="15205D80" w:rsidR="003E2DCC" w:rsidRPr="006F178A" w:rsidRDefault="003E2DCC" w:rsidP="0090740B">
      <w:pPr>
        <w:spacing w:after="60"/>
        <w:rPr>
          <w:rtl/>
        </w:rPr>
      </w:pPr>
      <w:r w:rsidRPr="006F178A">
        <w:rPr>
          <w:rtl/>
        </w:rPr>
        <w:t>אבל אומר לו סם פלוני יפה לה, סם פלוני רע לה.</w:t>
      </w:r>
    </w:p>
    <w:p>
      <w:pPr>
        <w:pStyle w:val="afffffb"/>
        <w:rPr>
          <w:ins w:id="20375" w:author="קלוד" w:date="2026-10-06T10:09:38Z"/>
        </w:rPr>
      </w:pPr>
      <w:ins w:id="20374" w:author="קלוד" w:date="2026-10-06T10:09:38Z">
        <w:r>
          <w:t xml:space="preserve">משנה ד</w:t>
        </w:r>
      </w:ins>
    </w:p>
    <w:p w14:paraId="19700E2C" w14:textId="316A4724" w:rsidR="00A536D8" w:rsidRDefault="003E2DCC" w:rsidP="00B0779A">
      <w:pPr>
        <w:pStyle w:val="afff5"/>
        <w:rPr>
          <w:rtl/>
        </w:rPr>
      </w:pPr>
      <w:r w:rsidRPr="006F178A">
        <w:rPr>
          <w:rtl/>
        </w:rPr>
        <w:t>ורוחץ עמו באמבטי גדולה, אבל לא בקטנה;</w:t>
      </w:r>
      <w:r w:rsidRPr="00B15076">
        <w:rPr>
          <w:rtl/>
        </w:rPr>
        <w:t xml:space="preserve">וישן עמו במטה, </w:t>
      </w:r>
    </w:p>
    <w:p w14:paraId="39BAF2C9" w14:textId="78846032" w:rsidR="003E2DCC" w:rsidRPr="00B15076" w:rsidRDefault="00A536D8" w:rsidP="003E2DCC">
      <w:pPr>
        <w:pStyle w:val="afff5"/>
        <w:rPr>
          <w:rtl/>
        </w:rPr>
      </w:pPr>
      <w:r w:rsidRPr="00A536D8">
        <w:rPr>
          <w:rStyle w:val="TanaimMishna"/>
          <w:rFonts w:hint="cs"/>
          <w:rtl/>
          <w:rPrChange w:id="20090" w:author="קלוד" w:date="2026-10-06T10:09:38Z">
            <w:rPr>
              <w:rStyle w:val="affffe"/>
              <w:rFonts w:hint="cs"/>
              <w:rtl/>
            </w:rPr>
          </w:rPrChange>
        </w:rPr>
        <w:t>ר</w:t>
      </w:r>
      <w:r w:rsidR="0075729B">
        <w:rPr>
          <w:rStyle w:val="TanaimMishna"/>
          <w:rtl/>
          <w:rPrChange w:id="20091" w:author="קלוד" w:date="2026-10-06T10:09:38Z">
            <w:rPr>
              <w:rStyle w:val="affffe"/>
              <w:rtl/>
            </w:rPr>
          </w:rPrChange>
        </w:rPr>
        <w:t>"</w:t>
      </w:r>
      <w:r w:rsidRPr="00A536D8">
        <w:rPr>
          <w:rStyle w:val="TanaimMishna"/>
          <w:rFonts w:hint="cs"/>
          <w:rtl/>
          <w:rPrChange w:id="20092" w:author="קלוד" w:date="2026-10-06T10:09:38Z">
            <w:rPr>
              <w:rStyle w:val="affffe"/>
              <w:rFonts w:hint="cs"/>
              <w:rtl/>
            </w:rPr>
          </w:rPrChange>
        </w:rPr>
        <w:t>י</w:t>
      </w:r>
      <w:r w:rsidR="003E2DCC" w:rsidRPr="00A536D8">
        <w:rPr>
          <w:rStyle w:val="TanaimMishna"/>
          <w:rtl/>
          <w:rPrChange w:id="20093" w:author="קלוד" w:date="2026-10-06T10:09:38Z">
            <w:rPr>
              <w:rStyle w:val="affffe"/>
              <w:rtl/>
            </w:rPr>
          </w:rPrChange>
        </w:rPr>
        <w:t>:</w:t>
      </w:r>
      <w:r w:rsidR="003E2DCC" w:rsidRPr="00B15076">
        <w:rPr>
          <w:rtl/>
        </w:rPr>
        <w:t xml:space="preserve"> בימות החמה, אבל לא בימות הגשמים, מפני שהוא מהנהו;</w:t>
      </w:r>
    </w:p>
    <w:p w14:paraId="424AF53D" w14:textId="65F4A0BC" w:rsidR="003E2DCC" w:rsidRPr="006F178A" w:rsidRDefault="003E2DCC" w:rsidP="0090740B">
      <w:pPr>
        <w:pStyle w:val="afff5"/>
        <w:spacing w:after="60"/>
        <w:rPr>
          <w:rtl/>
        </w:rPr>
      </w:pPr>
      <w:r w:rsidRPr="006F178A">
        <w:rPr>
          <w:rtl/>
        </w:rPr>
        <w:t>ומיסב עמו על המטה, ואוכל עמו על השולחן אבל לא מן התמחוי, אבל אוכל הוא עמו מן התמחוי החוזר.</w:t>
      </w:r>
    </w:p>
    <w:p w14:paraId="18D29C5D" w14:textId="77777777" w:rsidR="006666DF" w:rsidRPr="00C14A40" w:rsidRDefault="003E2DCC" w:rsidP="0090740B">
      <w:pPr>
        <w:pStyle w:val="38"/>
        <w:framePr w:wrap="notBeside"/>
        <w:rPr>
          <w:rFonts w:hint="cs"/>
          <w:rtl/>
        </w:rPr>
      </w:pPr>
      <w:r w:rsidRPr="00C14A40">
        <w:rPr>
          <w:rFonts w:hint="cs"/>
          <w:rtl/>
        </w:rPr>
        <w:t>ר</w:t>
      </w:r>
      <w:r w:rsidRPr="00C14A40">
        <w:rPr>
          <w:rtl/>
        </w:rPr>
        <w:t>"</w:t>
      </w:r>
      <w:r w:rsidRPr="00C14A40">
        <w:rPr>
          <w:rFonts w:hint="cs"/>
          <w:rtl/>
        </w:rPr>
        <w:t>מ:</w:t>
      </w:r>
    </w:p>
    <w:p w14:paraId="50AF0179" w14:textId="1790607F" w:rsidR="003E2DCC" w:rsidRPr="006F178A" w:rsidRDefault="003E2DCC" w:rsidP="003E2DCC">
      <w:pPr>
        <w:rPr>
          <w:rtl/>
        </w:rPr>
      </w:pPr>
      <w:r w:rsidRPr="006F178A">
        <w:rPr>
          <w:rFonts w:ascii="Fb Fontext" w:hAnsi="Fb Fontext"/>
          <w:rtl/>
        </w:rPr>
        <w:t xml:space="preserve">לא באמבטי, ולא במטה, גדולה </w:t>
      </w:r>
      <w:r w:rsidR="002C4C96">
        <w:rPr>
          <w:rFonts w:ascii="Fb Fontext" w:hAnsi="Fb Fontext" w:hint="cs"/>
          <w:rtl/>
        </w:rPr>
        <w:t>ו</w:t>
      </w:r>
      <w:r w:rsidRPr="006F178A">
        <w:rPr>
          <w:rFonts w:ascii="Fb Fontext" w:hAnsi="Fb Fontext"/>
          <w:rtl/>
        </w:rPr>
        <w:t xml:space="preserve">קטנה, </w:t>
      </w:r>
    </w:p>
    <w:p w14:paraId="49F6C70D" w14:textId="77777777" w:rsidR="006666DF" w:rsidRPr="00C14A40" w:rsidRDefault="003E2DCC" w:rsidP="0090740B">
      <w:pPr>
        <w:pStyle w:val="38"/>
        <w:framePr w:wrap="notBeside"/>
        <w:rPr>
          <w:rtl/>
        </w:rPr>
      </w:pPr>
      <w:r w:rsidRPr="00C14A40">
        <w:rPr>
          <w:rFonts w:hint="cs"/>
          <w:rtl/>
        </w:rPr>
        <w:t>ר</w:t>
      </w:r>
      <w:r w:rsidRPr="00C14A40">
        <w:rPr>
          <w:rtl/>
        </w:rPr>
        <w:t>"</w:t>
      </w:r>
      <w:r w:rsidRPr="00C14A40">
        <w:rPr>
          <w:rFonts w:hint="cs"/>
          <w:rtl/>
        </w:rPr>
        <w:t>י</w:t>
      </w:r>
      <w:r w:rsidRPr="00C14A40">
        <w:rPr>
          <w:rtl/>
        </w:rPr>
        <w:t>:</w:t>
      </w:r>
    </w:p>
    <w:p w14:paraId="60795017" w14:textId="62C56669" w:rsidR="00482CEE" w:rsidRDefault="003E2DCC" w:rsidP="002C4C96">
      <w:pPr>
        <w:rPr>
          <w:rtl/>
        </w:rPr>
      </w:pPr>
      <w:r w:rsidRPr="006F178A">
        <w:rPr>
          <w:rtl/>
        </w:rPr>
        <w:t>גדולה בימות הגשמים, וקטנה בימות החמה - מותר.</w:t>
      </w:r>
    </w:p>
    <w:p w14:paraId="59916A44" w14:textId="341D3B51" w:rsidR="003E2DCC" w:rsidRPr="006F178A" w:rsidRDefault="003E2DCC" w:rsidP="00E026D2">
      <w:pPr>
        <w:ind w:firstLine="57"/>
        <w:rPr>
          <w:rtl/>
        </w:rPr>
      </w:pPr>
      <w:r w:rsidRPr="006F178A">
        <w:rPr>
          <w:rtl/>
        </w:rPr>
        <w:t>רוחץ עמו באמבטי גדולה, ומזיע עמו בקטנה.</w:t>
      </w:r>
    </w:p>
    <w:p w14:paraId="3EC6695B" w14:textId="77777777" w:rsidR="00E026D2" w:rsidRDefault="003E2DCC" w:rsidP="00390D94">
      <w:pPr>
        <w:ind w:firstLine="57"/>
        <w:rPr>
          <w:rtl/>
        </w:rPr>
      </w:pPr>
      <w:r w:rsidRPr="006F178A">
        <w:rPr>
          <w:rtl/>
        </w:rPr>
        <w:t>אבל מיסב עמו על המטה, ואוכל עמו על השולחן</w:t>
      </w:r>
      <w:r w:rsidR="00E026D2">
        <w:rPr>
          <w:rFonts w:hint="cs"/>
          <w:rtl/>
        </w:rPr>
        <w:t>,</w:t>
      </w:r>
      <w:r w:rsidRPr="006F178A">
        <w:rPr>
          <w:rtl/>
        </w:rPr>
        <w:t xml:space="preserve"> </w:t>
      </w:r>
    </w:p>
    <w:p w14:paraId="3AA68D4B" w14:textId="7532F3F8" w:rsidR="003E2DCC" w:rsidRPr="006F178A" w:rsidRDefault="003E2DCC" w:rsidP="00390D94">
      <w:pPr>
        <w:ind w:firstLine="57"/>
        <w:rPr>
          <w:rtl/>
        </w:rPr>
      </w:pPr>
      <w:r w:rsidRPr="006F178A">
        <w:rPr>
          <w:rtl/>
        </w:rPr>
        <w:t>אבל לא מן התמחוי, אבל אוכל הוא מן התמחוי החוזר.</w:t>
      </w:r>
    </w:p>
    <w:p w14:paraId="5D49EE90" w14:textId="77777777" w:rsidR="006666DF" w:rsidRPr="00C14A40" w:rsidRDefault="003E2DCC" w:rsidP="0090740B">
      <w:pPr>
        <w:pStyle w:val="38"/>
        <w:framePr w:wrap="notBeside"/>
        <w:rPr>
          <w:rtl/>
        </w:rPr>
      </w:pPr>
      <w:r w:rsidRPr="00C14A40">
        <w:rPr>
          <w:rtl/>
        </w:rPr>
        <w:t>ר</w:t>
      </w:r>
      <w:r w:rsidRPr="00C14A40">
        <w:rPr>
          <w:rFonts w:hint="cs"/>
          <w:rtl/>
        </w:rPr>
        <w:t>יב</w:t>
      </w:r>
      <w:r w:rsidRPr="00C14A40">
        <w:rPr>
          <w:rtl/>
        </w:rPr>
        <w:t>"</w:t>
      </w:r>
      <w:r w:rsidRPr="00C14A40">
        <w:rPr>
          <w:rFonts w:hint="cs"/>
          <w:rtl/>
        </w:rPr>
        <w:t>ח</w:t>
      </w:r>
      <w:r w:rsidRPr="00C14A40">
        <w:rPr>
          <w:rtl/>
        </w:rPr>
        <w:t>:</w:t>
      </w:r>
    </w:p>
    <w:p w14:paraId="7A344C1E" w14:textId="77777777" w:rsidR="006666DF" w:rsidRDefault="003E2DCC" w:rsidP="003E2DCC">
      <w:pPr>
        <w:rPr>
          <w:rtl/>
        </w:rPr>
      </w:pPr>
      <w:r w:rsidRPr="006F178A">
        <w:rPr>
          <w:rtl/>
        </w:rPr>
        <w:t>מן התמחוי החוזר לבעה"ב.</w:t>
      </w:r>
    </w:p>
    <w:p w14:paraId="39D0A7EB" w14:textId="6A587D3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77" w:author="קלוד" w:date="2026-10-06T10:09:38Z"/>
        </w:rPr>
      </w:pPr>
      <w:ins w:id="20376" w:author="קלוד" w:date="2026-10-06T10:09:38Z">
        <w:r>
          <w:t xml:space="preserve">משנה ד</w:t>
        </w:r>
      </w:ins>
    </w:p>
    <w:p w14:paraId="260162DF" w14:textId="77777777" w:rsidR="003E2DCC" w:rsidRPr="006F178A" w:rsidRDefault="003E2DCC" w:rsidP="00390D94">
      <w:pPr>
        <w:pStyle w:val="afff5"/>
        <w:jc w:val="center"/>
        <w:rPr>
          <w:rtl/>
        </w:rPr>
      </w:pPr>
      <w:r w:rsidRPr="006F178A">
        <w:rPr>
          <w:rtl/>
        </w:rPr>
        <w:t>לא יאכל עמו מן האבוס שלפני הפועלים;</w:t>
      </w:r>
    </w:p>
    <w:p w14:paraId="1E3AC2C1" w14:textId="7577E042" w:rsidR="003E2DCC" w:rsidRPr="006F178A" w:rsidRDefault="00390D94" w:rsidP="003E2DCC">
      <w:pPr>
        <w:pStyle w:val="afff5"/>
        <w:rPr>
          <w:rtl/>
        </w:rPr>
      </w:pPr>
      <w:r w:rsidRPr="00390D94">
        <w:rPr>
          <w:rStyle w:val="TanaimMishna"/>
          <w:rFonts w:hint="cs"/>
          <w:rtl/>
          <w:rPrChange w:id="20094" w:author="קלוד" w:date="2026-10-06T10:09:38Z">
            <w:rPr>
              <w:rStyle w:val="affffe"/>
              <w:rFonts w:hint="cs"/>
              <w:rtl/>
            </w:rPr>
          </w:rPrChange>
        </w:rPr>
        <w:t>ולר</w:t>
      </w:r>
      <w:r w:rsidR="0075729B">
        <w:rPr>
          <w:rStyle w:val="TanaimMishna"/>
          <w:rtl/>
          <w:rPrChange w:id="20095" w:author="קלוד" w:date="2026-10-06T10:09:38Z">
            <w:rPr>
              <w:rStyle w:val="affffe"/>
              <w:rtl/>
            </w:rPr>
          </w:rPrChange>
        </w:rPr>
        <w:t>"</w:t>
      </w:r>
      <w:r w:rsidRPr="00390D94">
        <w:rPr>
          <w:rStyle w:val="TanaimMishna"/>
          <w:rFonts w:hint="cs"/>
          <w:rtl/>
          <w:rPrChange w:id="20096" w:author="קלוד" w:date="2026-10-06T10:09:38Z">
            <w:rPr>
              <w:rStyle w:val="affffe"/>
              <w:rFonts w:hint="cs"/>
              <w:rtl/>
            </w:rPr>
          </w:rPrChange>
        </w:rPr>
        <w:t>מ</w:t>
      </w:r>
      <w:r>
        <w:rPr>
          <w:rStyle w:val="TanaimMishna"/>
          <w:rFonts w:hint="cs"/>
          <w:rtl/>
          <w:rPrChange w:id="20097" w:author="קלוד" w:date="2026-10-06T10:09:38Z">
            <w:rPr>
              <w:rStyle w:val="affffe"/>
              <w:rFonts w:hint="cs"/>
              <w:rtl/>
            </w:rPr>
          </w:rPrChange>
        </w:rPr>
        <w:t>:</w:t>
      </w:r>
      <w:r w:rsidRPr="00390D94">
        <w:rPr>
          <w:rStyle w:val="TanaimMishna"/>
          <w:rFonts w:hint="cs"/>
          <w:rtl/>
          <w:rPrChange w:id="20098" w:author="קלוד" w:date="2026-10-06T10:09:38Z">
            <w:rPr>
              <w:rStyle w:val="affffe"/>
              <w:rFonts w:hint="cs"/>
              <w:rtl/>
            </w:rPr>
          </w:rPrChange>
        </w:rPr>
        <w:t xml:space="preserve"> </w:t>
      </w:r>
      <w:r w:rsidR="003E2DCC" w:rsidRPr="006F178A">
        <w:rPr>
          <w:rtl/>
        </w:rPr>
        <w:t>ולא יעשה עמו באומן,</w:t>
      </w:r>
      <w:r w:rsidR="003E2DCC" w:rsidRPr="00390D94">
        <w:rPr>
          <w:rStyle w:val="TanaimMishna"/>
          <w:rtl/>
          <w:rPrChange w:id="20099" w:author="קלוד" w:date="2026-10-06T10:09:38Z">
            <w:rPr>
              <w:rStyle w:val="affffe"/>
              <w:rtl/>
            </w:rPr>
          </w:rPrChange>
        </w:rPr>
        <w:t xml:space="preserve"> וחכ"א: </w:t>
      </w:r>
      <w:r w:rsidR="003E2DCC" w:rsidRPr="006F178A">
        <w:rPr>
          <w:rtl/>
        </w:rPr>
        <w:t>עושה והוא ברחוק ממנו.</w:t>
      </w:r>
    </w:p>
    <w:p w14:paraId="06155B0B" w14:textId="3504E631" w:rsidR="003E2DCC" w:rsidRPr="006F178A" w:rsidRDefault="003E2DCC" w:rsidP="003E2DCC">
      <w:pPr>
        <w:rPr>
          <w:rtl/>
        </w:rPr>
      </w:pPr>
      <w:r w:rsidRPr="00295E41">
        <w:rPr>
          <w:rStyle w:val="afffa"/>
          <w:rtl/>
        </w:rPr>
        <w:t>בקרוב</w:t>
      </w:r>
      <w:r w:rsidRPr="006F178A">
        <w:rPr>
          <w:rFonts w:ascii="Fb Fontext" w:hAnsi="Fb Fontext"/>
          <w:rtl/>
        </w:rPr>
        <w:t xml:space="preserve"> </w:t>
      </w:r>
      <w:r w:rsidR="00390D94">
        <w:rPr>
          <w:rStyle w:val="affffe"/>
          <w:rFonts w:hint="cs"/>
          <w:rtl/>
        </w:rPr>
        <w:t>-</w:t>
      </w:r>
      <w:r w:rsidRPr="00390D94">
        <w:rPr>
          <w:rStyle w:val="affffe"/>
          <w:rtl/>
        </w:rPr>
        <w:t>ל</w:t>
      </w:r>
      <w:r w:rsidRPr="00390D94">
        <w:rPr>
          <w:rStyle w:val="affffe"/>
          <w:rFonts w:hint="cs"/>
          <w:rtl/>
        </w:rPr>
        <w:t>כו</w:t>
      </w:r>
      <w:r w:rsidRPr="00390D94">
        <w:rPr>
          <w:rStyle w:val="affffe"/>
          <w:rtl/>
        </w:rPr>
        <w:t>"</w:t>
      </w:r>
      <w:r w:rsidRPr="00390D94">
        <w:rPr>
          <w:rStyle w:val="affffe"/>
          <w:rFonts w:hint="cs"/>
          <w:rtl/>
        </w:rPr>
        <w:t>ע</w:t>
      </w:r>
      <w:r w:rsidRPr="006F178A">
        <w:rPr>
          <w:rFonts w:ascii="Fb Fontext" w:hAnsi="Fb Fontext" w:hint="cs"/>
          <w:rtl/>
        </w:rPr>
        <w:t xml:space="preserve"> אס</w:t>
      </w:r>
      <w:r w:rsidR="00CD7588">
        <w:rPr>
          <w:rFonts w:ascii="Fb Fontext" w:hAnsi="Fb Fontext" w:hint="cs"/>
          <w:rtl/>
        </w:rPr>
        <w:t>ו</w:t>
      </w:r>
      <w:r w:rsidRPr="006F178A">
        <w:rPr>
          <w:rFonts w:ascii="Fb Fontext" w:hAnsi="Fb Fontext" w:hint="cs"/>
          <w:rtl/>
        </w:rPr>
        <w:t>ר</w:t>
      </w:r>
      <w:r w:rsidRPr="006F178A">
        <w:rPr>
          <w:rFonts w:ascii="Fb Fontext" w:hAnsi="Fb Fontext"/>
          <w:rtl/>
        </w:rPr>
        <w:t>,</w:t>
      </w:r>
    </w:p>
    <w:p w14:paraId="7C5269D1" w14:textId="38AC295A" w:rsidR="003E2DCC" w:rsidRPr="006F178A" w:rsidRDefault="003E2DCC" w:rsidP="003E2DCC">
      <w:pPr>
        <w:rPr>
          <w:rtl/>
        </w:rPr>
      </w:pPr>
      <w:r w:rsidRPr="00295E41">
        <w:rPr>
          <w:rStyle w:val="afffa"/>
          <w:rFonts w:hint="cs"/>
          <w:rtl/>
        </w:rPr>
        <w:t>ברחוק</w:t>
      </w:r>
      <w:r w:rsidRPr="006F178A">
        <w:rPr>
          <w:rFonts w:hint="cs"/>
          <w:rtl/>
        </w:rPr>
        <w:t xml:space="preserve"> </w:t>
      </w:r>
      <w:r w:rsidR="00D661E4">
        <w:rPr>
          <w:rFonts w:hint="cs"/>
          <w:rtl/>
        </w:rPr>
        <w:t>חלקו</w:t>
      </w:r>
      <w:r w:rsidRPr="006F178A">
        <w:rPr>
          <w:rFonts w:hint="cs"/>
          <w:rtl/>
        </w:rPr>
        <w:t xml:space="preserve"> </w:t>
      </w:r>
      <w:r w:rsidR="00CD7588">
        <w:rPr>
          <w:rStyle w:val="affffe"/>
          <w:rFonts w:hint="cs"/>
          <w:rtl/>
        </w:rPr>
        <w:t>ל</w:t>
      </w:r>
      <w:r w:rsidRPr="000403C4">
        <w:rPr>
          <w:rStyle w:val="affffe"/>
          <w:rtl/>
        </w:rPr>
        <w:t>ר"מ:</w:t>
      </w:r>
      <w:r>
        <w:rPr>
          <w:rtl/>
        </w:rPr>
        <w:t xml:space="preserve"> גזר</w:t>
      </w:r>
      <w:r w:rsidR="00CD7588">
        <w:rPr>
          <w:rFonts w:hint="cs"/>
          <w:rtl/>
        </w:rPr>
        <w:t>ו</w:t>
      </w:r>
      <w:r>
        <w:rPr>
          <w:rtl/>
        </w:rPr>
        <w:t xml:space="preserve"> רחוק משום קרוב, ד</w:t>
      </w:r>
      <w:r w:rsidRPr="006F178A">
        <w:rPr>
          <w:rtl/>
        </w:rPr>
        <w:t>מרפי ל</w:t>
      </w:r>
      <w:r w:rsidR="00CD7588">
        <w:rPr>
          <w:rFonts w:hint="cs"/>
          <w:rtl/>
        </w:rPr>
        <w:t>קרקע לפניו.</w:t>
      </w:r>
    </w:p>
    <w:p w14:paraId="4E03F416" w14:textId="77777777" w:rsidR="006666DF" w:rsidRDefault="003E2DCC" w:rsidP="003E2DCC">
      <w:pPr>
        <w:rPr>
          <w:rtl/>
        </w:rPr>
      </w:pPr>
      <w:r w:rsidRPr="000403C4">
        <w:rPr>
          <w:rStyle w:val="affffe"/>
          <w:rtl/>
        </w:rPr>
        <w:t>ו</w:t>
      </w:r>
      <w:r w:rsidR="00CD7588">
        <w:rPr>
          <w:rStyle w:val="affffe"/>
          <w:rFonts w:hint="cs"/>
          <w:rtl/>
        </w:rPr>
        <w:t>ל</w:t>
      </w:r>
      <w:r w:rsidRPr="000403C4">
        <w:rPr>
          <w:rStyle w:val="affffe"/>
          <w:rtl/>
        </w:rPr>
        <w:t>רבנן:</w:t>
      </w:r>
      <w:r w:rsidRPr="006F178A">
        <w:rPr>
          <w:rtl/>
        </w:rPr>
        <w:t xml:space="preserve"> לא גזר</w:t>
      </w:r>
      <w:r w:rsidR="00CD7588">
        <w:rPr>
          <w:rFonts w:hint="cs"/>
          <w:rtl/>
        </w:rPr>
        <w:t>ו</w:t>
      </w:r>
      <w:r w:rsidRPr="006F178A">
        <w:rPr>
          <w:rtl/>
        </w:rPr>
        <w:t>.</w:t>
      </w:r>
    </w:p>
    <w:p w14:paraId="59E45AE9" w14:textId="4077C74F"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880719E" w14:textId="77777777" w:rsidR="003E2DCC" w:rsidRPr="006F178A" w:rsidRDefault="003E2DCC" w:rsidP="00A522DC">
      <w:pPr>
        <w:pStyle w:val="a3"/>
        <w:framePr w:wrap="around"/>
        <w:rPr>
          <w:rtl/>
        </w:rPr>
      </w:pPr>
      <w:r w:rsidRPr="006F178A">
        <w:rPr>
          <w:rtl/>
        </w:rPr>
        <w:t>מב.</w:t>
      </w:r>
    </w:p>
    <w:p>
      <w:pPr>
        <w:pStyle w:val="afffffb"/>
        <w:rPr>
          <w:ins w:id="20379" w:author="קלוד" w:date="2026-10-06T10:09:38Z"/>
        </w:rPr>
      </w:pPr>
      <w:ins w:id="20378" w:author="קלוד" w:date="2026-10-06T10:09:38Z">
        <w:r>
          <w:t xml:space="preserve">משנה ה</w:t>
        </w:r>
      </w:ins>
    </w:p>
    <w:p w14:paraId="4E86098D" w14:textId="77777777" w:rsidR="003E2DCC" w:rsidRPr="006F178A" w:rsidRDefault="003E2DCC" w:rsidP="003E2DCC">
      <w:pPr>
        <w:pStyle w:val="afff5"/>
        <w:rPr>
          <w:rtl/>
        </w:rPr>
      </w:pPr>
      <w:r w:rsidRPr="006F178A">
        <w:rPr>
          <w:rtl/>
        </w:rPr>
        <w:t>המודר הנאה מחבירו לפני שביעית - אינו יורד לתוך שדהו, ואינו אוכל מן הנוטות, ובשביעית - אינו יורד לתוך שדהו, אבל אוכל הוא מן הנטיעות הנוטות.</w:t>
      </w:r>
    </w:p>
    <w:p w14:paraId="0729581E" w14:textId="2304653D" w:rsidR="003E2DCC" w:rsidRPr="006F178A" w:rsidRDefault="003E2DCC" w:rsidP="0044385D">
      <w:pPr>
        <w:pStyle w:val="afff5"/>
        <w:rPr>
          <w:rtl/>
        </w:rPr>
      </w:pPr>
      <w:r w:rsidRPr="006F178A">
        <w:rPr>
          <w:rtl/>
        </w:rPr>
        <w:t>נדר הימנו מאכל לפני שביעית יורד לשדהו ואינו אוכל מהפירות,</w:t>
      </w:r>
      <w:r w:rsidR="0075729B">
        <w:rPr>
          <w:rtl/>
        </w:rPr>
        <w:t xml:space="preserve"> </w:t>
      </w:r>
      <w:r w:rsidRPr="006F178A">
        <w:rPr>
          <w:rFonts w:hint="cs"/>
          <w:rtl/>
        </w:rPr>
        <w:tab/>
      </w:r>
      <w:r w:rsidRPr="006F178A">
        <w:rPr>
          <w:rtl/>
        </w:rPr>
        <w:br/>
        <w:t>ובשביעית - יורד ואוכל.</w:t>
      </w:r>
    </w:p>
    <w:p w14:paraId="5DEA6447" w14:textId="77777777" w:rsidR="0090740B" w:rsidRPr="00C14A40" w:rsidRDefault="003E2DCC" w:rsidP="0090740B">
      <w:pPr>
        <w:pStyle w:val="38"/>
        <w:framePr w:wrap="notBeside"/>
        <w:rPr>
          <w:rtl/>
        </w:rPr>
      </w:pPr>
      <w:r w:rsidRPr="00C14A40">
        <w:rPr>
          <w:rtl/>
        </w:rPr>
        <w:t xml:space="preserve">רב ושמואל </w:t>
      </w:r>
    </w:p>
    <w:p w14:paraId="4BBE7057" w14:textId="72674C7B" w:rsidR="003E2DCC" w:rsidRPr="006F178A" w:rsidRDefault="003E2DCC" w:rsidP="003E2DCC">
      <w:pPr>
        <w:rPr>
          <w:rtl/>
        </w:rPr>
      </w:pPr>
      <w:r w:rsidRPr="00330DEA">
        <w:rPr>
          <w:rStyle w:val="affffc"/>
          <w:rtl/>
        </w:rPr>
        <w:t xml:space="preserve">נכסים אלו עליך, </w:t>
      </w:r>
      <w:r w:rsidRPr="006F178A">
        <w:rPr>
          <w:rFonts w:ascii="Fb Fontext" w:hAnsi="Fb Fontext"/>
          <w:rtl/>
        </w:rPr>
        <w:t xml:space="preserve">לפני שביעית - אין יורד לתוך שדהו, ואינו אוכל מהנוטות אף </w:t>
      </w:r>
      <w:r w:rsidR="00330DEA">
        <w:rPr>
          <w:rFonts w:ascii="Fb Fontext" w:hAnsi="Fb Fontext" w:hint="cs"/>
          <w:rtl/>
        </w:rPr>
        <w:t>ש</w:t>
      </w:r>
      <w:r w:rsidRPr="006F178A">
        <w:rPr>
          <w:rFonts w:ascii="Fb Fontext" w:hAnsi="Fb Fontext"/>
          <w:rtl/>
        </w:rPr>
        <w:t xml:space="preserve">הגיע שביעית, ואם בשביעית נדר אין יורד לתוך שדהו, אבל אוכל מהנוטות: </w:t>
      </w:r>
    </w:p>
    <w:p w14:paraId="7C992567" w14:textId="77777777" w:rsidR="0090740B" w:rsidRPr="00C14A40" w:rsidRDefault="003E2DCC" w:rsidP="0090740B">
      <w:pPr>
        <w:pStyle w:val="38"/>
        <w:framePr w:wrap="notBeside"/>
        <w:rPr>
          <w:rtl/>
        </w:rPr>
      </w:pPr>
      <w:r w:rsidRPr="00C14A40">
        <w:rPr>
          <w:rtl/>
        </w:rPr>
        <w:t>ור</w:t>
      </w:r>
      <w:r w:rsidRPr="00C14A40">
        <w:rPr>
          <w:rFonts w:hint="cs"/>
          <w:rtl/>
        </w:rPr>
        <w:t>י</w:t>
      </w:r>
      <w:r w:rsidRPr="00C14A40">
        <w:rPr>
          <w:rtl/>
        </w:rPr>
        <w:t>"</w:t>
      </w:r>
      <w:r w:rsidRPr="00C14A40">
        <w:rPr>
          <w:rFonts w:hint="cs"/>
          <w:rtl/>
        </w:rPr>
        <w:t>ו ור</w:t>
      </w:r>
      <w:r w:rsidRPr="00C14A40">
        <w:rPr>
          <w:rtl/>
        </w:rPr>
        <w:t>"</w:t>
      </w:r>
      <w:r w:rsidRPr="00C14A40">
        <w:rPr>
          <w:rFonts w:hint="cs"/>
          <w:rtl/>
        </w:rPr>
        <w:t>ל</w:t>
      </w:r>
      <w:r w:rsidRPr="00C14A40">
        <w:rPr>
          <w:rtl/>
        </w:rPr>
        <w:t xml:space="preserve">: </w:t>
      </w:r>
    </w:p>
    <w:p w14:paraId="63E88D00" w14:textId="07D7CB26" w:rsidR="003E2DCC" w:rsidRPr="006F178A" w:rsidRDefault="003E2DCC" w:rsidP="003E2DCC">
      <w:pPr>
        <w:rPr>
          <w:rtl/>
        </w:rPr>
      </w:pPr>
      <w:r w:rsidRPr="005F45A3">
        <w:rPr>
          <w:rStyle w:val="affffc"/>
          <w:rtl/>
        </w:rPr>
        <w:t>נכסי עליך,</w:t>
      </w:r>
      <w:r w:rsidRPr="006F178A">
        <w:rPr>
          <w:rtl/>
        </w:rPr>
        <w:t xml:space="preserve"> לפני שביעית - אין יורד לתוך שדהו, ואין אוכל מהנוטות, הגיע שביעית - אינו יורד לתוך שדהו, אבל אוכל הוא את הנוטות, </w:t>
      </w:r>
    </w:p>
    <w:p w14:paraId="480E73BD" w14:textId="77777777" w:rsidR="0045168C" w:rsidRDefault="003E2DCC" w:rsidP="0045168C">
      <w:pPr>
        <w:pStyle w:val="38"/>
        <w:framePr w:wrap="notBeside"/>
        <w:rPr>
          <w:rStyle w:val="affffe"/>
          <w:rFonts w:hint="cs"/>
          <w:rtl/>
        </w:rPr>
      </w:pPr>
      <w:r w:rsidRPr="00473CE2">
        <w:rPr>
          <w:rStyle w:val="affffe"/>
          <w:rFonts w:hint="cs"/>
          <w:rtl/>
        </w:rPr>
        <w:t>ואין לומר ד</w:t>
      </w:r>
      <w:r w:rsidR="00D661E4" w:rsidRPr="00473CE2">
        <w:rPr>
          <w:rStyle w:val="affffe"/>
          <w:rFonts w:hint="cs"/>
          <w:rtl/>
        </w:rPr>
        <w:t>חלקו</w:t>
      </w:r>
    </w:p>
    <w:p w14:paraId="2CB1E8C9" w14:textId="7191278A" w:rsidR="003E2DCC" w:rsidRPr="006F178A" w:rsidRDefault="003E2DCC" w:rsidP="0045168C">
      <w:pPr>
        <w:rPr>
          <w:rtl/>
        </w:rPr>
      </w:pPr>
      <w:r w:rsidRPr="00473CE2">
        <w:rPr>
          <w:rStyle w:val="affffe"/>
          <w:rFonts w:hint="cs"/>
          <w:rtl/>
        </w:rPr>
        <w:t>ד</w:t>
      </w:r>
      <w:r w:rsidR="005F45A3">
        <w:rPr>
          <w:rStyle w:val="affffe"/>
          <w:rFonts w:hint="cs"/>
          <w:rtl/>
        </w:rPr>
        <w:t>ל</w:t>
      </w:r>
      <w:r w:rsidRPr="00473CE2">
        <w:rPr>
          <w:rStyle w:val="affffe"/>
          <w:rFonts w:hint="cs"/>
          <w:rtl/>
        </w:rPr>
        <w:t>רב ושמואל:</w:t>
      </w:r>
      <w:r w:rsidRPr="006F178A">
        <w:rPr>
          <w:rFonts w:hint="cs"/>
          <w:rtl/>
        </w:rPr>
        <w:t xml:space="preserve"> </w:t>
      </w:r>
      <w:r w:rsidRPr="006F178A">
        <w:rPr>
          <w:rtl/>
        </w:rPr>
        <w:t xml:space="preserve">אוסר דבר שברשותו אפילו לכשיצא מרשותו, </w:t>
      </w:r>
    </w:p>
    <w:p w14:paraId="403C3B77" w14:textId="7FC28410" w:rsidR="003E2DCC" w:rsidRPr="006F178A" w:rsidRDefault="003E2DCC" w:rsidP="00213105">
      <w:pPr>
        <w:ind w:left="283"/>
        <w:rPr>
          <w:rtl/>
        </w:rPr>
      </w:pPr>
      <w:r w:rsidRPr="00473CE2">
        <w:rPr>
          <w:rStyle w:val="affffe"/>
          <w:rtl/>
        </w:rPr>
        <w:t>ו</w:t>
      </w:r>
      <w:r w:rsidR="005F45A3">
        <w:rPr>
          <w:rStyle w:val="affffe"/>
          <w:rFonts w:hint="cs"/>
          <w:rtl/>
        </w:rPr>
        <w:t>ל</w:t>
      </w:r>
      <w:r w:rsidRPr="00473CE2">
        <w:rPr>
          <w:rStyle w:val="affffe"/>
          <w:rtl/>
        </w:rPr>
        <w:t>ר</w:t>
      </w:r>
      <w:r w:rsidRPr="00473CE2">
        <w:rPr>
          <w:rStyle w:val="affffe"/>
          <w:rFonts w:hint="cs"/>
          <w:rtl/>
        </w:rPr>
        <w:t xml:space="preserve">"י: </w:t>
      </w:r>
      <w:r w:rsidRPr="006F178A">
        <w:rPr>
          <w:rFonts w:hint="cs"/>
          <w:rtl/>
        </w:rPr>
        <w:t>אין</w:t>
      </w:r>
      <w:r w:rsidRPr="006F178A">
        <w:rPr>
          <w:rtl/>
        </w:rPr>
        <w:t xml:space="preserve"> אוסר דבר שברשותו לכשיצא מרשותו!</w:t>
      </w:r>
    </w:p>
    <w:p w14:paraId="0E875964" w14:textId="77777777" w:rsidR="006666DF" w:rsidRDefault="003E2DCC" w:rsidP="003E2DCC">
      <w:pPr>
        <w:rPr>
          <w:rtl/>
        </w:rPr>
      </w:pPr>
      <w:r w:rsidRPr="005F45A3">
        <w:rPr>
          <w:rStyle w:val="affffe"/>
          <w:rFonts w:hint="cs"/>
          <w:rtl/>
        </w:rPr>
        <w:t xml:space="preserve">דאי איכא </w:t>
      </w:r>
      <w:r w:rsidRPr="005F45A3">
        <w:rPr>
          <w:rStyle w:val="affffe"/>
          <w:rtl/>
        </w:rPr>
        <w:t xml:space="preserve">למ"ד </w:t>
      </w:r>
      <w:r w:rsidRPr="006F178A">
        <w:rPr>
          <w:rtl/>
        </w:rPr>
        <w:t xml:space="preserve">אין אוסר דבר שברשותו לכשיצא מרשותו? </w:t>
      </w:r>
    </w:p>
    <w:p w14:paraId="61C212E7" w14:textId="08B7CEDB" w:rsidR="003E2DCC" w:rsidRPr="006F178A" w:rsidRDefault="003E2DCC" w:rsidP="00C6286E">
      <w:pPr>
        <w:ind w:left="623" w:firstLine="57"/>
        <w:rPr>
          <w:rtl/>
        </w:rPr>
      </w:pPr>
      <w:r w:rsidRPr="006F178A">
        <w:rPr>
          <w:rtl/>
        </w:rPr>
        <w:t xml:space="preserve">א"כ, </w:t>
      </w:r>
      <w:r w:rsidR="005F45A3">
        <w:rPr>
          <w:rFonts w:hint="cs"/>
          <w:rtl/>
        </w:rPr>
        <w:t xml:space="preserve">נחלק </w:t>
      </w:r>
      <w:r w:rsidRPr="006F178A">
        <w:rPr>
          <w:rtl/>
        </w:rPr>
        <w:t>בנכסים אלו וכ"ש בנכסי!</w:t>
      </w:r>
    </w:p>
    <w:p w14:paraId="180EFB5B" w14:textId="77777777" w:rsidR="0090740B" w:rsidRPr="00C14A40" w:rsidRDefault="003E2DCC" w:rsidP="0090740B">
      <w:pPr>
        <w:pStyle w:val="38"/>
        <w:framePr w:wrap="notBeside"/>
        <w:rPr>
          <w:rtl/>
        </w:rPr>
      </w:pPr>
      <w:r w:rsidRPr="00C14A40">
        <w:rPr>
          <w:rtl/>
        </w:rPr>
        <w:t>ו</w:t>
      </w:r>
      <w:r w:rsidR="009156AF" w:rsidRPr="00C14A40">
        <w:rPr>
          <w:rFonts w:hint="cs"/>
          <w:rtl/>
        </w:rPr>
        <w:t>עוד</w:t>
      </w:r>
      <w:r w:rsidRPr="00C14A40">
        <w:rPr>
          <w:rtl/>
        </w:rPr>
        <w:t xml:space="preserve"> ה</w:t>
      </w:r>
      <w:r w:rsidR="00A92652" w:rsidRPr="00C14A40">
        <w:rPr>
          <w:rFonts w:hint="cs"/>
          <w:rtl/>
        </w:rPr>
        <w:t>ך</w:t>
      </w:r>
      <w:r w:rsidRPr="00C14A40">
        <w:rPr>
          <w:rtl/>
        </w:rPr>
        <w:t xml:space="preserve"> </w:t>
      </w:r>
    </w:p>
    <w:p w14:paraId="624A7E18" w14:textId="02C343DC" w:rsidR="00C6286E" w:rsidRDefault="003E2DCC" w:rsidP="003E2DCC">
      <w:pPr>
        <w:rPr>
          <w:rtl/>
        </w:rPr>
      </w:pPr>
      <w:r w:rsidRPr="006F178A">
        <w:rPr>
          <w:rtl/>
        </w:rPr>
        <w:t xml:space="preserve">דאדם אוסר דבר שברשותו לכשיצא מרשותו, </w:t>
      </w:r>
    </w:p>
    <w:p w14:paraId="4840EFDF" w14:textId="77777777" w:rsidR="0090740B" w:rsidRPr="00C14A40" w:rsidRDefault="003E2DCC" w:rsidP="0090740B">
      <w:pPr>
        <w:pStyle w:val="38"/>
        <w:framePr w:wrap="notBeside"/>
        <w:rPr>
          <w:rtl/>
        </w:rPr>
      </w:pPr>
      <w:r w:rsidRPr="00C14A40">
        <w:rPr>
          <w:rtl/>
        </w:rPr>
        <w:t>דתנן:</w:t>
      </w:r>
    </w:p>
    <w:p w14:paraId="6D5C1D7A" w14:textId="389819C2" w:rsidR="003E2DCC" w:rsidRPr="006F178A" w:rsidRDefault="003E2DCC" w:rsidP="003E2DCC">
      <w:pPr>
        <w:rPr>
          <w:rtl/>
        </w:rPr>
      </w:pPr>
      <w:r w:rsidRPr="006F178A">
        <w:rPr>
          <w:rtl/>
        </w:rPr>
        <w:t xml:space="preserve">האומר לבנו קונם שאתה נהנה לי - מת יירשנו, </w:t>
      </w:r>
    </w:p>
    <w:p w14:paraId="01E3D14D" w14:textId="483C244D" w:rsidR="003E2DCC" w:rsidRPr="006F178A" w:rsidRDefault="003E2DCC" w:rsidP="0090740B">
      <w:pPr>
        <w:spacing w:after="60"/>
        <w:rPr>
          <w:rtl/>
        </w:rPr>
      </w:pPr>
      <w:r w:rsidRPr="006F178A">
        <w:rPr>
          <w:rtl/>
        </w:rPr>
        <w:t>בחייו ובמותו –</w:t>
      </w:r>
      <w:r w:rsidRPr="006F178A">
        <w:rPr>
          <w:rFonts w:hint="cs"/>
          <w:rtl/>
        </w:rPr>
        <w:t xml:space="preserve"> אם מת לא יירשנו</w:t>
      </w:r>
      <w:r w:rsidR="0075729B">
        <w:rPr>
          <w:rFonts w:hint="cs"/>
          <w:rtl/>
        </w:rPr>
        <w:t xml:space="preserve"> </w:t>
      </w:r>
    </w:p>
    <w:p w14:paraId="1BE133BE" w14:textId="77777777" w:rsidR="003E2DCC" w:rsidRPr="006F178A" w:rsidRDefault="003E2DCC" w:rsidP="00A522DC">
      <w:pPr>
        <w:pStyle w:val="a3"/>
        <w:framePr w:wrap="around"/>
        <w:rPr>
          <w:rtl/>
        </w:rPr>
      </w:pPr>
      <w:r w:rsidRPr="006F178A">
        <w:rPr>
          <w:rtl/>
        </w:rPr>
        <w:t>מב:</w:t>
      </w:r>
    </w:p>
    <w:p w14:paraId="298ABF6B" w14:textId="797C6A8C" w:rsidR="003E2DCC" w:rsidRPr="006F178A" w:rsidRDefault="00DC0BA2" w:rsidP="003E2DCC">
      <w:pPr>
        <w:rPr>
          <w:rtl/>
        </w:rPr>
      </w:pPr>
      <w:r w:rsidRPr="007631AD">
        <w:rPr>
          <w:rStyle w:val="affffe"/>
          <w:rFonts w:hint="cs"/>
          <w:rtl/>
        </w:rPr>
        <w:t xml:space="preserve">ואף </w:t>
      </w:r>
      <w:r w:rsidR="003E2DCC" w:rsidRPr="007631AD">
        <w:rPr>
          <w:rStyle w:val="affffe"/>
          <w:rFonts w:hint="cs"/>
          <w:rtl/>
        </w:rPr>
        <w:t>ד</w:t>
      </w:r>
      <w:r w:rsidR="003E2DCC" w:rsidRPr="007631AD">
        <w:rPr>
          <w:rStyle w:val="affffe"/>
          <w:rtl/>
        </w:rPr>
        <w:t>שאני הכא, דא"ל</w:t>
      </w:r>
      <w:r w:rsidR="007631AD">
        <w:rPr>
          <w:rStyle w:val="affffe"/>
          <w:rFonts w:hint="cs"/>
          <w:rtl/>
        </w:rPr>
        <w:t>:</w:t>
      </w:r>
      <w:r w:rsidR="003E2DCC" w:rsidRPr="007631AD">
        <w:rPr>
          <w:rStyle w:val="affffe"/>
          <w:rtl/>
        </w:rPr>
        <w:t xml:space="preserve"> </w:t>
      </w:r>
      <w:r w:rsidR="003E2DCC" w:rsidRPr="006F178A">
        <w:rPr>
          <w:rFonts w:ascii="Fb Fontext" w:hAnsi="Fb Fontext"/>
          <w:rtl/>
        </w:rPr>
        <w:t>בחייו ובמותו.</w:t>
      </w:r>
      <w:r w:rsidR="003E2DCC" w:rsidRPr="006F178A">
        <w:rPr>
          <w:rFonts w:ascii="Fb Fontext" w:hAnsi="Fb Fontext" w:hint="cs"/>
          <w:rtl/>
        </w:rPr>
        <w:t xml:space="preserve"> </w:t>
      </w:r>
      <w:r w:rsidR="003E2DCC" w:rsidRPr="006F178A">
        <w:rPr>
          <w:rFonts w:ascii="Fb Fontext" w:hAnsi="Fb Fontext"/>
          <w:rtl/>
        </w:rPr>
        <w:t>מכל מקום קשיא!</w:t>
      </w:r>
    </w:p>
    <w:p w14:paraId="2FA32E75" w14:textId="77777777" w:rsidR="00EF1C91" w:rsidRDefault="003E2DCC" w:rsidP="003E2DCC">
      <w:pPr>
        <w:rPr>
          <w:rtl/>
        </w:rPr>
      </w:pPr>
      <w:r w:rsidRPr="006F178A">
        <w:rPr>
          <w:rtl/>
        </w:rPr>
        <w:t xml:space="preserve">אלא </w:t>
      </w:r>
      <w:r w:rsidRPr="00295E41">
        <w:rPr>
          <w:rStyle w:val="afffa"/>
          <w:rtl/>
        </w:rPr>
        <w:t>בנכסים</w:t>
      </w:r>
      <w:r w:rsidRPr="006F178A">
        <w:rPr>
          <w:rtl/>
        </w:rPr>
        <w:t xml:space="preserve"> </w:t>
      </w:r>
      <w:r w:rsidRPr="00295E41">
        <w:rPr>
          <w:rStyle w:val="afffa"/>
          <w:rtl/>
        </w:rPr>
        <w:t>אלו</w:t>
      </w:r>
      <w:r w:rsidRPr="006F178A">
        <w:rPr>
          <w:rtl/>
        </w:rPr>
        <w:t xml:space="preserve"> </w:t>
      </w:r>
      <w:r w:rsidRPr="00E8522B">
        <w:rPr>
          <w:rStyle w:val="affffe"/>
          <w:rtl/>
        </w:rPr>
        <w:t>כ"ע</w:t>
      </w:r>
      <w:r w:rsidRPr="006F178A">
        <w:rPr>
          <w:rtl/>
        </w:rPr>
        <w:t xml:space="preserve"> לא </w:t>
      </w:r>
      <w:r w:rsidR="00D661E4">
        <w:rPr>
          <w:rtl/>
        </w:rPr>
        <w:t>חלקו</w:t>
      </w:r>
      <w:r w:rsidRPr="006F178A">
        <w:rPr>
          <w:rtl/>
        </w:rPr>
        <w:t xml:space="preserve">, </w:t>
      </w:r>
      <w:r w:rsidR="00D661E4" w:rsidRPr="00295E41">
        <w:rPr>
          <w:rStyle w:val="afffa"/>
          <w:rFonts w:hint="cs"/>
          <w:rtl/>
        </w:rPr>
        <w:t>וחלקו</w:t>
      </w:r>
      <w:r w:rsidRPr="006F178A">
        <w:rPr>
          <w:rtl/>
        </w:rPr>
        <w:t xml:space="preserve"> </w:t>
      </w:r>
      <w:r w:rsidRPr="00295E41">
        <w:rPr>
          <w:rStyle w:val="afffa"/>
          <w:rtl/>
        </w:rPr>
        <w:t>בנכסי</w:t>
      </w:r>
      <w:r w:rsidRPr="006F178A">
        <w:rPr>
          <w:rtl/>
        </w:rPr>
        <w:t xml:space="preserve">, </w:t>
      </w:r>
    </w:p>
    <w:p w14:paraId="36116F79" w14:textId="77777777" w:rsidR="0090740B" w:rsidRPr="00C14A40" w:rsidRDefault="003E2DCC" w:rsidP="0090740B">
      <w:pPr>
        <w:pStyle w:val="38"/>
        <w:framePr w:wrap="notBeside"/>
        <w:rPr>
          <w:rtl/>
        </w:rPr>
      </w:pPr>
      <w:r w:rsidRPr="00C14A40">
        <w:rPr>
          <w:rtl/>
        </w:rPr>
        <w:t>ור</w:t>
      </w:r>
      <w:r w:rsidRPr="00C14A40">
        <w:rPr>
          <w:rFonts w:hint="cs"/>
          <w:rtl/>
        </w:rPr>
        <w:t>י</w:t>
      </w:r>
      <w:r w:rsidRPr="00C14A40">
        <w:rPr>
          <w:rtl/>
        </w:rPr>
        <w:t>"</w:t>
      </w:r>
      <w:r w:rsidRPr="00C14A40">
        <w:rPr>
          <w:rFonts w:hint="cs"/>
          <w:rtl/>
        </w:rPr>
        <w:t xml:space="preserve">ו </w:t>
      </w:r>
      <w:r w:rsidRPr="00C14A40">
        <w:rPr>
          <w:rtl/>
        </w:rPr>
        <w:t>ור"ל:</w:t>
      </w:r>
    </w:p>
    <w:p w14:paraId="4ADE299D" w14:textId="44AC47F0" w:rsidR="003E2DCC" w:rsidRPr="006F178A" w:rsidRDefault="003E2DCC" w:rsidP="003E2DCC">
      <w:pPr>
        <w:rPr>
          <w:rtl/>
        </w:rPr>
      </w:pPr>
      <w:r w:rsidRPr="00295E41">
        <w:rPr>
          <w:rStyle w:val="afffa"/>
          <w:rtl/>
        </w:rPr>
        <w:t>נכסים</w:t>
      </w:r>
      <w:r w:rsidRPr="006F178A">
        <w:rPr>
          <w:rtl/>
        </w:rPr>
        <w:t xml:space="preserve"> אדם אוסר, </w:t>
      </w:r>
      <w:r w:rsidRPr="00295E41">
        <w:rPr>
          <w:rStyle w:val="afffa"/>
          <w:rtl/>
        </w:rPr>
        <w:t>נכסי</w:t>
      </w:r>
      <w:r w:rsidRPr="006F178A">
        <w:rPr>
          <w:rtl/>
        </w:rPr>
        <w:t xml:space="preserve"> - אין אדם אוסר.</w:t>
      </w:r>
    </w:p>
    <w:p w14:paraId="4AFA9258" w14:textId="77777777" w:rsidR="006666DF" w:rsidRPr="00C14A40" w:rsidRDefault="003E2DCC" w:rsidP="0090740B">
      <w:pPr>
        <w:pStyle w:val="38"/>
        <w:framePr w:wrap="notBeside"/>
        <w:rPr>
          <w:rtl/>
        </w:rPr>
      </w:pPr>
      <w:r w:rsidRPr="00C14A40">
        <w:rPr>
          <w:rtl/>
        </w:rPr>
        <w:t>רב ושמואל</w:t>
      </w:r>
    </w:p>
    <w:p w14:paraId="47EF3949" w14:textId="797CFCC9" w:rsidR="003E2DCC" w:rsidRPr="006F178A" w:rsidRDefault="003E2DCC" w:rsidP="003E2DCC">
      <w:pPr>
        <w:rPr>
          <w:rtl/>
        </w:rPr>
      </w:pPr>
      <w:r w:rsidRPr="006F178A">
        <w:rPr>
          <w:rFonts w:hint="cs"/>
          <w:rtl/>
        </w:rPr>
        <w:t>מ</w:t>
      </w:r>
      <w:r w:rsidR="006A2041">
        <w:rPr>
          <w:rFonts w:hint="cs"/>
          <w:rtl/>
        </w:rPr>
        <w:t>י</w:t>
      </w:r>
      <w:r w:rsidRPr="006F178A">
        <w:rPr>
          <w:rFonts w:hint="cs"/>
          <w:rtl/>
        </w:rPr>
        <w:t>ירי בנכסים אלו</w:t>
      </w:r>
      <w:r w:rsidRPr="007631AD">
        <w:rPr>
          <w:rStyle w:val="affffe"/>
          <w:rFonts w:hint="cs"/>
          <w:rtl/>
        </w:rPr>
        <w:t xml:space="preserve"> </w:t>
      </w:r>
      <w:r w:rsidRPr="006F178A">
        <w:rPr>
          <w:rtl/>
        </w:rPr>
        <w:t>ל"ש נכסים אלו ל"ש נכסי אדם אוסר,</w:t>
      </w:r>
    </w:p>
    <w:p w14:paraId="531E5728" w14:textId="77777777" w:rsidR="0090740B" w:rsidRPr="00C14A40" w:rsidRDefault="003E2DCC" w:rsidP="0090740B">
      <w:pPr>
        <w:pStyle w:val="38"/>
        <w:framePr w:wrap="notBeside"/>
        <w:rPr>
          <w:rtl/>
        </w:rPr>
      </w:pPr>
      <w:r w:rsidRPr="00C14A40">
        <w:rPr>
          <w:rFonts w:hint="cs"/>
          <w:rtl/>
        </w:rPr>
        <w:t>כדחזי</w:t>
      </w:r>
      <w:r w:rsidRPr="00C14A40">
        <w:rPr>
          <w:rtl/>
        </w:rPr>
        <w:t>:</w:t>
      </w:r>
    </w:p>
    <w:p w14:paraId="53A4FF61" w14:textId="14C49CB0" w:rsidR="007631AD" w:rsidRDefault="003E2DCC" w:rsidP="003E2DCC">
      <w:pPr>
        <w:rPr>
          <w:rtl/>
        </w:rPr>
      </w:pPr>
      <w:r w:rsidRPr="006F178A">
        <w:rPr>
          <w:rtl/>
        </w:rPr>
        <w:t xml:space="preserve">האומר לחבירו קונם לתוך </w:t>
      </w:r>
      <w:r w:rsidRPr="00295E41">
        <w:rPr>
          <w:rStyle w:val="afffa"/>
          <w:rtl/>
        </w:rPr>
        <w:t>ביתך</w:t>
      </w:r>
      <w:r w:rsidRPr="006F178A">
        <w:rPr>
          <w:rtl/>
        </w:rPr>
        <w:t xml:space="preserve"> שאני נכנס, </w:t>
      </w:r>
    </w:p>
    <w:p w14:paraId="3F7589C6" w14:textId="6ADDA237" w:rsidR="003E2DCC" w:rsidRPr="006F178A" w:rsidRDefault="003E2DCC" w:rsidP="0090740B">
      <w:pPr>
        <w:rPr>
          <w:rtl/>
        </w:rPr>
      </w:pPr>
      <w:r w:rsidRPr="00295E41">
        <w:rPr>
          <w:rStyle w:val="afffa"/>
          <w:rtl/>
        </w:rPr>
        <w:t>שדך</w:t>
      </w:r>
      <w:r w:rsidRPr="006F178A">
        <w:rPr>
          <w:rtl/>
        </w:rPr>
        <w:t xml:space="preserve"> שאני לוקח, מת או שמכרו לאחר - </w:t>
      </w:r>
      <w:r w:rsidRPr="00295E41">
        <w:rPr>
          <w:rStyle w:val="afffa"/>
          <w:rtl/>
        </w:rPr>
        <w:t>מותר</w:t>
      </w:r>
      <w:r w:rsidRPr="006F178A">
        <w:rPr>
          <w:rtl/>
        </w:rPr>
        <w:t>;</w:t>
      </w:r>
    </w:p>
    <w:p w14:paraId="1B334C1F" w14:textId="51C3615A" w:rsidR="003E2DCC" w:rsidRPr="006F178A" w:rsidRDefault="003E2DCC" w:rsidP="003E2DCC">
      <w:pPr>
        <w:rPr>
          <w:rtl/>
        </w:rPr>
      </w:pPr>
      <w:r w:rsidRPr="00295E41">
        <w:rPr>
          <w:rStyle w:val="afffa"/>
          <w:rtl/>
        </w:rPr>
        <w:t>לבית זה</w:t>
      </w:r>
      <w:r w:rsidRPr="006F178A">
        <w:rPr>
          <w:rtl/>
        </w:rPr>
        <w:t xml:space="preserve"> שאני נכנס, שדה זו שאני לוקח, מת או שמכרו לאחר אסור!</w:t>
      </w:r>
      <w:r w:rsidRPr="006F178A">
        <w:rPr>
          <w:rFonts w:hint="cs"/>
          <w:rtl/>
        </w:rPr>
        <w:t xml:space="preserve"> והיינו ד</w:t>
      </w:r>
      <w:r w:rsidR="00D661E4">
        <w:rPr>
          <w:rFonts w:hint="cs"/>
          <w:rtl/>
        </w:rPr>
        <w:t>חלקו</w:t>
      </w:r>
      <w:r w:rsidRPr="006F178A">
        <w:rPr>
          <w:rFonts w:hint="cs"/>
          <w:rtl/>
        </w:rPr>
        <w:t xml:space="preserve"> בין נכסי לנכסים אלו </w:t>
      </w:r>
    </w:p>
    <w:p w14:paraId="723C2494" w14:textId="77777777" w:rsidR="003E2DCC" w:rsidRPr="006F178A" w:rsidRDefault="003E2DCC" w:rsidP="000F1DD4">
      <w:pPr>
        <w:pStyle w:val="afffd"/>
        <w:rPr>
          <w:rtl/>
        </w:rPr>
      </w:pPr>
      <w:ins w:id="9865" w:author="מספור קטעי משנה" w:date="2026-10-06T06:45:39Z">
        <w:r>
          <w:rPr>
            <w:rStyle w:val="MisparKeta"/>
          </w:rPr>
          <w:t xml:space="preserve">א. </w:t>
        </w:r>
      </w:ins>
      <w:r w:rsidRPr="006F178A">
        <w:rPr>
          <w:rtl/>
        </w:rPr>
        <w:t>ובשביעית - אין יורד לתוך שדהו כו'.</w:t>
      </w:r>
    </w:p>
    <w:p w14:paraId="10D6D4C3" w14:textId="77777777" w:rsidR="0090740B" w:rsidRPr="00C14A40" w:rsidRDefault="003E2DCC" w:rsidP="0090740B">
      <w:pPr>
        <w:pStyle w:val="38"/>
        <w:framePr w:wrap="notBeside"/>
        <w:rPr>
          <w:rtl/>
        </w:rPr>
      </w:pPr>
      <w:r w:rsidRPr="00C14A40">
        <w:rPr>
          <w:rtl/>
        </w:rPr>
        <w:t>עולא:</w:t>
      </w:r>
    </w:p>
    <w:p w14:paraId="08543D1A" w14:textId="2A074845" w:rsidR="003E2DCC" w:rsidRPr="006F178A" w:rsidRDefault="003E2DCC" w:rsidP="00936A51">
      <w:pPr>
        <w:rPr>
          <w:rtl/>
        </w:rPr>
      </w:pPr>
      <w:r w:rsidRPr="006F178A">
        <w:rPr>
          <w:rFonts w:ascii="Fb Fontext" w:hAnsi="Fb Fontext" w:hint="cs"/>
          <w:rtl/>
        </w:rPr>
        <w:t xml:space="preserve">מיירי </w:t>
      </w:r>
      <w:r w:rsidRPr="006F178A">
        <w:rPr>
          <w:rFonts w:ascii="Fb Fontext" w:hAnsi="Fb Fontext"/>
          <w:rtl/>
        </w:rPr>
        <w:t>בעומדין אילנות על הגבולים.</w:t>
      </w:r>
    </w:p>
    <w:p w14:paraId="4C9A9735" w14:textId="306B7089" w:rsidR="0090740B" w:rsidRPr="00C14A40" w:rsidRDefault="003E2DCC" w:rsidP="0090740B">
      <w:pPr>
        <w:pStyle w:val="38"/>
        <w:framePr w:wrap="notBeside"/>
        <w:rPr>
          <w:rtl/>
        </w:rPr>
      </w:pPr>
      <w:r w:rsidRPr="00C14A40">
        <w:rPr>
          <w:rtl/>
        </w:rPr>
        <w:t>ר</w:t>
      </w:r>
      <w:r w:rsidR="00E8522B" w:rsidRPr="00C14A40">
        <w:rPr>
          <w:rFonts w:hint="cs"/>
          <w:rtl/>
        </w:rPr>
        <w:t>שב</w:t>
      </w:r>
      <w:r w:rsidR="0075729B">
        <w:rPr>
          <w:rtl/>
        </w:rPr>
        <w:t>"</w:t>
      </w:r>
      <w:r w:rsidR="00E8522B" w:rsidRPr="00C14A40">
        <w:rPr>
          <w:rFonts w:hint="cs"/>
          <w:rtl/>
        </w:rPr>
        <w:t>א</w:t>
      </w:r>
      <w:r w:rsidRPr="00C14A40">
        <w:rPr>
          <w:rtl/>
        </w:rPr>
        <w:t>:</w:t>
      </w:r>
    </w:p>
    <w:p w14:paraId="1E469DCD" w14:textId="77777777" w:rsidR="006666DF" w:rsidRDefault="003E2DCC" w:rsidP="003E2DCC">
      <w:pPr>
        <w:rPr>
          <w:rtl/>
        </w:rPr>
      </w:pPr>
      <w:r w:rsidRPr="006F178A">
        <w:rPr>
          <w:rtl/>
        </w:rPr>
        <w:t>גזירה שמא ישהא בעמידה.</w:t>
      </w:r>
    </w:p>
    <w:p w14:paraId="24DD4D71" w14:textId="0AA04296"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81" w:author="קלוד" w:date="2026-10-06T10:09:38Z"/>
        </w:rPr>
      </w:pPr>
      <w:ins w:id="20380" w:author="קלוד" w:date="2026-10-06T10:09:38Z">
        <w:r>
          <w:t xml:space="preserve">משנה ו</w:t>
        </w:r>
      </w:ins>
    </w:p>
    <w:p w14:paraId="13BF3A29" w14:textId="77777777" w:rsidR="00F63A0C" w:rsidRDefault="003E2DCC" w:rsidP="003E2DCC">
      <w:pPr>
        <w:pStyle w:val="afff5"/>
        <w:rPr>
          <w:rtl/>
        </w:rPr>
      </w:pPr>
      <w:r w:rsidRPr="006F178A">
        <w:rPr>
          <w:rtl/>
        </w:rPr>
        <w:t xml:space="preserve">המודר הנאה מחבירו - לא ישאילנו ולא ישאל ממנו, </w:t>
      </w:r>
    </w:p>
    <w:p w14:paraId="6DA9D96A" w14:textId="2B9FF6C3" w:rsidR="003E2DCC" w:rsidRPr="006F178A" w:rsidRDefault="003E2DCC" w:rsidP="00F63A0C">
      <w:pPr>
        <w:pStyle w:val="afff5"/>
        <w:rPr>
          <w:rtl/>
        </w:rPr>
      </w:pPr>
      <w:r w:rsidRPr="006F178A">
        <w:rPr>
          <w:rtl/>
        </w:rPr>
        <w:t>לא ילונו ולא ילוה ממנו, ולא ימכור לו ולא יקח ממנו.</w:t>
      </w:r>
    </w:p>
    <w:p w14:paraId="2806B53D" w14:textId="77777777" w:rsidR="003E2DCC" w:rsidRPr="006F178A" w:rsidRDefault="003E2DCC" w:rsidP="00A522DC">
      <w:pPr>
        <w:pStyle w:val="a3"/>
        <w:framePr w:wrap="around"/>
        <w:rPr>
          <w:rtl/>
        </w:rPr>
      </w:pPr>
      <w:r w:rsidRPr="006F178A">
        <w:rPr>
          <w:rtl/>
        </w:rPr>
        <w:t>מג.</w:t>
      </w:r>
    </w:p>
    <w:p w14:paraId="2463B735" w14:textId="26F26A32" w:rsidR="003E2DCC" w:rsidRPr="006F178A" w:rsidRDefault="003E2DCC" w:rsidP="003E2DCC">
      <w:pPr>
        <w:rPr>
          <w:rtl/>
        </w:rPr>
      </w:pPr>
      <w:r w:rsidRPr="006F178A">
        <w:rPr>
          <w:rFonts w:ascii="Fb Fontext" w:hAnsi="Fb Fontext" w:hint="cs"/>
          <w:rtl/>
        </w:rPr>
        <w:t>ל</w:t>
      </w:r>
      <w:r w:rsidRPr="006F178A">
        <w:rPr>
          <w:rFonts w:ascii="Fb Fontext" w:hAnsi="Fb Fontext"/>
          <w:rtl/>
        </w:rPr>
        <w:t>א ילונו,</w:t>
      </w:r>
      <w:r w:rsidR="00F63A0C">
        <w:rPr>
          <w:rFonts w:ascii="Fb Fontext" w:hAnsi="Fb Fontext" w:hint="cs"/>
          <w:rtl/>
        </w:rPr>
        <w:t xml:space="preserve"> </w:t>
      </w:r>
      <w:r w:rsidR="00237D2D">
        <w:rPr>
          <w:rFonts w:ascii="Fb Fontext" w:hAnsi="Fb Fontext" w:hint="cs"/>
          <w:rtl/>
        </w:rPr>
        <w:t>שמהנה לו</w:t>
      </w:r>
    </w:p>
    <w:p w14:paraId="408D7F3F" w14:textId="4CE13C12" w:rsidR="003E2DCC" w:rsidRPr="006F178A" w:rsidRDefault="003E2DCC" w:rsidP="00237D2D">
      <w:pPr>
        <w:rPr>
          <w:rtl/>
        </w:rPr>
      </w:pPr>
      <w:r w:rsidRPr="006F178A">
        <w:rPr>
          <w:rtl/>
        </w:rPr>
        <w:t xml:space="preserve">לא ילוה </w:t>
      </w:r>
      <w:r w:rsidR="00237D2D">
        <w:rPr>
          <w:rFonts w:hint="cs"/>
          <w:rtl/>
        </w:rPr>
        <w:t xml:space="preserve">או </w:t>
      </w:r>
      <w:r w:rsidRPr="006F178A">
        <w:rPr>
          <w:rtl/>
        </w:rPr>
        <w:t>ישאל הימנו,</w:t>
      </w:r>
      <w:r w:rsidR="00237D2D">
        <w:rPr>
          <w:rStyle w:val="affffe"/>
          <w:rFonts w:hint="cs"/>
          <w:rtl/>
        </w:rPr>
        <w:t xml:space="preserve"> </w:t>
      </w:r>
      <w:r w:rsidRPr="00B1385A">
        <w:rPr>
          <w:rStyle w:val="affffe"/>
          <w:rtl/>
        </w:rPr>
        <w:t>א</w:t>
      </w:r>
      <w:r w:rsidR="00237D2D">
        <w:rPr>
          <w:rStyle w:val="affffe"/>
          <w:rFonts w:hint="cs"/>
          <w:rtl/>
        </w:rPr>
        <w:t xml:space="preserve">. </w:t>
      </w:r>
      <w:r w:rsidRPr="00B1385A">
        <w:rPr>
          <w:rStyle w:val="affffe"/>
          <w:rtl/>
        </w:rPr>
        <w:t>ר</w:t>
      </w:r>
      <w:r w:rsidRPr="00B1385A">
        <w:rPr>
          <w:rStyle w:val="affffe"/>
          <w:rFonts w:hint="cs"/>
          <w:rtl/>
        </w:rPr>
        <w:t>יב'ח</w:t>
      </w:r>
      <w:r w:rsidRPr="00B1385A">
        <w:rPr>
          <w:rStyle w:val="affffe"/>
          <w:rtl/>
        </w:rPr>
        <w:t>:</w:t>
      </w:r>
      <w:r w:rsidRPr="006F178A">
        <w:rPr>
          <w:rFonts w:ascii="Fb Fontext" w:hAnsi="Fb Fontext"/>
          <w:rtl/>
        </w:rPr>
        <w:t xml:space="preserve"> כגון שנדרו הנאה זה מזה.</w:t>
      </w:r>
    </w:p>
    <w:p w14:paraId="783308ED" w14:textId="4EDB14AF" w:rsidR="006666DF" w:rsidRDefault="003E2DCC" w:rsidP="0085194C">
      <w:pPr>
        <w:ind w:left="283" w:firstLine="57"/>
        <w:rPr>
          <w:rtl/>
        </w:rPr>
      </w:pPr>
      <w:r w:rsidRPr="0085194C">
        <w:rPr>
          <w:rStyle w:val="affffe"/>
          <w:rFonts w:hint="cs"/>
          <w:rtl/>
        </w:rPr>
        <w:t xml:space="preserve">ב. </w:t>
      </w:r>
      <w:r w:rsidRPr="0085194C">
        <w:rPr>
          <w:rStyle w:val="affffe"/>
          <w:rtl/>
        </w:rPr>
        <w:t xml:space="preserve">אביי: </w:t>
      </w:r>
      <w:r w:rsidRPr="006F178A">
        <w:rPr>
          <w:rFonts w:ascii="Fb Fontext" w:hAnsi="Fb Fontext"/>
          <w:rtl/>
        </w:rPr>
        <w:t>גזירה לשאול משום להשאיל, וכן בכ</w:t>
      </w:r>
      <w:r w:rsidR="0037270C">
        <w:rPr>
          <w:rFonts w:ascii="Fb Fontext" w:hAnsi="Fb Fontext" w:hint="cs"/>
          <w:rtl/>
        </w:rPr>
        <w:t>ל כה</w:t>
      </w:r>
      <w:r w:rsidR="0075729B">
        <w:rPr>
          <w:rFonts w:ascii="Fb Fontext" w:hAnsi="Fb Fontext"/>
          <w:rtl/>
        </w:rPr>
        <w:t>"</w:t>
      </w:r>
      <w:r w:rsidR="0037270C">
        <w:rPr>
          <w:rFonts w:ascii="Fb Fontext" w:hAnsi="Fb Fontext" w:hint="cs"/>
          <w:rtl/>
        </w:rPr>
        <w:t>ג</w:t>
      </w:r>
      <w:r w:rsidRPr="006F178A">
        <w:rPr>
          <w:rFonts w:ascii="Fb Fontext" w:hAnsi="Fb Fontext"/>
          <w:rtl/>
        </w:rPr>
        <w:t>.</w:t>
      </w:r>
    </w:p>
    <w:p w14:paraId="2644BF53" w14:textId="13CE027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83" w:author="קלוד" w:date="2026-10-06T10:09:38Z"/>
        </w:rPr>
      </w:pPr>
      <w:ins w:id="20382" w:author="קלוד" w:date="2026-10-06T10:09:38Z">
        <w:r>
          <w:t xml:space="preserve">משנה ו</w:t>
        </w:r>
      </w:ins>
    </w:p>
    <w:p w14:paraId="4A61DE3E" w14:textId="3560F2F1" w:rsidR="00293AE7" w:rsidRDefault="003E2DCC" w:rsidP="00293AE7">
      <w:pPr>
        <w:pStyle w:val="afff5"/>
        <w:jc w:val="center"/>
        <w:rPr>
          <w:rtl/>
        </w:rPr>
      </w:pPr>
      <w:r w:rsidRPr="006F178A">
        <w:rPr>
          <w:rtl/>
        </w:rPr>
        <w:t>אמר לו השאילני פרתך אמר לו אינה פנויה,</w:t>
      </w:r>
    </w:p>
    <w:p w14:paraId="6C0A26B7" w14:textId="77777777" w:rsidR="00293AE7" w:rsidRDefault="003E2DCC" w:rsidP="00790B24">
      <w:pPr>
        <w:pStyle w:val="afff5"/>
        <w:rPr>
          <w:rtl/>
        </w:rPr>
      </w:pPr>
      <w:r w:rsidRPr="006F178A">
        <w:rPr>
          <w:rtl/>
        </w:rPr>
        <w:t xml:space="preserve">אמר קונם שדי שאני חורש בה לעולם, </w:t>
      </w:r>
    </w:p>
    <w:p w14:paraId="2DF054DB" w14:textId="1D9158D8" w:rsidR="00790B24" w:rsidRDefault="003E2DCC" w:rsidP="00790B24">
      <w:pPr>
        <w:pStyle w:val="afff5"/>
        <w:rPr>
          <w:rtl/>
        </w:rPr>
      </w:pPr>
      <w:r w:rsidRPr="006F178A">
        <w:rPr>
          <w:rtl/>
        </w:rPr>
        <w:t>אם היה דרכו לחרוש - הוא אסור,</w:t>
      </w:r>
      <w:r w:rsidR="00790B24">
        <w:rPr>
          <w:rFonts w:hint="cs"/>
          <w:rtl/>
        </w:rPr>
        <w:t xml:space="preserve"> ו</w:t>
      </w:r>
      <w:r w:rsidRPr="006F178A">
        <w:rPr>
          <w:rtl/>
        </w:rPr>
        <w:t xml:space="preserve">כל אדם מותרים, </w:t>
      </w:r>
    </w:p>
    <w:p w14:paraId="7F529F2E" w14:textId="22C30054" w:rsidR="003E2DCC" w:rsidRPr="006F178A" w:rsidRDefault="003E2DCC" w:rsidP="000F1DD4">
      <w:pPr>
        <w:pStyle w:val="afff5"/>
        <w:spacing w:after="60"/>
        <w:rPr>
          <w:rtl/>
        </w:rPr>
      </w:pPr>
      <w:r w:rsidRPr="006F178A">
        <w:rPr>
          <w:rtl/>
        </w:rPr>
        <w:t>ואם אין דרכו לחרוש הוא וכל אדם אסורין.</w:t>
      </w:r>
    </w:p>
    <w:p w14:paraId="5BB15361" w14:textId="52BACDC7" w:rsidR="00FE1C70" w:rsidRDefault="003E2DCC" w:rsidP="00FE1C70">
      <w:pPr>
        <w:pStyle w:val="afff5"/>
        <w:jc w:val="center"/>
        <w:rPr>
          <w:rtl/>
        </w:rPr>
      </w:pPr>
      <w:r w:rsidRPr="006F178A">
        <w:rPr>
          <w:rtl/>
        </w:rPr>
        <w:t>המודר הנאה מחבירו ואין לו מה יאכל,</w:t>
      </w:r>
    </w:p>
    <w:p w14:paraId="1FB19868" w14:textId="377341D5" w:rsidR="003E2DCC" w:rsidRPr="006F178A" w:rsidRDefault="003E2DCC" w:rsidP="003E2DCC">
      <w:pPr>
        <w:pStyle w:val="afff5"/>
        <w:rPr>
          <w:rtl/>
        </w:rPr>
      </w:pPr>
      <w:r w:rsidRPr="006F178A">
        <w:rPr>
          <w:rtl/>
        </w:rPr>
        <w:t>הולך אצל החנוני ואומר איש פלוני נודר ממני הנאה ואיני יודע מה אעשה, והוא נותן לו, ובא ונוטל מזה.</w:t>
      </w:r>
    </w:p>
    <w:p w14:paraId="211B8DBA" w14:textId="77777777" w:rsidR="00813D8B" w:rsidRDefault="003E2DCC" w:rsidP="00813D8B">
      <w:pPr>
        <w:pStyle w:val="afff5"/>
        <w:jc w:val="center"/>
        <w:rPr>
          <w:rtl/>
        </w:rPr>
      </w:pPr>
      <w:r w:rsidRPr="006F178A">
        <w:rPr>
          <w:rtl/>
        </w:rPr>
        <w:t>היה ביתו לבנות, גדרו לגדור, שדהו לקצור,</w:t>
      </w:r>
    </w:p>
    <w:p w14:paraId="7B308872" w14:textId="5056E9D0" w:rsidR="003E2DCC" w:rsidRPr="006F178A" w:rsidRDefault="003E2DCC" w:rsidP="000F1DD4">
      <w:pPr>
        <w:pStyle w:val="afff5"/>
        <w:spacing w:after="60"/>
        <w:rPr>
          <w:rtl/>
        </w:rPr>
      </w:pPr>
      <w:r w:rsidRPr="006F178A">
        <w:rPr>
          <w:rtl/>
        </w:rPr>
        <w:t xml:space="preserve">הולך אצל הפועלים ואומר איש פלוני </w:t>
      </w:r>
      <w:r w:rsidRPr="00B15076">
        <w:rPr>
          <w:rtl/>
        </w:rPr>
        <w:t>מודר ממני הנאה ואיני יודע מה אעשה, והן עושין עמו, ובאין ונוטלין שכר מזה.</w:t>
      </w:r>
    </w:p>
    <w:p w14:paraId="40B98A31" w14:textId="61BA78A4" w:rsidR="00D072D7" w:rsidRPr="00D072D7" w:rsidRDefault="003E2DCC" w:rsidP="00D072D7">
      <w:pPr>
        <w:pStyle w:val="afff5"/>
        <w:jc w:val="center"/>
        <w:rPr>
          <w:rtl/>
        </w:rPr>
      </w:pPr>
      <w:r w:rsidRPr="00D072D7">
        <w:rPr>
          <w:rtl/>
        </w:rPr>
        <w:t>היו מהלכין בדרך ואין לו מה יאכל,</w:t>
      </w:r>
    </w:p>
    <w:p w14:paraId="0FEF863D" w14:textId="2B178798" w:rsidR="003E2DCC" w:rsidRPr="00D072D7" w:rsidRDefault="003E2DCC" w:rsidP="003E2DCC">
      <w:pPr>
        <w:pStyle w:val="afff5"/>
        <w:rPr>
          <w:rtl/>
        </w:rPr>
      </w:pPr>
      <w:r w:rsidRPr="00D072D7">
        <w:rPr>
          <w:rtl/>
        </w:rPr>
        <w:t>נותן לאחד לשום מתנה והלה מותר בה;</w:t>
      </w:r>
    </w:p>
    <w:p w14:paraId="61297F70" w14:textId="7CDE4937" w:rsidR="00E823DC" w:rsidRDefault="003E2DCC" w:rsidP="00D17FF1">
      <w:pPr>
        <w:pStyle w:val="afff5"/>
        <w:rPr>
          <w:rtl/>
        </w:rPr>
      </w:pPr>
      <w:r w:rsidRPr="006F178A">
        <w:rPr>
          <w:rtl/>
        </w:rPr>
        <w:t xml:space="preserve">אם אין עמהם אחר, </w:t>
      </w:r>
      <w:r w:rsidR="00D17FF1">
        <w:rPr>
          <w:rFonts w:hint="cs"/>
          <w:rtl/>
        </w:rPr>
        <w:t xml:space="preserve">- </w:t>
      </w:r>
      <w:r w:rsidRPr="006F178A">
        <w:rPr>
          <w:rtl/>
        </w:rPr>
        <w:t xml:space="preserve">מניח על הסלע או על הגדר ואומר הרי הן מופקרים לכל מי שיחפוץ, והלה נוטל ואוכל, </w:t>
      </w:r>
    </w:p>
    <w:p w14:paraId="72FD7958" w14:textId="0A077CB5" w:rsidR="003E2DCC" w:rsidRPr="006F178A" w:rsidRDefault="003E2DCC" w:rsidP="003E2DCC">
      <w:pPr>
        <w:pStyle w:val="afff5"/>
        <w:rPr>
          <w:rtl/>
        </w:rPr>
      </w:pPr>
      <w:r w:rsidRPr="00E823DC">
        <w:rPr>
          <w:rStyle w:val="TanaimMishna"/>
          <w:rtl/>
          <w:rPrChange w:id="20100" w:author="קלוד" w:date="2026-10-06T10:09:38Z">
            <w:rPr>
              <w:rStyle w:val="affffe"/>
              <w:rtl/>
            </w:rPr>
          </w:rPrChange>
        </w:rPr>
        <w:t>ור' יוסי</w:t>
      </w:r>
      <w:r w:rsidR="00E823DC" w:rsidRPr="00E823DC">
        <w:rPr>
          <w:rStyle w:val="TanaimMishna"/>
          <w:rFonts w:hint="cs"/>
          <w:rtl/>
          <w:rPrChange w:id="20101" w:author="קלוד" w:date="2026-10-06T10:09:38Z">
            <w:rPr>
              <w:rStyle w:val="affffe"/>
              <w:rFonts w:hint="cs"/>
              <w:rtl/>
            </w:rPr>
          </w:rPrChange>
        </w:rPr>
        <w:t>:</w:t>
      </w:r>
      <w:r w:rsidRPr="006F178A">
        <w:rPr>
          <w:rtl/>
        </w:rPr>
        <w:t xml:space="preserve"> אוסר.</w:t>
      </w:r>
    </w:p>
    <w:p w14:paraId="2281D098" w14:textId="56943599" w:rsidR="00B576A1" w:rsidRPr="00AD5DAF" w:rsidRDefault="00B576A1" w:rsidP="00AD5DAF">
      <w:pPr>
        <w:pStyle w:val="affffb"/>
        <w:rPr>
          <w:rtl/>
        </w:rPr>
      </w:pPr>
      <w:r w:rsidRPr="00AD5DAF">
        <w:rPr>
          <w:rFonts w:hint="cs"/>
          <w:rtl/>
        </w:rPr>
        <w:t>טעם רבי יוסי</w:t>
      </w:r>
    </w:p>
    <w:p w14:paraId="1137E2BB" w14:textId="77777777" w:rsidR="000F1DD4" w:rsidRPr="00C14A40" w:rsidRDefault="003E2DCC" w:rsidP="000F1DD4">
      <w:pPr>
        <w:pStyle w:val="38"/>
        <w:framePr w:wrap="notBeside"/>
        <w:rPr>
          <w:rFonts w:hint="cs"/>
          <w:rtl/>
        </w:rPr>
      </w:pPr>
      <w:r w:rsidRPr="00C14A40">
        <w:rPr>
          <w:rtl/>
        </w:rPr>
        <w:t>ר</w:t>
      </w:r>
      <w:r w:rsidRPr="00C14A40">
        <w:rPr>
          <w:rFonts w:hint="cs"/>
          <w:rtl/>
        </w:rPr>
        <w:t>י</w:t>
      </w:r>
      <w:r w:rsidRPr="00C14A40">
        <w:rPr>
          <w:rtl/>
        </w:rPr>
        <w:t>"</w:t>
      </w:r>
      <w:r w:rsidRPr="00C14A40">
        <w:rPr>
          <w:rFonts w:hint="cs"/>
          <w:rtl/>
        </w:rPr>
        <w:t>ו</w:t>
      </w:r>
      <w:r w:rsidRPr="00C14A40">
        <w:rPr>
          <w:rtl/>
        </w:rPr>
        <w:t xml:space="preserve">: </w:t>
      </w:r>
    </w:p>
    <w:p w14:paraId="2A3D9C9F" w14:textId="0B5684F8" w:rsidR="00E96884" w:rsidRDefault="003E2DCC" w:rsidP="003E2DCC">
      <w:pPr>
        <w:rPr>
          <w:rtl/>
        </w:rPr>
      </w:pPr>
      <w:r w:rsidRPr="006F178A">
        <w:rPr>
          <w:rFonts w:hint="cs"/>
          <w:rtl/>
        </w:rPr>
        <w:t>דס</w:t>
      </w:r>
      <w:r w:rsidRPr="006F178A">
        <w:rPr>
          <w:rtl/>
        </w:rPr>
        <w:t>"</w:t>
      </w:r>
      <w:r w:rsidRPr="006F178A">
        <w:rPr>
          <w:rFonts w:hint="cs"/>
          <w:rtl/>
        </w:rPr>
        <w:t>ל</w:t>
      </w:r>
      <w:r w:rsidRPr="006F178A">
        <w:rPr>
          <w:rtl/>
        </w:rPr>
        <w:t xml:space="preserve"> הפקר כמתנה, </w:t>
      </w:r>
      <w:r w:rsidRPr="006F178A">
        <w:rPr>
          <w:rFonts w:hint="cs"/>
          <w:rtl/>
        </w:rPr>
        <w:t>ד</w:t>
      </w:r>
      <w:r w:rsidRPr="006F178A">
        <w:rPr>
          <w:rtl/>
        </w:rPr>
        <w:t>עד ד</w:t>
      </w:r>
      <w:r w:rsidRPr="006F178A">
        <w:rPr>
          <w:rFonts w:hint="cs"/>
          <w:rtl/>
        </w:rPr>
        <w:t>באה</w:t>
      </w:r>
      <w:r w:rsidRPr="006F178A">
        <w:rPr>
          <w:rtl/>
        </w:rPr>
        <w:t xml:space="preserve"> מרשות נותן לרשות מקבל </w:t>
      </w:r>
    </w:p>
    <w:p w14:paraId="090CFAF0" w14:textId="4D50A7AE" w:rsidR="003E2DCC" w:rsidRPr="006F178A" w:rsidRDefault="003E2DCC" w:rsidP="000F1DD4">
      <w:pPr>
        <w:rPr>
          <w:rtl/>
        </w:rPr>
      </w:pPr>
      <w:r w:rsidRPr="006F178A">
        <w:rPr>
          <w:rtl/>
        </w:rPr>
        <w:t>אף הפקר עד דאתי לרשות זוכה.</w:t>
      </w:r>
    </w:p>
    <w:p w14:paraId="6837BDBC" w14:textId="77777777" w:rsidR="000F1DD4" w:rsidRPr="00C14A40" w:rsidRDefault="003E2DCC" w:rsidP="000F1DD4">
      <w:pPr>
        <w:pStyle w:val="38"/>
        <w:framePr w:wrap="notBeside"/>
        <w:rPr>
          <w:rtl/>
        </w:rPr>
      </w:pPr>
      <w:r w:rsidRPr="00C14A40">
        <w:rPr>
          <w:rtl/>
        </w:rPr>
        <w:t xml:space="preserve">מתיב ר' אבא: </w:t>
      </w:r>
    </w:p>
    <w:p w14:paraId="52038E46" w14:textId="77147E21" w:rsidR="003E2DCC" w:rsidRPr="006F178A" w:rsidRDefault="003E2DCC" w:rsidP="003E2DCC">
      <w:pPr>
        <w:rPr>
          <w:rFonts w:ascii="Fb Fontext" w:hAnsi="Fb Fontext"/>
          <w:rtl/>
        </w:rPr>
      </w:pPr>
      <w:r w:rsidRPr="006F178A">
        <w:rPr>
          <w:rFonts w:ascii="Fb Fontext" w:hAnsi="Fb Fontext"/>
          <w:rtl/>
        </w:rPr>
        <w:t xml:space="preserve">והלה נוטל ואוכל, </w:t>
      </w:r>
      <w:r w:rsidRPr="00D06FD1">
        <w:rPr>
          <w:rStyle w:val="affffe"/>
          <w:rtl/>
        </w:rPr>
        <w:t xml:space="preserve">ורבי יוסי </w:t>
      </w:r>
      <w:r w:rsidRPr="006F178A">
        <w:rPr>
          <w:rFonts w:ascii="Fb Fontext" w:hAnsi="Fb Fontext"/>
          <w:rtl/>
        </w:rPr>
        <w:t>אוסר;</w:t>
      </w:r>
    </w:p>
    <w:p w14:paraId="30F7958F" w14:textId="77777777" w:rsidR="00AD5DAF" w:rsidRDefault="003E2DCC" w:rsidP="00875B89">
      <w:pPr>
        <w:rPr>
          <w:rFonts w:ascii="Fb Fontext" w:hAnsi="Fb Fontext"/>
          <w:rtl/>
        </w:rPr>
      </w:pPr>
      <w:r w:rsidRPr="00D06FD1">
        <w:rPr>
          <w:rStyle w:val="affffe"/>
          <w:rtl/>
        </w:rPr>
        <w:t>א"ר יוסי: א</w:t>
      </w:r>
      <w:r w:rsidRPr="006F178A">
        <w:rPr>
          <w:rFonts w:ascii="Fb Fontext" w:hAnsi="Fb Fontext"/>
          <w:rtl/>
        </w:rPr>
        <w:t>ימתי? בזמן שנדרו קודם להפקירו,</w:t>
      </w:r>
      <w:r w:rsidRPr="006F178A">
        <w:rPr>
          <w:rFonts w:ascii="Fb Fontext" w:hAnsi="Fb Fontext" w:hint="cs"/>
          <w:rtl/>
        </w:rPr>
        <w:t xml:space="preserve"> </w:t>
      </w:r>
    </w:p>
    <w:p w14:paraId="6D75E48A" w14:textId="4262122D" w:rsidR="003E2DCC" w:rsidRPr="006F178A" w:rsidRDefault="003E2DCC" w:rsidP="00AD5DAF">
      <w:pPr>
        <w:ind w:left="453" w:firstLine="57"/>
        <w:rPr>
          <w:rFonts w:ascii="Fb Fontext" w:hAnsi="Fb Fontext"/>
          <w:rtl/>
        </w:rPr>
      </w:pPr>
      <w:r w:rsidRPr="006F178A">
        <w:rPr>
          <w:rFonts w:ascii="Fb Fontext" w:hAnsi="Fb Fontext" w:hint="cs"/>
          <w:rtl/>
        </w:rPr>
        <w:t xml:space="preserve">אבל אם הפקירו קודם לנדרו </w:t>
      </w:r>
      <w:r w:rsidR="004B3323">
        <w:rPr>
          <w:rFonts w:ascii="Fb Fontext" w:hAnsi="Fb Fontext" w:hint="cs"/>
          <w:rtl/>
        </w:rPr>
        <w:t>-</w:t>
      </w:r>
      <w:r w:rsidRPr="006F178A">
        <w:rPr>
          <w:rFonts w:ascii="Fb Fontext" w:hAnsi="Fb Fontext" w:hint="cs"/>
          <w:rtl/>
        </w:rPr>
        <w:t xml:space="preserve"> מותר </w:t>
      </w:r>
    </w:p>
    <w:p w14:paraId="5ECD60D7" w14:textId="77777777" w:rsidR="003E2DCC" w:rsidRPr="006F178A" w:rsidRDefault="003E2DCC" w:rsidP="00A522DC">
      <w:pPr>
        <w:pStyle w:val="a3"/>
        <w:framePr w:wrap="around"/>
        <w:rPr>
          <w:rtl/>
        </w:rPr>
      </w:pPr>
      <w:r w:rsidRPr="006F178A">
        <w:rPr>
          <w:rtl/>
        </w:rPr>
        <w:t>מג:</w:t>
      </w:r>
    </w:p>
    <w:p w14:paraId="0CA02928" w14:textId="5740C231" w:rsidR="002E78AD" w:rsidRDefault="003E2DCC" w:rsidP="00875B89">
      <w:pPr>
        <w:rPr>
          <w:rFonts w:ascii="Fb Fontext" w:hAnsi="Fb Fontext"/>
          <w:rtl/>
        </w:rPr>
      </w:pPr>
      <w:r w:rsidRPr="006F178A">
        <w:rPr>
          <w:rFonts w:ascii="Fb Fontext" w:hAnsi="Fb Fontext"/>
          <w:rtl/>
        </w:rPr>
        <w:t>ואי עד דאתי לרשות זוכה,</w:t>
      </w:r>
      <w:r w:rsidR="004B3323">
        <w:rPr>
          <w:rFonts w:ascii="Fb Fontext" w:hAnsi="Fb Fontext" w:hint="cs"/>
          <w:rtl/>
        </w:rPr>
        <w:t xml:space="preserve"> מ</w:t>
      </w:r>
      <w:r w:rsidR="0075729B">
        <w:rPr>
          <w:rFonts w:ascii="Fb Fontext" w:hAnsi="Fb Fontext"/>
          <w:rtl/>
        </w:rPr>
        <w:t>"</w:t>
      </w:r>
      <w:r w:rsidR="004B3323">
        <w:rPr>
          <w:rFonts w:ascii="Fb Fontext" w:hAnsi="Fb Fontext" w:hint="cs"/>
          <w:rtl/>
        </w:rPr>
        <w:t>ל נדרו קדם</w:t>
      </w:r>
      <w:r w:rsidR="001F4F42">
        <w:rPr>
          <w:rFonts w:ascii="Fb Fontext" w:hAnsi="Fb Fontext" w:hint="cs"/>
          <w:rtl/>
        </w:rPr>
        <w:t>,</w:t>
      </w:r>
      <w:r w:rsidR="004B3323">
        <w:rPr>
          <w:rFonts w:ascii="Fb Fontext" w:hAnsi="Fb Fontext" w:hint="cs"/>
          <w:rtl/>
        </w:rPr>
        <w:t xml:space="preserve"> או הפקרו קדם</w:t>
      </w:r>
      <w:r w:rsidR="001F4F42">
        <w:rPr>
          <w:rFonts w:ascii="Fb Fontext" w:hAnsi="Fb Fontext" w:hint="cs"/>
          <w:rtl/>
        </w:rPr>
        <w:t>.</w:t>
      </w:r>
    </w:p>
    <w:p w14:paraId="526D53FF" w14:textId="044DDF36" w:rsidR="002E78AD" w:rsidRPr="000F1DD4" w:rsidRDefault="003E2DCC" w:rsidP="000F1DD4">
      <w:pPr>
        <w:spacing w:after="60"/>
        <w:rPr>
          <w:rtl/>
        </w:rPr>
      </w:pPr>
      <w:r w:rsidRPr="004B3323">
        <w:rPr>
          <w:rStyle w:val="affffe"/>
          <w:rtl/>
        </w:rPr>
        <w:t xml:space="preserve">הוא </w:t>
      </w:r>
      <w:r w:rsidR="004B3323">
        <w:rPr>
          <w:rStyle w:val="affffe"/>
          <w:rFonts w:hint="cs"/>
          <w:rtl/>
        </w:rPr>
        <w:t>עצמו תירץ</w:t>
      </w:r>
      <w:r w:rsidRPr="004B3323">
        <w:rPr>
          <w:rStyle w:val="affffe"/>
          <w:rtl/>
        </w:rPr>
        <w:t xml:space="preserve">: </w:t>
      </w:r>
      <w:r w:rsidR="004B3323" w:rsidRPr="00791C3F">
        <w:rPr>
          <w:rFonts w:hint="cs"/>
          <w:rtl/>
        </w:rPr>
        <w:t>ד</w:t>
      </w:r>
      <w:r w:rsidRPr="00791C3F">
        <w:rPr>
          <w:rtl/>
        </w:rPr>
        <w:t>כ</w:t>
      </w:r>
      <w:r w:rsidRPr="002E78AD">
        <w:rPr>
          <w:rFonts w:ascii="Fb Fontext" w:hAnsi="Fb Fontext"/>
          <w:rtl/>
        </w:rPr>
        <w:t>ל הנודר אין דעתו על מה שהפקיר.</w:t>
      </w:r>
    </w:p>
    <w:p w14:paraId="76388DD1" w14:textId="77777777" w:rsidR="000F1DD4" w:rsidRPr="00C14A40" w:rsidRDefault="007D7D13" w:rsidP="000F1DD4">
      <w:pPr>
        <w:pStyle w:val="38"/>
        <w:framePr w:wrap="notBeside"/>
        <w:rPr>
          <w:rtl/>
        </w:rPr>
      </w:pPr>
      <w:r w:rsidRPr="00C14A40">
        <w:rPr>
          <w:rFonts w:hint="cs"/>
          <w:rtl/>
        </w:rPr>
        <w:t>ב.</w:t>
      </w:r>
      <w:r w:rsidR="003E2DCC" w:rsidRPr="00C14A40">
        <w:rPr>
          <w:rtl/>
        </w:rPr>
        <w:t xml:space="preserve"> מתיב רבא: </w:t>
      </w:r>
    </w:p>
    <w:p w14:paraId="70A5ECA4" w14:textId="4E282C4E" w:rsidR="003E2DCC" w:rsidRPr="006F178A" w:rsidRDefault="003E2DCC" w:rsidP="003E2DCC">
      <w:pPr>
        <w:rPr>
          <w:rtl/>
        </w:rPr>
      </w:pPr>
      <w:r w:rsidRPr="006F178A">
        <w:rPr>
          <w:rFonts w:ascii="Fb Fontext" w:hAnsi="Fb Fontext"/>
          <w:rtl/>
        </w:rPr>
        <w:t xml:space="preserve">מקצתן לראשון וכולן לשני - ראשון קנה, </w:t>
      </w:r>
      <w:r w:rsidR="00342AAB">
        <w:rPr>
          <w:rFonts w:ascii="Fb Fontext" w:hAnsi="Fb Fontext" w:hint="cs"/>
          <w:rtl/>
        </w:rPr>
        <w:t>ולא שני.</w:t>
      </w:r>
    </w:p>
    <w:p w14:paraId="287442F8" w14:textId="6F274090" w:rsidR="003E2DCC" w:rsidRPr="006F178A" w:rsidRDefault="003E2DCC" w:rsidP="003E2DCC">
      <w:pPr>
        <w:rPr>
          <w:rtl/>
        </w:rPr>
      </w:pPr>
      <w:r w:rsidRPr="002E78AD">
        <w:rPr>
          <w:rStyle w:val="affffe"/>
          <w:rFonts w:hint="cs"/>
          <w:rtl/>
        </w:rPr>
        <w:t xml:space="preserve">- </w:t>
      </w:r>
      <w:r w:rsidRPr="002E78AD">
        <w:rPr>
          <w:rStyle w:val="affffe"/>
          <w:rtl/>
        </w:rPr>
        <w:t>אלא: טע</w:t>
      </w:r>
      <w:r w:rsidR="007D7D13">
        <w:rPr>
          <w:rStyle w:val="affffe"/>
          <w:rFonts w:hint="cs"/>
          <w:rtl/>
        </w:rPr>
        <w:t xml:space="preserve">ם </w:t>
      </w:r>
      <w:r w:rsidRPr="002E78AD">
        <w:rPr>
          <w:rStyle w:val="affffe"/>
          <w:rtl/>
        </w:rPr>
        <w:t xml:space="preserve">רבי יוסי, </w:t>
      </w:r>
      <w:r w:rsidRPr="001F4F42">
        <w:rPr>
          <w:rStyle w:val="affffc"/>
          <w:rtl/>
        </w:rPr>
        <w:t>גזירה משום מתנת בית חורון</w:t>
      </w:r>
      <w:r w:rsidRPr="006F178A">
        <w:rPr>
          <w:rtl/>
        </w:rPr>
        <w:t>.</w:t>
      </w:r>
    </w:p>
    <w:p w14:paraId="787898A8" w14:textId="77777777" w:rsidR="000F1DD4" w:rsidRPr="00C14A40" w:rsidRDefault="003E2DCC" w:rsidP="000F1DD4">
      <w:pPr>
        <w:pStyle w:val="38"/>
        <w:framePr w:wrap="notBeside"/>
        <w:rPr>
          <w:rtl/>
        </w:rPr>
      </w:pPr>
      <w:r w:rsidRPr="00C14A40">
        <w:rPr>
          <w:rtl/>
        </w:rPr>
        <w:t xml:space="preserve">תניא: </w:t>
      </w:r>
    </w:p>
    <w:p w14:paraId="0F39F372" w14:textId="7E8EB2DC" w:rsidR="003E2DCC" w:rsidRPr="006F178A" w:rsidRDefault="003E2DCC" w:rsidP="003E2DCC">
      <w:pPr>
        <w:rPr>
          <w:rtl/>
        </w:rPr>
      </w:pPr>
      <w:r w:rsidRPr="006F178A">
        <w:rPr>
          <w:rtl/>
        </w:rPr>
        <w:t xml:space="preserve">המפקיר את שדהו </w:t>
      </w:r>
      <w:r w:rsidR="00896EA2">
        <w:rPr>
          <w:rFonts w:hint="cs"/>
          <w:rtl/>
        </w:rPr>
        <w:t xml:space="preserve">ג' </w:t>
      </w:r>
      <w:r w:rsidRPr="006F178A">
        <w:rPr>
          <w:rtl/>
        </w:rPr>
        <w:t xml:space="preserve">ימים יכול לחזור בו, </w:t>
      </w:r>
      <w:r w:rsidR="00896EA2">
        <w:rPr>
          <w:rFonts w:hint="cs"/>
          <w:rtl/>
        </w:rPr>
        <w:t>ואח</w:t>
      </w:r>
      <w:r w:rsidR="0075729B">
        <w:rPr>
          <w:rtl/>
        </w:rPr>
        <w:t>"</w:t>
      </w:r>
      <w:r w:rsidR="00896EA2">
        <w:rPr>
          <w:rFonts w:hint="cs"/>
          <w:rtl/>
        </w:rPr>
        <w:t>כ לא</w:t>
      </w:r>
      <w:r w:rsidRPr="006F178A">
        <w:rPr>
          <w:rtl/>
        </w:rPr>
        <w:t>;</w:t>
      </w:r>
    </w:p>
    <w:p w14:paraId="3D3D1D9A" w14:textId="77777777" w:rsidR="003E2DCC" w:rsidRPr="006F178A" w:rsidRDefault="003E2DCC" w:rsidP="00A522DC">
      <w:pPr>
        <w:pStyle w:val="a3"/>
        <w:framePr w:wrap="around"/>
        <w:rPr>
          <w:rtl/>
        </w:rPr>
      </w:pPr>
      <w:r w:rsidRPr="006F178A">
        <w:rPr>
          <w:rtl/>
        </w:rPr>
        <w:t>מד.</w:t>
      </w:r>
    </w:p>
    <w:p w14:paraId="0C1E6B06" w14:textId="024332B9" w:rsidR="00896EA2" w:rsidRPr="0045168C" w:rsidRDefault="003E2DCC" w:rsidP="003E2DCC">
      <w:pPr>
        <w:rPr>
          <w:rFonts w:ascii="Fb Fontext" w:hAnsi="Fb Fontext"/>
          <w:spacing w:val="-6"/>
          <w:rtl/>
        </w:rPr>
      </w:pPr>
      <w:r w:rsidRPr="0045168C">
        <w:rPr>
          <w:rFonts w:ascii="Fb Fontext" w:hAnsi="Fb Fontext"/>
          <w:spacing w:val="-6"/>
          <w:rtl/>
        </w:rPr>
        <w:t>אמר תהא שדה זו מופקרת ליום אחד, לשבת, לחדש, לשנה</w:t>
      </w:r>
      <w:r w:rsidR="00896EA2" w:rsidRPr="0045168C">
        <w:rPr>
          <w:rFonts w:ascii="Fb Fontext" w:hAnsi="Fb Fontext" w:hint="cs"/>
          <w:spacing w:val="-6"/>
          <w:rtl/>
        </w:rPr>
        <w:t>,</w:t>
      </w:r>
      <w:r w:rsidRPr="0045168C">
        <w:rPr>
          <w:rFonts w:ascii="Fb Fontext" w:hAnsi="Fb Fontext"/>
          <w:spacing w:val="-6"/>
          <w:rtl/>
        </w:rPr>
        <w:t xml:space="preserve"> לשבוע</w:t>
      </w:r>
    </w:p>
    <w:p w14:paraId="2AFC15DC" w14:textId="77777777" w:rsidR="00CB64D7" w:rsidRDefault="003E2DCC" w:rsidP="00CB64D7">
      <w:pPr>
        <w:rPr>
          <w:rFonts w:ascii="Fb Fontext" w:hAnsi="Fb Fontext"/>
          <w:rtl/>
        </w:rPr>
      </w:pPr>
      <w:r w:rsidRPr="006F178A">
        <w:rPr>
          <w:rFonts w:ascii="Fb Fontext" w:hAnsi="Fb Fontext"/>
          <w:rtl/>
        </w:rPr>
        <w:t xml:space="preserve">עד שלא זכה בה בין הוא בין אחר - יכול לחזור בו, </w:t>
      </w:r>
    </w:p>
    <w:p w14:paraId="6CA577D5" w14:textId="4F4BD375" w:rsidR="003E2DCC" w:rsidRPr="00295E41" w:rsidRDefault="003E2DCC" w:rsidP="00CB64D7">
      <w:pPr>
        <w:rPr>
          <w:rStyle w:val="afffa"/>
          <w:rtl/>
        </w:rPr>
      </w:pPr>
      <w:r w:rsidRPr="006F178A">
        <w:rPr>
          <w:rFonts w:ascii="Fb Fontext" w:hAnsi="Fb Fontext"/>
          <w:rtl/>
        </w:rPr>
        <w:t>משזכה בה בין הוא בין אחר - אין יכול לחזור בו;</w:t>
      </w:r>
    </w:p>
    <w:p w14:paraId="6110FCE2" w14:textId="77777777" w:rsidR="000F1DD4" w:rsidRPr="00C14A40" w:rsidRDefault="003E2DCC" w:rsidP="000F1DD4">
      <w:pPr>
        <w:pStyle w:val="38"/>
        <w:framePr w:wrap="notBeside"/>
        <w:rPr>
          <w:rtl/>
        </w:rPr>
      </w:pPr>
      <w:r w:rsidRPr="00C14A40">
        <w:rPr>
          <w:rFonts w:hint="cs"/>
          <w:rtl/>
        </w:rPr>
        <w:t xml:space="preserve">א. </w:t>
      </w:r>
      <w:r w:rsidRPr="00C14A40">
        <w:rPr>
          <w:rtl/>
        </w:rPr>
        <w:t xml:space="preserve">עולא: </w:t>
      </w:r>
    </w:p>
    <w:p w14:paraId="22F30CE2" w14:textId="70289CB7" w:rsidR="003E2DCC" w:rsidRPr="0045168C" w:rsidRDefault="003E2DCC" w:rsidP="003E2DCC">
      <w:pPr>
        <w:rPr>
          <w:rStyle w:val="afffa"/>
          <w:spacing w:val="-6"/>
          <w:rtl/>
        </w:rPr>
      </w:pPr>
      <w:r w:rsidRPr="0045168C">
        <w:rPr>
          <w:spacing w:val="-6"/>
          <w:rtl/>
        </w:rPr>
        <w:t xml:space="preserve">סיפא </w:t>
      </w:r>
      <w:r w:rsidR="00CB64D7" w:rsidRPr="0045168C">
        <w:rPr>
          <w:rFonts w:hint="cs"/>
          <w:spacing w:val="-6"/>
          <w:rtl/>
        </w:rPr>
        <w:t>אף</w:t>
      </w:r>
      <w:r w:rsidR="006B25C6" w:rsidRPr="0045168C">
        <w:rPr>
          <w:spacing w:val="-6"/>
          <w:rtl/>
        </w:rPr>
        <w:t xml:space="preserve"> </w:t>
      </w:r>
      <w:r w:rsidR="00CB64D7" w:rsidRPr="0045168C">
        <w:rPr>
          <w:rFonts w:hint="cs"/>
          <w:spacing w:val="-6"/>
          <w:rtl/>
        </w:rPr>
        <w:t>ל</w:t>
      </w:r>
      <w:r w:rsidRPr="0045168C">
        <w:rPr>
          <w:spacing w:val="-6"/>
          <w:rtl/>
        </w:rPr>
        <w:t>רבנן.</w:t>
      </w:r>
      <w:r w:rsidRPr="0045168C">
        <w:rPr>
          <w:rFonts w:hint="cs"/>
          <w:spacing w:val="-6"/>
          <w:rtl/>
        </w:rPr>
        <w:t xml:space="preserve"> </w:t>
      </w:r>
      <w:r w:rsidR="00CB64D7" w:rsidRPr="0045168C">
        <w:rPr>
          <w:rFonts w:hint="cs"/>
          <w:spacing w:val="-6"/>
          <w:rtl/>
        </w:rPr>
        <w:t>ו</w:t>
      </w:r>
      <w:r w:rsidRPr="0045168C">
        <w:rPr>
          <w:rFonts w:hint="cs"/>
          <w:spacing w:val="-6"/>
          <w:rtl/>
        </w:rPr>
        <w:t xml:space="preserve">שניהם יכולים לחזור דשאני שנה ושבוע דלא </w:t>
      </w:r>
      <w:r w:rsidR="00CB64D7" w:rsidRPr="0045168C">
        <w:rPr>
          <w:rFonts w:hint="cs"/>
          <w:spacing w:val="-6"/>
          <w:rtl/>
        </w:rPr>
        <w:t>מצוי.</w:t>
      </w:r>
    </w:p>
    <w:p w14:paraId="708F368B" w14:textId="77777777" w:rsidR="000F1DD4" w:rsidRPr="00C14A40" w:rsidRDefault="003E2DCC" w:rsidP="000F1DD4">
      <w:pPr>
        <w:pStyle w:val="38"/>
        <w:framePr w:wrap="notBeside"/>
        <w:rPr>
          <w:rtl/>
        </w:rPr>
      </w:pPr>
      <w:r w:rsidRPr="00C14A40">
        <w:rPr>
          <w:rFonts w:hint="cs"/>
          <w:rtl/>
        </w:rPr>
        <w:t>ב. ר</w:t>
      </w:r>
      <w:r w:rsidRPr="00C14A40">
        <w:rPr>
          <w:rtl/>
        </w:rPr>
        <w:t>"</w:t>
      </w:r>
      <w:r w:rsidRPr="00C14A40">
        <w:rPr>
          <w:rFonts w:hint="cs"/>
          <w:rtl/>
        </w:rPr>
        <w:t>ל:</w:t>
      </w:r>
      <w:r w:rsidRPr="00C14A40">
        <w:rPr>
          <w:rtl/>
        </w:rPr>
        <w:t xml:space="preserve"> </w:t>
      </w:r>
    </w:p>
    <w:p w14:paraId="61420028" w14:textId="628DAF69" w:rsidR="003E2DCC" w:rsidRPr="006F178A" w:rsidRDefault="003E2DCC" w:rsidP="003E2DCC">
      <w:pPr>
        <w:rPr>
          <w:rtl/>
        </w:rPr>
      </w:pPr>
      <w:r w:rsidRPr="006F178A">
        <w:rPr>
          <w:rtl/>
        </w:rPr>
        <w:t>מדסיפא</w:t>
      </w:r>
      <w:r w:rsidRPr="00875B89">
        <w:rPr>
          <w:rStyle w:val="affffe"/>
          <w:rtl/>
        </w:rPr>
        <w:t xml:space="preserve"> ר' יוסי,</w:t>
      </w:r>
      <w:r w:rsidRPr="006F178A">
        <w:rPr>
          <w:rtl/>
        </w:rPr>
        <w:t xml:space="preserve"> </w:t>
      </w:r>
      <w:r w:rsidR="00875B89">
        <w:rPr>
          <w:rFonts w:hint="cs"/>
          <w:rtl/>
        </w:rPr>
        <w:t>גם ה</w:t>
      </w:r>
      <w:r w:rsidRPr="006F178A">
        <w:rPr>
          <w:rtl/>
        </w:rPr>
        <w:t xml:space="preserve">רישא, </w:t>
      </w:r>
      <w:r w:rsidR="00875B89">
        <w:rPr>
          <w:rFonts w:hint="cs"/>
          <w:rtl/>
        </w:rPr>
        <w:t>והטעם</w:t>
      </w:r>
      <w:r w:rsidRPr="006F178A">
        <w:rPr>
          <w:rtl/>
        </w:rPr>
        <w:t xml:space="preserve"> דלא לישתכח תורת הפקר.</w:t>
      </w:r>
    </w:p>
    <w:p w14:paraId="78D102A3" w14:textId="05DD01A7" w:rsidR="000C3C85" w:rsidRDefault="003E2DCC" w:rsidP="000C3C85">
      <w:pPr>
        <w:rPr>
          <w:rStyle w:val="afffff0"/>
          <w:rtl/>
        </w:rPr>
      </w:pPr>
      <w:r w:rsidRPr="006F178A">
        <w:rPr>
          <w:rFonts w:hint="cs"/>
          <w:rtl/>
        </w:rPr>
        <w:t xml:space="preserve">ומן הדין </w:t>
      </w:r>
      <w:r w:rsidR="0052609B">
        <w:rPr>
          <w:rFonts w:hint="cs"/>
          <w:rtl/>
        </w:rPr>
        <w:t>אף</w:t>
      </w:r>
      <w:r w:rsidRPr="006F178A">
        <w:rPr>
          <w:rFonts w:hint="cs"/>
          <w:rtl/>
        </w:rPr>
        <w:t xml:space="preserve"> ביום הראשון הפקר</w:t>
      </w:r>
      <w:r w:rsidR="0029108F">
        <w:rPr>
          <w:rFonts w:hint="cs"/>
          <w:rtl/>
        </w:rPr>
        <w:t>,</w:t>
      </w:r>
      <w:r w:rsidRPr="006F178A">
        <w:rPr>
          <w:rFonts w:hint="cs"/>
          <w:rtl/>
        </w:rPr>
        <w:t xml:space="preserve"> </w:t>
      </w:r>
      <w:r w:rsidR="0029108F">
        <w:rPr>
          <w:rFonts w:hint="cs"/>
          <w:rtl/>
        </w:rPr>
        <w:t xml:space="preserve">ותיקנו </w:t>
      </w:r>
      <w:r w:rsidRPr="006F178A">
        <w:rPr>
          <w:rFonts w:hint="cs"/>
          <w:rtl/>
        </w:rPr>
        <w:t>מפני הרמאין דמפקירין וחוזרין בהן</w:t>
      </w:r>
      <w:r w:rsidR="000C3C85">
        <w:rPr>
          <w:rFonts w:hint="cs"/>
          <w:rtl/>
        </w:rPr>
        <w:t>,</w:t>
      </w:r>
      <w:r w:rsidRPr="006F178A">
        <w:rPr>
          <w:rFonts w:hint="cs"/>
          <w:rtl/>
        </w:rPr>
        <w:t xml:space="preserve"> אבל דאורייתא </w:t>
      </w:r>
      <w:r w:rsidR="0029108F">
        <w:rPr>
          <w:rFonts w:hint="cs"/>
          <w:rtl/>
        </w:rPr>
        <w:t>אינו</w:t>
      </w:r>
      <w:r w:rsidRPr="006F178A">
        <w:rPr>
          <w:rFonts w:hint="cs"/>
          <w:rtl/>
        </w:rPr>
        <w:t xml:space="preserve"> הפקר </w:t>
      </w:r>
    </w:p>
    <w:p w14:paraId="58A0EEF6" w14:textId="36980D9A" w:rsidR="003E2DCC" w:rsidRPr="006F178A" w:rsidRDefault="003E2DCC" w:rsidP="000C3C85">
      <w:pPr>
        <w:rPr>
          <w:rtl/>
        </w:rPr>
      </w:pPr>
      <w:r w:rsidRPr="000C3C85">
        <w:rPr>
          <w:rStyle w:val="afffff0"/>
          <w:rFonts w:hint="cs"/>
          <w:rtl/>
        </w:rPr>
        <w:t xml:space="preserve">ולא חיישי שיעשרו מחיוב על הפטור ולהיפך </w:t>
      </w:r>
      <w:r w:rsidR="000C3C85">
        <w:rPr>
          <w:rStyle w:val="afffff0"/>
          <w:rFonts w:hint="cs"/>
          <w:rtl/>
        </w:rPr>
        <w:t>-</w:t>
      </w:r>
      <w:r w:rsidRPr="000C3C85">
        <w:rPr>
          <w:rStyle w:val="afffff0"/>
          <w:rFonts w:hint="cs"/>
          <w:rtl/>
        </w:rPr>
        <w:t xml:space="preserve"> דתיעשר מיניה וביה</w:t>
      </w:r>
      <w:r w:rsidR="000C3C85" w:rsidRPr="000C3C85">
        <w:rPr>
          <w:rStyle w:val="afffff0"/>
          <w:rFonts w:hint="cs"/>
          <w:rtl/>
        </w:rPr>
        <w:t>.</w:t>
      </w:r>
    </w:p>
    <w:p w14:paraId="30FC31C7" w14:textId="77777777" w:rsidR="003E2DCC" w:rsidRPr="006F178A" w:rsidRDefault="003E2DCC" w:rsidP="00A522DC">
      <w:pPr>
        <w:pStyle w:val="a3"/>
        <w:framePr w:wrap="around"/>
        <w:rPr>
          <w:rtl/>
        </w:rPr>
      </w:pPr>
      <w:r w:rsidRPr="006F178A">
        <w:rPr>
          <w:rtl/>
        </w:rPr>
        <w:t>מד:</w:t>
      </w:r>
    </w:p>
    <w:p w14:paraId="33862084" w14:textId="77777777" w:rsidR="006666DF" w:rsidRPr="00C14A40" w:rsidRDefault="003E2DCC" w:rsidP="000F1DD4">
      <w:pPr>
        <w:pStyle w:val="38"/>
        <w:framePr w:wrap="notBeside"/>
        <w:rPr>
          <w:rFonts w:hint="cs"/>
          <w:rtl/>
        </w:rPr>
      </w:pPr>
      <w:r w:rsidRPr="00C14A40">
        <w:rPr>
          <w:rtl/>
        </w:rPr>
        <w:t>מיתיבי</w:t>
      </w:r>
      <w:r w:rsidR="00C2678C" w:rsidRPr="00C14A40">
        <w:rPr>
          <w:rFonts w:hint="cs"/>
          <w:rtl/>
        </w:rPr>
        <w:t>:</w:t>
      </w:r>
    </w:p>
    <w:p w14:paraId="3FA4CD45" w14:textId="58EA6734" w:rsidR="00C2678C" w:rsidRDefault="003E2DCC" w:rsidP="003E2DCC">
      <w:pPr>
        <w:rPr>
          <w:rFonts w:ascii="Fb Fontext" w:hAnsi="Fb Fontext"/>
          <w:rtl/>
        </w:rPr>
      </w:pPr>
      <w:r w:rsidRPr="006F178A">
        <w:rPr>
          <w:rFonts w:ascii="Fb Fontext" w:hAnsi="Fb Fontext"/>
          <w:rtl/>
        </w:rPr>
        <w:t xml:space="preserve">המפקיר את כרמו, ולשחר עמד ובצרו </w:t>
      </w:r>
    </w:p>
    <w:p w14:paraId="560E7409" w14:textId="297EFA63" w:rsidR="003E2DCC" w:rsidRPr="006F178A" w:rsidRDefault="003E2DCC" w:rsidP="00C2678C">
      <w:pPr>
        <w:rPr>
          <w:rtl/>
        </w:rPr>
      </w:pPr>
      <w:r w:rsidRPr="006F178A">
        <w:rPr>
          <w:rFonts w:ascii="Fb Fontext" w:hAnsi="Fb Fontext"/>
          <w:rtl/>
        </w:rPr>
        <w:t xml:space="preserve">- חייב בפרט </w:t>
      </w:r>
      <w:r w:rsidR="00C2678C">
        <w:rPr>
          <w:rFonts w:ascii="Fb Fontext" w:hAnsi="Fb Fontext" w:hint="cs"/>
          <w:rtl/>
        </w:rPr>
        <w:t>ב</w:t>
      </w:r>
      <w:r w:rsidRPr="006F178A">
        <w:rPr>
          <w:rFonts w:ascii="Fb Fontext" w:hAnsi="Fb Fontext"/>
          <w:rtl/>
        </w:rPr>
        <w:t>עוללות בשכחה ובפיאה, ופטור מן המעשר;</w:t>
      </w:r>
    </w:p>
    <w:p w14:paraId="6816C7C2" w14:textId="77777777" w:rsidR="000F1DD4" w:rsidRPr="00C14A40" w:rsidRDefault="003E2DCC" w:rsidP="000F1DD4">
      <w:pPr>
        <w:pStyle w:val="38"/>
        <w:framePr w:wrap="notBeside"/>
        <w:rPr>
          <w:rtl/>
        </w:rPr>
      </w:pPr>
      <w:r w:rsidRPr="00C14A40">
        <w:rPr>
          <w:rtl/>
        </w:rPr>
        <w:t>לעולא</w:t>
      </w:r>
      <w:r w:rsidR="00C2678C" w:rsidRPr="00C14A40">
        <w:rPr>
          <w:rFonts w:hint="cs"/>
          <w:rtl/>
        </w:rPr>
        <w:t xml:space="preserve">: </w:t>
      </w:r>
    </w:p>
    <w:p w14:paraId="038667D2" w14:textId="3C0D5F88" w:rsidR="003E2DCC" w:rsidRPr="006F178A" w:rsidRDefault="003E2DCC" w:rsidP="003E2DCC">
      <w:pPr>
        <w:rPr>
          <w:rtl/>
        </w:rPr>
      </w:pPr>
      <w:r w:rsidRPr="006F178A">
        <w:rPr>
          <w:rtl/>
        </w:rPr>
        <w:t xml:space="preserve">דרבנן תני לה ודאורייתא תני לה, </w:t>
      </w:r>
    </w:p>
    <w:p w14:paraId="24D59D35" w14:textId="77777777" w:rsidR="006666DF" w:rsidRPr="00C14A40" w:rsidRDefault="003E2DCC" w:rsidP="000F1DD4">
      <w:pPr>
        <w:pStyle w:val="38"/>
        <w:framePr w:wrap="notBeside"/>
        <w:rPr>
          <w:rFonts w:hint="cs"/>
          <w:rtl/>
        </w:rPr>
      </w:pPr>
      <w:r w:rsidRPr="00C14A40">
        <w:rPr>
          <w:rFonts w:hint="cs"/>
          <w:rtl/>
        </w:rPr>
        <w:t>ולר</w:t>
      </w:r>
      <w:r w:rsidRPr="00C14A40">
        <w:rPr>
          <w:rtl/>
        </w:rPr>
        <w:t>"</w:t>
      </w:r>
      <w:r w:rsidRPr="00C14A40">
        <w:rPr>
          <w:rFonts w:hint="cs"/>
          <w:rtl/>
        </w:rPr>
        <w:t>ל: א.</w:t>
      </w:r>
    </w:p>
    <w:p w14:paraId="5649A201" w14:textId="3B9A2DA3" w:rsidR="003E2DCC" w:rsidRPr="006F178A" w:rsidRDefault="003E2DCC" w:rsidP="003E2DCC">
      <w:pPr>
        <w:rPr>
          <w:rtl/>
        </w:rPr>
      </w:pPr>
      <w:r w:rsidRPr="006F178A">
        <w:rPr>
          <w:rFonts w:hint="cs"/>
          <w:rtl/>
        </w:rPr>
        <w:t xml:space="preserve">פטור מן המעשר היינו לרבנן </w:t>
      </w:r>
      <w:r w:rsidRPr="00C2678C">
        <w:rPr>
          <w:rStyle w:val="afffff0"/>
          <w:rFonts w:hint="cs"/>
          <w:rtl/>
        </w:rPr>
        <w:t>[והוא ס</w:t>
      </w:r>
      <w:r w:rsidRPr="00C2678C">
        <w:rPr>
          <w:rStyle w:val="afffff0"/>
          <w:rtl/>
        </w:rPr>
        <w:t>"</w:t>
      </w:r>
      <w:r w:rsidRPr="00C2678C">
        <w:rPr>
          <w:rStyle w:val="afffff0"/>
          <w:rFonts w:hint="cs"/>
          <w:rtl/>
        </w:rPr>
        <w:t>ל כרבי יוסי]</w:t>
      </w:r>
    </w:p>
    <w:p w14:paraId="61D8DB79" w14:textId="77777777" w:rsidR="003E2DCC" w:rsidRPr="006F178A" w:rsidRDefault="003E2DCC" w:rsidP="00A522DC">
      <w:pPr>
        <w:pStyle w:val="a3"/>
        <w:framePr w:wrap="around"/>
        <w:rPr>
          <w:rtl/>
        </w:rPr>
      </w:pPr>
      <w:r w:rsidRPr="006F178A">
        <w:rPr>
          <w:rtl/>
        </w:rPr>
        <w:t>מה.</w:t>
      </w:r>
    </w:p>
    <w:p w14:paraId="1A5EFCFB" w14:textId="77777777" w:rsidR="000F1DD4" w:rsidRPr="00C14A40" w:rsidRDefault="003E2DCC" w:rsidP="000F1DD4">
      <w:pPr>
        <w:pStyle w:val="38"/>
        <w:framePr w:wrap="notBeside"/>
        <w:rPr>
          <w:rtl/>
        </w:rPr>
      </w:pPr>
      <w:r w:rsidRPr="00C14A40">
        <w:rPr>
          <w:rFonts w:hint="cs"/>
          <w:rtl/>
        </w:rPr>
        <w:t>ב.</w:t>
      </w:r>
    </w:p>
    <w:p w14:paraId="5768AC5D" w14:textId="3395B636" w:rsidR="003E2DCC" w:rsidRPr="006F178A" w:rsidRDefault="003E2DCC" w:rsidP="003E2DCC">
      <w:pPr>
        <w:rPr>
          <w:rtl/>
        </w:rPr>
      </w:pPr>
      <w:r w:rsidRPr="006F178A">
        <w:rPr>
          <w:rFonts w:ascii="Fb Fontext" w:hAnsi="Fb Fontext"/>
          <w:rtl/>
        </w:rPr>
        <w:t>ד</w:t>
      </w:r>
      <w:r w:rsidR="00C2678C">
        <w:rPr>
          <w:rFonts w:ascii="Fb Fontext" w:hAnsi="Fb Fontext" w:hint="cs"/>
          <w:rtl/>
        </w:rPr>
        <w:t xml:space="preserve">הפקיר </w:t>
      </w:r>
      <w:r w:rsidRPr="006F178A">
        <w:rPr>
          <w:rFonts w:ascii="Fb Fontext" w:hAnsi="Fb Fontext"/>
          <w:rtl/>
        </w:rPr>
        <w:t>ב</w:t>
      </w:r>
      <w:r w:rsidRPr="006F178A">
        <w:rPr>
          <w:rFonts w:ascii="Fb Fontext" w:hAnsi="Fb Fontext" w:hint="cs"/>
          <w:rtl/>
        </w:rPr>
        <w:t xml:space="preserve">פני </w:t>
      </w:r>
      <w:r w:rsidR="00C2678C">
        <w:rPr>
          <w:rFonts w:ascii="Fb Fontext" w:hAnsi="Fb Fontext" w:hint="cs"/>
          <w:rtl/>
        </w:rPr>
        <w:t>ב',</w:t>
      </w:r>
      <w:r w:rsidRPr="006F178A">
        <w:rPr>
          <w:rFonts w:ascii="Fb Fontext" w:hAnsi="Fb Fontext" w:hint="cs"/>
          <w:rtl/>
        </w:rPr>
        <w:t xml:space="preserve"> והא </w:t>
      </w:r>
      <w:r w:rsidR="00C2678C">
        <w:rPr>
          <w:rFonts w:ascii="Fb Fontext" w:hAnsi="Fb Fontext" w:hint="cs"/>
          <w:rtl/>
        </w:rPr>
        <w:t xml:space="preserve">דהפקיר </w:t>
      </w:r>
      <w:r w:rsidRPr="006F178A">
        <w:rPr>
          <w:rFonts w:ascii="Fb Fontext" w:hAnsi="Fb Fontext" w:hint="cs"/>
          <w:rtl/>
        </w:rPr>
        <w:t xml:space="preserve">בפני ג' </w:t>
      </w:r>
      <w:r w:rsidR="00C2678C">
        <w:rPr>
          <w:rFonts w:ascii="Fb Fontext" w:hAnsi="Fb Fontext" w:hint="cs"/>
          <w:rtl/>
        </w:rPr>
        <w:t xml:space="preserve">דרק אז הוי הפקר. </w:t>
      </w:r>
    </w:p>
    <w:p w14:paraId="4AB7D605" w14:textId="77777777" w:rsidR="006666DF" w:rsidRPr="00C14A40" w:rsidRDefault="003E2DCC" w:rsidP="000F1DD4">
      <w:pPr>
        <w:pStyle w:val="38"/>
        <w:framePr w:wrap="notBeside"/>
        <w:rPr>
          <w:rtl/>
        </w:rPr>
      </w:pPr>
      <w:r w:rsidRPr="00C14A40">
        <w:rPr>
          <w:rFonts w:hint="eastAsia"/>
          <w:rtl/>
        </w:rPr>
        <w:t>וריב</w:t>
      </w:r>
      <w:r w:rsidRPr="00C14A40">
        <w:rPr>
          <w:rtl/>
        </w:rPr>
        <w:t>"</w:t>
      </w:r>
      <w:r w:rsidRPr="00C14A40">
        <w:rPr>
          <w:rFonts w:hint="eastAsia"/>
          <w:rtl/>
        </w:rPr>
        <w:t>ל</w:t>
      </w:r>
      <w:r w:rsidRPr="00C14A40">
        <w:rPr>
          <w:rtl/>
        </w:rPr>
        <w:t>:</w:t>
      </w:r>
    </w:p>
    <w:p w14:paraId="45D4294B" w14:textId="31FCCFAC" w:rsidR="00C2678C" w:rsidRPr="000F1DD4" w:rsidRDefault="003E2DCC" w:rsidP="003E2DCC">
      <w:pPr>
        <w:rPr>
          <w:rtl/>
        </w:rPr>
      </w:pPr>
      <w:r w:rsidRPr="000F1DD4">
        <w:rPr>
          <w:rFonts w:hint="eastAsia"/>
          <w:rtl/>
        </w:rPr>
        <w:t>מד</w:t>
      </w:r>
      <w:r w:rsidRPr="000F1DD4">
        <w:rPr>
          <w:rtl/>
        </w:rPr>
        <w:t>"</w:t>
      </w:r>
      <w:r w:rsidRPr="000F1DD4">
        <w:rPr>
          <w:rFonts w:hint="eastAsia"/>
          <w:rtl/>
        </w:rPr>
        <w:t>ת</w:t>
      </w:r>
      <w:r w:rsidRPr="000F1DD4">
        <w:rPr>
          <w:rtl/>
        </w:rPr>
        <w:t xml:space="preserve"> אפילו בא</w:t>
      </w:r>
      <w:r w:rsidR="00C2678C" w:rsidRPr="000F1DD4">
        <w:rPr>
          <w:rFonts w:hint="cs"/>
          <w:rtl/>
        </w:rPr>
        <w:t>'</w:t>
      </w:r>
      <w:r w:rsidRPr="000F1DD4">
        <w:rPr>
          <w:rtl/>
        </w:rPr>
        <w:t xml:space="preserve"> הוי הפקר, </w:t>
      </w:r>
    </w:p>
    <w:p w14:paraId="65A94BD7" w14:textId="3E6181F9" w:rsidR="003E2DCC" w:rsidRPr="00C2678C" w:rsidRDefault="003E2DCC" w:rsidP="00C2678C">
      <w:pPr>
        <w:ind w:left="283" w:firstLine="57"/>
        <w:rPr>
          <w:rtl/>
        </w:rPr>
      </w:pPr>
      <w:r w:rsidRPr="00C2678C">
        <w:rPr>
          <w:rtl/>
        </w:rPr>
        <w:t>ו</w:t>
      </w:r>
      <w:r w:rsidR="00C2678C">
        <w:rPr>
          <w:rFonts w:hint="cs"/>
          <w:rtl/>
        </w:rPr>
        <w:t>ט</w:t>
      </w:r>
      <w:r w:rsidRPr="00C2678C">
        <w:rPr>
          <w:rtl/>
        </w:rPr>
        <w:t xml:space="preserve">עם </w:t>
      </w:r>
      <w:r w:rsidR="00C2678C">
        <w:rPr>
          <w:rFonts w:hint="cs"/>
          <w:rtl/>
        </w:rPr>
        <w:t>ש</w:t>
      </w:r>
      <w:r w:rsidRPr="00C2678C">
        <w:rPr>
          <w:rtl/>
        </w:rPr>
        <w:t>אמרו בשלשה</w:t>
      </w:r>
      <w:r w:rsidR="00C2678C">
        <w:rPr>
          <w:rFonts w:hint="cs"/>
          <w:rtl/>
        </w:rPr>
        <w:t>-</w:t>
      </w:r>
      <w:r w:rsidRPr="00C2678C">
        <w:rPr>
          <w:rtl/>
        </w:rPr>
        <w:t xml:space="preserve"> שיהא אחד זוכה ושנים מעידין.</w:t>
      </w:r>
    </w:p>
    <w:p w14:paraId="057E988F" w14:textId="5D8C53F9" w:rsidR="003E2DCC" w:rsidRPr="008A6FD1" w:rsidRDefault="003E2DCC" w:rsidP="008A6FD1">
      <w:pPr>
        <w:pStyle w:val="Hadran"/>
        <w:rPr>
          <w:rtl/>
        </w:rPr>
        <w:pPrChange w:id="91036" w:author="Claude" w:date="2026-10-08T08:34:49Z">
          <w:pPr>
            <w:pStyle w:val="affffb"/>
            <w:rPr>
              <w:rtl/>
            </w:rPr>
          </w:pPr>
        </w:pPrChange>
      </w:pPr>
      <w:r w:rsidRPr="008A6FD1">
        <w:rPr>
          <w:rtl/>
        </w:rPr>
        <w:t>הדרן עלך אין בין המודר.</w:t>
      </w:r>
    </w:p>
    <w:p w14:paraId="64AF5A06" w14:textId="77777777" w:rsidR="003E2DCC" w:rsidRPr="006F178A" w:rsidRDefault="003E2DCC" w:rsidP="003E2DCC">
      <w:r w:rsidRPr="006F178A">
        <w:rPr>
          <w:rFonts w:ascii="Fb Fontext" w:hAnsi="Fb Fontext"/>
        </w:rPr>
        <w:br w:type="page"/>
      </w:r>
    </w:p>
    <w:p w14:paraId="361D7B3C" w14:textId="77777777" w:rsidR="003E2DCC" w:rsidRPr="006F178A" w:rsidRDefault="003E2DCC" w:rsidP="003E2DCC">
      <w:pPr>
        <w:pStyle w:val="afff2"/>
        <w:framePr w:wrap="around"/>
        <w:spacing w:line="276" w:lineRule="auto"/>
        <w:rPr>
          <w:del w:id="41109" w:author="Claude" w:date="2026-10-07T09:24:31Z"/>
          <w:sz w:val="20"/>
          <w:rtl/>
        </w:rPr>
      </w:pPr>
      <w:del w:id="41107" w:author="Claude" w:date="2026-10-07T09:24:31Z">
        <w:r w:rsidRPr="006F178A">
          <w:rPr>
            <w:sz w:val="20"/>
            <w:rtl/>
          </w:rPr>
          <w:lastRenderedPageBreak/>
          <w:delText xml:space="preserve">פרק </w:delText>
        </w:r>
      </w:del>
      <w:del w:id="41108" w:author="Claude" w:date="2026-10-07T09:24:31Z">
        <w:r w:rsidRPr="006F178A">
          <w:rPr>
            <w:rFonts w:hint="cs"/>
            <w:sz w:val="20"/>
            <w:rtl/>
          </w:rPr>
          <w:delText xml:space="preserve">חמישי</w:delText>
        </w:r>
      </w:del>
    </w:p>
    <w:p w14:paraId="36B0A45A" w14:textId="77777777" w:rsidR="003E2DCC" w:rsidRPr="006F178A" w:rsidRDefault="003E2DCC" w:rsidP="00A522DC">
      <w:pPr>
        <w:pStyle w:val="a3"/>
        <w:framePr w:wrap="around"/>
        <w:rPr>
          <w:rtl/>
        </w:rPr>
      </w:pPr>
      <w:r w:rsidRPr="006F178A">
        <w:rPr>
          <w:rtl/>
        </w:rPr>
        <w:t>מה:</w:t>
      </w:r>
    </w:p>
    <w:p w14:paraId="319DE6A4" w14:textId="77777777" w:rsidR="003E2DCC" w:rsidRPr="006F178A" w:rsidRDefault="003E2DCC" w:rsidP="003E2DCC">
      <w:pPr>
        <w:pStyle w:val="afff3"/>
        <w:framePr w:wrap="around"/>
        <w:spacing w:line="276" w:lineRule="auto"/>
        <w:rPr>
          <w:del w:id="41111" w:author="Claude" w:date="2026-10-07T09:24:31Z"/>
          <w:sz w:val="20"/>
          <w:rtl/>
        </w:rPr>
      </w:pPr>
      <w:del w:id="41110" w:author="Claude" w:date="2026-10-07T09:24:31Z">
        <w:r w:rsidRPr="006F178A">
          <w:rPr>
            <w:rFonts w:hint="cs"/>
            <w:sz w:val="20"/>
            <w:rtl/>
          </w:rPr>
          <w:delText xml:space="preserve">השותפין </w:delText>
        </w:r>
      </w:del>
    </w:p>
    <w:p>
      <w:pPr>
        <w:pStyle w:val="PetichatPerek"/>
        <w:rPr>
          <w:ins w:id="41106" w:author="Claude" w:date="2026-10-07T09:24:31Z"/>
        </w:rPr>
      </w:pPr>
      <w:ins w:id="41105" w:author="Claude" w:date="2026-10-07T09:24:31Z">
        <w:r>
          <w:rPr>
            <w:sz w:val="20"/>
            <w:rtl/>
          </w:rPr>
          <w:t xml:space="preserve">פרק חמישי</w:t>
        </w:r>
        <w:r>
          <w:rPr>
            <w:sz w:val="20"/>
            <w:rtl/>
          </w:rPr>
          <w:t xml:space="preserve"> - </w:t>
        </w:r>
        <w:r>
          <w:rPr>
            <w:rFonts w:hint="cs"/>
            <w:sz w:val="20"/>
            <w:rtl/>
          </w:rPr>
          <w:t xml:space="preserve">השותפין</w:t>
        </w:r>
      </w:ins>
    </w:p>
    <w:p>
      <w:pPr>
        <w:pStyle w:val="afffffb"/>
        <w:rPr>
          <w:ins w:id="20385" w:author="קלוד" w:date="2026-10-06T10:09:38Z"/>
        </w:rPr>
      </w:pPr>
      <w:ins w:id="20384" w:author="קלוד" w:date="2026-10-06T10:09:38Z">
        <w:r>
          <w:t xml:space="preserve">משנה א</w:t>
        </w:r>
      </w:ins>
    </w:p>
    <w:p w14:paraId="23E25521" w14:textId="77777777" w:rsidR="003E2DCC" w:rsidRPr="006F178A" w:rsidRDefault="003E2DCC" w:rsidP="00BD5976">
      <w:pPr>
        <w:pStyle w:val="afff5"/>
        <w:jc w:val="center"/>
        <w:rPr>
          <w:rtl/>
        </w:rPr>
      </w:pPr>
      <w:r w:rsidRPr="006F178A">
        <w:rPr>
          <w:rtl/>
        </w:rPr>
        <w:t>השותפין שנדרו הנאה זה מזה - אסורין ליכנס לחצר;</w:t>
      </w:r>
    </w:p>
    <w:p w14:paraId="3CE88DBC" w14:textId="3F4974FF" w:rsidR="003E2DCC" w:rsidRPr="006F178A" w:rsidRDefault="003E2DCC" w:rsidP="003E2DCC">
      <w:pPr>
        <w:pStyle w:val="afff5"/>
        <w:rPr>
          <w:rtl/>
        </w:rPr>
      </w:pPr>
      <w:r w:rsidRPr="00C90B7B">
        <w:rPr>
          <w:rStyle w:val="TanaimMishna"/>
          <w:rtl/>
          <w:rPrChange w:id="20102" w:author="קלוד" w:date="2026-10-06T10:09:38Z">
            <w:rPr>
              <w:rStyle w:val="affffe"/>
              <w:rtl/>
            </w:rPr>
          </w:rPrChange>
        </w:rPr>
        <w:t xml:space="preserve">ר"א בן יעקב: </w:t>
      </w:r>
      <w:r w:rsidRPr="006F178A">
        <w:rPr>
          <w:rtl/>
        </w:rPr>
        <w:t>זה נכנס לתוך שלו, וזה נכנס לתוך שלו.</w:t>
      </w:r>
    </w:p>
    <w:p w14:paraId="4092285C" w14:textId="77777777" w:rsidR="003E2DCC" w:rsidRPr="006F178A" w:rsidRDefault="003E2DCC" w:rsidP="00A522DC">
      <w:pPr>
        <w:pStyle w:val="a3"/>
        <w:framePr w:wrap="around"/>
        <w:rPr>
          <w:rtl/>
        </w:rPr>
      </w:pPr>
      <w:r w:rsidRPr="006F178A">
        <w:rPr>
          <w:rtl/>
        </w:rPr>
        <w:t>מו.</w:t>
      </w:r>
    </w:p>
    <w:p>
      <w:pPr>
        <w:pStyle w:val="afffffb"/>
        <w:rPr>
          <w:ins w:id="20387" w:author="קלוד" w:date="2026-10-06T10:09:38Z"/>
        </w:rPr>
      </w:pPr>
      <w:ins w:id="20386" w:author="קלוד" w:date="2026-10-06T10:09:38Z">
        <w:r>
          <w:t xml:space="preserve">משנה א</w:t>
        </w:r>
      </w:ins>
    </w:p>
    <w:p w14:paraId="42231AB4" w14:textId="77777777" w:rsidR="003E2DCC" w:rsidRPr="006F178A" w:rsidRDefault="003E2DCC" w:rsidP="003E2DCC">
      <w:pPr>
        <w:pStyle w:val="afff5"/>
        <w:rPr>
          <w:rtl/>
        </w:rPr>
      </w:pPr>
      <w:r w:rsidRPr="006F178A">
        <w:rPr>
          <w:b/>
          <w:rtl/>
          <w:rPrChange w:id="40017" w:author="Claude" w:date="2026-10-06T13:34:13Z">
            <w:rPr>
              <w:b/>
              <w:sz w:val="20"/>
              <w:rtl/>
            </w:rPr>
          </w:rPrChange>
        </w:rPr>
        <w:t>ושניהם אסורים להעמיד ריחים ותנור, ולגדל תרנגולים.</w:t>
      </w:r>
    </w:p>
    <w:p w14:paraId="57C43797" w14:textId="7A5FC68E" w:rsidR="003E2DCC" w:rsidRPr="006F178A" w:rsidRDefault="003E2DCC" w:rsidP="00781300">
      <w:pPr>
        <w:pStyle w:val="afff5"/>
        <w:jc w:val="center"/>
        <w:rPr>
          <w:rtl/>
        </w:rPr>
      </w:pPr>
      <w:r w:rsidRPr="006F178A">
        <w:rPr>
          <w:rtl/>
        </w:rPr>
        <w:t>היה אחד מהם מודר הנאה מחבירו - לא יכנס לחצר,</w:t>
      </w:r>
    </w:p>
    <w:p w14:paraId="1D9591A5" w14:textId="53C34EE4" w:rsidR="003E2DCC" w:rsidRPr="00B15076" w:rsidRDefault="003E2DCC" w:rsidP="003E2DCC">
      <w:pPr>
        <w:pStyle w:val="afff5"/>
        <w:rPr>
          <w:rtl/>
        </w:rPr>
      </w:pPr>
      <w:r w:rsidRPr="00C90B7B">
        <w:rPr>
          <w:rStyle w:val="TanaimMishna"/>
          <w:rtl/>
          <w:rPrChange w:id="20103" w:author="קלוד" w:date="2026-10-06T10:09:38Z">
            <w:rPr>
              <w:rStyle w:val="affffe"/>
              <w:rtl/>
            </w:rPr>
          </w:rPrChange>
        </w:rPr>
        <w:t>ר</w:t>
      </w:r>
      <w:r w:rsidR="00C90B7B">
        <w:rPr>
          <w:rStyle w:val="TanaimMishna"/>
          <w:rFonts w:hint="cs"/>
          <w:rtl/>
          <w:rPrChange w:id="20104" w:author="קלוד" w:date="2026-10-06T10:09:38Z">
            <w:rPr>
              <w:rStyle w:val="affffe"/>
              <w:rFonts w:hint="cs"/>
              <w:rtl/>
            </w:rPr>
          </w:rPrChange>
        </w:rPr>
        <w:t>אב</w:t>
      </w:r>
      <w:r w:rsidR="0075729B">
        <w:rPr>
          <w:rStyle w:val="TanaimMishna"/>
          <w:rtl/>
          <w:rPrChange w:id="20105" w:author="קלוד" w:date="2026-10-06T10:09:38Z">
            <w:rPr>
              <w:rStyle w:val="affffe"/>
              <w:rtl/>
            </w:rPr>
          </w:rPrChange>
        </w:rPr>
        <w:t>"</w:t>
      </w:r>
      <w:r w:rsidR="00C90B7B">
        <w:rPr>
          <w:rStyle w:val="TanaimMishna"/>
          <w:rFonts w:hint="cs"/>
          <w:rtl/>
          <w:rPrChange w:id="20106" w:author="קלוד" w:date="2026-10-06T10:09:38Z">
            <w:rPr>
              <w:rStyle w:val="affffe"/>
              <w:rFonts w:hint="cs"/>
              <w:rtl/>
            </w:rPr>
          </w:rPrChange>
        </w:rPr>
        <w:t>י</w:t>
      </w:r>
      <w:r w:rsidRPr="00C90B7B">
        <w:rPr>
          <w:rStyle w:val="TanaimMishna"/>
          <w:rtl/>
          <w:rPrChange w:id="20107" w:author="קלוד" w:date="2026-10-06T10:09:38Z">
            <w:rPr>
              <w:rStyle w:val="affffe"/>
              <w:rtl/>
            </w:rPr>
          </w:rPrChange>
        </w:rPr>
        <w:t xml:space="preserve">: </w:t>
      </w:r>
      <w:r w:rsidRPr="00B15076">
        <w:rPr>
          <w:rtl/>
        </w:rPr>
        <w:t>יכול לומר לו לתוך שלי אני נכנס ואיני נכנס לתוך שלך.</w:t>
      </w:r>
    </w:p>
    <w:p w14:paraId="465933A5" w14:textId="77777777" w:rsidR="00482CEE" w:rsidRDefault="003E2DCC" w:rsidP="000F1DD4">
      <w:pPr>
        <w:pStyle w:val="afff5"/>
        <w:spacing w:after="60"/>
        <w:rPr>
          <w:rtl/>
        </w:rPr>
      </w:pPr>
      <w:r w:rsidRPr="006F178A">
        <w:rPr>
          <w:rtl/>
        </w:rPr>
        <w:t>וכופין את הנודר למכור את חלקו.</w:t>
      </w:r>
    </w:p>
    <w:p w14:paraId="5E78A8D9" w14:textId="5A994E2E" w:rsidR="003E2DCC" w:rsidRPr="006F178A" w:rsidRDefault="003E2DCC" w:rsidP="003E2DCC">
      <w:pPr>
        <w:pStyle w:val="afff5"/>
        <w:rPr>
          <w:rtl/>
        </w:rPr>
      </w:pPr>
      <w:r w:rsidRPr="006F178A">
        <w:rPr>
          <w:rtl/>
        </w:rPr>
        <w:t>ה</w:t>
      </w:r>
      <w:r w:rsidRPr="006F178A">
        <w:rPr>
          <w:rFonts w:hint="cs"/>
          <w:rtl/>
        </w:rPr>
        <w:t>י</w:t>
      </w:r>
      <w:r w:rsidRPr="006F178A">
        <w:rPr>
          <w:rtl/>
        </w:rPr>
        <w:t xml:space="preserve">ה אחד מהשוק מודר באחד מהם הנאה לא יכנס לחצר, </w:t>
      </w:r>
    </w:p>
    <w:p w14:paraId="55F273B5" w14:textId="1CC9C368" w:rsidR="003E2DCC" w:rsidRPr="006F178A" w:rsidRDefault="003E2DCC" w:rsidP="005010AE">
      <w:pPr>
        <w:pStyle w:val="afff5"/>
        <w:rPr>
          <w:rtl/>
        </w:rPr>
      </w:pPr>
      <w:r w:rsidRPr="00C90B7B">
        <w:rPr>
          <w:rStyle w:val="TanaimMishna"/>
          <w:rtl/>
          <w:rPrChange w:id="20108" w:author="קלוד" w:date="2026-10-06T10:09:38Z">
            <w:rPr>
              <w:rStyle w:val="affffe"/>
              <w:rtl/>
            </w:rPr>
          </w:rPrChange>
        </w:rPr>
        <w:t>ר</w:t>
      </w:r>
      <w:r w:rsidR="00C90B7B">
        <w:rPr>
          <w:rStyle w:val="TanaimMishna"/>
          <w:rFonts w:hint="cs"/>
          <w:rtl/>
          <w:rPrChange w:id="20109" w:author="קלוד" w:date="2026-10-06T10:09:38Z">
            <w:rPr>
              <w:rStyle w:val="affffe"/>
              <w:rFonts w:hint="cs"/>
              <w:rtl/>
            </w:rPr>
          </w:rPrChange>
        </w:rPr>
        <w:t>אב</w:t>
      </w:r>
      <w:r w:rsidR="0075729B">
        <w:rPr>
          <w:rStyle w:val="TanaimMishna"/>
          <w:rtl/>
          <w:rPrChange w:id="20110" w:author="קלוד" w:date="2026-10-06T10:09:38Z">
            <w:rPr>
              <w:rStyle w:val="affffe"/>
              <w:rtl/>
            </w:rPr>
          </w:rPrChange>
        </w:rPr>
        <w:t>"</w:t>
      </w:r>
      <w:r w:rsidR="00C90B7B">
        <w:rPr>
          <w:rStyle w:val="TanaimMishna"/>
          <w:rFonts w:hint="cs"/>
          <w:rtl/>
          <w:rPrChange w:id="20111" w:author="קלוד" w:date="2026-10-06T10:09:38Z">
            <w:rPr>
              <w:rStyle w:val="affffe"/>
              <w:rFonts w:hint="cs"/>
              <w:rtl/>
            </w:rPr>
          </w:rPrChange>
        </w:rPr>
        <w:t>י</w:t>
      </w:r>
      <w:r w:rsidRPr="00C90B7B">
        <w:rPr>
          <w:rStyle w:val="TanaimMishna"/>
          <w:rtl/>
          <w:rPrChange w:id="20112" w:author="קלוד" w:date="2026-10-06T10:09:38Z">
            <w:rPr>
              <w:rStyle w:val="affffe"/>
              <w:rtl/>
            </w:rPr>
          </w:rPrChange>
        </w:rPr>
        <w:t>:</w:t>
      </w:r>
      <w:r w:rsidRPr="006F178A">
        <w:rPr>
          <w:rtl/>
        </w:rPr>
        <w:t xml:space="preserve"> יכול לומר </w:t>
      </w:r>
      <w:r w:rsidR="005010AE">
        <w:rPr>
          <w:rFonts w:hint="cs"/>
          <w:rtl/>
        </w:rPr>
        <w:t>ל</w:t>
      </w:r>
      <w:r w:rsidRPr="006F178A">
        <w:rPr>
          <w:rtl/>
        </w:rPr>
        <w:t xml:space="preserve">של חבירך אני נכנס </w:t>
      </w:r>
      <w:r w:rsidR="005010AE">
        <w:rPr>
          <w:rFonts w:hint="cs"/>
          <w:rtl/>
        </w:rPr>
        <w:t xml:space="preserve">ולא לשלך </w:t>
      </w:r>
    </w:p>
    <w:p w14:paraId="32023D6C" w14:textId="77777777" w:rsidR="00482CEE" w:rsidRPr="000F1DD4" w:rsidRDefault="003E2DCC" w:rsidP="005010AE">
      <w:pPr>
        <w:pStyle w:val="afff5"/>
        <w:jc w:val="center"/>
        <w:rPr>
          <w:rtl/>
        </w:rPr>
      </w:pPr>
      <w:r w:rsidRPr="000F1DD4">
        <w:rPr>
          <w:rtl/>
        </w:rPr>
        <w:t>המודר הנאה מחבירו, ויש לו מרחץ ובית הבד מושכרין בעיר,</w:t>
      </w:r>
    </w:p>
    <w:p w14:paraId="31241EE6" w14:textId="671F2CB0" w:rsidR="003E2DCC" w:rsidRPr="006F178A" w:rsidRDefault="003E2DCC" w:rsidP="003E2DCC">
      <w:pPr>
        <w:pStyle w:val="afff5"/>
        <w:rPr>
          <w:rtl/>
        </w:rPr>
      </w:pPr>
      <w:r w:rsidRPr="006F178A">
        <w:rPr>
          <w:rtl/>
        </w:rPr>
        <w:t>אם יש לו בהן תפיסת יד אסור, אין לו בהן תפיסת יד</w:t>
      </w:r>
      <w:r w:rsidR="005010AE">
        <w:rPr>
          <w:rFonts w:hint="cs"/>
          <w:rtl/>
        </w:rPr>
        <w:t>-</w:t>
      </w:r>
      <w:r w:rsidRPr="006F178A">
        <w:rPr>
          <w:rtl/>
        </w:rPr>
        <w:t>מותר.</w:t>
      </w:r>
    </w:p>
    <w:p w14:paraId="2DCBE1F8" w14:textId="77777777" w:rsidR="00482CEE" w:rsidRDefault="003E2DCC" w:rsidP="00781300">
      <w:pPr>
        <w:pStyle w:val="afff5"/>
        <w:jc w:val="center"/>
        <w:rPr>
          <w:rtl/>
        </w:rPr>
      </w:pPr>
      <w:r w:rsidRPr="00B15076">
        <w:rPr>
          <w:rtl/>
        </w:rPr>
        <w:t>האומר לחבירו קונם לביתך שאני נכנס, ושדך שאני לוקח,</w:t>
      </w:r>
    </w:p>
    <w:p w14:paraId="51C2203D" w14:textId="1AFB17C7" w:rsidR="003E2DCC" w:rsidRPr="00B15076" w:rsidRDefault="00781300" w:rsidP="003E2DCC">
      <w:pPr>
        <w:pStyle w:val="afff5"/>
        <w:rPr>
          <w:rtl/>
        </w:rPr>
      </w:pPr>
      <w:r>
        <w:rPr>
          <w:rtl/>
        </w:rPr>
        <w:tab/>
      </w:r>
      <w:r w:rsidR="003E2DCC" w:rsidRPr="00B15076">
        <w:rPr>
          <w:rtl/>
        </w:rPr>
        <w:t>מת או שמכרו לאחר - מותר;</w:t>
      </w:r>
    </w:p>
    <w:p w14:paraId="403B16CD" w14:textId="77777777" w:rsidR="00482CEE" w:rsidRDefault="003E2DCC" w:rsidP="00781300">
      <w:pPr>
        <w:pStyle w:val="afff5"/>
        <w:jc w:val="center"/>
        <w:rPr>
          <w:rtl/>
        </w:rPr>
      </w:pPr>
      <w:r w:rsidRPr="006F178A">
        <w:rPr>
          <w:rtl/>
        </w:rPr>
        <w:t>קונם בית זה שאני נכנס, שדה זו שאני לוקח,</w:t>
      </w:r>
    </w:p>
    <w:p w14:paraId="1F5BB754" w14:textId="01A8B52C" w:rsidR="003E2DCC" w:rsidRPr="006F178A" w:rsidRDefault="00781300" w:rsidP="003E2DCC">
      <w:pPr>
        <w:pStyle w:val="afff5"/>
        <w:rPr>
          <w:rtl/>
        </w:rPr>
      </w:pPr>
      <w:r>
        <w:rPr>
          <w:rtl/>
        </w:rPr>
        <w:tab/>
      </w:r>
      <w:r w:rsidR="003E2DCC" w:rsidRPr="006F178A">
        <w:rPr>
          <w:rtl/>
        </w:rPr>
        <w:t>מת או שמכרו לאחר - אסור.</w:t>
      </w:r>
    </w:p>
    <w:p w14:paraId="136169EC" w14:textId="6CE8B74A" w:rsidR="003E2DCC" w:rsidRPr="006F178A" w:rsidRDefault="003E2DCC" w:rsidP="00CF1DBC">
      <w:pPr>
        <w:pStyle w:val="affffb"/>
        <w:rPr>
          <w:rtl/>
        </w:rPr>
      </w:pPr>
      <w:r w:rsidRPr="00742D4D">
        <w:rPr>
          <w:rtl/>
        </w:rPr>
        <w:t>איבעיא להו</w:t>
      </w:r>
      <w:r w:rsidRPr="006F178A">
        <w:rPr>
          <w:rtl/>
        </w:rPr>
        <w:t xml:space="preserve">: בנדרו </w:t>
      </w:r>
      <w:r w:rsidR="00D661E4">
        <w:rPr>
          <w:rtl/>
        </w:rPr>
        <w:t>חלקו</w:t>
      </w:r>
      <w:r w:rsidRPr="006F178A">
        <w:rPr>
          <w:rtl/>
        </w:rPr>
        <w:t xml:space="preserve">, </w:t>
      </w:r>
      <w:r w:rsidR="00E32CAE">
        <w:rPr>
          <w:rFonts w:hint="cs"/>
          <w:rtl/>
        </w:rPr>
        <w:t>הדירו זה את זה מאי</w:t>
      </w:r>
    </w:p>
    <w:p w14:paraId="1B293623" w14:textId="02C7B80E" w:rsidR="003E2DCC" w:rsidRPr="00295E41" w:rsidRDefault="003E2DCC" w:rsidP="00306700">
      <w:pPr>
        <w:rPr>
          <w:rStyle w:val="afffa"/>
          <w:rtl/>
        </w:rPr>
      </w:pPr>
      <w:r w:rsidRPr="00E32CAE">
        <w:rPr>
          <w:rStyle w:val="affffe"/>
          <w:rtl/>
        </w:rPr>
        <w:t>מי אמרינן</w:t>
      </w:r>
      <w:r w:rsidRPr="006F178A">
        <w:rPr>
          <w:rtl/>
        </w:rPr>
        <w:t xml:space="preserve"> </w:t>
      </w:r>
      <w:r w:rsidR="00BD5976">
        <w:rPr>
          <w:rFonts w:hint="cs"/>
          <w:rtl/>
        </w:rPr>
        <w:t xml:space="preserve">שחלקו רק </w:t>
      </w:r>
      <w:r w:rsidRPr="006F178A">
        <w:rPr>
          <w:rtl/>
        </w:rPr>
        <w:t>בנדרו, אבל בהדירו זה את זה</w:t>
      </w:r>
      <w:r w:rsidR="00306700">
        <w:rPr>
          <w:rStyle w:val="affffe"/>
          <w:rFonts w:hint="cs"/>
          <w:rtl/>
        </w:rPr>
        <w:t xml:space="preserve"> </w:t>
      </w:r>
      <w:r w:rsidRPr="007D77CD">
        <w:rPr>
          <w:rStyle w:val="affffe"/>
          <w:rtl/>
        </w:rPr>
        <w:t xml:space="preserve">מודו רבנן לראב"י </w:t>
      </w:r>
      <w:r w:rsidRPr="006F178A">
        <w:rPr>
          <w:rtl/>
        </w:rPr>
        <w:t>ד</w:t>
      </w:r>
      <w:r w:rsidR="00E32CAE">
        <w:rPr>
          <w:rFonts w:hint="cs"/>
          <w:rtl/>
        </w:rPr>
        <w:t>דמו ל</w:t>
      </w:r>
      <w:r w:rsidRPr="006F178A">
        <w:rPr>
          <w:rtl/>
        </w:rPr>
        <w:t xml:space="preserve">אנוסין, </w:t>
      </w:r>
      <w:r w:rsidRPr="00915D34">
        <w:rPr>
          <w:rStyle w:val="affffe"/>
          <w:rFonts w:hint="cs"/>
          <w:rtl/>
        </w:rPr>
        <w:t>או</w:t>
      </w:r>
      <w:r w:rsidR="002D4D79">
        <w:rPr>
          <w:rStyle w:val="affffe"/>
          <w:rFonts w:hint="cs"/>
          <w:rtl/>
        </w:rPr>
        <w:t xml:space="preserve"> שחלקו</w:t>
      </w:r>
      <w:r w:rsidR="0075729B">
        <w:rPr>
          <w:rStyle w:val="affffe"/>
          <w:rFonts w:hint="cs"/>
          <w:rtl/>
        </w:rPr>
        <w:t xml:space="preserve"> </w:t>
      </w:r>
      <w:r w:rsidRPr="006F178A">
        <w:rPr>
          <w:rtl/>
        </w:rPr>
        <w:t>אפילו בהדירו זה את זה</w:t>
      </w:r>
    </w:p>
    <w:p w14:paraId="2C7557C0" w14:textId="77777777" w:rsidR="000F1DD4" w:rsidRPr="00C14A40" w:rsidRDefault="003E2DCC" w:rsidP="000F1DD4">
      <w:pPr>
        <w:pStyle w:val="38"/>
        <w:framePr w:wrap="notBeside"/>
        <w:rPr>
          <w:rtl/>
        </w:rPr>
      </w:pPr>
      <w:r w:rsidRPr="00C14A40">
        <w:rPr>
          <w:rtl/>
        </w:rPr>
        <w:t xml:space="preserve">ת"ש: </w:t>
      </w:r>
    </w:p>
    <w:p w14:paraId="170EA76C" w14:textId="4C27C31F" w:rsidR="003E2DCC" w:rsidRPr="006F178A" w:rsidRDefault="003E2DCC" w:rsidP="003E2DCC">
      <w:pPr>
        <w:rPr>
          <w:rtl/>
        </w:rPr>
      </w:pPr>
      <w:r w:rsidRPr="006F178A">
        <w:rPr>
          <w:rtl/>
        </w:rPr>
        <w:t xml:space="preserve">היה אחד מהן </w:t>
      </w:r>
      <w:r w:rsidRPr="00295E41">
        <w:rPr>
          <w:rStyle w:val="afffa"/>
          <w:rtl/>
        </w:rPr>
        <w:t>מודר</w:t>
      </w:r>
      <w:r w:rsidRPr="006F178A">
        <w:rPr>
          <w:rtl/>
        </w:rPr>
        <w:t xml:space="preserve"> הנאה מחבירו, </w:t>
      </w:r>
      <w:r w:rsidR="00D661E4" w:rsidRPr="00295E41">
        <w:rPr>
          <w:rStyle w:val="afffa"/>
          <w:rtl/>
        </w:rPr>
        <w:t>וחלקו</w:t>
      </w:r>
      <w:r w:rsidRPr="006F178A">
        <w:rPr>
          <w:rtl/>
        </w:rPr>
        <w:t xml:space="preserve"> רבנן.</w:t>
      </w:r>
    </w:p>
    <w:p w14:paraId="0301A41C" w14:textId="77777777" w:rsidR="006666DF" w:rsidRPr="00C14A40" w:rsidRDefault="003E2DCC" w:rsidP="000F1DD4">
      <w:pPr>
        <w:pStyle w:val="38"/>
        <w:framePr w:wrap="notBeside"/>
        <w:rPr>
          <w:rtl/>
        </w:rPr>
      </w:pPr>
      <w:r w:rsidRPr="00C14A40">
        <w:rPr>
          <w:rFonts w:hint="cs"/>
          <w:rtl/>
        </w:rPr>
        <w:t xml:space="preserve">- </w:t>
      </w:r>
      <w:r w:rsidRPr="00C14A40">
        <w:rPr>
          <w:rtl/>
        </w:rPr>
        <w:t>תני:</w:t>
      </w:r>
    </w:p>
    <w:p w14:paraId="438B2A74" w14:textId="099A642C" w:rsidR="003E2DCC" w:rsidRPr="006F178A" w:rsidRDefault="003E2DCC" w:rsidP="000F1DD4">
      <w:pPr>
        <w:rPr>
          <w:rtl/>
        </w:rPr>
      </w:pPr>
      <w:r w:rsidRPr="006F178A">
        <w:rPr>
          <w:rtl/>
        </w:rPr>
        <w:t>נדור מחבירו הנאה.</w:t>
      </w:r>
      <w:r w:rsidRPr="006F178A">
        <w:rPr>
          <w:rFonts w:hint="cs"/>
          <w:rtl/>
        </w:rPr>
        <w:t xml:space="preserve"> </w:t>
      </w:r>
      <w:r w:rsidRPr="007D77CD">
        <w:rPr>
          <w:rStyle w:val="affffe"/>
          <w:rFonts w:hint="cs"/>
          <w:rtl/>
        </w:rPr>
        <w:t>ה</w:t>
      </w:r>
      <w:r w:rsidRPr="007D77CD">
        <w:rPr>
          <w:rStyle w:val="affffe"/>
          <w:rtl/>
        </w:rPr>
        <w:t>"</w:t>
      </w:r>
      <w:r w:rsidRPr="007D77CD">
        <w:rPr>
          <w:rStyle w:val="affffe"/>
          <w:rFonts w:hint="cs"/>
          <w:rtl/>
        </w:rPr>
        <w:t xml:space="preserve">נ מסתבר </w:t>
      </w:r>
      <w:r w:rsidRPr="007D77CD">
        <w:rPr>
          <w:rStyle w:val="affffe"/>
          <w:rtl/>
        </w:rPr>
        <w:t>דסיפא:</w:t>
      </w:r>
      <w:r w:rsidRPr="006F178A">
        <w:rPr>
          <w:rtl/>
        </w:rPr>
        <w:t xml:space="preserve"> וכופין את הנודר למכור את חלקו;</w:t>
      </w:r>
      <w:r w:rsidR="000F1DD4">
        <w:rPr>
          <w:rFonts w:hint="cs"/>
          <w:rtl/>
        </w:rPr>
        <w:t xml:space="preserve"> </w:t>
      </w:r>
      <w:r w:rsidRPr="006F178A">
        <w:rPr>
          <w:rFonts w:hint="cs"/>
          <w:rtl/>
        </w:rPr>
        <w:t xml:space="preserve">דאי נדר </w:t>
      </w:r>
      <w:r w:rsidRPr="00295E41">
        <w:rPr>
          <w:rStyle w:val="afffa"/>
          <w:rFonts w:hint="cs"/>
          <w:rtl/>
        </w:rPr>
        <w:t>הוא</w:t>
      </w:r>
      <w:r w:rsidRPr="006F178A">
        <w:rPr>
          <w:rFonts w:hint="cs"/>
          <w:rtl/>
        </w:rPr>
        <w:t xml:space="preserve"> היינו דכופין ואי </w:t>
      </w:r>
      <w:r w:rsidR="007D77CD">
        <w:rPr>
          <w:rFonts w:hint="cs"/>
          <w:rtl/>
        </w:rPr>
        <w:t>נדר</w:t>
      </w:r>
      <w:r w:rsidRPr="006F178A">
        <w:rPr>
          <w:rFonts w:hint="cs"/>
          <w:rtl/>
        </w:rPr>
        <w:t xml:space="preserve"> אמאי כופין הא אנוס הוא </w:t>
      </w:r>
    </w:p>
    <w:p w14:paraId="05DE735E" w14:textId="77777777" w:rsidR="003E2DCC" w:rsidRPr="006F178A" w:rsidRDefault="003E2DCC" w:rsidP="00A522DC">
      <w:pPr>
        <w:pStyle w:val="a3"/>
        <w:framePr w:wrap="around"/>
        <w:rPr>
          <w:rtl/>
        </w:rPr>
      </w:pPr>
      <w:r w:rsidRPr="006F178A">
        <w:rPr>
          <w:rtl/>
        </w:rPr>
        <w:t>מו:</w:t>
      </w:r>
    </w:p>
    <w:p w14:paraId="60EC83BE" w14:textId="77777777" w:rsidR="006666DF" w:rsidRPr="00C14A40" w:rsidRDefault="00063A33" w:rsidP="000F1DD4">
      <w:pPr>
        <w:pStyle w:val="38"/>
        <w:framePr w:wrap="notBeside"/>
        <w:rPr>
          <w:rFonts w:hint="cs"/>
          <w:rtl/>
        </w:rPr>
      </w:pPr>
      <w:r w:rsidRPr="00C14A40">
        <w:rPr>
          <w:rFonts w:hint="cs"/>
          <w:rtl/>
        </w:rPr>
        <w:t>רבה</w:t>
      </w:r>
      <w:r w:rsidRPr="00C14A40">
        <w:rPr>
          <w:rtl/>
        </w:rPr>
        <w:t xml:space="preserve"> </w:t>
      </w:r>
      <w:r w:rsidRPr="00C14A40">
        <w:rPr>
          <w:rFonts w:hint="cs"/>
          <w:rtl/>
        </w:rPr>
        <w:t>מ</w:t>
      </w:r>
      <w:r w:rsidRPr="00C14A40">
        <w:rPr>
          <w:rtl/>
        </w:rPr>
        <w:t>זעירי:</w:t>
      </w:r>
    </w:p>
    <w:p w14:paraId="761F03C3" w14:textId="71017B85" w:rsidR="00063A33" w:rsidRPr="006F178A" w:rsidRDefault="00063A33" w:rsidP="00063A33">
      <w:pPr>
        <w:rPr>
          <w:rtl/>
        </w:rPr>
      </w:pPr>
      <w:r w:rsidRPr="006F178A">
        <w:rPr>
          <w:rFonts w:hint="cs"/>
          <w:rtl/>
        </w:rPr>
        <w:t>מחלוקת</w:t>
      </w:r>
    </w:p>
    <w:p w14:paraId="41FC9CEA" w14:textId="3768898D" w:rsidR="003E2DCC" w:rsidRPr="006F178A" w:rsidRDefault="003E2DCC" w:rsidP="003E2DCC">
      <w:pPr>
        <w:rPr>
          <w:rtl/>
        </w:rPr>
      </w:pPr>
      <w:r w:rsidRPr="006F178A">
        <w:rPr>
          <w:rFonts w:ascii="Fb Fontext" w:hAnsi="Fb Fontext"/>
          <w:rtl/>
        </w:rPr>
        <w:t xml:space="preserve">שיש בה כדי חלוקה, אבל </w:t>
      </w:r>
      <w:r w:rsidRPr="00063A33">
        <w:rPr>
          <w:rStyle w:val="affffc"/>
          <w:rtl/>
        </w:rPr>
        <w:t>אין בה כדי חלוקה.</w:t>
      </w:r>
      <w:r w:rsidRPr="00063A33">
        <w:rPr>
          <w:rStyle w:val="affffc"/>
          <w:rFonts w:hint="cs"/>
          <w:rtl/>
        </w:rPr>
        <w:t xml:space="preserve"> </w:t>
      </w:r>
      <w:r w:rsidR="00306700" w:rsidRPr="00063A33">
        <w:rPr>
          <w:rStyle w:val="affffc"/>
          <w:rFonts w:hint="cs"/>
          <w:rtl/>
        </w:rPr>
        <w:t>לכו</w:t>
      </w:r>
      <w:r w:rsidR="0075729B">
        <w:rPr>
          <w:rStyle w:val="affffc"/>
          <w:rtl/>
        </w:rPr>
        <w:t>"</w:t>
      </w:r>
      <w:r w:rsidR="00306700" w:rsidRPr="00063A33">
        <w:rPr>
          <w:rStyle w:val="affffc"/>
          <w:rFonts w:hint="cs"/>
          <w:rtl/>
        </w:rPr>
        <w:t xml:space="preserve">'ע </w:t>
      </w:r>
      <w:r w:rsidRPr="00063A33">
        <w:rPr>
          <w:rStyle w:val="affffc"/>
          <w:rtl/>
        </w:rPr>
        <w:t>מותר</w:t>
      </w:r>
      <w:r w:rsidRPr="006F178A">
        <w:rPr>
          <w:rFonts w:ascii="Fb Fontext" w:hAnsi="Fb Fontext"/>
          <w:rtl/>
        </w:rPr>
        <w:t>.</w:t>
      </w:r>
    </w:p>
    <w:p w14:paraId="13F69936" w14:textId="77777777" w:rsidR="006666DF" w:rsidRPr="00C14A40" w:rsidRDefault="003E2DCC" w:rsidP="000F1DD4">
      <w:pPr>
        <w:pStyle w:val="38"/>
        <w:framePr w:wrap="notBeside"/>
        <w:rPr>
          <w:rtl/>
        </w:rPr>
      </w:pPr>
      <w:r w:rsidRPr="00C14A40">
        <w:rPr>
          <w:rtl/>
        </w:rPr>
        <w:t>א"ל רב יוסף:</w:t>
      </w:r>
    </w:p>
    <w:p w14:paraId="131C8697" w14:textId="6C870C7A" w:rsidR="003E2DCC" w:rsidRPr="00295E41" w:rsidRDefault="003E2DCC" w:rsidP="00063A33">
      <w:pPr>
        <w:rPr>
          <w:rStyle w:val="afffa"/>
          <w:rtl/>
        </w:rPr>
      </w:pPr>
      <w:r w:rsidRPr="006F178A">
        <w:rPr>
          <w:rtl/>
        </w:rPr>
        <w:t>הרי בית הכנסת, דכמי שאין בו כדי חלוקה דמי, ותנן: שניהן אסורין בדבר של אותה העיר!</w:t>
      </w:r>
    </w:p>
    <w:p w14:paraId="5BAAF9A9" w14:textId="77777777" w:rsidR="000F1DD4" w:rsidRPr="00C14A40" w:rsidRDefault="003E2DCC" w:rsidP="000F1DD4">
      <w:pPr>
        <w:pStyle w:val="38"/>
        <w:framePr w:wrap="notBeside"/>
        <w:rPr>
          <w:rtl/>
        </w:rPr>
      </w:pPr>
      <w:r w:rsidRPr="00C14A40">
        <w:rPr>
          <w:rFonts w:hint="cs"/>
          <w:rtl/>
        </w:rPr>
        <w:t xml:space="preserve">ב. </w:t>
      </w:r>
      <w:r w:rsidRPr="00C14A40">
        <w:rPr>
          <w:rtl/>
        </w:rPr>
        <w:t xml:space="preserve">אלא </w:t>
      </w:r>
      <w:r w:rsidR="00915D34" w:rsidRPr="00C14A40">
        <w:rPr>
          <w:rFonts w:hint="cs"/>
          <w:rtl/>
        </w:rPr>
        <w:t>רב יוסף</w:t>
      </w:r>
      <w:r w:rsidRPr="00C14A40">
        <w:rPr>
          <w:rtl/>
        </w:rPr>
        <w:t xml:space="preserve"> </w:t>
      </w:r>
      <w:r w:rsidR="00915D34" w:rsidRPr="00C14A40">
        <w:rPr>
          <w:rFonts w:hint="cs"/>
          <w:rtl/>
        </w:rPr>
        <w:t>מ</w:t>
      </w:r>
      <w:r w:rsidRPr="00C14A40">
        <w:rPr>
          <w:rtl/>
        </w:rPr>
        <w:t>זעירי:</w:t>
      </w:r>
    </w:p>
    <w:p w14:paraId="35ED18F4" w14:textId="006736B7" w:rsidR="00915D34" w:rsidRDefault="003E2DCC" w:rsidP="003E2DCC">
      <w:pPr>
        <w:rPr>
          <w:rtl/>
        </w:rPr>
      </w:pPr>
      <w:r w:rsidRPr="00295E41">
        <w:rPr>
          <w:rStyle w:val="afffa"/>
          <w:rtl/>
        </w:rPr>
        <w:t>מחלוקת - שאין בה כדי חלוקה</w:t>
      </w:r>
      <w:r w:rsidRPr="006F178A">
        <w:rPr>
          <w:rtl/>
        </w:rPr>
        <w:t xml:space="preserve">, </w:t>
      </w:r>
    </w:p>
    <w:p w14:paraId="48641091" w14:textId="63304208" w:rsidR="003E2DCC" w:rsidRPr="006F178A" w:rsidRDefault="003E2DCC" w:rsidP="00CF1DBC">
      <w:pPr>
        <w:rPr>
          <w:rtl/>
        </w:rPr>
      </w:pPr>
      <w:r w:rsidRPr="006F178A">
        <w:rPr>
          <w:rtl/>
        </w:rPr>
        <w:t xml:space="preserve">אבל יש בה כדי חלוקה </w:t>
      </w:r>
      <w:r w:rsidR="00CF1DBC">
        <w:rPr>
          <w:rtl/>
        </w:rPr>
        <w:t>–</w:t>
      </w:r>
      <w:r w:rsidRPr="006F178A">
        <w:rPr>
          <w:rtl/>
        </w:rPr>
        <w:t xml:space="preserve"> </w:t>
      </w:r>
      <w:r w:rsidR="00CF1DBC" w:rsidRPr="00CF1DBC">
        <w:rPr>
          <w:rStyle w:val="affffe"/>
          <w:rFonts w:hint="cs"/>
          <w:rtl/>
        </w:rPr>
        <w:t>לכו</w:t>
      </w:r>
      <w:r w:rsidR="0075729B">
        <w:rPr>
          <w:rStyle w:val="affffe"/>
          <w:rtl/>
        </w:rPr>
        <w:t>"</w:t>
      </w:r>
      <w:r w:rsidR="00CF1DBC" w:rsidRPr="00CF1DBC">
        <w:rPr>
          <w:rStyle w:val="affffe"/>
          <w:rFonts w:hint="cs"/>
          <w:rtl/>
        </w:rPr>
        <w:t>ע</w:t>
      </w:r>
      <w:r w:rsidR="00CF1DBC">
        <w:rPr>
          <w:rFonts w:hint="cs"/>
          <w:rtl/>
        </w:rPr>
        <w:t xml:space="preserve"> </w:t>
      </w:r>
      <w:r w:rsidRPr="006F178A">
        <w:rPr>
          <w:rtl/>
        </w:rPr>
        <w:t>אסור.</w:t>
      </w:r>
    </w:p>
    <w:p w14:paraId="76746604" w14:textId="77777777" w:rsidR="000F1DD4" w:rsidRPr="00C14A40" w:rsidRDefault="003E2DCC" w:rsidP="000F1DD4">
      <w:pPr>
        <w:pStyle w:val="38"/>
        <w:framePr w:wrap="notBeside"/>
        <w:rPr>
          <w:rtl/>
        </w:rPr>
      </w:pPr>
      <w:r w:rsidRPr="00C14A40">
        <w:rPr>
          <w:rtl/>
        </w:rPr>
        <w:t xml:space="preserve">רב הונא: </w:t>
      </w:r>
    </w:p>
    <w:p w14:paraId="41DC6FFB" w14:textId="4F57CD86" w:rsidR="003E2DCC" w:rsidRPr="00CF1DBC" w:rsidRDefault="003E2DCC" w:rsidP="00CF1DBC">
      <w:pPr>
        <w:rPr>
          <w:rStyle w:val="affffe"/>
          <w:rtl/>
        </w:rPr>
      </w:pPr>
      <w:r w:rsidRPr="006F178A">
        <w:rPr>
          <w:rtl/>
        </w:rPr>
        <w:t xml:space="preserve">הלכה </w:t>
      </w:r>
      <w:r w:rsidRPr="00CF1DBC">
        <w:rPr>
          <w:rStyle w:val="affffe"/>
          <w:rtl/>
        </w:rPr>
        <w:t>כר"א בן יעקב;</w:t>
      </w:r>
      <w:r w:rsidRPr="00CF1DBC">
        <w:rPr>
          <w:rStyle w:val="affffe"/>
          <w:rFonts w:hint="cs"/>
          <w:rtl/>
        </w:rPr>
        <w:t xml:space="preserve"> וכן אר</w:t>
      </w:r>
      <w:r w:rsidRPr="00CF1DBC">
        <w:rPr>
          <w:rStyle w:val="affffe"/>
          <w:rtl/>
        </w:rPr>
        <w:t>"</w:t>
      </w:r>
      <w:r w:rsidRPr="00CF1DBC">
        <w:rPr>
          <w:rStyle w:val="affffe"/>
          <w:rFonts w:hint="cs"/>
          <w:rtl/>
        </w:rPr>
        <w:t>א</w:t>
      </w:r>
    </w:p>
    <w:p w14:paraId="3CA635C9" w14:textId="77777777" w:rsidR="003E2DCC" w:rsidRPr="006F178A" w:rsidRDefault="003E2DCC" w:rsidP="000F1DD4">
      <w:pPr>
        <w:pStyle w:val="afffd"/>
        <w:rPr>
          <w:rtl/>
        </w:rPr>
      </w:pPr>
      <w:ins w:id="9868" w:author="מספור קטעי משנה" w:date="2026-10-06T06:45:39Z">
        <w:r>
          <w:rPr>
            <w:rStyle w:val="MisparKeta"/>
          </w:rPr>
          <w:t xml:space="preserve">א. </w:t>
        </w:r>
      </w:ins>
      <w:r w:rsidRPr="006F178A">
        <w:rPr>
          <w:rtl/>
        </w:rPr>
        <w:t>המודר הנאה מחבירו ויש לו שם מרחץ וכו'.</w:t>
      </w:r>
    </w:p>
    <w:p w14:paraId="4F6A4133" w14:textId="468F6934" w:rsidR="003E2DCC" w:rsidRPr="006F178A" w:rsidRDefault="003E2DCC" w:rsidP="005C6BE8">
      <w:pPr>
        <w:rPr>
          <w:rtl/>
        </w:rPr>
      </w:pPr>
      <w:r w:rsidRPr="00295E41">
        <w:rPr>
          <w:rStyle w:val="afffa"/>
          <w:rtl/>
        </w:rPr>
        <w:t>תפיסת יד?</w:t>
      </w:r>
      <w:r w:rsidRPr="006F178A">
        <w:rPr>
          <w:rFonts w:ascii="Fb Fontext" w:hAnsi="Fb Fontext"/>
          <w:rtl/>
        </w:rPr>
        <w:t xml:space="preserve"> </w:t>
      </w:r>
      <w:r w:rsidR="005C6BE8" w:rsidRPr="005C6BE8">
        <w:rPr>
          <w:rStyle w:val="affffe"/>
          <w:rFonts w:hint="cs"/>
          <w:rtl/>
        </w:rPr>
        <w:t>ר</w:t>
      </w:r>
      <w:r w:rsidR="0075729B">
        <w:rPr>
          <w:rStyle w:val="affffe"/>
          <w:rtl/>
        </w:rPr>
        <w:t>"</w:t>
      </w:r>
      <w:r w:rsidR="005C6BE8" w:rsidRPr="005C6BE8">
        <w:rPr>
          <w:rStyle w:val="affffe"/>
          <w:rFonts w:hint="cs"/>
          <w:rtl/>
        </w:rPr>
        <w:t>נ</w:t>
      </w:r>
      <w:r w:rsidRPr="005C6BE8">
        <w:rPr>
          <w:rStyle w:val="affffe"/>
          <w:rtl/>
        </w:rPr>
        <w:t>:</w:t>
      </w:r>
      <w:r w:rsidRPr="006F178A">
        <w:rPr>
          <w:rFonts w:ascii="Fb Fontext" w:hAnsi="Fb Fontext"/>
          <w:rtl/>
        </w:rPr>
        <w:t xml:space="preserve"> למחצה, לשליש ולרביע, </w:t>
      </w:r>
      <w:r w:rsidR="005C6BE8">
        <w:rPr>
          <w:rFonts w:ascii="Fb Fontext" w:hAnsi="Fb Fontext" w:hint="cs"/>
          <w:rtl/>
        </w:rPr>
        <w:t xml:space="preserve">ולא פחות </w:t>
      </w:r>
    </w:p>
    <w:p w14:paraId="4B0BEFE5" w14:textId="136D2C70" w:rsidR="003E2DCC" w:rsidRPr="006F178A" w:rsidRDefault="003E2DCC" w:rsidP="005C6BE8">
      <w:pPr>
        <w:ind w:left="623" w:firstLine="57"/>
        <w:rPr>
          <w:rtl/>
        </w:rPr>
      </w:pPr>
      <w:r w:rsidRPr="005C6BE8">
        <w:rPr>
          <w:rStyle w:val="affffe"/>
          <w:rtl/>
        </w:rPr>
        <w:t>אביי</w:t>
      </w:r>
      <w:r w:rsidRPr="006F178A">
        <w:rPr>
          <w:rtl/>
        </w:rPr>
        <w:t>: אפילו ב</w:t>
      </w:r>
      <w:r w:rsidR="005C6BE8">
        <w:rPr>
          <w:rFonts w:hint="cs"/>
          <w:rtl/>
        </w:rPr>
        <w:t>פחות אסור, ומותר רק בטסקא.</w:t>
      </w:r>
    </w:p>
    <w:p w14:paraId="23FEF0C5" w14:textId="77777777" w:rsidR="003E2DCC" w:rsidRPr="006F178A" w:rsidRDefault="003E2DCC" w:rsidP="00A522DC">
      <w:pPr>
        <w:pStyle w:val="a3"/>
        <w:framePr w:wrap="around"/>
        <w:rPr>
          <w:rtl/>
        </w:rPr>
      </w:pPr>
      <w:r w:rsidRPr="006F178A">
        <w:rPr>
          <w:rtl/>
        </w:rPr>
        <w:t>מז.</w:t>
      </w:r>
    </w:p>
    <w:p w14:paraId="06678179" w14:textId="67A11359" w:rsidR="003E2DCC" w:rsidRPr="000F1DD4" w:rsidRDefault="003E2DCC" w:rsidP="000F1DD4">
      <w:pPr>
        <w:pStyle w:val="afffd"/>
        <w:rPr>
          <w:rtl/>
        </w:rPr>
      </w:pPr>
      <w:ins w:id="9869" w:author="מספור קטעי משנה" w:date="2026-10-06T06:45:39Z">
        <w:r>
          <w:rPr>
            <w:rStyle w:val="MisparKeta"/>
          </w:rPr>
          <w:t xml:space="preserve">א. </w:t>
        </w:r>
      </w:ins>
      <w:r w:rsidRPr="000F1DD4">
        <w:rPr>
          <w:rtl/>
        </w:rPr>
        <w:t>האומר לחבירו</w:t>
      </w:r>
      <w:r w:rsidR="00124DE7" w:rsidRPr="000F1DD4">
        <w:rPr>
          <w:rFonts w:hint="cs"/>
          <w:rtl/>
        </w:rPr>
        <w:t xml:space="preserve"> קונם שאיני נכנס לביתך</w:t>
      </w:r>
      <w:r w:rsidR="00BE2808" w:rsidRPr="000F1DD4">
        <w:rPr>
          <w:rFonts w:hint="cs"/>
          <w:rtl/>
        </w:rPr>
        <w:t>, ומת או מכרו</w:t>
      </w:r>
      <w:r w:rsidRPr="000F1DD4">
        <w:rPr>
          <w:rtl/>
        </w:rPr>
        <w:t xml:space="preserve"> וכו'.</w:t>
      </w:r>
    </w:p>
    <w:p w14:paraId="0E035F7E" w14:textId="5A22761B" w:rsidR="000F1DD4" w:rsidRPr="00C14A40" w:rsidRDefault="003E2DCC" w:rsidP="000F1DD4">
      <w:pPr>
        <w:pStyle w:val="38"/>
        <w:framePr w:wrap="notBeside"/>
        <w:rPr>
          <w:rtl/>
        </w:rPr>
      </w:pPr>
      <w:r w:rsidRPr="00C14A40">
        <w:rPr>
          <w:rtl/>
        </w:rPr>
        <w:t xml:space="preserve">בעי אבימי: </w:t>
      </w:r>
    </w:p>
    <w:p w14:paraId="4BDEB282" w14:textId="3F0716D3" w:rsidR="003E2DCC" w:rsidRPr="006F178A" w:rsidRDefault="003E2DCC" w:rsidP="003E2DCC">
      <w:pPr>
        <w:rPr>
          <w:rtl/>
        </w:rPr>
      </w:pPr>
      <w:r w:rsidRPr="00BE2808">
        <w:rPr>
          <w:rStyle w:val="affffc"/>
          <w:rtl/>
        </w:rPr>
        <w:t xml:space="preserve">קונם לבית </w:t>
      </w:r>
      <w:r w:rsidRPr="00E90289">
        <w:rPr>
          <w:rStyle w:val="affffc"/>
          <w:u w:val="single"/>
          <w:rtl/>
        </w:rPr>
        <w:t>זה</w:t>
      </w:r>
      <w:r w:rsidRPr="00BE2808">
        <w:rPr>
          <w:rStyle w:val="affffc"/>
          <w:rtl/>
        </w:rPr>
        <w:t xml:space="preserve"> שאתה נכנס,</w:t>
      </w:r>
      <w:r w:rsidRPr="006F178A">
        <w:rPr>
          <w:rFonts w:ascii="Fb Fontext" w:hAnsi="Fb Fontext"/>
          <w:rtl/>
        </w:rPr>
        <w:t xml:space="preserve"> מת או שמכרו לאחר, </w:t>
      </w:r>
      <w:r w:rsidR="00BE2808">
        <w:rPr>
          <w:rFonts w:ascii="Fb Fontext" w:hAnsi="Fb Fontext" w:hint="cs"/>
          <w:rtl/>
        </w:rPr>
        <w:t xml:space="preserve">האם </w:t>
      </w:r>
      <w:r w:rsidRPr="006F178A">
        <w:rPr>
          <w:rFonts w:ascii="Fb Fontext" w:hAnsi="Fb Fontext"/>
          <w:rtl/>
        </w:rPr>
        <w:t xml:space="preserve">אדם אוסר דבר שברשותו לכשיצא מרשותו, או לא? </w:t>
      </w:r>
    </w:p>
    <w:p w14:paraId="77AAAF6B" w14:textId="77777777" w:rsidR="000F1DD4" w:rsidRPr="00C14A40" w:rsidRDefault="003E2DCC" w:rsidP="000F1DD4">
      <w:pPr>
        <w:pStyle w:val="38"/>
        <w:framePr w:wrap="notBeside"/>
        <w:rPr>
          <w:rtl/>
        </w:rPr>
      </w:pPr>
      <w:r w:rsidRPr="00C14A40">
        <w:rPr>
          <w:rtl/>
        </w:rPr>
        <w:t xml:space="preserve">רבא ת"ש: </w:t>
      </w:r>
    </w:p>
    <w:p w14:paraId="63C4F906" w14:textId="2D8F9097" w:rsidR="00063A33" w:rsidRDefault="003E2DCC" w:rsidP="003E2DCC">
      <w:pPr>
        <w:rPr>
          <w:rtl/>
        </w:rPr>
      </w:pPr>
      <w:r w:rsidRPr="00063A33">
        <w:rPr>
          <w:rtl/>
        </w:rPr>
        <w:t xml:space="preserve">האומר לבנו קונם שאי אתה נהנה לי ומת - יירשנו, </w:t>
      </w:r>
    </w:p>
    <w:p w14:paraId="3972FDDE" w14:textId="51CA950D" w:rsidR="003E2DCC" w:rsidRPr="00625DCC" w:rsidRDefault="003E2DCC" w:rsidP="000F1DD4">
      <w:pPr>
        <w:rPr>
          <w:spacing w:val="-4"/>
          <w:rtl/>
        </w:rPr>
      </w:pPr>
      <w:r w:rsidRPr="00063A33">
        <w:rPr>
          <w:rtl/>
        </w:rPr>
        <w:t>בחייו ובמותו ומת - לא יירשנו;</w:t>
      </w:r>
    </w:p>
    <w:p w14:paraId="067B3882" w14:textId="77777777" w:rsidR="000F1DD4" w:rsidRPr="00C14A40" w:rsidRDefault="003E2DCC" w:rsidP="000F1DD4">
      <w:pPr>
        <w:pStyle w:val="38"/>
        <w:framePr w:wrap="notBeside"/>
        <w:rPr>
          <w:rtl/>
        </w:rPr>
      </w:pPr>
      <w:r w:rsidRPr="00C14A40">
        <w:rPr>
          <w:rtl/>
        </w:rPr>
        <w:t xml:space="preserve">ש"מ: </w:t>
      </w:r>
    </w:p>
    <w:p w14:paraId="6C643298" w14:textId="77777777" w:rsidR="006666DF" w:rsidRDefault="003E2DCC" w:rsidP="003E2DCC">
      <w:pPr>
        <w:rPr>
          <w:rtl/>
        </w:rPr>
      </w:pPr>
      <w:r w:rsidRPr="00295E41">
        <w:rPr>
          <w:rStyle w:val="afffa"/>
          <w:rtl/>
        </w:rPr>
        <w:t>אדם אוסר דבר שברשותו לכשיצא מרשותו</w:t>
      </w:r>
      <w:r w:rsidR="00063A33" w:rsidRPr="00295E41">
        <w:rPr>
          <w:rStyle w:val="afffa"/>
          <w:rFonts w:hint="cs"/>
          <w:rtl/>
        </w:rPr>
        <w:t>.</w:t>
      </w:r>
    </w:p>
    <w:p w14:paraId="15B6BFF9" w14:textId="0D0A27A0"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01402F2C" w14:textId="77777777" w:rsidR="000F1DD4" w:rsidRPr="00C14A40" w:rsidRDefault="003E2DCC" w:rsidP="000F1DD4">
      <w:pPr>
        <w:pStyle w:val="38"/>
        <w:framePr w:wrap="notBeside"/>
        <w:rPr>
          <w:rtl/>
        </w:rPr>
      </w:pPr>
      <w:r w:rsidRPr="00C14A40">
        <w:rPr>
          <w:rtl/>
        </w:rPr>
        <w:t xml:space="preserve">תנן התם: </w:t>
      </w:r>
    </w:p>
    <w:p w14:paraId="1EEF7BB1" w14:textId="1DDEA3D7" w:rsidR="003E2DCC" w:rsidRPr="006F178A" w:rsidRDefault="003E2DCC" w:rsidP="003E2DCC">
      <w:pPr>
        <w:rPr>
          <w:rtl/>
        </w:rPr>
      </w:pPr>
      <w:r w:rsidRPr="006F178A">
        <w:rPr>
          <w:rFonts w:ascii="Fb Fontext" w:hAnsi="Fb Fontext"/>
          <w:rtl/>
        </w:rPr>
        <w:t>קונם פירות האלו עלי, הן על פי, הן לפי - אסור בחילופיהן ובגידוליהן.</w:t>
      </w:r>
    </w:p>
    <w:p w14:paraId="031C407E" w14:textId="77777777" w:rsidR="000F1DD4" w:rsidRPr="00C14A40" w:rsidRDefault="003E2DCC" w:rsidP="000F1DD4">
      <w:pPr>
        <w:pStyle w:val="38"/>
        <w:framePr w:wrap="notBeside"/>
        <w:rPr>
          <w:rtl/>
        </w:rPr>
      </w:pPr>
      <w:r w:rsidRPr="00C14A40">
        <w:rPr>
          <w:rtl/>
        </w:rPr>
        <w:t>בעי ר</w:t>
      </w:r>
      <w:r w:rsidRPr="00C14A40">
        <w:rPr>
          <w:rFonts w:hint="cs"/>
          <w:rtl/>
        </w:rPr>
        <w:t>ב</w:t>
      </w:r>
      <w:r w:rsidRPr="00C14A40">
        <w:rPr>
          <w:rtl/>
        </w:rPr>
        <w:t>"</w:t>
      </w:r>
      <w:r w:rsidRPr="00C14A40">
        <w:rPr>
          <w:rFonts w:hint="cs"/>
          <w:rtl/>
        </w:rPr>
        <w:t>ח</w:t>
      </w:r>
      <w:r w:rsidRPr="00C14A40">
        <w:rPr>
          <w:rtl/>
        </w:rPr>
        <w:t xml:space="preserve">: </w:t>
      </w:r>
    </w:p>
    <w:p w14:paraId="5CA94A11" w14:textId="77777777" w:rsidR="000F1DD4" w:rsidRPr="006F178A" w:rsidRDefault="000F1DD4" w:rsidP="00A522DC">
      <w:pPr>
        <w:pStyle w:val="a3"/>
        <w:framePr w:wrap="around"/>
        <w:rPr>
          <w:rtl/>
        </w:rPr>
      </w:pPr>
      <w:r w:rsidRPr="006F178A">
        <w:rPr>
          <w:rtl/>
        </w:rPr>
        <w:t>מז:</w:t>
      </w:r>
    </w:p>
    <w:p w14:paraId="6468ECAC" w14:textId="5E64A304" w:rsidR="003E2DCC" w:rsidRPr="006F178A" w:rsidRDefault="003E2DCC" w:rsidP="00E32450">
      <w:pPr>
        <w:rPr>
          <w:rtl/>
        </w:rPr>
      </w:pPr>
      <w:r w:rsidRPr="00E90289">
        <w:rPr>
          <w:rStyle w:val="affffc"/>
          <w:rtl/>
        </w:rPr>
        <w:t xml:space="preserve">אמר קונם פירות </w:t>
      </w:r>
      <w:r w:rsidRPr="00E90289">
        <w:rPr>
          <w:rStyle w:val="affffc"/>
          <w:u w:val="single"/>
          <w:rtl/>
        </w:rPr>
        <w:t xml:space="preserve">האלו </w:t>
      </w:r>
      <w:r w:rsidRPr="00E90289">
        <w:rPr>
          <w:rStyle w:val="affffc"/>
          <w:rtl/>
        </w:rPr>
        <w:t>על פלוני, מהו בחילופיהן</w:t>
      </w:r>
      <w:r w:rsidRPr="006F178A">
        <w:rPr>
          <w:rtl/>
        </w:rPr>
        <w:t xml:space="preserve">? </w:t>
      </w:r>
      <w:r w:rsidR="00E90289">
        <w:rPr>
          <w:rFonts w:hint="cs"/>
          <w:rtl/>
        </w:rPr>
        <w:t xml:space="preserve">דוקא </w:t>
      </w:r>
      <w:r w:rsidR="001471AF">
        <w:rPr>
          <w:rFonts w:hint="cs"/>
          <w:rtl/>
        </w:rPr>
        <w:t>על עצמו שאוסר פירות חבירו על עצמו גם אוסר דשלב</w:t>
      </w:r>
      <w:r w:rsidR="0075729B">
        <w:rPr>
          <w:rtl/>
        </w:rPr>
        <w:t>"</w:t>
      </w:r>
      <w:r w:rsidR="001471AF">
        <w:rPr>
          <w:rFonts w:hint="cs"/>
          <w:rtl/>
        </w:rPr>
        <w:t>ל</w:t>
      </w:r>
      <w:r w:rsidR="00E32450">
        <w:rPr>
          <w:rFonts w:hint="cs"/>
          <w:rtl/>
        </w:rPr>
        <w:t>, אבל על חבירו אין יכול לאסור דשלב</w:t>
      </w:r>
      <w:r w:rsidR="0075729B">
        <w:rPr>
          <w:rtl/>
        </w:rPr>
        <w:t>"</w:t>
      </w:r>
      <w:r w:rsidR="00E32450">
        <w:rPr>
          <w:rFonts w:hint="cs"/>
          <w:rtl/>
        </w:rPr>
        <w:t>ל</w:t>
      </w:r>
      <w:r w:rsidR="000F1DD4">
        <w:rPr>
          <w:rFonts w:hint="cs"/>
          <w:rtl/>
        </w:rPr>
        <w:t>,</w:t>
      </w:r>
      <w:r w:rsidR="000F1DD4" w:rsidRPr="000F1DD4">
        <w:rPr>
          <w:rStyle w:val="affffe"/>
          <w:rFonts w:hint="cs"/>
          <w:rtl/>
        </w:rPr>
        <w:t xml:space="preserve"> </w:t>
      </w:r>
      <w:r w:rsidR="000F1DD4" w:rsidRPr="00E32450">
        <w:rPr>
          <w:rStyle w:val="affffe"/>
          <w:rFonts w:hint="cs"/>
          <w:rtl/>
        </w:rPr>
        <w:t>או</w:t>
      </w:r>
      <w:r w:rsidR="000F1DD4" w:rsidRPr="00E32450">
        <w:rPr>
          <w:rStyle w:val="affffe"/>
          <w:rtl/>
        </w:rPr>
        <w:t xml:space="preserve"> </w:t>
      </w:r>
      <w:r w:rsidR="000F1DD4" w:rsidRPr="006F178A">
        <w:rPr>
          <w:rFonts w:ascii="Fb Fontext" w:hAnsi="Fb Fontext"/>
          <w:rtl/>
        </w:rPr>
        <w:t>חילופין כגידולין דמי, ל"</w:t>
      </w:r>
      <w:r w:rsidR="000F1DD4" w:rsidRPr="006F178A">
        <w:rPr>
          <w:rFonts w:ascii="Fb Fontext" w:hAnsi="Fb Fontext" w:hint="cs"/>
          <w:rtl/>
        </w:rPr>
        <w:t>ש</w:t>
      </w:r>
      <w:r w:rsidR="000F1DD4" w:rsidRPr="006F178A">
        <w:rPr>
          <w:rFonts w:ascii="Fb Fontext" w:hAnsi="Fb Fontext"/>
          <w:rtl/>
        </w:rPr>
        <w:t xml:space="preserve"> הוא ולא שנא חברו?</w:t>
      </w:r>
      <w:r w:rsidR="001471AF">
        <w:rPr>
          <w:rFonts w:hint="cs"/>
          <w:rtl/>
        </w:rPr>
        <w:t xml:space="preserve"> </w:t>
      </w:r>
    </w:p>
    <w:p w14:paraId="762EA3EF" w14:textId="77777777" w:rsidR="000F1DD4" w:rsidRPr="00C14A40" w:rsidRDefault="003E2DCC" w:rsidP="000F1DD4">
      <w:pPr>
        <w:pStyle w:val="38"/>
        <w:framePr w:wrap="notBeside"/>
        <w:rPr>
          <w:rFonts w:hint="cs"/>
          <w:rtl/>
        </w:rPr>
      </w:pPr>
      <w:r w:rsidRPr="00C14A40">
        <w:rPr>
          <w:rFonts w:hint="cs"/>
          <w:rtl/>
        </w:rPr>
        <w:t xml:space="preserve">אין להוכיח </w:t>
      </w:r>
    </w:p>
    <w:p w14:paraId="1D9A8A08" w14:textId="76E8D413" w:rsidR="003E2DCC" w:rsidRPr="006F178A" w:rsidRDefault="003E2DCC" w:rsidP="003E2DCC">
      <w:pPr>
        <w:rPr>
          <w:rtl/>
        </w:rPr>
      </w:pPr>
      <w:r w:rsidRPr="006F178A">
        <w:rPr>
          <w:rFonts w:hint="cs"/>
          <w:rtl/>
        </w:rPr>
        <w:t>מד</w:t>
      </w:r>
      <w:r w:rsidRPr="006F178A">
        <w:rPr>
          <w:rtl/>
        </w:rPr>
        <w:t xml:space="preserve">אומר לאשתו קונם שאני נהנה לך, </w:t>
      </w:r>
      <w:r w:rsidR="00E23A90">
        <w:rPr>
          <w:rFonts w:hint="cs"/>
          <w:rtl/>
        </w:rPr>
        <w:t>דבע</w:t>
      </w:r>
      <w:r w:rsidR="0075729B">
        <w:rPr>
          <w:rtl/>
        </w:rPr>
        <w:t>"</w:t>
      </w:r>
      <w:r w:rsidR="00E23A90">
        <w:rPr>
          <w:rFonts w:hint="cs"/>
          <w:rtl/>
        </w:rPr>
        <w:t>ח</w:t>
      </w:r>
      <w:r w:rsidRPr="006F178A">
        <w:rPr>
          <w:rtl/>
        </w:rPr>
        <w:t xml:space="preserve"> נפרעין;</w:t>
      </w:r>
    </w:p>
    <w:p w14:paraId="4CAE295A" w14:textId="41704A48" w:rsidR="003E2DCC" w:rsidRPr="00625DCC" w:rsidRDefault="003E2DCC" w:rsidP="003E2DCC">
      <w:pPr>
        <w:rPr>
          <w:spacing w:val="-4"/>
          <w:rtl/>
        </w:rPr>
      </w:pPr>
      <w:r w:rsidRPr="00625DCC">
        <w:rPr>
          <w:spacing w:val="-4"/>
          <w:rtl/>
        </w:rPr>
        <w:t>דחילופין לאו כגידולין דמי.</w:t>
      </w:r>
      <w:r w:rsidRPr="00625DCC">
        <w:rPr>
          <w:rFonts w:hint="cs"/>
          <w:spacing w:val="-4"/>
          <w:rtl/>
        </w:rPr>
        <w:t xml:space="preserve">- דשמא רק לכתחילה לא ואי עבד עבד </w:t>
      </w:r>
    </w:p>
    <w:p w14:paraId="086ABADB" w14:textId="77777777" w:rsidR="000F1DD4" w:rsidRPr="00C14A40" w:rsidRDefault="003E2DCC" w:rsidP="000F1DD4">
      <w:pPr>
        <w:pStyle w:val="38"/>
        <w:framePr w:wrap="notBeside"/>
        <w:rPr>
          <w:rFonts w:hint="cs"/>
          <w:rtl/>
        </w:rPr>
      </w:pPr>
      <w:r w:rsidRPr="00C14A40">
        <w:rPr>
          <w:rFonts w:hint="cs"/>
          <w:rtl/>
        </w:rPr>
        <w:t>ואין להוכיח</w:t>
      </w:r>
    </w:p>
    <w:p w14:paraId="23C94132" w14:textId="77777777" w:rsidR="006666DF" w:rsidRDefault="003E2DCC" w:rsidP="003E2DCC">
      <w:pPr>
        <w:rPr>
          <w:rtl/>
        </w:rPr>
      </w:pPr>
      <w:r w:rsidRPr="006F178A">
        <w:rPr>
          <w:rFonts w:hint="cs"/>
          <w:rtl/>
        </w:rPr>
        <w:t>מ</w:t>
      </w:r>
      <w:r w:rsidR="00E23A90">
        <w:rPr>
          <w:rFonts w:hint="cs"/>
          <w:rtl/>
        </w:rPr>
        <w:t>ד</w:t>
      </w:r>
      <w:r w:rsidRPr="006F178A">
        <w:rPr>
          <w:rtl/>
        </w:rPr>
        <w:t>מקדש בערלה אינה מקודשת, מכרן וקידש בדמיהן</w:t>
      </w:r>
      <w:r w:rsidRPr="006F178A">
        <w:rPr>
          <w:rFonts w:hint="cs"/>
          <w:rtl/>
        </w:rPr>
        <w:t xml:space="preserve"> </w:t>
      </w:r>
      <w:r w:rsidRPr="006F178A">
        <w:rPr>
          <w:rtl/>
        </w:rPr>
        <w:t>הר"</w:t>
      </w:r>
      <w:r w:rsidRPr="006F178A">
        <w:rPr>
          <w:rFonts w:hint="cs"/>
          <w:rtl/>
        </w:rPr>
        <w:t xml:space="preserve">ז מקודשת </w:t>
      </w:r>
      <w:r w:rsidRPr="006F178A">
        <w:rPr>
          <w:rtl/>
        </w:rPr>
        <w:t>–</w:t>
      </w:r>
      <w:r w:rsidRPr="006F178A">
        <w:rPr>
          <w:rFonts w:hint="cs"/>
          <w:rtl/>
        </w:rPr>
        <w:t xml:space="preserve"> </w:t>
      </w:r>
      <w:r w:rsidR="00E23A90">
        <w:rPr>
          <w:rFonts w:hint="cs"/>
          <w:rtl/>
        </w:rPr>
        <w:t>ד</w:t>
      </w:r>
      <w:r>
        <w:rPr>
          <w:rFonts w:hint="cs"/>
          <w:rtl/>
        </w:rPr>
        <w:t>שמא</w:t>
      </w:r>
      <w:r w:rsidRPr="006F178A">
        <w:rPr>
          <w:rFonts w:hint="cs"/>
          <w:rtl/>
        </w:rPr>
        <w:t xml:space="preserve"> רק לכתחילה לא</w:t>
      </w:r>
      <w:r w:rsidRPr="006F178A">
        <w:rPr>
          <w:rtl/>
        </w:rPr>
        <w:t>.</w:t>
      </w:r>
    </w:p>
    <w:p w14:paraId="3ACD7BB6" w14:textId="3FD3E781"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89" w:author="קלוד" w:date="2026-10-06T10:09:38Z"/>
        </w:rPr>
      </w:pPr>
      <w:ins w:id="20388" w:author="קלוד" w:date="2026-10-06T10:09:38Z">
        <w:r>
          <w:t xml:space="preserve">משנה ד</w:t>
        </w:r>
      </w:ins>
    </w:p>
    <w:p w14:paraId="117ABF11" w14:textId="77777777" w:rsidR="003E2DCC" w:rsidRPr="006F178A" w:rsidRDefault="003E2DCC" w:rsidP="003E2DCC">
      <w:pPr>
        <w:pStyle w:val="afff5"/>
        <w:rPr>
          <w:rtl/>
        </w:rPr>
      </w:pPr>
      <w:r w:rsidRPr="006F178A">
        <w:rPr>
          <w:rtl/>
        </w:rPr>
        <w:t>הריני עליך חרם - המודר אסור;</w:t>
      </w:r>
    </w:p>
    <w:p w14:paraId="2D00AEA4" w14:textId="77777777" w:rsidR="003E2DCC" w:rsidRPr="006F178A" w:rsidRDefault="003E2DCC" w:rsidP="003E2DCC">
      <w:pPr>
        <w:pStyle w:val="afff5"/>
        <w:rPr>
          <w:rtl/>
        </w:rPr>
      </w:pPr>
      <w:r w:rsidRPr="006F178A">
        <w:rPr>
          <w:rtl/>
        </w:rPr>
        <w:t>הרי את עלי חרם - הנודר אסור.</w:t>
      </w:r>
    </w:p>
    <w:p w14:paraId="0E389DA7" w14:textId="22675948" w:rsidR="003E2DCC" w:rsidRPr="009C1970" w:rsidRDefault="003E2DCC" w:rsidP="003E2DCC">
      <w:pPr>
        <w:pStyle w:val="afff5"/>
        <w:rPr>
          <w:rtl/>
        </w:rPr>
      </w:pPr>
      <w:r w:rsidRPr="00392931">
        <w:rPr>
          <w:rtl/>
        </w:rPr>
        <w:t>הריני עליך ואת עלי - שניהם אסורין, ושניהם מותרין בדבר של עולי בבל,</w:t>
      </w:r>
      <w:r w:rsidR="0075729B">
        <w:rPr>
          <w:rFonts w:hint="cs"/>
          <w:rtl/>
        </w:rPr>
        <w:t xml:space="preserve"> </w:t>
      </w:r>
      <w:r w:rsidR="000F644F" w:rsidRPr="00392931">
        <w:rPr>
          <w:rtl/>
        </w:rPr>
        <w:t>כגון הר הבית, והעזרות, והבור שבאמצע הדרך;</w:t>
      </w:r>
    </w:p>
    <w:p w14:paraId="2D04BB81" w14:textId="77777777" w:rsidR="003E2DCC" w:rsidRPr="006F178A" w:rsidRDefault="003E2DCC" w:rsidP="00A522DC">
      <w:pPr>
        <w:pStyle w:val="a3"/>
        <w:framePr w:wrap="around"/>
        <w:rPr>
          <w:rtl/>
        </w:rPr>
      </w:pPr>
      <w:r w:rsidRPr="006F178A">
        <w:rPr>
          <w:rtl/>
        </w:rPr>
        <w:t>מח.</w:t>
      </w:r>
    </w:p>
    <w:p>
      <w:pPr>
        <w:pStyle w:val="afffffb"/>
        <w:rPr>
          <w:ins w:id="20391" w:author="קלוד" w:date="2026-10-06T10:09:38Z"/>
        </w:rPr>
      </w:pPr>
      <w:ins w:id="20390" w:author="קלוד" w:date="2026-10-06T10:09:38Z">
        <w:r>
          <w:t xml:space="preserve">משנה ה</w:t>
        </w:r>
      </w:ins>
    </w:p>
    <w:p w14:paraId="299A014E" w14:textId="77777777" w:rsidR="003E2DCC" w:rsidRPr="006F178A" w:rsidRDefault="003E2DCC" w:rsidP="003E2DCC">
      <w:pPr>
        <w:pStyle w:val="afff5"/>
        <w:rPr>
          <w:rtl/>
        </w:rPr>
      </w:pPr>
      <w:r w:rsidRPr="006F178A">
        <w:rPr>
          <w:b/>
          <w:rtl/>
          <w:rPrChange w:id="40018" w:author="Claude" w:date="2026-10-06T13:34:13Z">
            <w:rPr>
              <w:b/>
              <w:sz w:val="20"/>
              <w:rtl/>
            </w:rPr>
          </w:rPrChange>
        </w:rPr>
        <w:t>ואסורים בדבר של אותה העיר.</w:t>
      </w:r>
    </w:p>
    <w:p w14:paraId="32D0FEA4" w14:textId="13D988CC" w:rsidR="003E2DCC" w:rsidRPr="006F178A" w:rsidRDefault="003E2DCC" w:rsidP="003E2DCC">
      <w:pPr>
        <w:pStyle w:val="afff5"/>
        <w:rPr>
          <w:rtl/>
        </w:rPr>
      </w:pPr>
      <w:r w:rsidRPr="006F178A">
        <w:rPr>
          <w:rtl/>
        </w:rPr>
        <w:t>כגון הרחבה, והמרחץ, ובית הכנסת, והתיבה, והספרים.</w:t>
      </w:r>
    </w:p>
    <w:p w14:paraId="16C5B345" w14:textId="49EDB224" w:rsidR="003E2DCC" w:rsidRPr="006F178A" w:rsidRDefault="003E2DCC" w:rsidP="004C05AD">
      <w:pPr>
        <w:pStyle w:val="afff5"/>
        <w:jc w:val="center"/>
        <w:rPr>
          <w:rtl/>
        </w:rPr>
      </w:pPr>
      <w:r w:rsidRPr="006F178A">
        <w:rPr>
          <w:rtl/>
        </w:rPr>
        <w:t>ו</w:t>
      </w:r>
      <w:r w:rsidR="00DB5403" w:rsidRPr="00DB5403">
        <w:rPr>
          <w:rStyle w:val="HesberMishna"/>
          <w:rFonts w:hint="cs"/>
          <w:rtl/>
          <w:rPrChange w:id="20113" w:author="קלוד" w:date="2026-10-06T10:09:38Z">
            <w:rPr>
              <w:rStyle w:val="afffff0"/>
              <w:rFonts w:hint="cs"/>
              <w:rtl/>
            </w:rPr>
          </w:rPrChange>
        </w:rPr>
        <w:t>תקנתן</w:t>
      </w:r>
      <w:r w:rsidR="00DB5403">
        <w:rPr>
          <w:rFonts w:hint="cs"/>
          <w:rtl/>
        </w:rPr>
        <w:t xml:space="preserve"> </w:t>
      </w:r>
      <w:r w:rsidRPr="006F178A">
        <w:rPr>
          <w:rtl/>
        </w:rPr>
        <w:t>הכותב חלקו לנשיא;</w:t>
      </w:r>
    </w:p>
    <w:p w14:paraId="397B21CD" w14:textId="378C0448" w:rsidR="003E2DCC" w:rsidRPr="006F178A" w:rsidRDefault="004C05AD" w:rsidP="003E2DCC">
      <w:pPr>
        <w:pStyle w:val="afff5"/>
        <w:rPr>
          <w:rtl/>
        </w:rPr>
      </w:pPr>
      <w:r w:rsidRPr="004C05AD">
        <w:rPr>
          <w:rStyle w:val="TanaimMishna"/>
          <w:rFonts w:hint="cs"/>
          <w:rtl/>
          <w:rPrChange w:id="20114" w:author="קלוד" w:date="2026-10-06T10:09:38Z">
            <w:rPr>
              <w:rStyle w:val="affffe"/>
              <w:rFonts w:hint="cs"/>
              <w:rtl/>
            </w:rPr>
          </w:rPrChange>
        </w:rPr>
        <w:t>ר</w:t>
      </w:r>
      <w:r w:rsidR="0075729B">
        <w:rPr>
          <w:rStyle w:val="TanaimMishna"/>
          <w:rtl/>
          <w:rPrChange w:id="20115" w:author="קלוד" w:date="2026-10-06T10:09:38Z">
            <w:rPr>
              <w:rStyle w:val="affffe"/>
              <w:rtl/>
            </w:rPr>
          </w:rPrChange>
        </w:rPr>
        <w:t>"</w:t>
      </w:r>
      <w:r w:rsidRPr="004C05AD">
        <w:rPr>
          <w:rStyle w:val="TanaimMishna"/>
          <w:rFonts w:hint="cs"/>
          <w:rtl/>
          <w:rPrChange w:id="20116" w:author="קלוד" w:date="2026-10-06T10:09:38Z">
            <w:rPr>
              <w:rStyle w:val="affffe"/>
              <w:rFonts w:hint="cs"/>
              <w:rtl/>
            </w:rPr>
          </w:rPrChange>
        </w:rPr>
        <w:t>י</w:t>
      </w:r>
      <w:r w:rsidR="003E2DCC" w:rsidRPr="004C05AD">
        <w:rPr>
          <w:rStyle w:val="TanaimMishna"/>
          <w:rtl/>
          <w:rPrChange w:id="20117" w:author="קלוד" w:date="2026-10-06T10:09:38Z">
            <w:rPr>
              <w:rStyle w:val="affffe"/>
              <w:rtl/>
            </w:rPr>
          </w:rPrChange>
        </w:rPr>
        <w:t>:</w:t>
      </w:r>
      <w:r w:rsidR="003E2DCC" w:rsidRPr="006F178A">
        <w:rPr>
          <w:rtl/>
        </w:rPr>
        <w:t xml:space="preserve"> אחד כותב לנשיא ואחד כותב להדיוט, מה בין כותב לנשיא לכותב להדיוט? שהכותב לנשיא אין צריך לזכות, להדיוט - צריך לזכות;</w:t>
      </w:r>
    </w:p>
    <w:p w14:paraId="43CC971B" w14:textId="270F8D16" w:rsidR="003E2DCC" w:rsidRPr="009C1970" w:rsidRDefault="003E2DCC" w:rsidP="003E2DCC">
      <w:pPr>
        <w:pStyle w:val="afff5"/>
        <w:rPr>
          <w:rtl/>
        </w:rPr>
      </w:pPr>
      <w:r w:rsidRPr="004C05AD">
        <w:rPr>
          <w:rStyle w:val="TanaimMishna"/>
          <w:rtl/>
          <w:rPrChange w:id="20118" w:author="קלוד" w:date="2026-10-06T10:09:38Z">
            <w:rPr>
              <w:rStyle w:val="affffe"/>
              <w:rtl/>
            </w:rPr>
          </w:rPrChange>
        </w:rPr>
        <w:t>וחכ</w:t>
      </w:r>
      <w:r w:rsidR="004C05AD">
        <w:rPr>
          <w:rStyle w:val="TanaimMishna"/>
          <w:rFonts w:hint="cs"/>
          <w:rtl/>
          <w:rPrChange w:id="20119" w:author="קלוד" w:date="2026-10-06T10:09:38Z">
            <w:rPr>
              <w:rStyle w:val="affffe"/>
              <w:rFonts w:hint="cs"/>
              <w:rtl/>
            </w:rPr>
          </w:rPrChange>
        </w:rPr>
        <w:t>"א</w:t>
      </w:r>
      <w:r w:rsidRPr="004C05AD">
        <w:rPr>
          <w:rStyle w:val="TanaimMishna"/>
          <w:rtl/>
          <w:rPrChange w:id="20120" w:author="קלוד" w:date="2026-10-06T10:09:38Z">
            <w:rPr>
              <w:rStyle w:val="affffe"/>
              <w:rtl/>
            </w:rPr>
          </w:rPrChange>
        </w:rPr>
        <w:t xml:space="preserve">: </w:t>
      </w:r>
      <w:r w:rsidRPr="00392931">
        <w:rPr>
          <w:rtl/>
        </w:rPr>
        <w:t>אחד זה ואחד זה צריכין לזכות, לא דברו בנשיא אלא בהוה.</w:t>
      </w:r>
    </w:p>
    <w:p w14:paraId="1ACDB449" w14:textId="2B14C78F" w:rsidR="003E2DCC" w:rsidRPr="006F178A" w:rsidRDefault="004C05AD" w:rsidP="003E2DCC">
      <w:pPr>
        <w:pStyle w:val="afff5"/>
        <w:rPr>
          <w:rtl/>
        </w:rPr>
      </w:pPr>
      <w:r w:rsidRPr="004C05AD">
        <w:rPr>
          <w:rStyle w:val="TanaimMishna"/>
          <w:rFonts w:hint="cs"/>
          <w:rtl/>
          <w:rPrChange w:id="20121" w:author="קלוד" w:date="2026-10-06T10:09:38Z">
            <w:rPr>
              <w:rStyle w:val="affffe"/>
              <w:rFonts w:hint="cs"/>
              <w:rtl/>
            </w:rPr>
          </w:rPrChange>
        </w:rPr>
        <w:t>ר"י</w:t>
      </w:r>
      <w:r w:rsidR="003E2DCC" w:rsidRPr="004C05AD">
        <w:rPr>
          <w:rStyle w:val="TanaimMishna"/>
          <w:rtl/>
          <w:rPrChange w:id="20122" w:author="קלוד" w:date="2026-10-06T10:09:38Z">
            <w:rPr>
              <w:rStyle w:val="affffe"/>
              <w:rtl/>
            </w:rPr>
          </w:rPrChange>
        </w:rPr>
        <w:t xml:space="preserve">: </w:t>
      </w:r>
      <w:r w:rsidR="003E2DCC" w:rsidRPr="006F178A">
        <w:rPr>
          <w:rtl/>
        </w:rPr>
        <w:t>אין אנשי גליל צריכין לכתוב, שכבר כתבו אבותיהן על ידיהן.</w:t>
      </w:r>
    </w:p>
    <w:p w14:paraId="21D5AC4F" w14:textId="77777777" w:rsidR="006666DF" w:rsidRPr="00C14A40" w:rsidRDefault="003E2DCC" w:rsidP="000F1DD4">
      <w:pPr>
        <w:pStyle w:val="38"/>
        <w:framePr w:wrap="notBeside"/>
        <w:rPr>
          <w:rFonts w:hint="cs"/>
          <w:rtl/>
        </w:rPr>
      </w:pPr>
      <w:r w:rsidRPr="00C14A40">
        <w:rPr>
          <w:rFonts w:hint="cs"/>
          <w:rtl/>
        </w:rPr>
        <w:t>וה</w:t>
      </w:r>
      <w:r w:rsidRPr="00C14A40">
        <w:rPr>
          <w:rtl/>
        </w:rPr>
        <w:t>"</w:t>
      </w:r>
      <w:r w:rsidRPr="00C14A40">
        <w:rPr>
          <w:rFonts w:hint="cs"/>
          <w:rtl/>
        </w:rPr>
        <w:t>ק</w:t>
      </w:r>
    </w:p>
    <w:p w14:paraId="2F131D40" w14:textId="2B764494" w:rsidR="003E2DCC" w:rsidRPr="006F178A" w:rsidRDefault="003E2DCC" w:rsidP="003E2DCC">
      <w:pPr>
        <w:rPr>
          <w:rtl/>
        </w:rPr>
      </w:pPr>
      <w:r w:rsidRPr="006F178A">
        <w:rPr>
          <w:rFonts w:ascii="Fb Fontext" w:hAnsi="Fb Fontext" w:hint="cs"/>
          <w:rtl/>
        </w:rPr>
        <w:t>איזה דבר של אותה העיר</w:t>
      </w:r>
      <w:r w:rsidR="004C05AD">
        <w:rPr>
          <w:rFonts w:ascii="Fb Fontext" w:hAnsi="Fb Fontext" w:hint="cs"/>
          <w:rtl/>
        </w:rPr>
        <w:t>-</w:t>
      </w:r>
      <w:r w:rsidR="0075729B">
        <w:rPr>
          <w:rFonts w:ascii="Fb Fontext" w:hAnsi="Fb Fontext" w:hint="cs"/>
          <w:rtl/>
        </w:rPr>
        <w:t xml:space="preserve"> </w:t>
      </w:r>
      <w:r w:rsidRPr="006F178A">
        <w:rPr>
          <w:rFonts w:ascii="Fb Fontext" w:hAnsi="Fb Fontext" w:hint="cs"/>
          <w:rtl/>
        </w:rPr>
        <w:t>ותקנתן יכתבו חלקן לנשיא</w:t>
      </w:r>
    </w:p>
    <w:p w14:paraId="7CE69055" w14:textId="6DCCF892" w:rsidR="003E2DCC" w:rsidRPr="006F178A" w:rsidRDefault="00DB5403" w:rsidP="000F1DD4">
      <w:pPr>
        <w:pStyle w:val="afffd"/>
        <w:rPr>
          <w:rtl/>
        </w:rPr>
      </w:pPr>
      <w:ins w:id="9871" w:author="מספור קטעי משנה" w:date="2026-10-06T06:45:39Z">
        <w:r>
          <w:rPr>
            <w:rStyle w:val="MisparKeta"/>
          </w:rPr>
          <w:t xml:space="preserve">ב. </w:t>
        </w:r>
      </w:ins>
      <w:r>
        <w:rPr>
          <w:rFonts w:hint="cs"/>
          <w:rtl/>
        </w:rPr>
        <w:t>ר</w:t>
      </w:r>
      <w:r w:rsidR="0075729B">
        <w:rPr>
          <w:rtl/>
        </w:rPr>
        <w:t>"</w:t>
      </w:r>
      <w:r>
        <w:rPr>
          <w:rFonts w:hint="cs"/>
          <w:rtl/>
        </w:rPr>
        <w:t>י</w:t>
      </w:r>
      <w:r w:rsidR="003E2DCC" w:rsidRPr="006F178A">
        <w:rPr>
          <w:rtl/>
        </w:rPr>
        <w:t>: אין אנשי גליל צריכין לזכות,</w:t>
      </w:r>
      <w:r w:rsidR="0075729B">
        <w:rPr>
          <w:rtl/>
        </w:rPr>
        <w:t xml:space="preserve"> </w:t>
      </w:r>
      <w:r w:rsidR="003E2DCC">
        <w:rPr>
          <w:rFonts w:hint="cs"/>
          <w:rtl/>
        </w:rPr>
        <w:t xml:space="preserve">וכו' </w:t>
      </w:r>
    </w:p>
    <w:p w14:paraId="36F56067" w14:textId="77777777" w:rsidR="000F1DD4" w:rsidRPr="00C14A40" w:rsidRDefault="00DB5403" w:rsidP="000F1DD4">
      <w:pPr>
        <w:pStyle w:val="38"/>
        <w:framePr w:wrap="notBeside"/>
        <w:rPr>
          <w:rtl/>
        </w:rPr>
      </w:pPr>
      <w:r w:rsidRPr="00C14A40">
        <w:rPr>
          <w:rFonts w:hint="cs"/>
          <w:rtl/>
        </w:rPr>
        <w:t>ר"י</w:t>
      </w:r>
      <w:r w:rsidR="003E2DCC" w:rsidRPr="00C14A40">
        <w:rPr>
          <w:rtl/>
        </w:rPr>
        <w:t>:</w:t>
      </w:r>
    </w:p>
    <w:p w14:paraId="3C33FE47" w14:textId="77777777" w:rsidR="006666DF" w:rsidRDefault="003E2DCC" w:rsidP="003E2DCC">
      <w:pPr>
        <w:rPr>
          <w:rtl/>
        </w:rPr>
      </w:pPr>
      <w:r w:rsidRPr="006F178A">
        <w:rPr>
          <w:rFonts w:ascii="Fb Fontext" w:hAnsi="Fb Fontext"/>
          <w:rtl/>
        </w:rPr>
        <w:t>אנשי גליל קנטרנין, ונודרין הנאה זה מזה, עמדו אבותיהם וכתבו חלקיהן לנשיא.</w:t>
      </w:r>
    </w:p>
    <w:p w14:paraId="004FDF0D" w14:textId="44856D5E"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93" w:author="קלוד" w:date="2026-10-06T10:09:38Z"/>
        </w:rPr>
      </w:pPr>
      <w:ins w:id="20392" w:author="קלוד" w:date="2026-10-06T10:09:38Z">
        <w:r>
          <w:t xml:space="preserve">משנה ו</w:t>
        </w:r>
      </w:ins>
    </w:p>
    <w:p w14:paraId="0064F433" w14:textId="77777777" w:rsidR="00BD6F05" w:rsidRDefault="003E2DCC" w:rsidP="003E2DCC">
      <w:pPr>
        <w:pStyle w:val="afff5"/>
        <w:rPr>
          <w:rtl/>
        </w:rPr>
      </w:pPr>
      <w:r w:rsidRPr="006F178A">
        <w:rPr>
          <w:rtl/>
        </w:rPr>
        <w:t xml:space="preserve">המודר הנאה מחבירו ואין לו מה יאכל, </w:t>
      </w:r>
    </w:p>
    <w:p w14:paraId="32194A13" w14:textId="2386AB43" w:rsidR="003E2DCC" w:rsidRPr="006F178A" w:rsidRDefault="003E2DCC" w:rsidP="003E2DCC">
      <w:pPr>
        <w:pStyle w:val="afff5"/>
        <w:rPr>
          <w:rtl/>
        </w:rPr>
      </w:pPr>
      <w:r w:rsidRPr="006F178A">
        <w:rPr>
          <w:rtl/>
        </w:rPr>
        <w:t>נותנו לאחר לשום מתנה, והלה מותר בה.</w:t>
      </w:r>
    </w:p>
    <w:p w14:paraId="0F3B89DD" w14:textId="77777777" w:rsidR="003E2DCC" w:rsidRPr="006F178A" w:rsidRDefault="003E2DCC" w:rsidP="003E2DCC">
      <w:pPr>
        <w:pStyle w:val="afff5"/>
        <w:rPr>
          <w:rtl/>
        </w:rPr>
      </w:pPr>
      <w:r w:rsidRPr="006F178A">
        <w:rPr>
          <w:rtl/>
        </w:rPr>
        <w:t xml:space="preserve">מעשה באחד בבית חורון שהיה אביו נודר הימנו הנאה, והיה משיא את בנו, </w:t>
      </w:r>
      <w:r w:rsidRPr="00671484">
        <w:rPr>
          <w:rStyle w:val="TanaimMishna"/>
          <w:rtl/>
          <w:rPrChange w:id="20123" w:author="קלוד" w:date="2026-10-06T10:09:38Z">
            <w:rPr>
              <w:rStyle w:val="affffe"/>
              <w:rtl/>
            </w:rPr>
          </w:rPrChange>
        </w:rPr>
        <w:t>ואמר לחברו:</w:t>
      </w:r>
      <w:r w:rsidRPr="00B15076">
        <w:rPr>
          <w:rtl/>
        </w:rPr>
        <w:t xml:space="preserve"> חצר וסעודה נתונים הינן לפניך אלא כדי שיבא אבא ויאכל עמנו בסעודה.</w:t>
      </w:r>
    </w:p>
    <w:p w14:paraId="7A24897F" w14:textId="77777777" w:rsidR="003E2DCC" w:rsidRPr="006F178A" w:rsidRDefault="003E2DCC" w:rsidP="003E2DCC">
      <w:pPr>
        <w:pStyle w:val="afff5"/>
        <w:rPr>
          <w:rtl/>
        </w:rPr>
      </w:pPr>
      <w:r w:rsidRPr="006F178A">
        <w:rPr>
          <w:rtl/>
        </w:rPr>
        <w:t>אמר: אם שלי הם הרי הם מוקדשין לשמים.</w:t>
      </w:r>
    </w:p>
    <w:p w14:paraId="5E8F673C" w14:textId="77777777" w:rsidR="00BD6F05" w:rsidRDefault="003E2DCC" w:rsidP="003E2DCC">
      <w:pPr>
        <w:pStyle w:val="afff5"/>
        <w:rPr>
          <w:rtl/>
        </w:rPr>
      </w:pPr>
      <w:r w:rsidRPr="006F178A">
        <w:rPr>
          <w:rtl/>
        </w:rPr>
        <w:t xml:space="preserve">א"ל: נתתי לך את שלי שתקדישם לשמים? </w:t>
      </w:r>
    </w:p>
    <w:p w14:paraId="66BBBF66" w14:textId="7AA672CF" w:rsidR="003E2DCC" w:rsidRPr="006F178A" w:rsidRDefault="003E2DCC" w:rsidP="003E2DCC">
      <w:pPr>
        <w:pStyle w:val="afff5"/>
        <w:rPr>
          <w:rtl/>
        </w:rPr>
      </w:pPr>
      <w:r w:rsidRPr="006F178A">
        <w:rPr>
          <w:rtl/>
        </w:rPr>
        <w:t xml:space="preserve">אמר לו: נתת לי את שלך אלא שתהא אתה ואביך אוכלין ושותין ומתרצין זה לזה, ויהא עון תלוי בראשו? </w:t>
      </w:r>
    </w:p>
    <w:p w14:paraId="4BAAAC68" w14:textId="77777777" w:rsidR="003E2DCC" w:rsidRPr="00392931" w:rsidRDefault="003E2DCC" w:rsidP="003E2DCC">
      <w:pPr>
        <w:pStyle w:val="afff5"/>
        <w:rPr>
          <w:rtl/>
        </w:rPr>
      </w:pPr>
      <w:r w:rsidRPr="00BD6F05">
        <w:rPr>
          <w:rStyle w:val="TanaimMishna"/>
          <w:rtl/>
          <w:rPrChange w:id="20124" w:author="קלוד" w:date="2026-10-06T10:09:38Z">
            <w:rPr>
              <w:rStyle w:val="affffe"/>
              <w:rtl/>
            </w:rPr>
          </w:rPrChange>
        </w:rPr>
        <w:t xml:space="preserve">אמרו חכמים: </w:t>
      </w:r>
      <w:r w:rsidRPr="00392931">
        <w:rPr>
          <w:rtl/>
        </w:rPr>
        <w:t>כל מתנה שאינה שאם הקדישה תהא מקודשת - אינה מתנה.</w:t>
      </w:r>
    </w:p>
    <w:p w14:paraId="5E575534" w14:textId="3598EC69" w:rsidR="000F1DD4" w:rsidRPr="00C14A40" w:rsidRDefault="00671484" w:rsidP="000F1DD4">
      <w:pPr>
        <w:pStyle w:val="38"/>
        <w:framePr w:wrap="notBeside"/>
        <w:rPr>
          <w:rtl/>
        </w:rPr>
      </w:pPr>
      <w:r w:rsidRPr="00C14A40">
        <w:rPr>
          <w:rFonts w:hint="cs"/>
          <w:rtl/>
        </w:rPr>
        <w:t>ה</w:t>
      </w:r>
      <w:r w:rsidR="0075729B">
        <w:rPr>
          <w:rtl/>
        </w:rPr>
        <w:t>"</w:t>
      </w:r>
      <w:r w:rsidRPr="00C14A40">
        <w:rPr>
          <w:rFonts w:hint="cs"/>
          <w:rtl/>
        </w:rPr>
        <w:t>ק</w:t>
      </w:r>
      <w:r w:rsidR="003E2DCC" w:rsidRPr="00C14A40">
        <w:rPr>
          <w:rtl/>
        </w:rPr>
        <w:t>:</w:t>
      </w:r>
    </w:p>
    <w:p w14:paraId="6BCD5A79" w14:textId="0DF0B684" w:rsidR="003E2DCC" w:rsidRPr="006F178A" w:rsidRDefault="003E2DCC" w:rsidP="003E2DCC">
      <w:pPr>
        <w:rPr>
          <w:rtl/>
        </w:rPr>
      </w:pPr>
      <w:r w:rsidRPr="006F178A">
        <w:rPr>
          <w:rtl/>
        </w:rPr>
        <w:t xml:space="preserve">ואם הוכיח סופו על תחילתו אסור, ומעשה </w:t>
      </w:r>
      <w:r w:rsidR="006B25C6">
        <w:rPr>
          <w:rtl/>
        </w:rPr>
        <w:t xml:space="preserve">גם </w:t>
      </w:r>
      <w:r w:rsidRPr="006F178A">
        <w:rPr>
          <w:rtl/>
        </w:rPr>
        <w:t>בבית חורון, באחד דהוה סופו מוכיח על תחיל</w:t>
      </w:r>
      <w:r w:rsidRPr="006F178A">
        <w:rPr>
          <w:rFonts w:hint="cs"/>
          <w:rtl/>
        </w:rPr>
        <w:t>תו</w:t>
      </w:r>
    </w:p>
    <w:p w14:paraId="7DB8E4F6" w14:textId="77777777" w:rsidR="000F1DD4" w:rsidRPr="00C14A40" w:rsidRDefault="003E2DCC" w:rsidP="000F1DD4">
      <w:pPr>
        <w:pStyle w:val="38"/>
        <w:framePr w:wrap="notBeside"/>
        <w:rPr>
          <w:rtl/>
        </w:rPr>
      </w:pPr>
      <w:r w:rsidRPr="00C14A40">
        <w:rPr>
          <w:rtl/>
        </w:rPr>
        <w:t xml:space="preserve">רבא: </w:t>
      </w:r>
    </w:p>
    <w:p w14:paraId="11E00F80" w14:textId="6D01EB9D" w:rsidR="00671484" w:rsidRDefault="003E2DCC" w:rsidP="003E2DCC">
      <w:pPr>
        <w:rPr>
          <w:rtl/>
        </w:rPr>
      </w:pPr>
      <w:r>
        <w:rPr>
          <w:rFonts w:hint="cs"/>
          <w:rtl/>
        </w:rPr>
        <w:t xml:space="preserve">דווקא </w:t>
      </w:r>
      <w:r w:rsidR="00671484">
        <w:rPr>
          <w:rFonts w:hint="cs"/>
          <w:rtl/>
        </w:rPr>
        <w:t>שאמר:</w:t>
      </w:r>
      <w:r w:rsidRPr="006F178A">
        <w:rPr>
          <w:rtl/>
        </w:rPr>
        <w:t xml:space="preserve"> והינן לפניך אלא כדי שיבא אבא, </w:t>
      </w:r>
    </w:p>
    <w:p w14:paraId="4014C95F" w14:textId="30BB05F3" w:rsidR="003E2DCC" w:rsidRPr="006F178A" w:rsidRDefault="003E2DCC" w:rsidP="003E2DCC">
      <w:pPr>
        <w:rPr>
          <w:rtl/>
        </w:rPr>
      </w:pPr>
      <w:r w:rsidRPr="006F178A">
        <w:rPr>
          <w:rtl/>
        </w:rPr>
        <w:t xml:space="preserve">אבל א"ל </w:t>
      </w:r>
      <w:r w:rsidRPr="00295E41">
        <w:rPr>
          <w:rStyle w:val="afffa"/>
          <w:rtl/>
        </w:rPr>
        <w:t>שיהו</w:t>
      </w:r>
      <w:r w:rsidRPr="006F178A">
        <w:rPr>
          <w:rtl/>
        </w:rPr>
        <w:t xml:space="preserve"> </w:t>
      </w:r>
      <w:r w:rsidRPr="00295E41">
        <w:rPr>
          <w:rStyle w:val="afffa"/>
          <w:rtl/>
        </w:rPr>
        <w:t>לפניך שיבא אבא</w:t>
      </w:r>
      <w:r w:rsidRPr="006F178A">
        <w:rPr>
          <w:rtl/>
        </w:rPr>
        <w:t>, מדעתך הוא דא"ל.</w:t>
      </w:r>
    </w:p>
    <w:p w14:paraId="3E827A2F" w14:textId="4217012F" w:rsidR="000F1DD4" w:rsidRPr="00C14A40" w:rsidRDefault="00671484" w:rsidP="000F1DD4">
      <w:pPr>
        <w:pStyle w:val="38"/>
        <w:framePr w:wrap="notBeside"/>
        <w:rPr>
          <w:rtl/>
        </w:rPr>
      </w:pPr>
      <w:r w:rsidRPr="00C14A40">
        <w:rPr>
          <w:rFonts w:hint="cs"/>
          <w:rtl/>
        </w:rPr>
        <w:t>א</w:t>
      </w:r>
      <w:r w:rsidR="0075729B">
        <w:rPr>
          <w:rtl/>
        </w:rPr>
        <w:t>"</w:t>
      </w:r>
      <w:r w:rsidRPr="00C14A40">
        <w:rPr>
          <w:rFonts w:hint="cs"/>
          <w:rtl/>
        </w:rPr>
        <w:t>ד</w:t>
      </w:r>
      <w:r w:rsidR="003E2DCC" w:rsidRPr="00C14A40">
        <w:rPr>
          <w:rFonts w:hint="cs"/>
          <w:rtl/>
        </w:rPr>
        <w:t xml:space="preserve"> רבא:</w:t>
      </w:r>
      <w:r w:rsidR="003E2DCC" w:rsidRPr="00C14A40">
        <w:rPr>
          <w:rtl/>
        </w:rPr>
        <w:t xml:space="preserve"> </w:t>
      </w:r>
    </w:p>
    <w:p w14:paraId="16CFB5AF" w14:textId="03DC890D" w:rsidR="003E2DCC" w:rsidRPr="006F178A" w:rsidRDefault="003E2DCC" w:rsidP="000F1DD4">
      <w:pPr>
        <w:spacing w:after="60"/>
        <w:rPr>
          <w:rFonts w:ascii="Fb Fontext" w:hAnsi="Fb Fontext"/>
          <w:rtl/>
        </w:rPr>
      </w:pPr>
      <w:r w:rsidRPr="006F178A">
        <w:rPr>
          <w:rFonts w:ascii="Fb Fontext" w:hAnsi="Fb Fontext"/>
          <w:rtl/>
        </w:rPr>
        <w:t xml:space="preserve">אפילו אמר ליה הן לפניך יבא אבא ויאכל - אסור, </w:t>
      </w:r>
      <w:r w:rsidRPr="006F178A">
        <w:rPr>
          <w:rFonts w:ascii="Fb Fontext" w:hAnsi="Fb Fontext" w:hint="cs"/>
          <w:rtl/>
        </w:rPr>
        <w:t>-דס</w:t>
      </w:r>
      <w:r w:rsidRPr="006F178A">
        <w:rPr>
          <w:rFonts w:ascii="Fb Fontext" w:hAnsi="Fb Fontext"/>
          <w:rtl/>
        </w:rPr>
        <w:t>עודתו מוכחת עליו.</w:t>
      </w:r>
    </w:p>
    <w:p w14:paraId="3979B53E" w14:textId="77777777" w:rsidR="003E2DCC" w:rsidRPr="006F178A" w:rsidRDefault="003E2DCC" w:rsidP="00A522DC">
      <w:pPr>
        <w:pStyle w:val="a3"/>
        <w:framePr w:wrap="around"/>
        <w:rPr>
          <w:rtl/>
        </w:rPr>
      </w:pPr>
      <w:r w:rsidRPr="006F178A">
        <w:rPr>
          <w:rtl/>
        </w:rPr>
        <w:t>מח:</w:t>
      </w:r>
    </w:p>
    <w:p w14:paraId="6D0F743D" w14:textId="77777777" w:rsidR="000F1DD4" w:rsidRPr="00C14A40" w:rsidRDefault="003E2DCC" w:rsidP="000F1DD4">
      <w:pPr>
        <w:pStyle w:val="38"/>
        <w:framePr w:wrap="notBeside"/>
        <w:rPr>
          <w:rFonts w:hint="cs"/>
          <w:rtl/>
        </w:rPr>
      </w:pPr>
      <w:r w:rsidRPr="00C14A40">
        <w:rPr>
          <w:rtl/>
        </w:rPr>
        <w:t>•</w:t>
      </w:r>
    </w:p>
    <w:p w14:paraId="0D2AEDFC" w14:textId="49BE9116" w:rsidR="003E2DCC" w:rsidRPr="006F178A" w:rsidRDefault="003E2DCC" w:rsidP="003E2DCC">
      <w:pPr>
        <w:rPr>
          <w:rtl/>
        </w:rPr>
      </w:pPr>
      <w:r w:rsidRPr="006F178A">
        <w:rPr>
          <w:rFonts w:ascii="Fb Fontext" w:hAnsi="Fb Fontext" w:hint="cs"/>
          <w:rtl/>
        </w:rPr>
        <w:t xml:space="preserve">אותו </w:t>
      </w:r>
      <w:r w:rsidR="00EA42F9">
        <w:rPr>
          <w:rFonts w:ascii="Fb Fontext" w:hAnsi="Fb Fontext" w:hint="cs"/>
          <w:rtl/>
        </w:rPr>
        <w:t xml:space="preserve">שאסר נכסיו על בנו הגזלן </w:t>
      </w:r>
      <w:r w:rsidR="00EA42F9" w:rsidRPr="00EA42F9">
        <w:rPr>
          <w:rStyle w:val="afffff0"/>
          <w:rFonts w:hint="cs"/>
          <w:rtl/>
        </w:rPr>
        <w:t>[</w:t>
      </w:r>
      <w:r w:rsidRPr="00EA42F9">
        <w:rPr>
          <w:rStyle w:val="afffff0"/>
          <w:rFonts w:hint="cs"/>
          <w:rtl/>
        </w:rPr>
        <w:t>או משתמט מללמוד אניצי פשתן</w:t>
      </w:r>
      <w:r w:rsidRPr="006F178A">
        <w:rPr>
          <w:rFonts w:ascii="Fb Fontext" w:hAnsi="Fb Fontext" w:hint="cs"/>
          <w:rtl/>
        </w:rPr>
        <w:t xml:space="preserve">, </w:t>
      </w:r>
    </w:p>
    <w:p w14:paraId="42F88396" w14:textId="77777777" w:rsidR="003E2DCC" w:rsidRPr="006F178A" w:rsidRDefault="003E2DCC" w:rsidP="003E2DCC">
      <w:pPr>
        <w:rPr>
          <w:rtl/>
        </w:rPr>
      </w:pPr>
      <w:r w:rsidRPr="000F1DD4">
        <w:rPr>
          <w:rStyle w:val="affffe"/>
          <w:rFonts w:hint="cs"/>
          <w:rtl/>
        </w:rPr>
        <w:t>א</w:t>
      </w:r>
      <w:r w:rsidRPr="000F1DD4">
        <w:rPr>
          <w:rStyle w:val="affffe"/>
          <w:rtl/>
        </w:rPr>
        <w:t>"</w:t>
      </w:r>
      <w:r w:rsidRPr="000F1DD4">
        <w:rPr>
          <w:rStyle w:val="affffe"/>
          <w:rFonts w:hint="cs"/>
          <w:rtl/>
        </w:rPr>
        <w:t>ל</w:t>
      </w:r>
      <w:r w:rsidRPr="006F178A">
        <w:rPr>
          <w:rFonts w:hint="cs"/>
          <w:rtl/>
        </w:rPr>
        <w:t xml:space="preserve"> ואי היה נכדך ת</w:t>
      </w:r>
      <w:r w:rsidRPr="006F178A">
        <w:rPr>
          <w:rtl/>
        </w:rPr>
        <w:t>"</w:t>
      </w:r>
      <w:r w:rsidRPr="006F178A">
        <w:rPr>
          <w:rFonts w:hint="cs"/>
          <w:rtl/>
        </w:rPr>
        <w:t>ח א</w:t>
      </w:r>
      <w:r w:rsidRPr="006F178A">
        <w:rPr>
          <w:rtl/>
        </w:rPr>
        <w:t>"</w:t>
      </w:r>
      <w:r w:rsidRPr="006F178A">
        <w:rPr>
          <w:rFonts w:hint="cs"/>
          <w:rtl/>
        </w:rPr>
        <w:t>ל שיקנה עכשיו [שאינו בעולם]</w:t>
      </w:r>
    </w:p>
    <w:p w14:paraId="19BEE214" w14:textId="77777777" w:rsidR="006666DF" w:rsidRPr="00C14A40" w:rsidRDefault="003E2DCC" w:rsidP="000F1DD4">
      <w:pPr>
        <w:pStyle w:val="38"/>
        <w:framePr w:wrap="notBeside"/>
        <w:rPr>
          <w:rtl/>
        </w:rPr>
      </w:pPr>
      <w:r w:rsidRPr="00C14A40">
        <w:rPr>
          <w:rtl/>
        </w:rPr>
        <w:t>פומבדיתאי:</w:t>
      </w:r>
    </w:p>
    <w:p w14:paraId="52DCDD52" w14:textId="31AECB6D" w:rsidR="003E2DCC" w:rsidRPr="006F178A" w:rsidRDefault="003E2DCC" w:rsidP="003E2DCC">
      <w:pPr>
        <w:rPr>
          <w:rtl/>
        </w:rPr>
      </w:pPr>
      <w:r w:rsidRPr="006F178A">
        <w:rPr>
          <w:rtl/>
        </w:rPr>
        <w:t xml:space="preserve">קני על מנת להקנות הוא, </w:t>
      </w:r>
      <w:r w:rsidR="00EA42F9">
        <w:rPr>
          <w:rFonts w:hint="cs"/>
          <w:rtl/>
        </w:rPr>
        <w:t>-ו</w:t>
      </w:r>
      <w:r w:rsidRPr="006F178A">
        <w:rPr>
          <w:rtl/>
        </w:rPr>
        <w:t>לא קני;</w:t>
      </w:r>
    </w:p>
    <w:p w14:paraId="04F432DB" w14:textId="77777777" w:rsidR="006666DF" w:rsidRPr="00C14A40" w:rsidRDefault="003E2DCC" w:rsidP="000F1DD4">
      <w:pPr>
        <w:pStyle w:val="38"/>
        <w:framePr w:wrap="notBeside"/>
        <w:rPr>
          <w:rtl/>
        </w:rPr>
      </w:pPr>
      <w:r w:rsidRPr="00C14A40">
        <w:rPr>
          <w:rtl/>
        </w:rPr>
        <w:t>ור</w:t>
      </w:r>
      <w:r w:rsidR="00EA42F9" w:rsidRPr="00C14A40">
        <w:rPr>
          <w:rFonts w:hint="cs"/>
          <w:rtl/>
        </w:rPr>
        <w:t>"</w:t>
      </w:r>
      <w:r w:rsidR="0017419F" w:rsidRPr="00C14A40">
        <w:rPr>
          <w:rFonts w:hint="cs"/>
          <w:rtl/>
        </w:rPr>
        <w:t>נ</w:t>
      </w:r>
      <w:r w:rsidRPr="00C14A40">
        <w:rPr>
          <w:rtl/>
        </w:rPr>
        <w:t>:</w:t>
      </w:r>
    </w:p>
    <w:p w14:paraId="7E2365BB" w14:textId="04CC3726" w:rsidR="003E2DCC" w:rsidRPr="006F178A" w:rsidRDefault="003E2DCC" w:rsidP="003E2DCC">
      <w:pPr>
        <w:rPr>
          <w:rtl/>
        </w:rPr>
      </w:pPr>
      <w:r w:rsidRPr="006F178A">
        <w:rPr>
          <w:rtl/>
        </w:rPr>
        <w:t xml:space="preserve">קני, </w:t>
      </w:r>
      <w:r w:rsidR="00EA42F9">
        <w:rPr>
          <w:rFonts w:hint="cs"/>
          <w:rtl/>
        </w:rPr>
        <w:t>כסודר דקנה ע</w:t>
      </w:r>
      <w:r w:rsidR="0075729B">
        <w:rPr>
          <w:rtl/>
        </w:rPr>
        <w:t>"</w:t>
      </w:r>
      <w:r w:rsidR="00EA42F9">
        <w:rPr>
          <w:rFonts w:hint="cs"/>
          <w:rtl/>
        </w:rPr>
        <w:t xml:space="preserve">מ </w:t>
      </w:r>
      <w:r w:rsidRPr="006F178A">
        <w:rPr>
          <w:rtl/>
        </w:rPr>
        <w:t>להקנות הוא.</w:t>
      </w:r>
    </w:p>
    <w:p w14:paraId="37793840" w14:textId="77777777" w:rsidR="006666DF" w:rsidRPr="00C14A40" w:rsidRDefault="003E2DCC" w:rsidP="000F1DD4">
      <w:pPr>
        <w:pStyle w:val="38"/>
        <w:framePr w:wrap="notBeside"/>
        <w:rPr>
          <w:rFonts w:hint="cs"/>
          <w:rtl/>
        </w:rPr>
      </w:pPr>
      <w:r w:rsidRPr="00C14A40">
        <w:rPr>
          <w:rFonts w:hint="cs"/>
          <w:rtl/>
        </w:rPr>
        <w:t>והקשה ר</w:t>
      </w:r>
      <w:r w:rsidR="0017419F" w:rsidRPr="00C14A40">
        <w:rPr>
          <w:rFonts w:hint="cs"/>
          <w:rtl/>
        </w:rPr>
        <w:t>"א</w:t>
      </w:r>
    </w:p>
    <w:p w14:paraId="2F02BA0F" w14:textId="274FB255" w:rsidR="003E2DCC" w:rsidRPr="00625DCC" w:rsidRDefault="003E2DCC" w:rsidP="003E2DCC">
      <w:pPr>
        <w:rPr>
          <w:spacing w:val="-4"/>
          <w:rtl/>
        </w:rPr>
      </w:pPr>
      <w:r w:rsidRPr="00625DCC">
        <w:rPr>
          <w:rFonts w:hint="cs"/>
          <w:spacing w:val="-4"/>
          <w:rtl/>
        </w:rPr>
        <w:t xml:space="preserve">מי אמר דאי תפס סודר לא תפיס </w:t>
      </w:r>
      <w:r w:rsidRPr="00295E41">
        <w:rPr>
          <w:rStyle w:val="afffa"/>
          <w:rtl/>
        </w:rPr>
        <w:t>ועוד</w:t>
      </w:r>
      <w:r w:rsidRPr="00625DCC">
        <w:rPr>
          <w:spacing w:val="-4"/>
          <w:rtl/>
        </w:rPr>
        <w:t xml:space="preserve"> סודר קני</w:t>
      </w:r>
      <w:r w:rsidR="0017419F">
        <w:rPr>
          <w:rFonts w:hint="cs"/>
          <w:spacing w:val="-4"/>
          <w:rtl/>
        </w:rPr>
        <w:t xml:space="preserve"> </w:t>
      </w:r>
      <w:r w:rsidR="0017419F" w:rsidRPr="00295E41">
        <w:rPr>
          <w:rStyle w:val="afffa"/>
          <w:rFonts w:hint="cs"/>
          <w:rtl/>
        </w:rPr>
        <w:t>מעכשיו</w:t>
      </w:r>
      <w:r w:rsidRPr="00625DCC">
        <w:rPr>
          <w:spacing w:val="-4"/>
          <w:rtl/>
        </w:rPr>
        <w:t xml:space="preserve"> על מנת להקנות, </w:t>
      </w:r>
    </w:p>
    <w:p w14:paraId="16A8A67F" w14:textId="3D21028E" w:rsidR="003E2DCC" w:rsidRPr="006F178A" w:rsidRDefault="003E2DCC" w:rsidP="0017419F">
      <w:pPr>
        <w:pStyle w:val="affffb"/>
        <w:rPr>
          <w:rtl/>
        </w:rPr>
      </w:pPr>
      <w:r w:rsidRPr="006F178A">
        <w:rPr>
          <w:rFonts w:hint="cs"/>
          <w:rtl/>
        </w:rPr>
        <w:t xml:space="preserve">אותן נכסים יוקנו רק כשיהא </w:t>
      </w:r>
      <w:r w:rsidR="0017419F">
        <w:rPr>
          <w:rFonts w:hint="cs"/>
          <w:rtl/>
        </w:rPr>
        <w:t>ת</w:t>
      </w:r>
      <w:r w:rsidR="0075729B">
        <w:rPr>
          <w:rtl/>
        </w:rPr>
        <w:t>"</w:t>
      </w:r>
      <w:r w:rsidR="0017419F">
        <w:rPr>
          <w:rFonts w:hint="cs"/>
          <w:rtl/>
        </w:rPr>
        <w:t xml:space="preserve">ח </w:t>
      </w:r>
      <w:r w:rsidRPr="006F178A">
        <w:rPr>
          <w:rFonts w:hint="cs"/>
          <w:rtl/>
        </w:rPr>
        <w:t xml:space="preserve">וכשיהא יחזור לבעלים </w:t>
      </w:r>
    </w:p>
    <w:p w14:paraId="1D0377B3" w14:textId="77777777" w:rsidR="006666DF" w:rsidRPr="00C14A40" w:rsidRDefault="003E2DCC" w:rsidP="000F1DD4">
      <w:pPr>
        <w:pStyle w:val="38"/>
        <w:framePr w:wrap="notBeside"/>
        <w:rPr>
          <w:rtl/>
        </w:rPr>
      </w:pPr>
      <w:r w:rsidRPr="00C14A40">
        <w:rPr>
          <w:rFonts w:hint="cs"/>
          <w:rtl/>
        </w:rPr>
        <w:t xml:space="preserve">והקשה רבא </w:t>
      </w:r>
      <w:r w:rsidRPr="00C14A40">
        <w:rPr>
          <w:rtl/>
        </w:rPr>
        <w:t>לר</w:t>
      </w:r>
      <w:r w:rsidR="0017419F" w:rsidRPr="00C14A40">
        <w:rPr>
          <w:rFonts w:hint="cs"/>
          <w:rtl/>
        </w:rPr>
        <w:t>"נ</w:t>
      </w:r>
      <w:r w:rsidRPr="00C14A40">
        <w:rPr>
          <w:rtl/>
        </w:rPr>
        <w:t>:</w:t>
      </w:r>
    </w:p>
    <w:p w14:paraId="7A696E9A" w14:textId="406FD321" w:rsidR="000F1DD4" w:rsidRPr="000F1DD4" w:rsidRDefault="003E2DCC" w:rsidP="000F1DD4">
      <w:pPr>
        <w:rPr>
          <w:rStyle w:val="affffe"/>
          <w:rFonts w:cs="FrankRuehl"/>
          <w:bCs w:val="0"/>
          <w:spacing w:val="0"/>
          <w:szCs w:val="18"/>
          <w:rtl/>
        </w:rPr>
      </w:pPr>
      <w:r w:rsidRPr="006F178A">
        <w:rPr>
          <w:rtl/>
        </w:rPr>
        <w:t>והא מתנת בית חורון דקני על מנת להקנות הוא, ולא קני!</w:t>
      </w:r>
    </w:p>
    <w:p w14:paraId="795D1C38" w14:textId="77777777" w:rsidR="006666DF" w:rsidRPr="00C14A40" w:rsidRDefault="003E2DCC" w:rsidP="000F1DD4">
      <w:pPr>
        <w:pStyle w:val="38"/>
        <w:framePr w:wrap="notBeside"/>
        <w:rPr>
          <w:rtl/>
        </w:rPr>
      </w:pPr>
      <w:r w:rsidRPr="00C14A40">
        <w:rPr>
          <w:rFonts w:hint="cs"/>
          <w:rtl/>
        </w:rPr>
        <w:t>- פעמים השיב לו</w:t>
      </w:r>
      <w:r w:rsidRPr="00C14A40">
        <w:rPr>
          <w:rtl/>
        </w:rPr>
        <w:t>:</w:t>
      </w:r>
    </w:p>
    <w:p w14:paraId="535432F9" w14:textId="2913D848" w:rsidR="003E2DCC" w:rsidRPr="006F178A" w:rsidRDefault="003E2DCC" w:rsidP="003E2DCC">
      <w:pPr>
        <w:rPr>
          <w:rtl/>
        </w:rPr>
      </w:pPr>
      <w:r w:rsidRPr="006F178A">
        <w:rPr>
          <w:rtl/>
        </w:rPr>
        <w:t xml:space="preserve">משום דסעודתו מוכחת עליו, </w:t>
      </w:r>
    </w:p>
    <w:p w14:paraId="45ED6BD4" w14:textId="77777777" w:rsidR="000F1DD4" w:rsidRPr="00C14A40" w:rsidRDefault="003E2DCC" w:rsidP="000F1DD4">
      <w:pPr>
        <w:pStyle w:val="38"/>
        <w:framePr w:wrap="notBeside"/>
        <w:rPr>
          <w:rtl/>
        </w:rPr>
      </w:pPr>
      <w:r w:rsidRPr="00C14A40">
        <w:rPr>
          <w:rFonts w:hint="cs"/>
          <w:rtl/>
        </w:rPr>
        <w:t xml:space="preserve">- </w:t>
      </w:r>
      <w:r w:rsidRPr="00C14A40">
        <w:rPr>
          <w:rtl/>
        </w:rPr>
        <w:t>ו</w:t>
      </w:r>
      <w:r w:rsidRPr="00C14A40">
        <w:rPr>
          <w:rFonts w:hint="cs"/>
          <w:rtl/>
        </w:rPr>
        <w:t>פעמים השיב לו</w:t>
      </w:r>
      <w:r w:rsidRPr="00C14A40">
        <w:rPr>
          <w:rtl/>
        </w:rPr>
        <w:t xml:space="preserve">: </w:t>
      </w:r>
    </w:p>
    <w:p w14:paraId="60345711" w14:textId="605B1276" w:rsidR="003E2DCC" w:rsidRPr="006F178A" w:rsidRDefault="003E2DCC" w:rsidP="003E2DCC">
      <w:pPr>
        <w:rPr>
          <w:rtl/>
        </w:rPr>
      </w:pPr>
      <w:r w:rsidRPr="006F178A">
        <w:rPr>
          <w:rFonts w:hint="cs"/>
          <w:rtl/>
        </w:rPr>
        <w:t>ד</w:t>
      </w:r>
      <w:r w:rsidR="0017419F">
        <w:rPr>
          <w:rFonts w:hint="cs"/>
          <w:rtl/>
        </w:rPr>
        <w:t>כ</w:t>
      </w:r>
      <w:r w:rsidRPr="006F178A">
        <w:rPr>
          <w:rtl/>
        </w:rPr>
        <w:t>ר</w:t>
      </w:r>
      <w:r w:rsidR="0075729B">
        <w:rPr>
          <w:rtl/>
        </w:rPr>
        <w:t>"</w:t>
      </w:r>
      <w:r w:rsidR="0017419F">
        <w:rPr>
          <w:rFonts w:hint="cs"/>
          <w:rtl/>
        </w:rPr>
        <w:t>אד</w:t>
      </w:r>
      <w:r w:rsidRPr="006F178A">
        <w:rPr>
          <w:rtl/>
        </w:rPr>
        <w:t>אפילו ויתור אסור במודר הנאה.</w:t>
      </w:r>
    </w:p>
    <w:p w14:paraId="06AF08D7" w14:textId="77777777" w:rsidR="006666DF" w:rsidRPr="00C14A40" w:rsidRDefault="003E2DCC" w:rsidP="000F1DD4">
      <w:pPr>
        <w:pStyle w:val="38"/>
        <w:framePr w:wrap="notBeside"/>
        <w:rPr>
          <w:rtl/>
        </w:rPr>
      </w:pPr>
      <w:r w:rsidRPr="00C14A40">
        <w:rPr>
          <w:rtl/>
        </w:rPr>
        <w:t>•</w:t>
      </w:r>
      <w:r w:rsidRPr="00C14A40">
        <w:rPr>
          <w:rFonts w:hint="cs"/>
          <w:rtl/>
        </w:rPr>
        <w:t xml:space="preserve"> </w:t>
      </w:r>
      <w:r w:rsidRPr="00C14A40">
        <w:rPr>
          <w:rtl/>
        </w:rPr>
        <w:t>תנן, אמרו חכמים:</w:t>
      </w:r>
    </w:p>
    <w:p w14:paraId="52FD147F" w14:textId="041076ED" w:rsidR="003E2DCC" w:rsidRPr="006F178A" w:rsidRDefault="003E2DCC" w:rsidP="003E2DCC">
      <w:pPr>
        <w:rPr>
          <w:rtl/>
        </w:rPr>
      </w:pPr>
      <w:r w:rsidRPr="0017419F">
        <w:rPr>
          <w:rStyle w:val="affffc"/>
          <w:rtl/>
        </w:rPr>
        <w:t>כל מתנה שאינה שאם הקדישה תהא מקודשת</w:t>
      </w:r>
      <w:r w:rsidRPr="006F178A">
        <w:rPr>
          <w:rtl/>
        </w:rPr>
        <w:t xml:space="preserve"> - אינה מתנה: </w:t>
      </w:r>
    </w:p>
    <w:p w14:paraId="1FA186D3" w14:textId="77777777" w:rsidR="0017419F" w:rsidRDefault="003E2DCC" w:rsidP="003E2DCC">
      <w:pPr>
        <w:rPr>
          <w:rStyle w:val="afffff0"/>
          <w:rtl/>
        </w:rPr>
      </w:pPr>
      <w:r w:rsidRPr="00295E41">
        <w:rPr>
          <w:rStyle w:val="afffa"/>
          <w:rtl/>
        </w:rPr>
        <w:t xml:space="preserve">כל </w:t>
      </w:r>
      <w:r w:rsidRPr="006F178A">
        <w:rPr>
          <w:rtl/>
        </w:rPr>
        <w:t xml:space="preserve">לא </w:t>
      </w:r>
      <w:r w:rsidR="0017419F">
        <w:rPr>
          <w:rFonts w:hint="cs"/>
          <w:rtl/>
        </w:rPr>
        <w:t>לרבות</w:t>
      </w:r>
      <w:r w:rsidRPr="006F178A">
        <w:rPr>
          <w:rFonts w:hint="cs"/>
          <w:rtl/>
        </w:rPr>
        <w:t xml:space="preserve"> המוטל בתנאי כפול </w:t>
      </w:r>
      <w:r w:rsidRPr="0017419F">
        <w:rPr>
          <w:rStyle w:val="afffff0"/>
          <w:rFonts w:hint="cs"/>
          <w:rtl/>
        </w:rPr>
        <w:t xml:space="preserve">[או מעשה דכיתנא] </w:t>
      </w:r>
    </w:p>
    <w:p w14:paraId="74F0AA8D" w14:textId="77777777" w:rsidR="000F1DD4" w:rsidRDefault="003E2DCC" w:rsidP="000F1DD4">
      <w:pPr>
        <w:rPr>
          <w:rtl/>
        </w:rPr>
      </w:pPr>
      <w:r w:rsidRPr="006F178A">
        <w:rPr>
          <w:rFonts w:hint="cs"/>
          <w:rtl/>
        </w:rPr>
        <w:t>א</w:t>
      </w:r>
      <w:r w:rsidRPr="006F178A">
        <w:rPr>
          <w:rtl/>
        </w:rPr>
        <w:t xml:space="preserve">לא, </w:t>
      </w:r>
      <w:r w:rsidR="0017419F">
        <w:rPr>
          <w:rFonts w:hint="cs"/>
          <w:rtl/>
        </w:rPr>
        <w:t xml:space="preserve">כלישנא בתרא ברבא </w:t>
      </w:r>
      <w:r w:rsidR="00A0661D">
        <w:rPr>
          <w:rFonts w:hint="cs"/>
          <w:rtl/>
        </w:rPr>
        <w:t>[דסעודתו מוכחת]</w:t>
      </w:r>
    </w:p>
    <w:p w14:paraId="6A257AE6" w14:textId="03587E44" w:rsidR="003E2DCC" w:rsidRPr="000F1DD4" w:rsidRDefault="003E2DCC" w:rsidP="000F1DD4">
      <w:pPr>
        <w:pStyle w:val="Hadran"/>
        <w:rPr>
          <w:sz w:val="20"/>
          <w:rtl/>
        </w:rPr>
        <w:pPrChange w:id="91037" w:author="Claude" w:date="2026-10-08T08:34:49Z">
          <w:pPr>
            <w:pStyle w:val="affffb"/>
            <w:rPr>
              <w:sz w:val="20"/>
              <w:rtl/>
            </w:rPr>
          </w:pPr>
        </w:pPrChange>
      </w:pPr>
      <w:r w:rsidRPr="006F178A">
        <w:rPr>
          <w:rtl/>
        </w:rPr>
        <w:t>הדרן עלך השותפין.</w:t>
      </w:r>
    </w:p>
    <w:p w14:paraId="3AE8C975" w14:textId="77777777" w:rsidR="003E2DCC" w:rsidRPr="006F178A" w:rsidRDefault="003E2DCC" w:rsidP="003E2DCC">
      <w:r w:rsidRPr="006F178A">
        <w:rPr>
          <w:rFonts w:ascii="Fb Fontext" w:hAnsi="Fb Fontext"/>
        </w:rPr>
        <w:br w:type="page"/>
      </w:r>
    </w:p>
    <w:p w14:paraId="7631E25D" w14:textId="77777777" w:rsidR="00482CEE" w:rsidRDefault="003E2DCC" w:rsidP="003E2DCC">
      <w:pPr>
        <w:pStyle w:val="afff2"/>
        <w:framePr w:wrap="around"/>
        <w:spacing w:line="276" w:lineRule="auto"/>
        <w:rPr>
          <w:del w:id="41116" w:author="Claude" w:date="2026-10-07T09:24:31Z"/>
          <w:sz w:val="20"/>
          <w:rtl/>
        </w:rPr>
      </w:pPr>
      <w:del w:id="41114" w:author="Claude" w:date="2026-10-07T09:24:31Z">
        <w:r w:rsidRPr="006F178A">
          <w:rPr>
            <w:sz w:val="20"/>
            <w:rtl/>
          </w:rPr>
          <w:lastRenderedPageBreak/>
          <w:delText xml:space="preserve">פרק </w:delText>
        </w:r>
      </w:del>
      <w:del w:id="41115" w:author="Claude" w:date="2026-10-07T09:24:31Z">
        <w:r w:rsidRPr="006F178A">
          <w:rPr>
            <w:rFonts w:hint="cs"/>
            <w:sz w:val="20"/>
            <w:rtl/>
          </w:rPr>
          <w:delText xml:space="preserve">שישי</w:delText>
        </w:r>
      </w:del>
    </w:p>
    <w:p w14:paraId="300D7B94" w14:textId="77777777" w:rsidR="003E2DCC" w:rsidRPr="006F178A" w:rsidRDefault="003E2DCC" w:rsidP="00A522DC">
      <w:pPr>
        <w:pStyle w:val="a3"/>
        <w:framePr w:wrap="around"/>
        <w:rPr>
          <w:rtl/>
        </w:rPr>
      </w:pPr>
      <w:r w:rsidRPr="006F178A">
        <w:rPr>
          <w:rtl/>
        </w:rPr>
        <w:t>מט.</w:t>
      </w:r>
    </w:p>
    <w:p w14:paraId="104AB69C" w14:textId="77777777" w:rsidR="003E2DCC" w:rsidRPr="006F178A" w:rsidRDefault="003E2DCC" w:rsidP="003E2DCC">
      <w:pPr>
        <w:pStyle w:val="afff3"/>
        <w:framePr w:wrap="around"/>
        <w:spacing w:line="276" w:lineRule="auto"/>
        <w:rPr>
          <w:del w:id="41118" w:author="Claude" w:date="2026-10-07T09:24:31Z"/>
          <w:sz w:val="20"/>
          <w:rtl/>
        </w:rPr>
      </w:pPr>
      <w:del w:id="41117" w:author="Claude" w:date="2026-10-07T09:24:31Z">
        <w:r w:rsidRPr="006F178A">
          <w:rPr>
            <w:rFonts w:hint="cs"/>
            <w:sz w:val="20"/>
            <w:rtl/>
          </w:rPr>
          <w:delText xml:space="preserve">הנודר מן המבושל </w:delText>
        </w:r>
      </w:del>
    </w:p>
    <w:p>
      <w:pPr>
        <w:pStyle w:val="PetichatPerek"/>
        <w:rPr>
          <w:ins w:id="41113" w:author="Claude" w:date="2026-10-07T09:24:31Z"/>
        </w:rPr>
      </w:pPr>
      <w:ins w:id="41112" w:author="Claude" w:date="2026-10-07T09:24:31Z">
        <w:r>
          <w:rPr>
            <w:sz w:val="20"/>
            <w:rtl/>
          </w:rPr>
          <w:t xml:space="preserve">פרק שישי</w:t>
        </w:r>
        <w:r>
          <w:rPr>
            <w:sz w:val="20"/>
            <w:rtl/>
          </w:rPr>
          <w:t xml:space="preserve"> - </w:t>
        </w:r>
        <w:r>
          <w:rPr>
            <w:rFonts w:hint="cs"/>
            <w:sz w:val="20"/>
            <w:rtl/>
          </w:rPr>
          <w:t xml:space="preserve">הנודר מן המבושל</w:t>
        </w:r>
      </w:ins>
    </w:p>
    <w:p>
      <w:pPr>
        <w:pStyle w:val="afffffb"/>
        <w:rPr>
          <w:ins w:id="20395" w:author="קלוד" w:date="2026-10-06T10:09:38Z"/>
        </w:rPr>
      </w:pPr>
      <w:ins w:id="20394" w:author="קלוד" w:date="2026-10-06T10:09:38Z">
        <w:r>
          <w:t xml:space="preserve">משנה א</w:t>
        </w:r>
      </w:ins>
    </w:p>
    <w:p w14:paraId="0DF35B94" w14:textId="77777777" w:rsidR="003E2DCC" w:rsidRPr="006F178A" w:rsidRDefault="003E2DCC" w:rsidP="003E2DCC">
      <w:pPr>
        <w:pStyle w:val="afff5"/>
        <w:rPr>
          <w:rtl/>
        </w:rPr>
      </w:pPr>
      <w:r w:rsidRPr="006F178A">
        <w:rPr>
          <w:rtl/>
        </w:rPr>
        <w:t>הנודר מן המבושל - מותר בצלי ובשלוק.</w:t>
      </w:r>
    </w:p>
    <w:p w14:paraId="4C0CE4A1" w14:textId="26193BB8" w:rsidR="003E2DCC" w:rsidRPr="006F178A" w:rsidRDefault="003E2DCC" w:rsidP="003E2DCC">
      <w:pPr>
        <w:pStyle w:val="afff5"/>
        <w:rPr>
          <w:rtl/>
        </w:rPr>
      </w:pPr>
      <w:r w:rsidRPr="006F178A">
        <w:rPr>
          <w:rtl/>
        </w:rPr>
        <w:t xml:space="preserve">אמר קונם </w:t>
      </w:r>
      <w:r w:rsidR="00C14A40">
        <w:rPr>
          <w:rFonts w:hint="cs"/>
          <w:rtl/>
        </w:rPr>
        <w:t>ת</w:t>
      </w:r>
      <w:r w:rsidRPr="006F178A">
        <w:rPr>
          <w:rtl/>
        </w:rPr>
        <w:t>בשיל שאיני טועם - אסור במעשה קדרה רך ומותר בעבה, ומותר בביצה טורמוטא ובדלעת הרמוצה.</w:t>
      </w:r>
    </w:p>
    <w:p w14:paraId="25ABC03E" w14:textId="5022FB25" w:rsidR="003E2DCC" w:rsidRPr="006F178A" w:rsidRDefault="003E2DCC" w:rsidP="003E2DCC">
      <w:pPr>
        <w:pStyle w:val="afff5"/>
        <w:rPr>
          <w:rtl/>
        </w:rPr>
      </w:pPr>
      <w:r w:rsidRPr="006F178A">
        <w:rPr>
          <w:rtl/>
        </w:rPr>
        <w:t xml:space="preserve">הנודר ממעשה קדרה - אסור </w:t>
      </w:r>
      <w:r w:rsidR="005C6220">
        <w:rPr>
          <w:rFonts w:hint="cs"/>
          <w:rtl/>
        </w:rPr>
        <w:t>רק</w:t>
      </w:r>
      <w:r w:rsidRPr="006F178A">
        <w:rPr>
          <w:rtl/>
        </w:rPr>
        <w:t xml:space="preserve"> ממעשה רתחתה;</w:t>
      </w:r>
    </w:p>
    <w:p w14:paraId="48FAD680" w14:textId="0EB604A5" w:rsidR="003E2DCC" w:rsidRPr="006F178A" w:rsidRDefault="003E2DCC" w:rsidP="003E2DCC">
      <w:pPr>
        <w:pStyle w:val="afff5"/>
        <w:rPr>
          <w:rtl/>
        </w:rPr>
      </w:pPr>
      <w:r w:rsidRPr="006F178A">
        <w:rPr>
          <w:rtl/>
        </w:rPr>
        <w:t>קונם היורד לקדרה שאיני טועם אסור בכל המתבשלין בקדרה.</w:t>
      </w:r>
    </w:p>
    <w:p w14:paraId="1BC5500E" w14:textId="3FE79D10" w:rsidR="00B612F1" w:rsidRPr="00B612F1" w:rsidRDefault="00B612F1" w:rsidP="000F1DD4">
      <w:pPr>
        <w:pStyle w:val="afffd"/>
        <w:rPr>
          <w:bCs/>
          <w:rtl/>
        </w:rPr>
      </w:pPr>
      <w:ins w:id="9874" w:author="מספור קטעי משנה" w:date="2026-10-06T06:45:39Z">
        <w:r>
          <w:rPr>
            <w:rStyle w:val="MisparKeta"/>
          </w:rPr>
          <w:t xml:space="preserve">א. </w:t>
        </w:r>
      </w:ins>
      <w:r>
        <w:rPr>
          <w:rFonts w:hint="cs"/>
          <w:rtl/>
        </w:rPr>
        <w:t>הנודר מן המבושל מותר בצלי ובשלוק</w:t>
      </w:r>
      <w:r w:rsidRPr="006F178A">
        <w:rPr>
          <w:rtl/>
        </w:rPr>
        <w:t>.</w:t>
      </w:r>
    </w:p>
    <w:p w14:paraId="2CF48C1E" w14:textId="77777777" w:rsidR="000F1DD4" w:rsidRPr="00C14A40" w:rsidRDefault="003E2DCC" w:rsidP="000F1DD4">
      <w:pPr>
        <w:pStyle w:val="38"/>
        <w:framePr w:wrap="notBeside"/>
        <w:rPr>
          <w:rtl/>
        </w:rPr>
      </w:pPr>
      <w:r w:rsidRPr="00C14A40">
        <w:rPr>
          <w:rtl/>
        </w:rPr>
        <w:t xml:space="preserve">תניא: </w:t>
      </w:r>
    </w:p>
    <w:p w14:paraId="5EEAFD1E" w14:textId="13D351C4" w:rsidR="003E2DCC" w:rsidRPr="00625DCC" w:rsidRDefault="003E2DCC" w:rsidP="003E2DCC">
      <w:pPr>
        <w:rPr>
          <w:spacing w:val="-2"/>
          <w:rtl/>
        </w:rPr>
      </w:pPr>
      <w:r w:rsidRPr="00BB0DF8">
        <w:rPr>
          <w:rStyle w:val="affffc"/>
          <w:rtl/>
        </w:rPr>
        <w:t>ר' יאשיה אוסר</w:t>
      </w:r>
      <w:r w:rsidRPr="00B710AA">
        <w:rPr>
          <w:rStyle w:val="affffe"/>
          <w:rtl/>
        </w:rPr>
        <w:t>,</w:t>
      </w:r>
      <w:r w:rsidRPr="00625DCC">
        <w:rPr>
          <w:rFonts w:ascii="Fb Fontext" w:hAnsi="Fb Fontext"/>
          <w:spacing w:val="-2"/>
          <w:rtl/>
        </w:rPr>
        <w:t xml:space="preserve"> </w:t>
      </w:r>
      <w:r w:rsidRPr="00295E41">
        <w:rPr>
          <w:rStyle w:val="afffa"/>
          <w:rtl/>
        </w:rPr>
        <w:t>זכר</w:t>
      </w:r>
      <w:r w:rsidRPr="00625DCC">
        <w:rPr>
          <w:rFonts w:ascii="Fb Fontext" w:hAnsi="Fb Fontext"/>
          <w:spacing w:val="-2"/>
          <w:rtl/>
        </w:rPr>
        <w:t xml:space="preserve"> לדבר, </w:t>
      </w:r>
      <w:r w:rsidR="00B710AA">
        <w:rPr>
          <w:rFonts w:ascii="Fb Fontext" w:hAnsi="Fb Fontext" w:hint="cs"/>
          <w:spacing w:val="-2"/>
          <w:rtl/>
        </w:rPr>
        <w:t>ד</w:t>
      </w:r>
      <w:r w:rsidRPr="00625DCC">
        <w:rPr>
          <w:rStyle w:val="affffa"/>
          <w:rtl/>
        </w:rPr>
        <w:t>'ויבשלו הפסח באש כמשפט'.</w:t>
      </w:r>
    </w:p>
    <w:p w14:paraId="1524B2E2" w14:textId="77777777" w:rsidR="006666DF" w:rsidRPr="00C14A40" w:rsidRDefault="003E2DCC" w:rsidP="000F1DD4">
      <w:pPr>
        <w:pStyle w:val="38"/>
        <w:framePr w:wrap="notBeside"/>
        <w:rPr>
          <w:rFonts w:hint="cs"/>
          <w:rtl/>
        </w:rPr>
      </w:pPr>
      <w:r w:rsidRPr="00C14A40">
        <w:rPr>
          <w:rFonts w:hint="cs"/>
          <w:rtl/>
        </w:rPr>
        <w:t>לכו</w:t>
      </w:r>
      <w:r w:rsidRPr="00C14A40">
        <w:rPr>
          <w:rtl/>
        </w:rPr>
        <w:t>"</w:t>
      </w:r>
      <w:r w:rsidRPr="00C14A40">
        <w:rPr>
          <w:rFonts w:hint="cs"/>
          <w:rtl/>
        </w:rPr>
        <w:t>ע</w:t>
      </w:r>
      <w:r w:rsidR="00B612F1" w:rsidRPr="00C14A40">
        <w:rPr>
          <w:rFonts w:hint="cs"/>
          <w:rtl/>
        </w:rPr>
        <w:t>:</w:t>
      </w:r>
    </w:p>
    <w:p w14:paraId="3E36A466" w14:textId="03F2D010" w:rsidR="00AD7CAB" w:rsidRDefault="003E2DCC" w:rsidP="003E2DCC">
      <w:pPr>
        <w:rPr>
          <w:rtl/>
        </w:rPr>
      </w:pPr>
      <w:r w:rsidRPr="00295E41">
        <w:rPr>
          <w:rStyle w:val="afffa"/>
          <w:rtl/>
        </w:rPr>
        <w:t>בנדרים הלך אחר לשון בנ</w:t>
      </w:r>
      <w:r w:rsidR="004B5B1A" w:rsidRPr="00295E41">
        <w:rPr>
          <w:rStyle w:val="afffa"/>
          <w:rFonts w:hint="cs"/>
          <w:rtl/>
        </w:rPr>
        <w:t>"א</w:t>
      </w:r>
      <w:r w:rsidRPr="006F178A">
        <w:rPr>
          <w:rtl/>
        </w:rPr>
        <w:t xml:space="preserve"> </w:t>
      </w:r>
    </w:p>
    <w:p w14:paraId="1D259985" w14:textId="77777777" w:rsidR="000F1DD4" w:rsidRPr="00C14A40" w:rsidRDefault="00AD7CAB" w:rsidP="000F1DD4">
      <w:pPr>
        <w:pStyle w:val="38"/>
        <w:framePr w:wrap="notBeside"/>
        <w:rPr>
          <w:rFonts w:hint="cs"/>
          <w:rtl/>
        </w:rPr>
      </w:pPr>
      <w:r w:rsidRPr="00C14A40">
        <w:rPr>
          <w:rFonts w:hint="cs"/>
          <w:rtl/>
        </w:rPr>
        <w:t xml:space="preserve">ובמקומו של </w:t>
      </w:r>
      <w:r w:rsidR="003E2DCC" w:rsidRPr="00C14A40">
        <w:rPr>
          <w:rFonts w:hint="cs"/>
          <w:rtl/>
        </w:rPr>
        <w:t>תנא דמתני'</w:t>
      </w:r>
    </w:p>
    <w:p w14:paraId="4EEE865C" w14:textId="1E6D361C" w:rsidR="003E2DCC" w:rsidRPr="006F178A" w:rsidRDefault="003E2DCC" w:rsidP="003E2DCC">
      <w:pPr>
        <w:rPr>
          <w:rtl/>
        </w:rPr>
      </w:pPr>
      <w:r w:rsidRPr="006F178A">
        <w:rPr>
          <w:rFonts w:hint="cs"/>
          <w:rtl/>
        </w:rPr>
        <w:t>לצלי קרו צלי ולמבושל קרו מבושל</w:t>
      </w:r>
    </w:p>
    <w:p w14:paraId="64040BFA" w14:textId="77777777" w:rsidR="006666DF" w:rsidRPr="00C14A40" w:rsidRDefault="003E2DCC" w:rsidP="000F1DD4">
      <w:pPr>
        <w:pStyle w:val="38"/>
        <w:framePr w:wrap="notBeside"/>
        <w:rPr>
          <w:rtl/>
        </w:rPr>
      </w:pPr>
      <w:r w:rsidRPr="00C14A40">
        <w:rPr>
          <w:rFonts w:hint="cs"/>
          <w:rtl/>
        </w:rPr>
        <w:t xml:space="preserve">ובמקום ר' </w:t>
      </w:r>
      <w:r w:rsidRPr="00C14A40">
        <w:rPr>
          <w:rtl/>
        </w:rPr>
        <w:t>יאשיה</w:t>
      </w:r>
    </w:p>
    <w:p w14:paraId="2FA55190" w14:textId="3BEF3D00" w:rsidR="003E2DCC" w:rsidRPr="006F178A" w:rsidRDefault="00AD7CAB" w:rsidP="003E2DCC">
      <w:pPr>
        <w:rPr>
          <w:rtl/>
        </w:rPr>
      </w:pPr>
      <w:r>
        <w:rPr>
          <w:rFonts w:hint="cs"/>
          <w:rtl/>
        </w:rPr>
        <w:t>אף ל</w:t>
      </w:r>
      <w:r w:rsidR="00B45817">
        <w:rPr>
          <w:rFonts w:hint="cs"/>
          <w:rtl/>
        </w:rPr>
        <w:t>צ</w:t>
      </w:r>
      <w:r w:rsidR="003E2DCC" w:rsidRPr="006F178A">
        <w:rPr>
          <w:rtl/>
        </w:rPr>
        <w:t>לי קרו מבושל.</w:t>
      </w:r>
      <w:r w:rsidR="003E2DCC" w:rsidRPr="006F178A">
        <w:rPr>
          <w:rFonts w:hint="cs"/>
          <w:rtl/>
        </w:rPr>
        <w:t xml:space="preserve"> </w:t>
      </w:r>
      <w:r w:rsidR="00DC0BA2">
        <w:rPr>
          <w:rFonts w:hint="cs"/>
          <w:rtl/>
        </w:rPr>
        <w:t>ו</w:t>
      </w:r>
      <w:r w:rsidR="003E2DCC" w:rsidRPr="006F178A">
        <w:rPr>
          <w:rtl/>
        </w:rPr>
        <w:t xml:space="preserve">קרא </w:t>
      </w:r>
      <w:r w:rsidR="00B45817">
        <w:rPr>
          <w:rFonts w:hint="cs"/>
          <w:rtl/>
        </w:rPr>
        <w:t>ד</w:t>
      </w:r>
      <w:r w:rsidR="00B45817" w:rsidRPr="00B45817">
        <w:rPr>
          <w:rStyle w:val="affffa"/>
          <w:rFonts w:hint="cs"/>
          <w:rtl/>
        </w:rPr>
        <w:t>ויבשלו</w:t>
      </w:r>
      <w:r w:rsidR="00B45817">
        <w:rPr>
          <w:rFonts w:hint="cs"/>
          <w:rtl/>
        </w:rPr>
        <w:t xml:space="preserve"> </w:t>
      </w:r>
      <w:r w:rsidR="003E2DCC" w:rsidRPr="006F178A">
        <w:rPr>
          <w:rtl/>
        </w:rPr>
        <w:t>אסמכתא בעלמא</w:t>
      </w:r>
      <w:r w:rsidR="00B45817">
        <w:rPr>
          <w:rFonts w:hint="cs"/>
          <w:rtl/>
        </w:rPr>
        <w:t>.</w:t>
      </w:r>
    </w:p>
    <w:p w14:paraId="74B6790A" w14:textId="1ACDC5AC" w:rsidR="003E2DCC" w:rsidRPr="006F178A" w:rsidRDefault="003E2DCC" w:rsidP="000F1DD4">
      <w:pPr>
        <w:pStyle w:val="afffd"/>
        <w:rPr>
          <w:rtl/>
        </w:rPr>
      </w:pPr>
      <w:ins w:id="9875" w:author="מספור קטעי משנה" w:date="2026-10-06T06:45:39Z">
        <w:r>
          <w:rPr>
            <w:rStyle w:val="MisparKeta"/>
          </w:rPr>
          <w:t xml:space="preserve">א. </w:t>
        </w:r>
      </w:ins>
      <w:r w:rsidRPr="006F178A">
        <w:rPr>
          <w:rtl/>
        </w:rPr>
        <w:t>קונם תבשיל</w:t>
      </w:r>
      <w:r w:rsidR="0052396A">
        <w:rPr>
          <w:rFonts w:hint="cs"/>
          <w:rtl/>
        </w:rPr>
        <w:t xml:space="preserve"> שאיני טועם אסור במעשה קדרה רך</w:t>
      </w:r>
      <w:r w:rsidRPr="006F178A">
        <w:rPr>
          <w:rtl/>
        </w:rPr>
        <w:t>.</w:t>
      </w:r>
    </w:p>
    <w:p w14:paraId="35E0AC3F" w14:textId="77777777" w:rsidR="000F1DD4" w:rsidRPr="00C14A40" w:rsidRDefault="003E2DCC" w:rsidP="000F1DD4">
      <w:pPr>
        <w:pStyle w:val="38"/>
        <w:framePr w:wrap="notBeside"/>
        <w:rPr>
          <w:rtl/>
        </w:rPr>
      </w:pPr>
      <w:r w:rsidRPr="00C14A40">
        <w:rPr>
          <w:rtl/>
        </w:rPr>
        <w:t xml:space="preserve">אביי: </w:t>
      </w:r>
    </w:p>
    <w:p w14:paraId="174E6ACC" w14:textId="51906086" w:rsidR="003E2DCC" w:rsidRPr="006F178A" w:rsidRDefault="003E2DCC" w:rsidP="003E2DCC">
      <w:pPr>
        <w:rPr>
          <w:rtl/>
        </w:rPr>
      </w:pPr>
      <w:r w:rsidRPr="006F178A">
        <w:rPr>
          <w:rFonts w:ascii="Fb Fontext" w:hAnsi="Fb Fontext"/>
          <w:rtl/>
        </w:rPr>
        <w:t>האי תנא</w:t>
      </w:r>
      <w:r w:rsidR="00BB0DF8">
        <w:rPr>
          <w:rFonts w:ascii="Fb Fontext" w:hAnsi="Fb Fontext" w:hint="cs"/>
          <w:rtl/>
        </w:rPr>
        <w:t xml:space="preserve"> ס</w:t>
      </w:r>
      <w:r w:rsidR="0075729B">
        <w:rPr>
          <w:rFonts w:ascii="Fb Fontext" w:hAnsi="Fb Fontext"/>
          <w:rtl/>
        </w:rPr>
        <w:t>"</w:t>
      </w:r>
      <w:r w:rsidR="00BB0DF8">
        <w:rPr>
          <w:rFonts w:ascii="Fb Fontext" w:hAnsi="Fb Fontext" w:hint="cs"/>
          <w:rtl/>
        </w:rPr>
        <w:t>ל</w:t>
      </w:r>
      <w:r w:rsidRPr="006F178A">
        <w:rPr>
          <w:rFonts w:ascii="Fb Fontext" w:hAnsi="Fb Fontext"/>
          <w:rtl/>
        </w:rPr>
        <w:t xml:space="preserve">, </w:t>
      </w:r>
      <w:r w:rsidRPr="00BB0DF8">
        <w:rPr>
          <w:rStyle w:val="affffc"/>
          <w:rtl/>
        </w:rPr>
        <w:t xml:space="preserve">כל </w:t>
      </w:r>
      <w:r w:rsidRPr="00BB0DF8">
        <w:rPr>
          <w:rStyle w:val="affffc"/>
          <w:rFonts w:hint="cs"/>
          <w:rtl/>
        </w:rPr>
        <w:t>דבר שנאכל עם הלחם נקרא תבשיל</w:t>
      </w:r>
      <w:r w:rsidRPr="006F178A">
        <w:rPr>
          <w:rFonts w:ascii="Fb Fontext" w:hAnsi="Fb Fontext" w:hint="cs"/>
          <w:rtl/>
        </w:rPr>
        <w:t xml:space="preserve"> </w:t>
      </w:r>
    </w:p>
    <w:p w14:paraId="75ECECDF" w14:textId="77777777" w:rsidR="000F1DD4" w:rsidRPr="00C14A40" w:rsidRDefault="003E2DCC" w:rsidP="000F1DD4">
      <w:pPr>
        <w:pStyle w:val="38"/>
        <w:framePr w:wrap="notBeside"/>
        <w:rPr>
          <w:rtl/>
        </w:rPr>
      </w:pPr>
      <w:r w:rsidRPr="00C14A40">
        <w:rPr>
          <w:rtl/>
        </w:rPr>
        <w:t xml:space="preserve">והתניא: </w:t>
      </w:r>
    </w:p>
    <w:p w14:paraId="3663D8D2" w14:textId="20DDBEC9" w:rsidR="003E2DCC" w:rsidRPr="006F178A" w:rsidRDefault="003E2DCC" w:rsidP="003E2DCC">
      <w:pPr>
        <w:rPr>
          <w:rtl/>
        </w:rPr>
      </w:pPr>
      <w:r w:rsidRPr="006F178A">
        <w:rPr>
          <w:rtl/>
        </w:rPr>
        <w:t xml:space="preserve">הנודר </w:t>
      </w:r>
      <w:r w:rsidRPr="00295E41">
        <w:rPr>
          <w:rStyle w:val="afffa"/>
          <w:rtl/>
        </w:rPr>
        <w:t>מהתבשיל</w:t>
      </w:r>
      <w:r w:rsidRPr="006F178A">
        <w:rPr>
          <w:rtl/>
        </w:rPr>
        <w:t xml:space="preserve"> אסור בכל מיני תבשיל, בצלי בשלוק ובמבושל, </w:t>
      </w:r>
      <w:r w:rsidR="0052396A">
        <w:rPr>
          <w:rFonts w:hint="cs"/>
          <w:rtl/>
        </w:rPr>
        <w:t>ו</w:t>
      </w:r>
      <w:r w:rsidRPr="006F178A">
        <w:rPr>
          <w:rtl/>
        </w:rPr>
        <w:t>ב</w:t>
      </w:r>
      <w:r w:rsidR="00BB0DF8">
        <w:rPr>
          <w:rFonts w:hint="cs"/>
          <w:rtl/>
        </w:rPr>
        <w:t>א</w:t>
      </w:r>
      <w:r w:rsidRPr="006F178A">
        <w:rPr>
          <w:rtl/>
        </w:rPr>
        <w:t xml:space="preserve">יטריות רכות, </w:t>
      </w:r>
      <w:r w:rsidRPr="0052396A">
        <w:rPr>
          <w:rStyle w:val="afffff0"/>
          <w:rtl/>
        </w:rPr>
        <w:t>שהחולין אוכלין בהן פיתן.</w:t>
      </w:r>
    </w:p>
    <w:p w14:paraId="320AF958" w14:textId="77777777" w:rsidR="006666DF" w:rsidRPr="00C14A40" w:rsidRDefault="003E2DCC" w:rsidP="000F1DD4">
      <w:pPr>
        <w:pStyle w:val="38"/>
        <w:framePr w:wrap="notBeside"/>
        <w:rPr>
          <w:rFonts w:hint="cs"/>
          <w:rtl/>
        </w:rPr>
      </w:pPr>
      <w:r w:rsidRPr="00C14A40">
        <w:rPr>
          <w:rFonts w:hint="cs"/>
          <w:rtl/>
        </w:rPr>
        <w:t>והא דרי</w:t>
      </w:r>
      <w:r w:rsidRPr="00C14A40">
        <w:rPr>
          <w:rtl/>
        </w:rPr>
        <w:t>"</w:t>
      </w:r>
      <w:r w:rsidRPr="00C14A40">
        <w:rPr>
          <w:rFonts w:hint="cs"/>
          <w:rtl/>
        </w:rPr>
        <w:t>ר חלש</w:t>
      </w:r>
    </w:p>
    <w:p w14:paraId="69B4227F" w14:textId="0A4C7401" w:rsidR="0052396A" w:rsidRDefault="003E2DCC" w:rsidP="0052396A">
      <w:pPr>
        <w:rPr>
          <w:rtl/>
        </w:rPr>
      </w:pPr>
      <w:r w:rsidRPr="006F178A">
        <w:rPr>
          <w:rFonts w:hint="cs"/>
          <w:rtl/>
        </w:rPr>
        <w:t>ו</w:t>
      </w:r>
      <w:r w:rsidR="0052396A">
        <w:rPr>
          <w:rFonts w:hint="cs"/>
          <w:rtl/>
        </w:rPr>
        <w:t>כשראה</w:t>
      </w:r>
      <w:r w:rsidRPr="006F178A">
        <w:rPr>
          <w:rFonts w:hint="cs"/>
          <w:rtl/>
        </w:rPr>
        <w:t xml:space="preserve"> הרופא </w:t>
      </w:r>
      <w:r w:rsidR="0052396A">
        <w:rPr>
          <w:rFonts w:hint="cs"/>
          <w:rtl/>
        </w:rPr>
        <w:t xml:space="preserve">בביתו </w:t>
      </w:r>
      <w:r w:rsidRPr="00E0518E">
        <w:rPr>
          <w:rStyle w:val="affffc"/>
          <w:rFonts w:hint="cs"/>
          <w:rtl/>
        </w:rPr>
        <w:t>דלעת</w:t>
      </w:r>
      <w:r w:rsidRPr="006F178A">
        <w:rPr>
          <w:rFonts w:hint="cs"/>
          <w:rtl/>
        </w:rPr>
        <w:t xml:space="preserve"> עזבו</w:t>
      </w:r>
      <w:r w:rsidR="0052396A">
        <w:rPr>
          <w:rFonts w:hint="cs"/>
          <w:rtl/>
        </w:rPr>
        <w:t>,</w:t>
      </w:r>
      <w:r w:rsidRPr="0052396A">
        <w:rPr>
          <w:rStyle w:val="affffe"/>
          <w:rFonts w:hint="cs"/>
          <w:rtl/>
        </w:rPr>
        <w:t xml:space="preserve"> ואמר</w:t>
      </w:r>
      <w:r w:rsidR="0052396A">
        <w:rPr>
          <w:rStyle w:val="affffe"/>
          <w:rFonts w:hint="cs"/>
          <w:rtl/>
        </w:rPr>
        <w:t>:</w:t>
      </w:r>
      <w:r w:rsidRPr="0052396A">
        <w:rPr>
          <w:rStyle w:val="affffe"/>
          <w:rFonts w:hint="cs"/>
          <w:rtl/>
        </w:rPr>
        <w:t xml:space="preserve"> </w:t>
      </w:r>
      <w:r w:rsidRPr="006F178A">
        <w:rPr>
          <w:rFonts w:hint="cs"/>
          <w:rtl/>
        </w:rPr>
        <w:t xml:space="preserve">מלאך המוות בביתו ואבוא לרפאותו? </w:t>
      </w:r>
    </w:p>
    <w:p w14:paraId="1E86AFDC" w14:textId="77777777" w:rsidR="000F1DD4" w:rsidRPr="00C14A40" w:rsidRDefault="0052396A" w:rsidP="000F1DD4">
      <w:pPr>
        <w:pStyle w:val="38"/>
        <w:framePr w:wrap="notBeside"/>
        <w:rPr>
          <w:rtl/>
        </w:rPr>
      </w:pPr>
      <w:r w:rsidRPr="00C14A40">
        <w:rPr>
          <w:rFonts w:hint="cs"/>
          <w:rtl/>
        </w:rPr>
        <w:t xml:space="preserve">א. </w:t>
      </w:r>
    </w:p>
    <w:p w14:paraId="1EB32281" w14:textId="5017077A" w:rsidR="003E2DCC" w:rsidRPr="006F178A" w:rsidRDefault="003E2DCC" w:rsidP="0052396A">
      <w:pPr>
        <w:rPr>
          <w:rtl/>
        </w:rPr>
      </w:pPr>
      <w:r w:rsidRPr="006F178A">
        <w:rPr>
          <w:rFonts w:ascii="Fb Fontext" w:hAnsi="Fb Fontext"/>
          <w:rtl/>
        </w:rPr>
        <w:t>הא ברכיכי, הא ב</w:t>
      </w:r>
      <w:r w:rsidRPr="006F178A">
        <w:rPr>
          <w:rFonts w:ascii="Fb Fontext" w:hAnsi="Fb Fontext" w:hint="cs"/>
          <w:rtl/>
        </w:rPr>
        <w:t xml:space="preserve">קשים </w:t>
      </w:r>
      <w:r w:rsidRPr="0052396A">
        <w:rPr>
          <w:rStyle w:val="afffff0"/>
          <w:rFonts w:hint="cs"/>
          <w:rtl/>
        </w:rPr>
        <w:t>המסוכנים</w:t>
      </w:r>
      <w:r w:rsidRPr="0052396A">
        <w:rPr>
          <w:rStyle w:val="afffff0"/>
          <w:rtl/>
        </w:rPr>
        <w:t>.</w:t>
      </w:r>
    </w:p>
    <w:p w14:paraId="6F3FD54B" w14:textId="77777777" w:rsidR="000F1DD4" w:rsidRPr="00C14A40" w:rsidRDefault="0052396A" w:rsidP="000F1DD4">
      <w:pPr>
        <w:pStyle w:val="38"/>
        <w:framePr w:wrap="notBeside"/>
        <w:rPr>
          <w:rtl/>
        </w:rPr>
      </w:pPr>
      <w:r w:rsidRPr="00C14A40">
        <w:rPr>
          <w:rFonts w:hint="cs"/>
          <w:rtl/>
        </w:rPr>
        <w:t xml:space="preserve">ב. </w:t>
      </w:r>
      <w:r w:rsidR="003E2DCC" w:rsidRPr="00C14A40">
        <w:rPr>
          <w:rtl/>
        </w:rPr>
        <w:t>ר</w:t>
      </w:r>
      <w:r w:rsidR="003E2DCC" w:rsidRPr="00C14A40">
        <w:rPr>
          <w:rFonts w:hint="cs"/>
          <w:rtl/>
        </w:rPr>
        <w:t>ב</w:t>
      </w:r>
      <w:r w:rsidR="003E2DCC" w:rsidRPr="00C14A40">
        <w:rPr>
          <w:rtl/>
        </w:rPr>
        <w:t>"</w:t>
      </w:r>
      <w:r w:rsidR="003E2DCC" w:rsidRPr="00C14A40">
        <w:rPr>
          <w:rFonts w:hint="cs"/>
          <w:rtl/>
        </w:rPr>
        <w:t>ע</w:t>
      </w:r>
      <w:r w:rsidR="003E2DCC" w:rsidRPr="00C14A40">
        <w:rPr>
          <w:rtl/>
        </w:rPr>
        <w:t xml:space="preserve">: </w:t>
      </w:r>
    </w:p>
    <w:p w14:paraId="7BB190EA" w14:textId="177A0383" w:rsidR="0052396A" w:rsidRDefault="003E2DCC" w:rsidP="003E2DCC">
      <w:pPr>
        <w:rPr>
          <w:rStyle w:val="affffe"/>
          <w:rtl/>
        </w:rPr>
      </w:pPr>
      <w:r w:rsidRPr="006F178A">
        <w:rPr>
          <w:rFonts w:ascii="Fb Fontext" w:hAnsi="Fb Fontext"/>
          <w:rtl/>
        </w:rPr>
        <w:t>הא ב</w:t>
      </w:r>
      <w:r w:rsidRPr="006F178A">
        <w:rPr>
          <w:rFonts w:ascii="Fb Fontext" w:hAnsi="Fb Fontext" w:hint="cs"/>
          <w:rtl/>
        </w:rPr>
        <w:t>דלעת עצמו והא בקליפתה</w:t>
      </w:r>
      <w:r w:rsidR="0075729B">
        <w:rPr>
          <w:rFonts w:ascii="Fb Fontext" w:hAnsi="Fb Fontext" w:hint="cs"/>
          <w:rtl/>
        </w:rPr>
        <w:t xml:space="preserve"> </w:t>
      </w:r>
    </w:p>
    <w:p w14:paraId="54D275DD" w14:textId="77777777" w:rsidR="000F1DD4" w:rsidRPr="00C14A40" w:rsidRDefault="003E2DCC" w:rsidP="000F1DD4">
      <w:pPr>
        <w:pStyle w:val="38"/>
        <w:framePr w:wrap="notBeside"/>
        <w:rPr>
          <w:rFonts w:hint="cs"/>
          <w:rtl/>
        </w:rPr>
      </w:pPr>
      <w:r w:rsidRPr="00C14A40">
        <w:rPr>
          <w:rFonts w:hint="cs"/>
          <w:rtl/>
        </w:rPr>
        <w:t>דאר</w:t>
      </w:r>
      <w:r w:rsidRPr="00C14A40">
        <w:rPr>
          <w:rtl/>
        </w:rPr>
        <w:t>"</w:t>
      </w:r>
      <w:r w:rsidRPr="00C14A40">
        <w:rPr>
          <w:rFonts w:hint="cs"/>
          <w:rtl/>
        </w:rPr>
        <w:t>י</w:t>
      </w:r>
      <w:r w:rsidRPr="00C14A40">
        <w:rPr>
          <w:rtl/>
        </w:rPr>
        <w:t xml:space="preserve">: </w:t>
      </w:r>
    </w:p>
    <w:p w14:paraId="593F602A" w14:textId="318EF825" w:rsidR="003E2DCC" w:rsidRPr="006F178A" w:rsidRDefault="003E2DCC" w:rsidP="003E2DCC">
      <w:pPr>
        <w:rPr>
          <w:rtl/>
        </w:rPr>
      </w:pPr>
      <w:r w:rsidRPr="006F178A">
        <w:rPr>
          <w:rFonts w:ascii="Fb Fontext" w:hAnsi="Fb Fontext" w:hint="cs"/>
          <w:rtl/>
        </w:rPr>
        <w:t xml:space="preserve">תוך הדלעת לאוכלו בתרד, תוך הכותנה לאוכלו בכותח, </w:t>
      </w:r>
    </w:p>
    <w:p w14:paraId="6F591906" w14:textId="135813D9" w:rsidR="003E2DCC" w:rsidRPr="006F178A" w:rsidRDefault="003E2DCC" w:rsidP="0041045F">
      <w:pPr>
        <w:pStyle w:val="afffff"/>
        <w:ind w:firstLine="113"/>
        <w:rPr>
          <w:rtl/>
        </w:rPr>
      </w:pPr>
      <w:r w:rsidRPr="006F178A">
        <w:rPr>
          <w:rtl/>
        </w:rPr>
        <w:t>ודבר זה אסור לאומרו בפני עם הארץ</w:t>
      </w:r>
      <w:r w:rsidR="0041045F">
        <w:rPr>
          <w:rFonts w:hint="cs"/>
          <w:rtl/>
        </w:rPr>
        <w:t xml:space="preserve"> </w:t>
      </w:r>
      <w:r w:rsidRPr="0041045F">
        <w:rPr>
          <w:rStyle w:val="afffff0"/>
          <w:rFonts w:hint="cs"/>
          <w:rtl/>
        </w:rPr>
        <w:t>מפני הרפואה או שלא יפסידו הכותנה</w:t>
      </w:r>
    </w:p>
    <w:p w14:paraId="3197B6BB" w14:textId="77777777" w:rsidR="000F1DD4" w:rsidRPr="00C14A40" w:rsidRDefault="003E2DCC" w:rsidP="000F1DD4">
      <w:pPr>
        <w:pStyle w:val="38"/>
        <w:framePr w:wrap="notBeside"/>
        <w:rPr>
          <w:rtl/>
        </w:rPr>
      </w:pPr>
      <w:r w:rsidRPr="00C14A40">
        <w:rPr>
          <w:rtl/>
        </w:rPr>
        <w:t xml:space="preserve">רבא: </w:t>
      </w:r>
    </w:p>
    <w:p w14:paraId="4821FF5A" w14:textId="046F42D5" w:rsidR="003E2DCC" w:rsidRPr="006F178A" w:rsidRDefault="003E2DCC" w:rsidP="003E2DCC">
      <w:pPr>
        <w:rPr>
          <w:rtl/>
        </w:rPr>
      </w:pPr>
      <w:r w:rsidRPr="006F178A">
        <w:rPr>
          <w:rtl/>
        </w:rPr>
        <w:t xml:space="preserve">מאן </w:t>
      </w:r>
      <w:r w:rsidRPr="00E0518E">
        <w:rPr>
          <w:rStyle w:val="affffc"/>
          <w:rtl/>
        </w:rPr>
        <w:t>חולין</w:t>
      </w:r>
      <w:r w:rsidRPr="006F178A">
        <w:rPr>
          <w:rtl/>
        </w:rPr>
        <w:t>?</w:t>
      </w:r>
      <w:r w:rsidR="00E0518E">
        <w:rPr>
          <w:rFonts w:hint="cs"/>
          <w:rtl/>
        </w:rPr>
        <w:t>-</w:t>
      </w:r>
      <w:r w:rsidRPr="006F178A">
        <w:rPr>
          <w:rtl/>
        </w:rPr>
        <w:t xml:space="preserve"> רבנן.</w:t>
      </w:r>
      <w:r w:rsidRPr="006F178A">
        <w:rPr>
          <w:rFonts w:hint="cs"/>
          <w:rtl/>
        </w:rPr>
        <w:t xml:space="preserve"> </w:t>
      </w:r>
      <w:r w:rsidRPr="00E0518E">
        <w:rPr>
          <w:rStyle w:val="afffff0"/>
          <w:rFonts w:hint="cs"/>
          <w:rtl/>
        </w:rPr>
        <w:t>שעליהם מתפללים ברפאינו ובעל הצדיקים</w:t>
      </w:r>
      <w:r w:rsidR="0075729B">
        <w:rPr>
          <w:rStyle w:val="afffff0"/>
          <w:rFonts w:hint="cs"/>
          <w:rtl/>
        </w:rPr>
        <w:t xml:space="preserve"> </w:t>
      </w:r>
    </w:p>
    <w:p w14:paraId="5B4E096B" w14:textId="77777777" w:rsidR="003E2DCC" w:rsidRPr="006F178A" w:rsidRDefault="003E2DCC" w:rsidP="00A522DC">
      <w:pPr>
        <w:pStyle w:val="a3"/>
        <w:framePr w:wrap="around"/>
        <w:rPr>
          <w:rtl/>
        </w:rPr>
      </w:pPr>
      <w:r w:rsidRPr="006F178A">
        <w:rPr>
          <w:rtl/>
        </w:rPr>
        <w:t>מט:</w:t>
      </w:r>
    </w:p>
    <w:p w14:paraId="4753EEA9" w14:textId="77777777" w:rsidR="000F1DD4" w:rsidRPr="00C14A40" w:rsidRDefault="003E2DCC" w:rsidP="000F1DD4">
      <w:pPr>
        <w:pStyle w:val="38"/>
        <w:framePr w:wrap="notBeside"/>
        <w:rPr>
          <w:rtl/>
        </w:rPr>
      </w:pPr>
      <w:r w:rsidRPr="00C14A40">
        <w:rPr>
          <w:rtl/>
        </w:rPr>
        <w:t xml:space="preserve">מדאמר </w:t>
      </w:r>
    </w:p>
    <w:p w14:paraId="5BCC3306" w14:textId="1E5B2B50" w:rsidR="003E2DCC" w:rsidRPr="006F178A" w:rsidRDefault="003E2DCC" w:rsidP="003E2DCC">
      <w:pPr>
        <w:rPr>
          <w:rtl/>
        </w:rPr>
      </w:pPr>
      <w:r w:rsidRPr="00E0518E">
        <w:rPr>
          <w:rStyle w:val="affffc"/>
          <w:rtl/>
        </w:rPr>
        <w:t>קצירי ומריעי</w:t>
      </w:r>
      <w:r w:rsidRPr="006407A6">
        <w:rPr>
          <w:rStyle w:val="affffe"/>
          <w:rtl/>
        </w:rPr>
        <w:t xml:space="preserve"> </w:t>
      </w:r>
      <w:r w:rsidR="006407A6" w:rsidRPr="006407A6">
        <w:rPr>
          <w:rStyle w:val="affffe"/>
          <w:rFonts w:hint="cs"/>
          <w:rtl/>
        </w:rPr>
        <w:t>ש</w:t>
      </w:r>
      <w:r w:rsidR="0075729B">
        <w:rPr>
          <w:rStyle w:val="affffe"/>
          <w:rtl/>
        </w:rPr>
        <w:t>"</w:t>
      </w:r>
      <w:r w:rsidR="006407A6" w:rsidRPr="006407A6">
        <w:rPr>
          <w:rStyle w:val="affffe"/>
          <w:rFonts w:hint="cs"/>
          <w:rtl/>
        </w:rPr>
        <w:t>מ</w:t>
      </w:r>
      <w:r w:rsidRPr="006407A6">
        <w:rPr>
          <w:rStyle w:val="affffe"/>
          <w:rtl/>
        </w:rPr>
        <w:t xml:space="preserve">: </w:t>
      </w:r>
      <w:r w:rsidRPr="006F178A">
        <w:rPr>
          <w:rFonts w:ascii="Fb Fontext" w:hAnsi="Fb Fontext"/>
          <w:rtl/>
        </w:rPr>
        <w:t xml:space="preserve">קצירי </w:t>
      </w:r>
      <w:r w:rsidR="006407A6">
        <w:rPr>
          <w:rFonts w:ascii="Fb Fontext" w:hAnsi="Fb Fontext"/>
          <w:rtl/>
        </w:rPr>
        <w:t>–</w:t>
      </w:r>
      <w:r w:rsidRPr="006F178A">
        <w:rPr>
          <w:rFonts w:ascii="Fb Fontext" w:hAnsi="Fb Fontext"/>
          <w:rtl/>
        </w:rPr>
        <w:t xml:space="preserve"> ממש</w:t>
      </w:r>
      <w:r w:rsidR="006407A6">
        <w:rPr>
          <w:rFonts w:ascii="Fb Fontext" w:hAnsi="Fb Fontext" w:hint="cs"/>
          <w:rtl/>
        </w:rPr>
        <w:t xml:space="preserve"> </w:t>
      </w:r>
      <w:r w:rsidRPr="006407A6">
        <w:rPr>
          <w:rStyle w:val="afffff0"/>
          <w:rFonts w:hint="cs"/>
          <w:rtl/>
        </w:rPr>
        <w:t>[חולים שנפשם קצרה]</w:t>
      </w:r>
      <w:r w:rsidRPr="006F178A">
        <w:rPr>
          <w:rFonts w:ascii="Fb Fontext" w:hAnsi="Fb Fontext"/>
          <w:rtl/>
        </w:rPr>
        <w:t>, מריעי - רבנן.</w:t>
      </w:r>
    </w:p>
    <w:p w14:paraId="5CC38E43" w14:textId="3E1E6F13" w:rsidR="003E2DCC" w:rsidRPr="006F178A" w:rsidRDefault="006407A6" w:rsidP="000F1DD4">
      <w:pPr>
        <w:pStyle w:val="afffd"/>
        <w:rPr>
          <w:rtl/>
        </w:rPr>
      </w:pPr>
      <w:ins w:id="9876" w:author="מספור קטעי משנה" w:date="2026-10-06T06:45:39Z">
        <w:r>
          <w:rPr>
            <w:rStyle w:val="MisparKeta"/>
          </w:rPr>
          <w:t xml:space="preserve">א. </w:t>
        </w:r>
      </w:ins>
      <w:r>
        <w:rPr>
          <w:rFonts w:hint="cs"/>
          <w:rtl/>
        </w:rPr>
        <w:t xml:space="preserve">קונם תבשיל שאיני טועם </w:t>
      </w:r>
      <w:r w:rsidR="003E2DCC" w:rsidRPr="006F178A">
        <w:rPr>
          <w:rtl/>
        </w:rPr>
        <w:t>מותר בעבה.</w:t>
      </w:r>
    </w:p>
    <w:p w14:paraId="553580C6" w14:textId="0719A18B" w:rsidR="003E2DCC" w:rsidRPr="006F178A" w:rsidRDefault="003E2DCC" w:rsidP="003E2DCC">
      <w:pPr>
        <w:rPr>
          <w:rtl/>
        </w:rPr>
      </w:pPr>
      <w:r w:rsidRPr="006407A6">
        <w:rPr>
          <w:rStyle w:val="affffe"/>
          <w:rtl/>
        </w:rPr>
        <w:t>מתני' דלא כבבלאי ד</w:t>
      </w:r>
      <w:r w:rsidRPr="006407A6">
        <w:rPr>
          <w:rStyle w:val="affffe"/>
          <w:rFonts w:hint="cs"/>
          <w:rtl/>
        </w:rPr>
        <w:t>אר</w:t>
      </w:r>
      <w:r w:rsidRPr="006407A6">
        <w:rPr>
          <w:rStyle w:val="affffe"/>
          <w:rtl/>
        </w:rPr>
        <w:t>"</w:t>
      </w:r>
      <w:r w:rsidRPr="006407A6">
        <w:rPr>
          <w:rStyle w:val="affffe"/>
          <w:rFonts w:hint="cs"/>
          <w:rtl/>
        </w:rPr>
        <w:t>ז</w:t>
      </w:r>
      <w:r w:rsidRPr="006407A6">
        <w:rPr>
          <w:rStyle w:val="affffe"/>
          <w:rtl/>
        </w:rPr>
        <w:t>:</w:t>
      </w:r>
      <w:r w:rsidRPr="006F178A">
        <w:rPr>
          <w:rFonts w:ascii="Fb Fontext" w:hAnsi="Fb Fontext"/>
          <w:rtl/>
        </w:rPr>
        <w:t xml:space="preserve"> בבלאי טפשאי </w:t>
      </w:r>
      <w:r w:rsidRPr="006F178A">
        <w:rPr>
          <w:rFonts w:ascii="Fb Fontext" w:hAnsi="Fb Fontext" w:hint="cs"/>
          <w:rtl/>
        </w:rPr>
        <w:t xml:space="preserve">האוכלים </w:t>
      </w:r>
      <w:r w:rsidRPr="00E0518E">
        <w:rPr>
          <w:rStyle w:val="affffc"/>
          <w:rFonts w:hint="cs"/>
          <w:rtl/>
        </w:rPr>
        <w:t>לחם בלחם</w:t>
      </w:r>
      <w:r w:rsidR="006407A6">
        <w:rPr>
          <w:rStyle w:val="afffff0"/>
          <w:rFonts w:hint="cs"/>
          <w:rtl/>
        </w:rPr>
        <w:t xml:space="preserve"> </w:t>
      </w:r>
      <w:r w:rsidRPr="006407A6">
        <w:rPr>
          <w:rStyle w:val="afffff0"/>
          <w:rFonts w:hint="cs"/>
          <w:rtl/>
        </w:rPr>
        <w:t>ולהם אסור</w:t>
      </w:r>
      <w:r w:rsidRPr="006F178A">
        <w:rPr>
          <w:rFonts w:ascii="Fb Fontext" w:hAnsi="Fb Fontext"/>
          <w:rtl/>
        </w:rPr>
        <w:t>.</w:t>
      </w:r>
    </w:p>
    <w:p w14:paraId="18DC50B5" w14:textId="77777777" w:rsidR="000F1DD4" w:rsidRPr="00C14A40" w:rsidRDefault="003E2DCC" w:rsidP="000F1DD4">
      <w:pPr>
        <w:pStyle w:val="38"/>
        <w:framePr w:wrap="notBeside"/>
        <w:rPr>
          <w:rFonts w:hint="cs"/>
          <w:rtl/>
        </w:rPr>
      </w:pPr>
      <w:r w:rsidRPr="00C14A40">
        <w:rPr>
          <w:rFonts w:hint="cs"/>
          <w:rtl/>
        </w:rPr>
        <w:t>ר</w:t>
      </w:r>
      <w:r w:rsidRPr="00C14A40">
        <w:rPr>
          <w:rtl/>
        </w:rPr>
        <w:t>"</w:t>
      </w:r>
      <w:r w:rsidRPr="00C14A40">
        <w:rPr>
          <w:rFonts w:hint="cs"/>
          <w:rtl/>
        </w:rPr>
        <w:t>ח</w:t>
      </w:r>
      <w:r w:rsidR="006407A6" w:rsidRPr="00C14A40">
        <w:rPr>
          <w:rFonts w:hint="cs"/>
          <w:rtl/>
        </w:rPr>
        <w:t>:</w:t>
      </w:r>
      <w:r w:rsidRPr="00C14A40">
        <w:rPr>
          <w:rtl/>
        </w:rPr>
        <w:t xml:space="preserve"> </w:t>
      </w:r>
    </w:p>
    <w:p w14:paraId="0788C5DA" w14:textId="13615A92" w:rsidR="00E6457D" w:rsidRPr="000F1DD4" w:rsidRDefault="003E2DCC" w:rsidP="003E2DCC">
      <w:pPr>
        <w:rPr>
          <w:rtl/>
        </w:rPr>
      </w:pPr>
      <w:r w:rsidRPr="006F178A">
        <w:rPr>
          <w:rFonts w:hint="cs"/>
          <w:rtl/>
        </w:rPr>
        <w:t>הדקדקנים באוכל דייסת חיטי בלחם חיטים</w:t>
      </w:r>
      <w:r w:rsidR="00E0518E">
        <w:rPr>
          <w:rFonts w:hint="cs"/>
          <w:rtl/>
        </w:rPr>
        <w:t>,</w:t>
      </w:r>
      <w:r w:rsidRPr="006F178A">
        <w:rPr>
          <w:rFonts w:hint="cs"/>
          <w:rtl/>
        </w:rPr>
        <w:t xml:space="preserve"> ו</w:t>
      </w:r>
      <w:r w:rsidRPr="006F178A">
        <w:rPr>
          <w:rtl/>
        </w:rPr>
        <w:t xml:space="preserve">דשערי </w:t>
      </w:r>
      <w:r w:rsidRPr="006F178A">
        <w:rPr>
          <w:rFonts w:hint="cs"/>
          <w:rtl/>
        </w:rPr>
        <w:t xml:space="preserve">בשערי </w:t>
      </w:r>
    </w:p>
    <w:p w14:paraId="0099FD02" w14:textId="0C933C9B" w:rsidR="003E2DCC" w:rsidRPr="006F178A" w:rsidRDefault="003E2DCC" w:rsidP="00E6457D">
      <w:pPr>
        <w:rPr>
          <w:rtl/>
        </w:rPr>
      </w:pPr>
      <w:r w:rsidRPr="006407A6">
        <w:rPr>
          <w:rStyle w:val="affffe"/>
          <w:rFonts w:hint="cs"/>
          <w:rtl/>
        </w:rPr>
        <w:t>או</w:t>
      </w:r>
      <w:r w:rsidRPr="006407A6">
        <w:rPr>
          <w:rStyle w:val="affffe"/>
          <w:rtl/>
        </w:rPr>
        <w:t>"</w:t>
      </w:r>
      <w:r w:rsidRPr="006407A6">
        <w:rPr>
          <w:rStyle w:val="affffe"/>
          <w:rFonts w:hint="cs"/>
          <w:rtl/>
        </w:rPr>
        <w:t xml:space="preserve">ד </w:t>
      </w:r>
      <w:r w:rsidRPr="006F178A">
        <w:rPr>
          <w:rtl/>
        </w:rPr>
        <w:t>חיטי בדשערי ודשערי בדחיטי.</w:t>
      </w:r>
    </w:p>
    <w:p w14:paraId="7BC5C43D" w14:textId="77777777" w:rsidR="006666DF" w:rsidRPr="00C14A40" w:rsidRDefault="003E2DCC" w:rsidP="000F1DD4">
      <w:pPr>
        <w:pStyle w:val="38"/>
        <w:framePr w:wrap="notBeside"/>
        <w:rPr>
          <w:rtl/>
        </w:rPr>
      </w:pPr>
      <w:r w:rsidRPr="00C14A40">
        <w:rPr>
          <w:rFonts w:hint="cs"/>
          <w:rtl/>
        </w:rPr>
        <w:t xml:space="preserve">- </w:t>
      </w:r>
      <w:r w:rsidRPr="00C14A40">
        <w:rPr>
          <w:rtl/>
        </w:rPr>
        <w:t>רבא</w:t>
      </w:r>
    </w:p>
    <w:p w14:paraId="2E8BD75F" w14:textId="6A0C7A89" w:rsidR="003E2DCC" w:rsidRPr="006F178A" w:rsidRDefault="003E2DCC" w:rsidP="008B1B1A">
      <w:pPr>
        <w:spacing w:after="60"/>
        <w:rPr>
          <w:rtl/>
        </w:rPr>
      </w:pPr>
      <w:r w:rsidRPr="006F178A">
        <w:rPr>
          <w:rtl/>
        </w:rPr>
        <w:t>אכל</w:t>
      </w:r>
      <w:r w:rsidR="006407A6">
        <w:rPr>
          <w:rFonts w:hint="cs"/>
          <w:rtl/>
        </w:rPr>
        <w:t>ם</w:t>
      </w:r>
      <w:r w:rsidRPr="006F178A">
        <w:rPr>
          <w:rtl/>
        </w:rPr>
        <w:t xml:space="preserve"> </w:t>
      </w:r>
      <w:r w:rsidRPr="006F178A">
        <w:rPr>
          <w:rFonts w:hint="cs"/>
          <w:rtl/>
        </w:rPr>
        <w:t>בקמח כליות</w:t>
      </w:r>
      <w:r w:rsidRPr="006F178A">
        <w:rPr>
          <w:rtl/>
        </w:rPr>
        <w:t>.</w:t>
      </w:r>
    </w:p>
    <w:p w14:paraId="281C9216" w14:textId="756C5EB9" w:rsidR="006666DF" w:rsidRPr="00C14A40" w:rsidRDefault="003E2DCC" w:rsidP="000F1DD4">
      <w:pPr>
        <w:pStyle w:val="38"/>
        <w:framePr w:wrap="notBeside"/>
        <w:rPr>
          <w:rFonts w:hint="cs"/>
          <w:rtl/>
        </w:rPr>
      </w:pPr>
      <w:r w:rsidRPr="00C14A40">
        <w:rPr>
          <w:rFonts w:hint="cs"/>
          <w:rtl/>
        </w:rPr>
        <w:t>רב</w:t>
      </w:r>
      <w:r w:rsidRPr="00C14A40">
        <w:rPr>
          <w:rtl/>
        </w:rPr>
        <w:t>"</w:t>
      </w:r>
      <w:r w:rsidRPr="00C14A40">
        <w:rPr>
          <w:rFonts w:hint="cs"/>
          <w:rtl/>
        </w:rPr>
        <w:t xml:space="preserve">ה </w:t>
      </w:r>
      <w:r w:rsidR="00E6457D" w:rsidRPr="00C14A40">
        <w:rPr>
          <w:rFonts w:hint="cs"/>
          <w:rtl/>
        </w:rPr>
        <w:t xml:space="preserve">שאל </w:t>
      </w:r>
      <w:r w:rsidRPr="00C14A40">
        <w:rPr>
          <w:rFonts w:hint="cs"/>
          <w:rtl/>
        </w:rPr>
        <w:t>לר</w:t>
      </w:r>
      <w:r w:rsidRPr="00C14A40">
        <w:rPr>
          <w:rtl/>
        </w:rPr>
        <w:t>"</w:t>
      </w:r>
      <w:r w:rsidRPr="00C14A40">
        <w:rPr>
          <w:rFonts w:hint="cs"/>
          <w:rtl/>
        </w:rPr>
        <w:t>ה</w:t>
      </w:r>
    </w:p>
    <w:p w14:paraId="3FDB19B8" w14:textId="6D065CA2" w:rsidR="00E6457D" w:rsidRDefault="00E6457D" w:rsidP="003E2DCC">
      <w:pPr>
        <w:rPr>
          <w:rtl/>
        </w:rPr>
      </w:pPr>
      <w:r>
        <w:rPr>
          <w:rFonts w:hint="cs"/>
          <w:rtl/>
        </w:rPr>
        <w:t>מדוע אוכל ה</w:t>
      </w:r>
      <w:r w:rsidRPr="00E0518E">
        <w:rPr>
          <w:rStyle w:val="affffc"/>
          <w:rFonts w:hint="cs"/>
          <w:rtl/>
        </w:rPr>
        <w:t>דייסא באצבעותיו</w:t>
      </w:r>
      <w:r>
        <w:rPr>
          <w:rFonts w:hint="cs"/>
          <w:rtl/>
        </w:rPr>
        <w:t xml:space="preserve">. </w:t>
      </w:r>
    </w:p>
    <w:p w14:paraId="58FD58D8" w14:textId="77777777" w:rsidR="006666DF" w:rsidRPr="00C14A40" w:rsidRDefault="003E2DCC" w:rsidP="000F1DD4">
      <w:pPr>
        <w:pStyle w:val="38"/>
        <w:framePr w:wrap="notBeside"/>
        <w:rPr>
          <w:rtl/>
        </w:rPr>
      </w:pPr>
      <w:r w:rsidRPr="00C14A40">
        <w:rPr>
          <w:rtl/>
        </w:rPr>
        <w:t xml:space="preserve">א"ל </w:t>
      </w:r>
      <w:r w:rsidR="00E6457D" w:rsidRPr="00C14A40">
        <w:rPr>
          <w:rFonts w:hint="cs"/>
          <w:rtl/>
        </w:rPr>
        <w:t>כך</w:t>
      </w:r>
      <w:r w:rsidRPr="00C14A40">
        <w:rPr>
          <w:rtl/>
        </w:rPr>
        <w:t xml:space="preserve"> אמר רב:</w:t>
      </w:r>
    </w:p>
    <w:p w14:paraId="45D22058" w14:textId="6B1D2ABC" w:rsidR="003E2DCC" w:rsidRDefault="003E2DCC" w:rsidP="008B1B1A">
      <w:pPr>
        <w:spacing w:after="60"/>
        <w:rPr>
          <w:rtl/>
        </w:rPr>
      </w:pPr>
      <w:r w:rsidRPr="006F178A">
        <w:rPr>
          <w:rtl/>
        </w:rPr>
        <w:t>דייסא באצבע בסים, וכ"</w:t>
      </w:r>
      <w:r w:rsidRPr="006F178A">
        <w:rPr>
          <w:rFonts w:hint="cs"/>
          <w:rtl/>
        </w:rPr>
        <w:t>ש בב' וכ</w:t>
      </w:r>
      <w:r w:rsidRPr="006F178A">
        <w:rPr>
          <w:rtl/>
        </w:rPr>
        <w:t>"</w:t>
      </w:r>
      <w:r w:rsidRPr="006F178A">
        <w:rPr>
          <w:rFonts w:hint="cs"/>
          <w:rtl/>
        </w:rPr>
        <w:t>ש בג</w:t>
      </w:r>
      <w:r>
        <w:rPr>
          <w:rtl/>
        </w:rPr>
        <w:t>'</w:t>
      </w:r>
      <w:r>
        <w:rPr>
          <w:rFonts w:hint="cs"/>
          <w:rtl/>
        </w:rPr>
        <w:t>,</w:t>
      </w:r>
    </w:p>
    <w:p w14:paraId="436D04B7" w14:textId="73D439A3" w:rsidR="006666DF" w:rsidRPr="00C14A40" w:rsidRDefault="003E2DCC" w:rsidP="000F1DD4">
      <w:pPr>
        <w:pStyle w:val="38"/>
        <w:framePr w:wrap="notBeside"/>
        <w:rPr>
          <w:rFonts w:hint="cs"/>
          <w:rtl/>
        </w:rPr>
      </w:pPr>
      <w:r w:rsidRPr="00C14A40">
        <w:rPr>
          <w:rFonts w:hint="cs"/>
          <w:rtl/>
        </w:rPr>
        <w:t>רב לחייא בנו</w:t>
      </w:r>
    </w:p>
    <w:p w14:paraId="184693C2" w14:textId="77777777" w:rsidR="008B1B1A" w:rsidRDefault="003E2DCC" w:rsidP="003E2DCC">
      <w:pPr>
        <w:rPr>
          <w:rtl/>
        </w:rPr>
      </w:pPr>
      <w:r>
        <w:rPr>
          <w:rStyle w:val="affffe"/>
          <w:rFonts w:hint="cs"/>
          <w:rtl/>
          <w:rPrChange w:id="9109" w:author="מנוע אמוראים" w:date="2026-10-05T16:41:00Z">
            <w:rPr>
              <w:rStyle w:val="afffff0"/>
              <w:rFonts w:hint="cs"/>
              <w:rtl/>
            </w:rPr>
          </w:rPrChange>
        </w:rPr>
        <w:t xml:space="preserve">ור</w:t>
      </w:r>
      <w:r>
        <w:rPr>
          <w:rStyle w:val="affffe"/>
          <w:rtl/>
          <w:rPrChange w:id="9110" w:author="מנוע אמוראים" w:date="2026-10-05T16:41:00Z">
            <w:rPr>
              <w:rStyle w:val="afffff0"/>
              <w:rtl/>
            </w:rPr>
          </w:rPrChange>
        </w:rPr>
        <w:t xml:space="preserve">"</w:t>
      </w:r>
      <w:r>
        <w:rPr>
          <w:rStyle w:val="affffe"/>
          <w:rFonts w:hint="cs"/>
          <w:rtl/>
          <w:rPrChange w:id="9111" w:author="מנוע אמוראים" w:date="2026-10-05T16:41:00Z">
            <w:rPr>
              <w:rStyle w:val="afffff0"/>
              <w:rFonts w:hint="cs"/>
              <w:rtl/>
            </w:rPr>
          </w:rPrChange>
        </w:rPr>
        <w:t xml:space="preserve">ה</w:t>
      </w:r>
      <w:r>
        <w:rPr>
          <w:rStyle w:val="afffff0"/>
          <w:rFonts w:hint="cs"/>
          <w:rtl/>
        </w:rPr>
        <w:t xml:space="preserve"> לרבה בנו</w:t>
      </w:r>
      <w:r w:rsidRPr="00E6457D">
        <w:rPr>
          <w:rStyle w:val="afffff0"/>
          <w:rtl/>
        </w:rPr>
        <w:t>:</w:t>
      </w:r>
      <w:r w:rsidRPr="006F178A">
        <w:rPr>
          <w:rtl/>
        </w:rPr>
        <w:t xml:space="preserve"> מזמנים לך ל</w:t>
      </w:r>
      <w:r w:rsidRPr="006F178A">
        <w:rPr>
          <w:rFonts w:hint="cs"/>
          <w:rtl/>
        </w:rPr>
        <w:t xml:space="preserve">אכול </w:t>
      </w:r>
    </w:p>
    <w:p w14:paraId="292FA43A" w14:textId="657765ED" w:rsidR="003E2DCC" w:rsidRPr="006F178A" w:rsidRDefault="003E2DCC" w:rsidP="008B1B1A">
      <w:pPr>
        <w:rPr>
          <w:rtl/>
        </w:rPr>
      </w:pPr>
      <w:r w:rsidRPr="008E4886">
        <w:rPr>
          <w:rStyle w:val="affffc"/>
          <w:rFonts w:hint="cs"/>
          <w:rtl/>
        </w:rPr>
        <w:t>דייסה</w:t>
      </w:r>
      <w:r w:rsidRPr="006F178A">
        <w:rPr>
          <w:rFonts w:hint="cs"/>
          <w:rtl/>
        </w:rPr>
        <w:t xml:space="preserve"> עד הילוך פרסה, </w:t>
      </w:r>
      <w:r w:rsidR="008B1B1A">
        <w:rPr>
          <w:rStyle w:val="affffc"/>
          <w:rtl/>
        </w:rPr>
        <w:tab/>
      </w:r>
      <w:r w:rsidR="008B1B1A">
        <w:rPr>
          <w:rStyle w:val="affffc"/>
          <w:rtl/>
        </w:rPr>
        <w:tab/>
      </w:r>
      <w:r w:rsidRPr="008E4886">
        <w:rPr>
          <w:rStyle w:val="affffc"/>
          <w:rFonts w:hint="cs"/>
          <w:rtl/>
        </w:rPr>
        <w:t>בשר שור</w:t>
      </w:r>
      <w:r w:rsidRPr="006F178A">
        <w:rPr>
          <w:rFonts w:hint="cs"/>
          <w:rtl/>
        </w:rPr>
        <w:t xml:space="preserve"> עד הילוך ג' פרסה,</w:t>
      </w:r>
    </w:p>
    <w:p w14:paraId="59B683F6" w14:textId="1820A48A" w:rsidR="006666DF" w:rsidRPr="00C14A40" w:rsidRDefault="003E2DCC" w:rsidP="000F1DD4">
      <w:pPr>
        <w:pStyle w:val="38"/>
        <w:framePr w:wrap="notBeside"/>
        <w:rPr>
          <w:rFonts w:hint="cs"/>
          <w:rtl/>
        </w:rPr>
      </w:pPr>
      <w:r w:rsidRPr="00C14A40">
        <w:rPr>
          <w:rFonts w:hint="cs"/>
          <w:rtl/>
        </w:rPr>
        <w:t>רב לחייא בנו</w:t>
      </w:r>
    </w:p>
    <w:p w14:paraId="2E94FD13" w14:textId="485AAD48" w:rsidR="00CC2659" w:rsidRDefault="003E2DCC" w:rsidP="003E2DCC">
      <w:pPr>
        <w:rPr>
          <w:rtl/>
        </w:rPr>
      </w:pPr>
      <w:r>
        <w:rPr>
          <w:rStyle w:val="affffe"/>
          <w:rFonts w:hint="cs"/>
          <w:rtl/>
          <w:rPrChange w:id="9112" w:author="מנוע אמוראים" w:date="2026-10-05T16:41:00Z">
            <w:rPr>
              <w:rStyle w:val="afffff0"/>
              <w:rFonts w:hint="cs"/>
              <w:rtl/>
            </w:rPr>
          </w:rPrChange>
        </w:rPr>
        <w:t xml:space="preserve">ור</w:t>
      </w:r>
      <w:r>
        <w:rPr>
          <w:rStyle w:val="affffe"/>
          <w:rtl/>
          <w:rPrChange w:id="9113" w:author="מנוע אמוראים" w:date="2026-10-05T16:41:00Z">
            <w:rPr>
              <w:rStyle w:val="afffff0"/>
              <w:rtl/>
            </w:rPr>
          </w:rPrChange>
        </w:rPr>
        <w:t xml:space="preserve">"</w:t>
      </w:r>
      <w:r>
        <w:rPr>
          <w:rStyle w:val="affffe"/>
          <w:rFonts w:hint="cs"/>
          <w:rtl/>
          <w:rPrChange w:id="9114" w:author="מנוע אמוראים" w:date="2026-10-05T16:41:00Z">
            <w:rPr>
              <w:rStyle w:val="afffff0"/>
              <w:rFonts w:hint="cs"/>
              <w:rtl/>
            </w:rPr>
          </w:rPrChange>
        </w:rPr>
        <w:t xml:space="preserve">ה</w:t>
      </w:r>
      <w:r>
        <w:rPr>
          <w:rStyle w:val="afffff0"/>
          <w:rFonts w:hint="cs"/>
          <w:rtl/>
        </w:rPr>
        <w:t xml:space="preserve"> לרבה</w:t>
      </w:r>
      <w:r w:rsidRPr="006F178A">
        <w:rPr>
          <w:rtl/>
        </w:rPr>
        <w:t xml:space="preserve">: </w:t>
      </w:r>
      <w:r w:rsidRPr="008E4886">
        <w:rPr>
          <w:rStyle w:val="affffc"/>
          <w:rFonts w:hint="cs"/>
          <w:rtl/>
        </w:rPr>
        <w:t xml:space="preserve">אל תירוק </w:t>
      </w:r>
      <w:r w:rsidRPr="006F178A">
        <w:rPr>
          <w:rFonts w:hint="cs"/>
          <w:rtl/>
        </w:rPr>
        <w:t>בפני רבך חוץ מדלעת ודי</w:t>
      </w:r>
      <w:r w:rsidR="008E4886">
        <w:rPr>
          <w:rFonts w:hint="cs"/>
          <w:rtl/>
        </w:rPr>
        <w:t>י</w:t>
      </w:r>
      <w:r w:rsidRPr="006F178A">
        <w:rPr>
          <w:rFonts w:hint="cs"/>
          <w:rtl/>
        </w:rPr>
        <w:t xml:space="preserve">סה </w:t>
      </w:r>
    </w:p>
    <w:p w14:paraId="23BC158C" w14:textId="57B0A41E" w:rsidR="003E2DCC" w:rsidRPr="006F178A" w:rsidRDefault="003E2DCC" w:rsidP="008B1B1A">
      <w:pPr>
        <w:spacing w:after="60"/>
        <w:rPr>
          <w:rtl/>
        </w:rPr>
      </w:pPr>
      <w:r w:rsidRPr="006F178A">
        <w:rPr>
          <w:rFonts w:hint="cs"/>
          <w:rtl/>
        </w:rPr>
        <w:t>ה</w:t>
      </w:r>
      <w:r w:rsidRPr="006F178A">
        <w:rPr>
          <w:rtl/>
        </w:rPr>
        <w:t>דומין לפתיל</w:t>
      </w:r>
      <w:r w:rsidRPr="006F178A">
        <w:rPr>
          <w:rFonts w:hint="cs"/>
          <w:rtl/>
        </w:rPr>
        <w:t>ה</w:t>
      </w:r>
      <w:r w:rsidRPr="006F178A">
        <w:rPr>
          <w:rtl/>
        </w:rPr>
        <w:t xml:space="preserve"> של אבר, </w:t>
      </w:r>
      <w:r w:rsidR="00DC0BA2">
        <w:rPr>
          <w:rtl/>
        </w:rPr>
        <w:t xml:space="preserve">ואף </w:t>
      </w:r>
      <w:r w:rsidRPr="006F178A">
        <w:rPr>
          <w:rFonts w:hint="cs"/>
          <w:rtl/>
        </w:rPr>
        <w:t xml:space="preserve">בפני </w:t>
      </w:r>
      <w:r w:rsidRPr="006F178A">
        <w:rPr>
          <w:rtl/>
        </w:rPr>
        <w:t xml:space="preserve">שבור </w:t>
      </w:r>
      <w:r w:rsidR="005433BF">
        <w:rPr>
          <w:rFonts w:hint="cs"/>
          <w:rtl/>
        </w:rPr>
        <w:t>המלך</w:t>
      </w:r>
    </w:p>
    <w:p w14:paraId="36E42186" w14:textId="467261DB" w:rsidR="000F1DD4" w:rsidRPr="00C14A40" w:rsidRDefault="003E2DCC" w:rsidP="000F1DD4">
      <w:pPr>
        <w:pStyle w:val="38"/>
        <w:framePr w:wrap="notBeside"/>
        <w:rPr>
          <w:rtl/>
        </w:rPr>
      </w:pPr>
      <w:r w:rsidRPr="00C14A40">
        <w:rPr>
          <w:rtl/>
        </w:rPr>
        <w:t>רבי יוסי ור"</w:t>
      </w:r>
      <w:r w:rsidRPr="00C14A40">
        <w:rPr>
          <w:rFonts w:hint="cs"/>
          <w:rtl/>
        </w:rPr>
        <w:t>י</w:t>
      </w:r>
      <w:r w:rsidR="003168FD" w:rsidRPr="00C14A40">
        <w:rPr>
          <w:rFonts w:hint="cs"/>
          <w:rtl/>
        </w:rPr>
        <w:t>:</w:t>
      </w:r>
      <w:r w:rsidRPr="00C14A40">
        <w:rPr>
          <w:rtl/>
        </w:rPr>
        <w:t xml:space="preserve"> </w:t>
      </w:r>
    </w:p>
    <w:p w14:paraId="0193527C" w14:textId="705A7EDD" w:rsidR="003E2DCC" w:rsidRPr="006F178A" w:rsidRDefault="000F1DD4" w:rsidP="003E2DCC">
      <w:pPr>
        <w:rPr>
          <w:rtl/>
        </w:rPr>
      </w:pPr>
      <w:r w:rsidRPr="000F1DD4">
        <w:rPr>
          <w:rStyle w:val="affffe"/>
          <w:rFonts w:hint="cs"/>
          <w:rtl/>
        </w:rPr>
        <w:t>חד</w:t>
      </w:r>
      <w:r>
        <w:rPr>
          <w:rFonts w:hint="cs"/>
          <w:rtl/>
        </w:rPr>
        <w:t xml:space="preserve"> </w:t>
      </w:r>
      <w:r w:rsidR="003E2DCC" w:rsidRPr="006F178A">
        <w:rPr>
          <w:rtl/>
        </w:rPr>
        <w:t>אכיל דייסא באצבע</w:t>
      </w:r>
      <w:r w:rsidR="003168FD">
        <w:rPr>
          <w:rFonts w:hint="cs"/>
          <w:rtl/>
        </w:rPr>
        <w:t xml:space="preserve">, </w:t>
      </w:r>
      <w:r w:rsidR="003E2DCC" w:rsidRPr="003168FD">
        <w:rPr>
          <w:rStyle w:val="affffe"/>
          <w:rtl/>
        </w:rPr>
        <w:t xml:space="preserve">וחד </w:t>
      </w:r>
      <w:r w:rsidR="003E2DCC" w:rsidRPr="006F178A">
        <w:rPr>
          <w:rtl/>
        </w:rPr>
        <w:t>ב</w:t>
      </w:r>
      <w:r w:rsidR="003E2DCC" w:rsidRPr="006F178A">
        <w:rPr>
          <w:rFonts w:hint="cs"/>
          <w:rtl/>
        </w:rPr>
        <w:t>קליפת עץ</w:t>
      </w:r>
      <w:r w:rsidR="003E2DCC" w:rsidRPr="006F178A">
        <w:rPr>
          <w:rtl/>
        </w:rPr>
        <w:t>;</w:t>
      </w:r>
    </w:p>
    <w:p w14:paraId="0BD0227C" w14:textId="76313030" w:rsidR="003E2DCC" w:rsidRPr="006F178A" w:rsidRDefault="003E2DCC" w:rsidP="003E2DCC">
      <w:pPr>
        <w:rPr>
          <w:rtl/>
        </w:rPr>
      </w:pPr>
      <w:r w:rsidRPr="005433BF">
        <w:rPr>
          <w:rStyle w:val="affffe"/>
          <w:rtl/>
        </w:rPr>
        <w:t>א"ל דאכיל בהוצא לדאכיל באצבע:</w:t>
      </w:r>
      <w:r w:rsidRPr="006F178A">
        <w:rPr>
          <w:rtl/>
        </w:rPr>
        <w:t xml:space="preserve"> עד מתי אתה מאכילני צואתך!</w:t>
      </w:r>
    </w:p>
    <w:p w14:paraId="4AC7B4CE" w14:textId="3998FBEA" w:rsidR="003E2DCC" w:rsidRPr="006F178A" w:rsidRDefault="003E2DCC" w:rsidP="008B1B1A">
      <w:pPr>
        <w:spacing w:after="60"/>
        <w:rPr>
          <w:rtl/>
        </w:rPr>
      </w:pPr>
      <w:r w:rsidRPr="005433BF">
        <w:rPr>
          <w:rStyle w:val="affffe"/>
          <w:rFonts w:hint="cs"/>
          <w:rtl/>
        </w:rPr>
        <w:t>א</w:t>
      </w:r>
      <w:r w:rsidRPr="005433BF">
        <w:rPr>
          <w:rStyle w:val="affffe"/>
          <w:rtl/>
        </w:rPr>
        <w:t>"</w:t>
      </w:r>
      <w:r w:rsidRPr="005433BF">
        <w:rPr>
          <w:rStyle w:val="affffe"/>
          <w:rFonts w:hint="cs"/>
          <w:rtl/>
        </w:rPr>
        <w:t>ל</w:t>
      </w:r>
      <w:r w:rsidRPr="005433BF">
        <w:rPr>
          <w:rStyle w:val="affffe"/>
          <w:rtl/>
        </w:rPr>
        <w:t xml:space="preserve"> דאכיל באצבע לדאכיל בהוצא:</w:t>
      </w:r>
      <w:r w:rsidRPr="006F178A">
        <w:rPr>
          <w:rtl/>
        </w:rPr>
        <w:t xml:space="preserve"> עד מתי אתה מאכילני רוקך!</w:t>
      </w:r>
    </w:p>
    <w:p w14:paraId="39CB0287" w14:textId="13E7C8CE" w:rsidR="000F1DD4" w:rsidRPr="00C14A40" w:rsidRDefault="00284E8B" w:rsidP="000F1DD4">
      <w:pPr>
        <w:pStyle w:val="38"/>
        <w:framePr w:wrap="notBeside"/>
        <w:rPr>
          <w:rFonts w:hint="cs"/>
          <w:rtl/>
        </w:rPr>
      </w:pPr>
      <w:r w:rsidRPr="00C14A40">
        <w:rPr>
          <w:rFonts w:hint="cs"/>
          <w:rtl/>
        </w:rPr>
        <w:t xml:space="preserve">כשהביאו </w:t>
      </w:r>
    </w:p>
    <w:p w14:paraId="6A702C4C" w14:textId="59A68F1C" w:rsidR="003E2DCC" w:rsidRPr="006F178A" w:rsidRDefault="00284E8B" w:rsidP="003E2DCC">
      <w:pPr>
        <w:rPr>
          <w:rtl/>
        </w:rPr>
      </w:pPr>
      <w:r>
        <w:rPr>
          <w:rStyle w:val="affffe"/>
          <w:rFonts w:hint="cs"/>
          <w:rtl/>
        </w:rPr>
        <w:t>ל</w:t>
      </w:r>
      <w:r w:rsidR="003E2DCC" w:rsidRPr="00284E8B">
        <w:rPr>
          <w:rStyle w:val="affffe"/>
          <w:rFonts w:hint="cs"/>
          <w:rtl/>
        </w:rPr>
        <w:t>ר</w:t>
      </w:r>
      <w:r w:rsidR="003E2DCC" w:rsidRPr="00284E8B">
        <w:rPr>
          <w:rStyle w:val="affffe"/>
          <w:rtl/>
        </w:rPr>
        <w:t>"</w:t>
      </w:r>
      <w:r w:rsidR="003E2DCC" w:rsidRPr="00284E8B">
        <w:rPr>
          <w:rStyle w:val="affffe"/>
          <w:rFonts w:hint="cs"/>
          <w:rtl/>
        </w:rPr>
        <w:t>י</w:t>
      </w:r>
      <w:r w:rsidR="003E2DCC" w:rsidRPr="00284E8B">
        <w:rPr>
          <w:rStyle w:val="affffe"/>
          <w:rtl/>
        </w:rPr>
        <w:t xml:space="preserve"> ור"</w:t>
      </w:r>
      <w:r w:rsidR="003E2DCC" w:rsidRPr="00284E8B">
        <w:rPr>
          <w:rStyle w:val="affffe"/>
          <w:rFonts w:hint="cs"/>
          <w:rtl/>
        </w:rPr>
        <w:t>ש</w:t>
      </w:r>
      <w:r w:rsidR="003E2DCC" w:rsidRPr="00284E8B">
        <w:rPr>
          <w:rStyle w:val="affffe"/>
          <w:rtl/>
        </w:rPr>
        <w:t xml:space="preserve"> </w:t>
      </w:r>
      <w:r w:rsidR="003E2DCC" w:rsidRPr="00284E8B">
        <w:rPr>
          <w:rStyle w:val="afffff0"/>
          <w:rFonts w:hint="cs"/>
          <w:rtl/>
        </w:rPr>
        <w:t xml:space="preserve">מין </w:t>
      </w:r>
      <w:r w:rsidR="003E2DCC" w:rsidRPr="00964AB6">
        <w:rPr>
          <w:rStyle w:val="affffc"/>
          <w:rFonts w:hint="cs"/>
          <w:sz w:val="28"/>
          <w:szCs w:val="13"/>
          <w:rtl/>
        </w:rPr>
        <w:t>תאנים קשים</w:t>
      </w:r>
      <w:r w:rsidR="003E2DCC" w:rsidRPr="00284E8B">
        <w:rPr>
          <w:rStyle w:val="afffff0"/>
          <w:rFonts w:hint="cs"/>
          <w:rtl/>
        </w:rPr>
        <w:t xml:space="preserve"> לעיכול</w:t>
      </w:r>
      <w:r>
        <w:rPr>
          <w:rStyle w:val="afffff0"/>
          <w:rFonts w:hint="cs"/>
          <w:rtl/>
        </w:rPr>
        <w:t>,</w:t>
      </w:r>
      <w:r w:rsidR="003E2DCC" w:rsidRPr="00284E8B">
        <w:rPr>
          <w:rStyle w:val="afffff0"/>
          <w:rFonts w:hint="cs"/>
          <w:rtl/>
        </w:rPr>
        <w:t xml:space="preserve"> </w:t>
      </w:r>
      <w:r w:rsidR="003E2DCC" w:rsidRPr="00284E8B">
        <w:rPr>
          <w:rStyle w:val="affffe"/>
          <w:rFonts w:hint="cs"/>
          <w:rtl/>
        </w:rPr>
        <w:t>ר</w:t>
      </w:r>
      <w:r w:rsidR="003E2DCC" w:rsidRPr="00284E8B">
        <w:rPr>
          <w:rStyle w:val="affffe"/>
          <w:rtl/>
        </w:rPr>
        <w:t>"</w:t>
      </w:r>
      <w:r w:rsidR="003E2DCC" w:rsidRPr="00284E8B">
        <w:rPr>
          <w:rStyle w:val="affffe"/>
          <w:rFonts w:hint="cs"/>
          <w:rtl/>
        </w:rPr>
        <w:t xml:space="preserve">י </w:t>
      </w:r>
      <w:r w:rsidR="003E2DCC" w:rsidRPr="006F178A">
        <w:rPr>
          <w:rtl/>
        </w:rPr>
        <w:t xml:space="preserve">אכל, </w:t>
      </w:r>
      <w:r w:rsidRPr="00284E8B">
        <w:rPr>
          <w:rStyle w:val="affffe"/>
          <w:rFonts w:hint="cs"/>
          <w:rtl/>
        </w:rPr>
        <w:t>ר</w:t>
      </w:r>
      <w:r w:rsidR="0075729B">
        <w:rPr>
          <w:rStyle w:val="affffe"/>
          <w:rtl/>
        </w:rPr>
        <w:t>"</w:t>
      </w:r>
      <w:r w:rsidRPr="00284E8B">
        <w:rPr>
          <w:rStyle w:val="affffe"/>
          <w:rFonts w:hint="cs"/>
          <w:rtl/>
        </w:rPr>
        <w:t>ש</w:t>
      </w:r>
      <w:r w:rsidR="003E2DCC" w:rsidRPr="00284E8B">
        <w:rPr>
          <w:rStyle w:val="affffe"/>
          <w:rtl/>
        </w:rPr>
        <w:t xml:space="preserve"> </w:t>
      </w:r>
      <w:r w:rsidR="003E2DCC" w:rsidRPr="006F178A">
        <w:rPr>
          <w:rtl/>
        </w:rPr>
        <w:t>לא אכל;</w:t>
      </w:r>
    </w:p>
    <w:p w14:paraId="3A8A930E" w14:textId="77777777" w:rsidR="000F1DD4" w:rsidRPr="00C14A40" w:rsidRDefault="003E2DCC" w:rsidP="000F1DD4">
      <w:pPr>
        <w:pStyle w:val="38"/>
        <w:framePr w:wrap="notBeside"/>
        <w:rPr>
          <w:rtl/>
        </w:rPr>
      </w:pPr>
      <w:r w:rsidRPr="00C14A40">
        <w:rPr>
          <w:rtl/>
        </w:rPr>
        <w:t xml:space="preserve">א"ל </w:t>
      </w:r>
      <w:r w:rsidRPr="00C14A40">
        <w:rPr>
          <w:rFonts w:hint="cs"/>
          <w:rtl/>
        </w:rPr>
        <w:t>ר</w:t>
      </w:r>
      <w:r w:rsidRPr="00C14A40">
        <w:rPr>
          <w:rtl/>
        </w:rPr>
        <w:t>"</w:t>
      </w:r>
      <w:r w:rsidRPr="00C14A40">
        <w:rPr>
          <w:rFonts w:hint="cs"/>
          <w:rtl/>
        </w:rPr>
        <w:t>י</w:t>
      </w:r>
      <w:r w:rsidRPr="00C14A40">
        <w:rPr>
          <w:rtl/>
        </w:rPr>
        <w:t xml:space="preserve">: </w:t>
      </w:r>
    </w:p>
    <w:p w14:paraId="6C603F84" w14:textId="57643679" w:rsidR="003E2DCC" w:rsidRPr="006F178A" w:rsidRDefault="003E2DCC" w:rsidP="008B1B1A">
      <w:pPr>
        <w:spacing w:after="60"/>
        <w:rPr>
          <w:rtl/>
        </w:rPr>
      </w:pPr>
      <w:r w:rsidRPr="006F178A">
        <w:rPr>
          <w:rtl/>
        </w:rPr>
        <w:t>מ"</w:t>
      </w:r>
      <w:r w:rsidRPr="006F178A">
        <w:rPr>
          <w:rFonts w:hint="cs"/>
          <w:rtl/>
        </w:rPr>
        <w:t xml:space="preserve">ט אינך אוכל </w:t>
      </w:r>
      <w:r w:rsidRPr="00284E8B">
        <w:rPr>
          <w:rStyle w:val="affffe"/>
          <w:rFonts w:hint="cs"/>
          <w:rtl/>
        </w:rPr>
        <w:t>א</w:t>
      </w:r>
      <w:r w:rsidRPr="00284E8B">
        <w:rPr>
          <w:rStyle w:val="affffe"/>
          <w:rtl/>
        </w:rPr>
        <w:t>"</w:t>
      </w:r>
      <w:r w:rsidRPr="00284E8B">
        <w:rPr>
          <w:rStyle w:val="affffe"/>
          <w:rFonts w:hint="cs"/>
          <w:rtl/>
        </w:rPr>
        <w:t>ל ר</w:t>
      </w:r>
      <w:r w:rsidRPr="00284E8B">
        <w:rPr>
          <w:rStyle w:val="affffe"/>
          <w:rtl/>
        </w:rPr>
        <w:t>"</w:t>
      </w:r>
      <w:r w:rsidRPr="00284E8B">
        <w:rPr>
          <w:rStyle w:val="affffe"/>
          <w:rFonts w:hint="cs"/>
          <w:rtl/>
        </w:rPr>
        <w:t>ש</w:t>
      </w:r>
      <w:r w:rsidRPr="00284E8B">
        <w:rPr>
          <w:rStyle w:val="affffe"/>
          <w:rtl/>
        </w:rPr>
        <w:t xml:space="preserve">: </w:t>
      </w:r>
      <w:r w:rsidR="008A32D6">
        <w:rPr>
          <w:rFonts w:hint="cs"/>
          <w:rtl/>
        </w:rPr>
        <w:t>שאינם</w:t>
      </w:r>
      <w:r w:rsidRPr="006F178A">
        <w:rPr>
          <w:rtl/>
        </w:rPr>
        <w:t xml:space="preserve"> יוצאין מבני מעים כל</w:t>
      </w:r>
      <w:r w:rsidR="002C2AD8">
        <w:rPr>
          <w:rFonts w:hint="cs"/>
          <w:rtl/>
        </w:rPr>
        <w:t>ל</w:t>
      </w:r>
      <w:r w:rsidRPr="006F178A">
        <w:rPr>
          <w:rtl/>
        </w:rPr>
        <w:t xml:space="preserve">, </w:t>
      </w:r>
      <w:r w:rsidRPr="008A32D6">
        <w:rPr>
          <w:rStyle w:val="affffe"/>
          <w:rtl/>
        </w:rPr>
        <w:t>א</w:t>
      </w:r>
      <w:r w:rsidRPr="008A32D6">
        <w:rPr>
          <w:rStyle w:val="affffe"/>
          <w:rFonts w:hint="cs"/>
          <w:rtl/>
        </w:rPr>
        <w:t>"ל ר</w:t>
      </w:r>
      <w:r w:rsidRPr="008A32D6">
        <w:rPr>
          <w:rStyle w:val="affffe"/>
          <w:rtl/>
        </w:rPr>
        <w:t>"</w:t>
      </w:r>
      <w:r w:rsidRPr="008A32D6">
        <w:rPr>
          <w:rStyle w:val="affffe"/>
          <w:rFonts w:hint="cs"/>
          <w:rtl/>
        </w:rPr>
        <w:t xml:space="preserve">י </w:t>
      </w:r>
      <w:r w:rsidRPr="006F178A">
        <w:rPr>
          <w:rFonts w:hint="cs"/>
          <w:rtl/>
        </w:rPr>
        <w:t>כ</w:t>
      </w:r>
      <w:r w:rsidRPr="006F178A">
        <w:rPr>
          <w:rtl/>
        </w:rPr>
        <w:t>"</w:t>
      </w:r>
      <w:r w:rsidRPr="006F178A">
        <w:rPr>
          <w:rFonts w:hint="cs"/>
          <w:rtl/>
        </w:rPr>
        <w:t xml:space="preserve">ש שנסמוך עליהם למחר </w:t>
      </w:r>
    </w:p>
    <w:p w14:paraId="4D3A6BEB" w14:textId="06541143" w:rsidR="006666DF" w:rsidRPr="00C14A40" w:rsidRDefault="002C2AD8" w:rsidP="000F1DD4">
      <w:pPr>
        <w:pStyle w:val="38"/>
        <w:framePr w:wrap="notBeside"/>
        <w:rPr>
          <w:rFonts w:hint="cs"/>
          <w:rtl/>
        </w:rPr>
      </w:pPr>
      <w:r w:rsidRPr="00C14A40">
        <w:rPr>
          <w:rFonts w:hint="cs"/>
          <w:rtl/>
        </w:rPr>
        <w:t>ר</w:t>
      </w:r>
      <w:r w:rsidR="0075729B">
        <w:rPr>
          <w:rtl/>
        </w:rPr>
        <w:t>"</w:t>
      </w:r>
      <w:r w:rsidRPr="00C14A40">
        <w:rPr>
          <w:rFonts w:hint="cs"/>
          <w:rtl/>
        </w:rPr>
        <w:t>ט ל</w:t>
      </w:r>
      <w:r w:rsidR="003E2DCC" w:rsidRPr="00C14A40">
        <w:rPr>
          <w:rtl/>
        </w:rPr>
        <w:t>ר"</w:t>
      </w:r>
      <w:r w:rsidR="003E2DCC" w:rsidRPr="00C14A40">
        <w:rPr>
          <w:rFonts w:hint="cs"/>
          <w:rtl/>
        </w:rPr>
        <w:t>י</w:t>
      </w:r>
    </w:p>
    <w:p w14:paraId="437197F9" w14:textId="49F16848" w:rsidR="003E2DCC" w:rsidRPr="006F178A" w:rsidRDefault="002C2AD8" w:rsidP="003E2DCC">
      <w:pPr>
        <w:rPr>
          <w:rtl/>
        </w:rPr>
      </w:pPr>
      <w:r w:rsidRPr="002C2AD8">
        <w:rPr>
          <w:rStyle w:val="affffe"/>
          <w:rFonts w:hint="cs"/>
          <w:rtl/>
        </w:rPr>
        <w:t>ש</w:t>
      </w:r>
      <w:r w:rsidR="003E2DCC" w:rsidRPr="002C2AD8">
        <w:rPr>
          <w:rStyle w:val="affffe"/>
          <w:rFonts w:hint="cs"/>
          <w:rtl/>
        </w:rPr>
        <w:t>ישב לפני</w:t>
      </w:r>
      <w:r w:rsidRPr="002C2AD8">
        <w:rPr>
          <w:rStyle w:val="affffe"/>
          <w:rFonts w:hint="cs"/>
          <w:rtl/>
        </w:rPr>
        <w:t>ו:</w:t>
      </w:r>
      <w:r w:rsidR="003E2DCC" w:rsidRPr="006F178A">
        <w:rPr>
          <w:rFonts w:hint="cs"/>
          <w:rtl/>
        </w:rPr>
        <w:t xml:space="preserve"> </w:t>
      </w:r>
      <w:r w:rsidR="003E2DCC" w:rsidRPr="00964AB6">
        <w:rPr>
          <w:rStyle w:val="affffc"/>
          <w:rFonts w:hint="cs"/>
          <w:rtl/>
        </w:rPr>
        <w:t>היום פניך צהובין</w:t>
      </w:r>
      <w:r w:rsidR="003E2DCC" w:rsidRPr="006F178A">
        <w:rPr>
          <w:rFonts w:hint="cs"/>
          <w:rtl/>
        </w:rPr>
        <w:t>.</w:t>
      </w:r>
    </w:p>
    <w:p w14:paraId="1289073B" w14:textId="77777777" w:rsidR="000F1DD4" w:rsidRPr="00C14A40" w:rsidRDefault="003E2DCC" w:rsidP="000F1DD4">
      <w:pPr>
        <w:pStyle w:val="38"/>
        <w:framePr w:wrap="notBeside"/>
        <w:rPr>
          <w:rtl/>
        </w:rPr>
      </w:pPr>
      <w:r w:rsidRPr="00C14A40">
        <w:rPr>
          <w:rtl/>
        </w:rPr>
        <w:t>א"</w:t>
      </w:r>
      <w:r w:rsidRPr="00C14A40">
        <w:rPr>
          <w:rFonts w:hint="cs"/>
          <w:rtl/>
        </w:rPr>
        <w:t>ל</w:t>
      </w:r>
      <w:r w:rsidRPr="00C14A40">
        <w:rPr>
          <w:rtl/>
        </w:rPr>
        <w:t xml:space="preserve">: </w:t>
      </w:r>
    </w:p>
    <w:p w14:paraId="77E01062" w14:textId="30FDC55B" w:rsidR="003E2DCC" w:rsidRPr="006F178A" w:rsidRDefault="003E2DCC" w:rsidP="008B1B1A">
      <w:pPr>
        <w:spacing w:after="60"/>
        <w:rPr>
          <w:rtl/>
        </w:rPr>
      </w:pPr>
      <w:r w:rsidRPr="006F178A">
        <w:rPr>
          <w:rtl/>
        </w:rPr>
        <w:t>אמש יצאו עבדיך לשדה והביאו לנו תרדין ואכלנום בלא מלח, ואם אכלנום במלח כ"</w:t>
      </w:r>
      <w:r w:rsidRPr="006F178A">
        <w:rPr>
          <w:rFonts w:hint="cs"/>
          <w:rtl/>
        </w:rPr>
        <w:t>ש</w:t>
      </w:r>
      <w:r w:rsidRPr="006F178A">
        <w:rPr>
          <w:rtl/>
        </w:rPr>
        <w:t xml:space="preserve"> שהיו פנינו צהובין.</w:t>
      </w:r>
    </w:p>
    <w:p w14:paraId="3A693133" w14:textId="2B151C1F" w:rsidR="006666DF" w:rsidRPr="00C14A40" w:rsidRDefault="003E2DCC" w:rsidP="000F1DD4">
      <w:pPr>
        <w:pStyle w:val="38"/>
        <w:framePr w:wrap="notBeside"/>
        <w:rPr>
          <w:rtl/>
        </w:rPr>
      </w:pPr>
      <w:r w:rsidRPr="00C14A40">
        <w:rPr>
          <w:rtl/>
        </w:rPr>
        <w:t>מטרוניתא לר</w:t>
      </w:r>
      <w:r w:rsidR="002C2AD8" w:rsidRPr="00C14A40">
        <w:rPr>
          <w:rFonts w:hint="cs"/>
          <w:rtl/>
        </w:rPr>
        <w:t>"י</w:t>
      </w:r>
      <w:r w:rsidRPr="00C14A40">
        <w:rPr>
          <w:rtl/>
        </w:rPr>
        <w:t>:</w:t>
      </w:r>
    </w:p>
    <w:p w14:paraId="69E17324" w14:textId="554B0770" w:rsidR="003E2DCC" w:rsidRPr="006F178A" w:rsidRDefault="003E2DCC" w:rsidP="003E2DCC">
      <w:pPr>
        <w:rPr>
          <w:rtl/>
        </w:rPr>
      </w:pPr>
      <w:r w:rsidRPr="006F178A">
        <w:rPr>
          <w:rtl/>
        </w:rPr>
        <w:t>מורה</w:t>
      </w:r>
      <w:r w:rsidR="002C2AD8">
        <w:rPr>
          <w:rFonts w:hint="cs"/>
          <w:rtl/>
        </w:rPr>
        <w:t xml:space="preserve"> </w:t>
      </w:r>
      <w:r w:rsidRPr="002C2AD8">
        <w:rPr>
          <w:rStyle w:val="afffff0"/>
          <w:rFonts w:hint="cs"/>
          <w:rtl/>
        </w:rPr>
        <w:t>[הלכה]</w:t>
      </w:r>
      <w:r w:rsidRPr="006F178A">
        <w:rPr>
          <w:rtl/>
        </w:rPr>
        <w:t xml:space="preserve"> ו</w:t>
      </w:r>
      <w:r w:rsidRPr="006F178A">
        <w:rPr>
          <w:rFonts w:hint="cs"/>
          <w:rtl/>
        </w:rPr>
        <w:t>הינך שיכור?</w:t>
      </w:r>
      <w:r w:rsidRPr="006F178A">
        <w:rPr>
          <w:rtl/>
        </w:rPr>
        <w:t>!</w:t>
      </w:r>
    </w:p>
    <w:p w14:paraId="0F393B84" w14:textId="77777777" w:rsidR="006666DF" w:rsidRPr="00C14A40" w:rsidRDefault="003E2DCC" w:rsidP="000F1DD4">
      <w:pPr>
        <w:pStyle w:val="38"/>
        <w:framePr w:wrap="notBeside"/>
        <w:rPr>
          <w:rtl/>
        </w:rPr>
      </w:pPr>
      <w:r w:rsidRPr="00C14A40">
        <w:rPr>
          <w:rFonts w:hint="cs"/>
          <w:rtl/>
        </w:rPr>
        <w:t>א</w:t>
      </w:r>
      <w:r w:rsidRPr="00C14A40">
        <w:rPr>
          <w:rtl/>
        </w:rPr>
        <w:t>"</w:t>
      </w:r>
      <w:r w:rsidRPr="00C14A40">
        <w:rPr>
          <w:rFonts w:hint="cs"/>
          <w:rtl/>
        </w:rPr>
        <w:t>ל</w:t>
      </w:r>
      <w:r w:rsidRPr="00C14A40">
        <w:rPr>
          <w:rtl/>
        </w:rPr>
        <w:t>:</w:t>
      </w:r>
    </w:p>
    <w:p w14:paraId="090B0984" w14:textId="70913F60" w:rsidR="003E2DCC" w:rsidRPr="006F178A" w:rsidRDefault="002C2AD8" w:rsidP="000F1DD4">
      <w:pPr>
        <w:spacing w:after="60"/>
        <w:rPr>
          <w:rtl/>
        </w:rPr>
      </w:pPr>
      <w:r>
        <w:rPr>
          <w:rStyle w:val="affffe"/>
          <w:rFonts w:hint="cs"/>
          <w:rtl/>
        </w:rPr>
        <w:t>אמונתי</w:t>
      </w:r>
      <w:r w:rsidR="003E2DCC" w:rsidRPr="006F178A">
        <w:rPr>
          <w:rFonts w:hint="cs"/>
          <w:rtl/>
        </w:rPr>
        <w:t xml:space="preserve"> א</w:t>
      </w:r>
      <w:r>
        <w:rPr>
          <w:rFonts w:hint="cs"/>
          <w:rtl/>
        </w:rPr>
        <w:t>ם</w:t>
      </w:r>
      <w:r w:rsidR="003E2DCC" w:rsidRPr="006F178A">
        <w:rPr>
          <w:rFonts w:hint="cs"/>
          <w:rtl/>
        </w:rPr>
        <w:t xml:space="preserve"> טעמתי רק קידוש והבדלה וד' כוסות דפסח ואני חוגר ראשי מפסח עד עצרת </w:t>
      </w:r>
      <w:r w:rsidR="003E2DCC" w:rsidRPr="006F178A">
        <w:rPr>
          <w:rtl/>
        </w:rPr>
        <w:t>–</w:t>
      </w:r>
      <w:r w:rsidR="003E2DCC" w:rsidRPr="006F178A">
        <w:rPr>
          <w:rFonts w:hint="cs"/>
          <w:rtl/>
        </w:rPr>
        <w:t xml:space="preserve"> אלא ש</w:t>
      </w:r>
      <w:r w:rsidR="003E2DCC" w:rsidRPr="005D101E">
        <w:rPr>
          <w:rStyle w:val="affffa"/>
          <w:rFonts w:ascii="BA TM • Tzlotana Light" w:hAnsi="BA TM • Tzlotana Light" w:cs="BA TM • Tzlotana Light"/>
          <w:rtl/>
        </w:rPr>
        <w:t>'חכמת אדם תאיר פניו'</w:t>
      </w:r>
      <w:r w:rsidR="003E2DCC" w:rsidRPr="006F178A">
        <w:rPr>
          <w:rtl/>
        </w:rPr>
        <w:t>.</w:t>
      </w:r>
    </w:p>
    <w:p w14:paraId="02B2C3BD" w14:textId="4E2F8C35" w:rsidR="006666DF" w:rsidRPr="00C14A40" w:rsidRDefault="003E2DCC" w:rsidP="000F1DD4">
      <w:pPr>
        <w:pStyle w:val="38"/>
        <w:framePr w:wrap="notBeside"/>
        <w:rPr>
          <w:rtl/>
        </w:rPr>
      </w:pPr>
      <w:r w:rsidRPr="00C14A40">
        <w:rPr>
          <w:rtl/>
        </w:rPr>
        <w:t>צדוקי לר"</w:t>
      </w:r>
      <w:r w:rsidRPr="00C14A40">
        <w:rPr>
          <w:rFonts w:hint="cs"/>
          <w:rtl/>
        </w:rPr>
        <w:t>י</w:t>
      </w:r>
      <w:r w:rsidRPr="00C14A40">
        <w:rPr>
          <w:rtl/>
        </w:rPr>
        <w:t>:</w:t>
      </w:r>
    </w:p>
    <w:p w14:paraId="0778D3D7" w14:textId="21ACF153" w:rsidR="003E2DCC" w:rsidRPr="006F178A" w:rsidRDefault="003E2DCC" w:rsidP="003E2DCC">
      <w:pPr>
        <w:rPr>
          <w:rtl/>
        </w:rPr>
      </w:pPr>
      <w:r w:rsidRPr="00C13C79">
        <w:rPr>
          <w:rStyle w:val="affffc"/>
          <w:rtl/>
        </w:rPr>
        <w:t>פניך דומין אי כמלוי רבית אי כמגדלי חזירין</w:t>
      </w:r>
      <w:r w:rsidRPr="006F178A">
        <w:rPr>
          <w:rtl/>
        </w:rPr>
        <w:t>!</w:t>
      </w:r>
    </w:p>
    <w:p w14:paraId="2F49C98F" w14:textId="77777777" w:rsidR="000F1DD4" w:rsidRPr="00C14A40" w:rsidRDefault="003E2DCC" w:rsidP="000F1DD4">
      <w:pPr>
        <w:pStyle w:val="38"/>
        <w:framePr w:wrap="notBeside"/>
        <w:rPr>
          <w:rtl/>
        </w:rPr>
      </w:pPr>
      <w:r w:rsidRPr="00C14A40">
        <w:rPr>
          <w:rtl/>
        </w:rPr>
        <w:t xml:space="preserve">א"ל: </w:t>
      </w:r>
    </w:p>
    <w:p w14:paraId="41638C23" w14:textId="33286224" w:rsidR="003E2DCC" w:rsidRPr="006F178A" w:rsidRDefault="003E2DCC" w:rsidP="000F1DD4">
      <w:pPr>
        <w:spacing w:after="60"/>
        <w:rPr>
          <w:rtl/>
        </w:rPr>
      </w:pPr>
      <w:r w:rsidRPr="006F178A">
        <w:rPr>
          <w:rFonts w:hint="cs"/>
          <w:rtl/>
        </w:rPr>
        <w:t>אצל היהודים שניהם אסורין אלא שכ</w:t>
      </w:r>
      <w:r w:rsidRPr="006F178A">
        <w:rPr>
          <w:rtl/>
        </w:rPr>
        <w:t>"</w:t>
      </w:r>
      <w:r w:rsidRPr="006F178A">
        <w:rPr>
          <w:rFonts w:hint="cs"/>
          <w:rtl/>
        </w:rPr>
        <w:t>ד בית הכסא יש לי מביתי ועד ביהמ</w:t>
      </w:r>
      <w:r w:rsidRPr="006F178A">
        <w:rPr>
          <w:rtl/>
        </w:rPr>
        <w:t>"</w:t>
      </w:r>
      <w:r w:rsidRPr="006F178A">
        <w:rPr>
          <w:rFonts w:hint="cs"/>
          <w:rtl/>
        </w:rPr>
        <w:t xml:space="preserve">ד </w:t>
      </w:r>
      <w:r w:rsidRPr="006F178A">
        <w:rPr>
          <w:rtl/>
        </w:rPr>
        <w:t>וכל שעה ושעה אני נכנס לכל אח</w:t>
      </w:r>
      <w:r w:rsidR="00E45618">
        <w:rPr>
          <w:rFonts w:hint="cs"/>
          <w:rtl/>
        </w:rPr>
        <w:t>ד</w:t>
      </w:r>
      <w:r w:rsidRPr="006F178A">
        <w:rPr>
          <w:rtl/>
        </w:rPr>
        <w:t xml:space="preserve"> ואחד.</w:t>
      </w:r>
    </w:p>
    <w:p w14:paraId="24D46266" w14:textId="48AE3446" w:rsidR="000F1DD4" w:rsidRPr="00C14A40" w:rsidRDefault="003E2DCC" w:rsidP="000F1DD4">
      <w:pPr>
        <w:pStyle w:val="38"/>
        <w:framePr w:wrap="notBeside"/>
        <w:rPr>
          <w:rFonts w:hint="cs"/>
          <w:rtl/>
        </w:rPr>
      </w:pPr>
      <w:r w:rsidRPr="00C14A40">
        <w:rPr>
          <w:rtl/>
        </w:rPr>
        <w:t>ר"</w:t>
      </w:r>
      <w:r w:rsidRPr="00C14A40">
        <w:rPr>
          <w:rFonts w:hint="cs"/>
          <w:rtl/>
        </w:rPr>
        <w:t xml:space="preserve">י </w:t>
      </w:r>
    </w:p>
    <w:p w14:paraId="2303FAED" w14:textId="177CABB8" w:rsidR="003E2DCC" w:rsidRPr="006F178A" w:rsidRDefault="003E2DCC" w:rsidP="008B1B1A">
      <w:pPr>
        <w:spacing w:after="60"/>
        <w:rPr>
          <w:rtl/>
        </w:rPr>
      </w:pPr>
      <w:r w:rsidRPr="00E45618">
        <w:rPr>
          <w:rStyle w:val="affffe"/>
          <w:rFonts w:hint="cs"/>
          <w:rtl/>
        </w:rPr>
        <w:t>כשהלך לביהמ</w:t>
      </w:r>
      <w:r w:rsidRPr="00E45618">
        <w:rPr>
          <w:rStyle w:val="affffe"/>
          <w:rtl/>
        </w:rPr>
        <w:t>"</w:t>
      </w:r>
      <w:r w:rsidRPr="00E45618">
        <w:rPr>
          <w:rStyle w:val="affffe"/>
          <w:rFonts w:hint="cs"/>
          <w:rtl/>
        </w:rPr>
        <w:t xml:space="preserve">ל </w:t>
      </w:r>
      <w:r w:rsidRPr="006F178A">
        <w:rPr>
          <w:rFonts w:hint="cs"/>
          <w:rtl/>
        </w:rPr>
        <w:t xml:space="preserve">לקח קנקן על כתפו ואמר </w:t>
      </w:r>
      <w:r w:rsidRPr="006F178A">
        <w:rPr>
          <w:rtl/>
        </w:rPr>
        <w:t>גדולה מלאכה שמכבדת את בעליה</w:t>
      </w:r>
      <w:r w:rsidR="00E45618">
        <w:rPr>
          <w:rFonts w:hint="cs"/>
          <w:rtl/>
        </w:rPr>
        <w:t xml:space="preserve"> </w:t>
      </w:r>
      <w:r w:rsidRPr="00E45618">
        <w:rPr>
          <w:rStyle w:val="afffff0"/>
          <w:rFonts w:hint="cs"/>
          <w:rtl/>
        </w:rPr>
        <w:t>[שלא ישב על הארץ]</w:t>
      </w:r>
      <w:r w:rsidRPr="006F178A">
        <w:rPr>
          <w:rtl/>
        </w:rPr>
        <w:t>.</w:t>
      </w:r>
    </w:p>
    <w:p w14:paraId="25CA9268" w14:textId="6A7BFB7E" w:rsidR="006666DF" w:rsidRPr="00C14A40" w:rsidRDefault="003E2DCC" w:rsidP="000F1DD4">
      <w:pPr>
        <w:pStyle w:val="38"/>
        <w:framePr w:wrap="notBeside"/>
        <w:rPr>
          <w:rFonts w:hint="cs"/>
          <w:rtl/>
        </w:rPr>
      </w:pPr>
      <w:r w:rsidRPr="00C14A40">
        <w:rPr>
          <w:rFonts w:hint="cs"/>
          <w:rtl/>
        </w:rPr>
        <w:t>אשת ר</w:t>
      </w:r>
      <w:r w:rsidRPr="00C14A40">
        <w:rPr>
          <w:rtl/>
        </w:rPr>
        <w:t>"</w:t>
      </w:r>
      <w:r w:rsidRPr="00C14A40">
        <w:rPr>
          <w:rFonts w:hint="cs"/>
          <w:rtl/>
        </w:rPr>
        <w:t>י</w:t>
      </w:r>
    </w:p>
    <w:p w14:paraId="6ABE1243" w14:textId="1F0BE12F" w:rsidR="003E2DCC" w:rsidRPr="006F178A" w:rsidRDefault="003E2DCC" w:rsidP="008B1B1A">
      <w:pPr>
        <w:spacing w:after="60"/>
        <w:rPr>
          <w:rtl/>
        </w:rPr>
      </w:pPr>
      <w:r w:rsidRPr="00991A47">
        <w:rPr>
          <w:rFonts w:hint="cs"/>
          <w:rtl/>
        </w:rPr>
        <w:t xml:space="preserve">עשתה </w:t>
      </w:r>
      <w:r w:rsidRPr="00991A47">
        <w:rPr>
          <w:rStyle w:val="affffc"/>
          <w:rFonts w:hint="cs"/>
          <w:rtl/>
        </w:rPr>
        <w:t>גלימה מצמר</w:t>
      </w:r>
      <w:r w:rsidRPr="006F178A">
        <w:rPr>
          <w:rFonts w:hint="cs"/>
          <w:rtl/>
        </w:rPr>
        <w:t xml:space="preserve"> ונתכסתה בזה </w:t>
      </w:r>
      <w:r w:rsidRPr="008762C8">
        <w:rPr>
          <w:rStyle w:val="affffe"/>
          <w:rFonts w:hint="cs"/>
          <w:rtl/>
        </w:rPr>
        <w:t>וכשר</w:t>
      </w:r>
      <w:r w:rsidRPr="008762C8">
        <w:rPr>
          <w:rStyle w:val="affffe"/>
          <w:rtl/>
        </w:rPr>
        <w:t>"</w:t>
      </w:r>
      <w:r w:rsidRPr="008762C8">
        <w:rPr>
          <w:rStyle w:val="affffe"/>
          <w:rFonts w:hint="cs"/>
          <w:rtl/>
        </w:rPr>
        <w:t>י</w:t>
      </w:r>
      <w:r w:rsidRPr="006F178A">
        <w:rPr>
          <w:rFonts w:hint="cs"/>
          <w:rtl/>
        </w:rPr>
        <w:t xml:space="preserve"> יצא להתפלל </w:t>
      </w:r>
      <w:r w:rsidR="008762C8">
        <w:rPr>
          <w:rFonts w:hint="cs"/>
          <w:rtl/>
        </w:rPr>
        <w:t>מת</w:t>
      </w:r>
      <w:r w:rsidRPr="006F178A">
        <w:rPr>
          <w:rFonts w:hint="cs"/>
          <w:rtl/>
        </w:rPr>
        <w:t>כסה בזה ומברך ברוך שעטני מעיל</w:t>
      </w:r>
      <w:r w:rsidRPr="006F178A">
        <w:rPr>
          <w:rtl/>
        </w:rPr>
        <w:t>.</w:t>
      </w:r>
    </w:p>
    <w:p w14:paraId="098D4A56" w14:textId="659F7979" w:rsidR="005C60E6" w:rsidRPr="00C14A40" w:rsidRDefault="003E2DCC" w:rsidP="005C60E6">
      <w:pPr>
        <w:pStyle w:val="38"/>
        <w:framePr w:wrap="notBeside"/>
        <w:rPr>
          <w:rFonts w:hint="cs"/>
          <w:rtl/>
        </w:rPr>
      </w:pPr>
      <w:r w:rsidRPr="00C14A40">
        <w:rPr>
          <w:rFonts w:hint="cs"/>
          <w:rtl/>
        </w:rPr>
        <w:t>כשגזר רשב</w:t>
      </w:r>
      <w:r w:rsidRPr="00C14A40">
        <w:rPr>
          <w:rtl/>
        </w:rPr>
        <w:t>"</w:t>
      </w:r>
      <w:r w:rsidRPr="00C14A40">
        <w:rPr>
          <w:rFonts w:hint="cs"/>
          <w:rtl/>
        </w:rPr>
        <w:t xml:space="preserve">ג </w:t>
      </w:r>
    </w:p>
    <w:p w14:paraId="18CF8F13" w14:textId="0BC011F2" w:rsidR="003E2DCC" w:rsidRDefault="003E2DCC" w:rsidP="003E2DCC">
      <w:pPr>
        <w:rPr>
          <w:rtl/>
        </w:rPr>
      </w:pPr>
      <w:r w:rsidRPr="00991A47">
        <w:rPr>
          <w:rStyle w:val="affffe"/>
          <w:rFonts w:hint="cs"/>
          <w:rtl/>
        </w:rPr>
        <w:t>תענית ר</w:t>
      </w:r>
      <w:r w:rsidRPr="00991A47">
        <w:rPr>
          <w:rStyle w:val="affffe"/>
          <w:rtl/>
        </w:rPr>
        <w:t>"</w:t>
      </w:r>
      <w:r w:rsidRPr="00991A47">
        <w:rPr>
          <w:rStyle w:val="affffe"/>
          <w:rFonts w:hint="cs"/>
          <w:rtl/>
        </w:rPr>
        <w:t>י לא הגיע</w:t>
      </w:r>
      <w:r w:rsidR="00991A47">
        <w:rPr>
          <w:rFonts w:hint="cs"/>
          <w:rtl/>
        </w:rPr>
        <w:t>,</w:t>
      </w:r>
      <w:r w:rsidRPr="006F178A">
        <w:rPr>
          <w:rFonts w:hint="cs"/>
          <w:rtl/>
        </w:rPr>
        <w:t xml:space="preserve"> </w:t>
      </w:r>
      <w:r w:rsidRPr="00991A47">
        <w:rPr>
          <w:rStyle w:val="affffe"/>
          <w:rFonts w:hint="cs"/>
          <w:rtl/>
        </w:rPr>
        <w:t xml:space="preserve">וא"ל </w:t>
      </w:r>
      <w:r w:rsidRPr="006F178A">
        <w:rPr>
          <w:rFonts w:hint="cs"/>
          <w:rtl/>
        </w:rPr>
        <w:t>שאין לו במה להתכסות שלח לו גלימה ולא קיבל</w:t>
      </w:r>
      <w:r w:rsidR="00C13C79">
        <w:rPr>
          <w:rFonts w:hint="cs"/>
          <w:rtl/>
        </w:rPr>
        <w:t>,</w:t>
      </w:r>
      <w:r w:rsidRPr="006F178A">
        <w:rPr>
          <w:rFonts w:hint="cs"/>
          <w:rtl/>
        </w:rPr>
        <w:t xml:space="preserve"> הגביה המחצלת שישב עליה והראה לשלוחו</w:t>
      </w:r>
      <w:r w:rsidRPr="00991A47">
        <w:rPr>
          <w:rStyle w:val="afffff0"/>
          <w:rFonts w:hint="cs"/>
          <w:rtl/>
        </w:rPr>
        <w:t xml:space="preserve"> </w:t>
      </w:r>
      <w:r w:rsidRPr="00991A47">
        <w:rPr>
          <w:rStyle w:val="afffff0"/>
          <w:rFonts w:hint="cs"/>
          <w:rtl/>
        </w:rPr>
        <w:t>[הזהובים]</w:t>
      </w:r>
      <w:r w:rsidR="00991A47">
        <w:rPr>
          <w:rStyle w:val="afffff0"/>
          <w:rFonts w:hint="cs"/>
          <w:rtl/>
        </w:rPr>
        <w:t xml:space="preserve"> </w:t>
      </w:r>
      <w:r w:rsidRPr="006F178A">
        <w:rPr>
          <w:rFonts w:hint="cs"/>
          <w:rtl/>
        </w:rPr>
        <w:t>אמר ראה מה יש לי מיהו לא ני</w:t>
      </w:r>
      <w:r w:rsidR="00991A47">
        <w:rPr>
          <w:rFonts w:hint="cs"/>
          <w:rtl/>
        </w:rPr>
        <w:t>ח</w:t>
      </w:r>
      <w:r w:rsidRPr="006F178A">
        <w:rPr>
          <w:rtl/>
        </w:rPr>
        <w:t>"</w:t>
      </w:r>
      <w:r w:rsidRPr="006F178A">
        <w:rPr>
          <w:rFonts w:hint="cs"/>
          <w:rtl/>
        </w:rPr>
        <w:t>ל להנות מזה ב</w:t>
      </w:r>
      <w:r w:rsidR="00991A47">
        <w:rPr>
          <w:rFonts w:hint="cs"/>
          <w:rtl/>
        </w:rPr>
        <w:t>עוה</w:t>
      </w:r>
      <w:r w:rsidR="0075729B">
        <w:rPr>
          <w:rtl/>
        </w:rPr>
        <w:t>"</w:t>
      </w:r>
      <w:r w:rsidR="00991A47">
        <w:rPr>
          <w:rFonts w:hint="cs"/>
          <w:rtl/>
        </w:rPr>
        <w:t>ז</w:t>
      </w:r>
      <w:r w:rsidRPr="006F178A">
        <w:rPr>
          <w:rFonts w:hint="cs"/>
          <w:rtl/>
        </w:rPr>
        <w:t>.</w:t>
      </w:r>
    </w:p>
    <w:p w14:paraId="1C90720C" w14:textId="73F5B880" w:rsidR="00033889" w:rsidRPr="006F178A" w:rsidRDefault="00033889" w:rsidP="00033889">
      <w:pPr>
        <w:pStyle w:val="affffb"/>
        <w:rPr>
          <w:rtl/>
        </w:rPr>
      </w:pPr>
      <w:r>
        <w:rPr>
          <w:rFonts w:hint="cs"/>
          <w:rtl/>
        </w:rPr>
        <w:t>מעשה דר</w:t>
      </w:r>
      <w:r w:rsidR="0075729B">
        <w:rPr>
          <w:rtl/>
        </w:rPr>
        <w:t>"</w:t>
      </w:r>
      <w:r>
        <w:rPr>
          <w:rFonts w:hint="cs"/>
          <w:rtl/>
        </w:rPr>
        <w:t>ע ונדרו של כלבא שבוע</w:t>
      </w:r>
    </w:p>
    <w:p w14:paraId="6DB0939B" w14:textId="77777777" w:rsidR="003E2DCC" w:rsidRPr="006F178A" w:rsidRDefault="003E2DCC" w:rsidP="00A522DC">
      <w:pPr>
        <w:pStyle w:val="a3"/>
        <w:framePr w:wrap="around"/>
        <w:rPr>
          <w:rtl/>
        </w:rPr>
      </w:pPr>
      <w:r w:rsidRPr="006F178A">
        <w:rPr>
          <w:rtl/>
        </w:rPr>
        <w:t>נ.</w:t>
      </w:r>
    </w:p>
    <w:p w14:paraId="03B6C4BC" w14:textId="127E357B" w:rsidR="005C60E6" w:rsidRPr="00C14A40" w:rsidRDefault="003E2DCC" w:rsidP="005C60E6">
      <w:pPr>
        <w:pStyle w:val="38"/>
        <w:framePr w:wrap="notBeside"/>
        <w:rPr>
          <w:rFonts w:hint="cs"/>
          <w:rtl/>
        </w:rPr>
      </w:pPr>
      <w:r w:rsidRPr="00C14A40">
        <w:rPr>
          <w:rtl/>
        </w:rPr>
        <w:t>ר"</w:t>
      </w:r>
      <w:r w:rsidRPr="00C14A40">
        <w:rPr>
          <w:rFonts w:hint="cs"/>
          <w:rtl/>
        </w:rPr>
        <w:t xml:space="preserve">ע </w:t>
      </w:r>
    </w:p>
    <w:p w14:paraId="2A104CF8" w14:textId="49C773EA" w:rsidR="004C1034" w:rsidRDefault="003E2DCC" w:rsidP="004C1034">
      <w:pPr>
        <w:rPr>
          <w:rStyle w:val="affffe"/>
          <w:rtl/>
        </w:rPr>
      </w:pPr>
      <w:r w:rsidRPr="006F178A">
        <w:rPr>
          <w:rFonts w:ascii="Fb Fontext" w:hAnsi="Fb Fontext" w:hint="cs"/>
          <w:rtl/>
        </w:rPr>
        <w:t>קידש לבתו של כלבא שבוע וכששמע מזה נדרו הנאה מכל נכסיו הלכה ונישאה לו</w:t>
      </w:r>
      <w:r w:rsidRPr="006F178A">
        <w:rPr>
          <w:rFonts w:ascii="Fb Fontext" w:hAnsi="Fb Fontext"/>
          <w:rtl/>
        </w:rPr>
        <w:t>.</w:t>
      </w:r>
      <w:r w:rsidR="00FA6AC8">
        <w:rPr>
          <w:rFonts w:hint="cs"/>
          <w:rtl/>
        </w:rPr>
        <w:t xml:space="preserve"> </w:t>
      </w:r>
      <w:r w:rsidRPr="006F178A">
        <w:rPr>
          <w:rFonts w:hint="cs"/>
          <w:rtl/>
        </w:rPr>
        <w:t>בימות החורף ישנו בבית התבן והיה מוציא תבן משער</w:t>
      </w:r>
      <w:r w:rsidR="0078786A">
        <w:rPr>
          <w:rFonts w:hint="cs"/>
          <w:rtl/>
        </w:rPr>
        <w:t>ה</w:t>
      </w:r>
      <w:r w:rsidRPr="006F178A">
        <w:rPr>
          <w:rFonts w:hint="cs"/>
          <w:rtl/>
        </w:rPr>
        <w:t xml:space="preserve"> </w:t>
      </w:r>
      <w:r w:rsidRPr="00FA6AC8">
        <w:rPr>
          <w:rStyle w:val="affffe"/>
          <w:rFonts w:hint="cs"/>
          <w:rtl/>
        </w:rPr>
        <w:t>א</w:t>
      </w:r>
      <w:r w:rsidRPr="00FA6AC8">
        <w:rPr>
          <w:rStyle w:val="affffe"/>
          <w:rtl/>
        </w:rPr>
        <w:t>"</w:t>
      </w:r>
      <w:r w:rsidRPr="00FA6AC8">
        <w:rPr>
          <w:rStyle w:val="affffe"/>
          <w:rFonts w:hint="cs"/>
          <w:rtl/>
        </w:rPr>
        <w:t xml:space="preserve">ל </w:t>
      </w:r>
      <w:r w:rsidRPr="006F178A">
        <w:rPr>
          <w:rFonts w:hint="cs"/>
          <w:rtl/>
        </w:rPr>
        <w:t>אילו היה לי הייתי מביא לך ירושלם של זהב, ובא אליהו ונדמה כאדם וקרא בפתח הבו לי מעט תבן שילדה אשתי ואין לי דבר ליתן לגוננה</w:t>
      </w:r>
      <w:r w:rsidR="009077FE">
        <w:rPr>
          <w:rFonts w:hint="cs"/>
          <w:rtl/>
        </w:rPr>
        <w:t>,</w:t>
      </w:r>
      <w:r w:rsidRPr="006F178A">
        <w:rPr>
          <w:rFonts w:hint="cs"/>
          <w:rtl/>
        </w:rPr>
        <w:t xml:space="preserve"> </w:t>
      </w:r>
      <w:r w:rsidRPr="009077FE">
        <w:rPr>
          <w:rStyle w:val="affffe"/>
          <w:rFonts w:hint="cs"/>
          <w:rtl/>
        </w:rPr>
        <w:t>א</w:t>
      </w:r>
      <w:r w:rsidRPr="009077FE">
        <w:rPr>
          <w:rStyle w:val="affffe"/>
          <w:rtl/>
        </w:rPr>
        <w:t>"</w:t>
      </w:r>
      <w:r w:rsidRPr="009077FE">
        <w:rPr>
          <w:rStyle w:val="affffe"/>
          <w:rFonts w:hint="cs"/>
          <w:rtl/>
        </w:rPr>
        <w:t>ל ר</w:t>
      </w:r>
      <w:r w:rsidRPr="009077FE">
        <w:rPr>
          <w:rStyle w:val="affffe"/>
          <w:rtl/>
        </w:rPr>
        <w:t>"</w:t>
      </w:r>
      <w:r w:rsidRPr="009077FE">
        <w:rPr>
          <w:rStyle w:val="affffe"/>
          <w:rFonts w:hint="cs"/>
          <w:rtl/>
        </w:rPr>
        <w:t>ע לאשתו</w:t>
      </w:r>
      <w:r w:rsidRPr="006F178A">
        <w:rPr>
          <w:rFonts w:hint="cs"/>
          <w:rtl/>
        </w:rPr>
        <w:t xml:space="preserve"> רא</w:t>
      </w:r>
      <w:r w:rsidR="009077FE">
        <w:rPr>
          <w:rFonts w:hint="cs"/>
          <w:rtl/>
        </w:rPr>
        <w:t>י</w:t>
      </w:r>
      <w:r w:rsidRPr="006F178A">
        <w:rPr>
          <w:rFonts w:hint="cs"/>
          <w:rtl/>
        </w:rPr>
        <w:t xml:space="preserve"> אדם ש</w:t>
      </w:r>
      <w:r w:rsidR="0052609B">
        <w:rPr>
          <w:rFonts w:hint="cs"/>
          <w:rtl/>
        </w:rPr>
        <w:t>אף</w:t>
      </w:r>
      <w:r w:rsidRPr="006F178A">
        <w:rPr>
          <w:rFonts w:hint="cs"/>
          <w:rtl/>
        </w:rPr>
        <w:t xml:space="preserve"> תבן אין לו</w:t>
      </w:r>
      <w:r w:rsidR="009077FE">
        <w:rPr>
          <w:rFonts w:hint="cs"/>
          <w:rtl/>
        </w:rPr>
        <w:t>,</w:t>
      </w:r>
      <w:r w:rsidRPr="006F178A">
        <w:rPr>
          <w:rFonts w:hint="cs"/>
          <w:rtl/>
        </w:rPr>
        <w:t xml:space="preserve"> </w:t>
      </w:r>
    </w:p>
    <w:p w14:paraId="70760E2E" w14:textId="77777777" w:rsidR="005C60E6" w:rsidRPr="00C14A40" w:rsidRDefault="003E2DCC" w:rsidP="005C60E6">
      <w:pPr>
        <w:pStyle w:val="38"/>
        <w:framePr w:wrap="notBeside"/>
        <w:rPr>
          <w:rFonts w:hint="cs"/>
          <w:rtl/>
        </w:rPr>
      </w:pPr>
      <w:r w:rsidRPr="00C14A40">
        <w:rPr>
          <w:rFonts w:hint="cs"/>
          <w:rtl/>
        </w:rPr>
        <w:t>א</w:t>
      </w:r>
      <w:r w:rsidRPr="00C14A40">
        <w:rPr>
          <w:rtl/>
        </w:rPr>
        <w:t>"</w:t>
      </w:r>
      <w:r w:rsidRPr="00C14A40">
        <w:rPr>
          <w:rFonts w:hint="cs"/>
          <w:rtl/>
        </w:rPr>
        <w:t xml:space="preserve">ל </w:t>
      </w:r>
    </w:p>
    <w:p w14:paraId="1815BC2F" w14:textId="779A8E58" w:rsidR="003E2DCC" w:rsidRPr="006F178A" w:rsidRDefault="003E2DCC" w:rsidP="005C60E6">
      <w:pPr>
        <w:rPr>
          <w:rtl/>
        </w:rPr>
      </w:pPr>
      <w:r w:rsidRPr="006F178A">
        <w:rPr>
          <w:rFonts w:hint="cs"/>
          <w:rtl/>
        </w:rPr>
        <w:t xml:space="preserve">לך והיה </w:t>
      </w:r>
      <w:r w:rsidR="00734AB4">
        <w:rPr>
          <w:rFonts w:hint="cs"/>
          <w:rtl/>
        </w:rPr>
        <w:t>ת</w:t>
      </w:r>
      <w:r w:rsidR="0075729B">
        <w:rPr>
          <w:rtl/>
        </w:rPr>
        <w:t>"</w:t>
      </w:r>
      <w:r w:rsidR="00734AB4">
        <w:rPr>
          <w:rFonts w:hint="cs"/>
          <w:rtl/>
        </w:rPr>
        <w:t>ח</w:t>
      </w:r>
      <w:r w:rsidRPr="006F178A">
        <w:rPr>
          <w:rFonts w:hint="cs"/>
          <w:rtl/>
        </w:rPr>
        <w:t xml:space="preserve"> הלך ולמד י</w:t>
      </w:r>
      <w:r w:rsidRPr="006F178A">
        <w:rPr>
          <w:rtl/>
        </w:rPr>
        <w:t>"</w:t>
      </w:r>
      <w:r>
        <w:rPr>
          <w:rFonts w:hint="cs"/>
          <w:rtl/>
        </w:rPr>
        <w:t xml:space="preserve">ב שנה לפני </w:t>
      </w:r>
      <w:r>
        <w:rPr>
          <w:rStyle w:val="affffe"/>
          <w:rFonts w:hint="cs"/>
          <w:rtl/>
          <w:rPrChange w:id="9115" w:author="מנוע אמוראים" w:date="2026-10-05T16:41:00Z">
            <w:rPr>
              <w:rFonts w:hint="cs"/>
              <w:rtl/>
            </w:rPr>
          </w:rPrChange>
        </w:rPr>
        <w:t xml:space="preserve">ר</w:t>
      </w:r>
      <w:r>
        <w:rPr>
          <w:rStyle w:val="affffe"/>
          <w:rtl/>
          <w:rPrChange w:id="9116" w:author="מנוע אמוראים" w:date="2026-10-05T16:41:00Z">
            <w:rPr>
              <w:rtl/>
            </w:rPr>
          </w:rPrChange>
        </w:rPr>
        <w:t xml:space="preserve">"</w:t>
      </w:r>
      <w:r>
        <w:rPr>
          <w:rStyle w:val="affffe"/>
          <w:rFonts w:hint="cs"/>
          <w:rtl/>
          <w:rPrChange w:id="9117" w:author="מנוע אמוראים" w:date="2026-10-05T16:41:00Z">
            <w:rPr>
              <w:rFonts w:hint="cs"/>
              <w:rtl/>
            </w:rPr>
          </w:rPrChange>
        </w:rPr>
        <w:t xml:space="preserve">א</w:t>
      </w:r>
      <w:r>
        <w:rPr>
          <w:rFonts w:hint="cs"/>
          <w:rtl/>
        </w:rPr>
        <w:t xml:space="preserve"> ורבי יהושע</w:t>
      </w:r>
      <w:r w:rsidR="00734AB4">
        <w:rPr>
          <w:rFonts w:hint="cs"/>
          <w:rtl/>
        </w:rPr>
        <w:t>,</w:t>
      </w:r>
      <w:r w:rsidR="004C1034">
        <w:rPr>
          <w:rFonts w:hint="cs"/>
          <w:rtl/>
        </w:rPr>
        <w:t xml:space="preserve"> </w:t>
      </w:r>
      <w:r w:rsidRPr="006F178A">
        <w:rPr>
          <w:rFonts w:hint="cs"/>
          <w:rtl/>
        </w:rPr>
        <w:t>ואחר י</w:t>
      </w:r>
      <w:r w:rsidRPr="006F178A">
        <w:rPr>
          <w:rtl/>
        </w:rPr>
        <w:t>"</w:t>
      </w:r>
      <w:r w:rsidRPr="006F178A">
        <w:rPr>
          <w:rFonts w:hint="cs"/>
          <w:rtl/>
        </w:rPr>
        <w:t>ב שנה בא לביתו ושמע אחו</w:t>
      </w:r>
      <w:r w:rsidR="00734AB4">
        <w:rPr>
          <w:rFonts w:hint="cs"/>
          <w:rtl/>
        </w:rPr>
        <w:t>ר</w:t>
      </w:r>
      <w:r w:rsidRPr="006F178A">
        <w:rPr>
          <w:rFonts w:hint="cs"/>
          <w:rtl/>
        </w:rPr>
        <w:t xml:space="preserve">י הבית שאמר רשע אחד לאשתו יפה עשה לך אביך שהדירך </w:t>
      </w:r>
      <w:r w:rsidR="007A5390" w:rsidRPr="007A5390">
        <w:rPr>
          <w:rStyle w:val="affffe"/>
          <w:rFonts w:hint="cs"/>
          <w:rtl/>
        </w:rPr>
        <w:t>א.</w:t>
      </w:r>
      <w:r w:rsidRPr="006F178A">
        <w:rPr>
          <w:rFonts w:hint="cs"/>
          <w:rtl/>
        </w:rPr>
        <w:t xml:space="preserve"> שאינו דומה לך, </w:t>
      </w:r>
      <w:r w:rsidRPr="00734AB4">
        <w:rPr>
          <w:rStyle w:val="affffe"/>
          <w:rtl/>
        </w:rPr>
        <w:t>ועוד</w:t>
      </w:r>
      <w:r w:rsidR="00734AB4">
        <w:rPr>
          <w:rStyle w:val="affffe"/>
          <w:rFonts w:hint="cs"/>
          <w:rtl/>
        </w:rPr>
        <w:t>:</w:t>
      </w:r>
      <w:r w:rsidRPr="006F178A">
        <w:rPr>
          <w:rtl/>
        </w:rPr>
        <w:t xml:space="preserve"> </w:t>
      </w:r>
      <w:r w:rsidRPr="006F178A">
        <w:rPr>
          <w:rFonts w:hint="cs"/>
          <w:rtl/>
        </w:rPr>
        <w:t>שעזבך אלמנה חיה כל השנים א</w:t>
      </w:r>
      <w:r w:rsidRPr="006F178A">
        <w:rPr>
          <w:rtl/>
        </w:rPr>
        <w:t>"</w:t>
      </w:r>
      <w:r w:rsidRPr="006F178A">
        <w:rPr>
          <w:rFonts w:hint="cs"/>
          <w:rtl/>
        </w:rPr>
        <w:t>ל אילו היה שומע לי שיילך עוד י</w:t>
      </w:r>
      <w:r w:rsidRPr="006F178A">
        <w:rPr>
          <w:rtl/>
        </w:rPr>
        <w:t>"</w:t>
      </w:r>
      <w:r w:rsidRPr="006F178A">
        <w:rPr>
          <w:rFonts w:hint="cs"/>
          <w:rtl/>
        </w:rPr>
        <w:t>ב שנים אחרות</w:t>
      </w:r>
      <w:r w:rsidR="005C60E6">
        <w:rPr>
          <w:rFonts w:hint="cs"/>
          <w:rtl/>
        </w:rPr>
        <w:t>.</w:t>
      </w:r>
      <w:r w:rsidRPr="006F178A">
        <w:rPr>
          <w:rFonts w:hint="cs"/>
          <w:rtl/>
        </w:rPr>
        <w:t xml:space="preserve"> </w:t>
      </w:r>
    </w:p>
    <w:p w14:paraId="53904887" w14:textId="77777777" w:rsidR="006666DF" w:rsidRPr="00C14A40" w:rsidRDefault="003E2DCC" w:rsidP="005C60E6">
      <w:pPr>
        <w:pStyle w:val="38"/>
        <w:framePr w:wrap="notBeside"/>
        <w:rPr>
          <w:rtl/>
        </w:rPr>
      </w:pPr>
      <w:r w:rsidRPr="00C14A40">
        <w:rPr>
          <w:rtl/>
        </w:rPr>
        <w:t>אמר:</w:t>
      </w:r>
    </w:p>
    <w:p w14:paraId="1073B5D6" w14:textId="76286406" w:rsidR="00515475" w:rsidRDefault="003E2DCC" w:rsidP="003E2DCC">
      <w:pPr>
        <w:rPr>
          <w:rStyle w:val="affffe"/>
          <w:rtl/>
        </w:rPr>
      </w:pPr>
      <w:r w:rsidRPr="006F178A">
        <w:rPr>
          <w:rtl/>
        </w:rPr>
        <w:t>הואיל ו</w:t>
      </w:r>
      <w:r w:rsidRPr="006F178A">
        <w:rPr>
          <w:rFonts w:hint="cs"/>
          <w:rtl/>
        </w:rPr>
        <w:t>נתנה לי רשות אשוב לאחורי, הלך לעוד י</w:t>
      </w:r>
      <w:r w:rsidRPr="006F178A">
        <w:rPr>
          <w:rtl/>
        </w:rPr>
        <w:t>"</w:t>
      </w:r>
      <w:r w:rsidRPr="006F178A">
        <w:rPr>
          <w:rFonts w:hint="cs"/>
          <w:rtl/>
        </w:rPr>
        <w:t>ב שנים והגיע עם כ</w:t>
      </w:r>
      <w:r w:rsidRPr="006F178A">
        <w:rPr>
          <w:rtl/>
        </w:rPr>
        <w:t>"</w:t>
      </w:r>
      <w:r w:rsidRPr="006F178A">
        <w:rPr>
          <w:rFonts w:hint="cs"/>
          <w:rtl/>
        </w:rPr>
        <w:t xml:space="preserve">ד אלף תלמידים ויצאו כולם לקראתו, ואף היא יצאה לקראתו </w:t>
      </w:r>
      <w:r w:rsidRPr="00515475">
        <w:rPr>
          <w:rStyle w:val="affffe"/>
          <w:rFonts w:hint="cs"/>
          <w:rtl/>
        </w:rPr>
        <w:t>א</w:t>
      </w:r>
      <w:r w:rsidRPr="00515475">
        <w:rPr>
          <w:rStyle w:val="affffe"/>
          <w:rtl/>
        </w:rPr>
        <w:t>"</w:t>
      </w:r>
      <w:r w:rsidRPr="00515475">
        <w:rPr>
          <w:rStyle w:val="affffe"/>
          <w:rFonts w:hint="cs"/>
          <w:rtl/>
        </w:rPr>
        <w:t xml:space="preserve">ל </w:t>
      </w:r>
      <w:r w:rsidRPr="006F178A">
        <w:rPr>
          <w:rFonts w:hint="cs"/>
          <w:rtl/>
        </w:rPr>
        <w:t xml:space="preserve">אותו רשע ואת לאן </w:t>
      </w:r>
      <w:r w:rsidRPr="00515475">
        <w:rPr>
          <w:rStyle w:val="affffe"/>
          <w:rFonts w:hint="cs"/>
          <w:rtl/>
        </w:rPr>
        <w:t>א</w:t>
      </w:r>
      <w:r w:rsidRPr="00515475">
        <w:rPr>
          <w:rStyle w:val="affffe"/>
          <w:rtl/>
        </w:rPr>
        <w:t>"</w:t>
      </w:r>
      <w:r w:rsidRPr="00515475">
        <w:rPr>
          <w:rStyle w:val="affffe"/>
          <w:rFonts w:hint="cs"/>
          <w:rtl/>
        </w:rPr>
        <w:t xml:space="preserve">ל </w:t>
      </w:r>
      <w:r w:rsidRPr="00515475">
        <w:rPr>
          <w:rStyle w:val="affffa"/>
          <w:rFonts w:hint="cs"/>
          <w:rtl/>
        </w:rPr>
        <w:t>יודע צדיק נפש בהמתו</w:t>
      </w:r>
      <w:r w:rsidRPr="006F178A">
        <w:rPr>
          <w:rFonts w:hint="cs"/>
          <w:rtl/>
        </w:rPr>
        <w:t xml:space="preserve"> וכשבאה לראותו</w:t>
      </w:r>
      <w:r w:rsidR="0075729B">
        <w:rPr>
          <w:rFonts w:hint="cs"/>
          <w:rtl/>
        </w:rPr>
        <w:t xml:space="preserve"> </w:t>
      </w:r>
      <w:r w:rsidRPr="006F178A">
        <w:rPr>
          <w:rFonts w:hint="cs"/>
          <w:rtl/>
        </w:rPr>
        <w:t>דחו אותה רבנן</w:t>
      </w:r>
      <w:r w:rsidR="00033889">
        <w:rPr>
          <w:rFonts w:hint="cs"/>
          <w:rtl/>
        </w:rPr>
        <w:t>,</w:t>
      </w:r>
      <w:r w:rsidRPr="006F178A">
        <w:rPr>
          <w:rFonts w:hint="cs"/>
          <w:rtl/>
        </w:rPr>
        <w:t xml:space="preserve"> </w:t>
      </w:r>
    </w:p>
    <w:p w14:paraId="3C9DAD9B" w14:textId="4AAD05E7" w:rsidR="006666DF" w:rsidRPr="00C14A40" w:rsidRDefault="005C60E6" w:rsidP="005C60E6">
      <w:pPr>
        <w:pStyle w:val="38"/>
        <w:framePr w:wrap="notBeside"/>
        <w:rPr>
          <w:rFonts w:hint="cs"/>
          <w:rtl/>
        </w:rPr>
      </w:pPr>
      <w:r w:rsidRPr="00C14A40">
        <w:rPr>
          <w:rFonts w:hint="cs"/>
          <w:rtl/>
        </w:rPr>
        <w:t>א</w:t>
      </w:r>
      <w:r w:rsidR="0075729B">
        <w:rPr>
          <w:rtl/>
        </w:rPr>
        <w:t>"</w:t>
      </w:r>
      <w:r w:rsidRPr="00C14A40">
        <w:rPr>
          <w:rFonts w:hint="cs"/>
          <w:rtl/>
        </w:rPr>
        <w:t xml:space="preserve">ל </w:t>
      </w:r>
      <w:r w:rsidR="003E2DCC" w:rsidRPr="00C14A40">
        <w:rPr>
          <w:rFonts w:hint="cs"/>
          <w:rtl/>
        </w:rPr>
        <w:t>ר</w:t>
      </w:r>
      <w:r w:rsidR="003E2DCC" w:rsidRPr="00C14A40">
        <w:rPr>
          <w:rtl/>
        </w:rPr>
        <w:t>"</w:t>
      </w:r>
      <w:r w:rsidR="003E2DCC" w:rsidRPr="00C14A40">
        <w:rPr>
          <w:rFonts w:hint="cs"/>
          <w:rtl/>
        </w:rPr>
        <w:t>ע</w:t>
      </w:r>
      <w:r w:rsidR="00033889" w:rsidRPr="00C14A40">
        <w:rPr>
          <w:rFonts w:hint="cs"/>
          <w:rtl/>
        </w:rPr>
        <w:t>:</w:t>
      </w:r>
    </w:p>
    <w:p w14:paraId="14E11AE3" w14:textId="613B57A1" w:rsidR="003E2DCC" w:rsidRPr="006F178A" w:rsidRDefault="003E2DCC" w:rsidP="003E2DCC">
      <w:pPr>
        <w:rPr>
          <w:rtl/>
        </w:rPr>
      </w:pPr>
      <w:r w:rsidRPr="006F178A">
        <w:rPr>
          <w:rFonts w:hint="cs"/>
          <w:rtl/>
        </w:rPr>
        <w:t xml:space="preserve">הניחו לה, </w:t>
      </w:r>
      <w:r w:rsidR="00033889">
        <w:rPr>
          <w:rFonts w:hint="cs"/>
          <w:rtl/>
        </w:rPr>
        <w:t>ש</w:t>
      </w:r>
      <w:r w:rsidRPr="006F178A">
        <w:rPr>
          <w:rFonts w:hint="cs"/>
          <w:rtl/>
        </w:rPr>
        <w:t>שלי ושלכם שלה הוא</w:t>
      </w:r>
      <w:r w:rsidR="00033889">
        <w:rPr>
          <w:rFonts w:hint="cs"/>
          <w:rtl/>
        </w:rPr>
        <w:t>.</w:t>
      </w:r>
      <w:r w:rsidRPr="006F178A">
        <w:rPr>
          <w:rFonts w:hint="cs"/>
          <w:rtl/>
        </w:rPr>
        <w:t xml:space="preserve"> </w:t>
      </w:r>
    </w:p>
    <w:p w14:paraId="1AD138B4" w14:textId="77777777" w:rsidR="003E2DCC" w:rsidRPr="006F178A" w:rsidRDefault="003E2DCC" w:rsidP="003E2DCC">
      <w:pPr>
        <w:rPr>
          <w:rtl/>
        </w:rPr>
      </w:pPr>
      <w:r w:rsidRPr="006F178A">
        <w:rPr>
          <w:rFonts w:hint="cs"/>
          <w:rtl/>
        </w:rPr>
        <w:t xml:space="preserve">וכששמע כלבא שבוע בא ונשאל על נדרו והתירו </w:t>
      </w:r>
    </w:p>
    <w:p w14:paraId="2516A6D4" w14:textId="20F80803" w:rsidR="00033889" w:rsidRDefault="008B1B1A" w:rsidP="008B1B1A">
      <w:pPr>
        <w:pStyle w:val="affffb"/>
        <w:rPr>
          <w:rtl/>
        </w:rPr>
      </w:pPr>
      <w:r>
        <w:rPr>
          <w:rFonts w:hint="cs"/>
          <w:rtl/>
        </w:rPr>
        <w:t>ר</w:t>
      </w:r>
      <w:r w:rsidR="0075729B">
        <w:rPr>
          <w:rtl/>
        </w:rPr>
        <w:t>"</w:t>
      </w:r>
      <w:r>
        <w:rPr>
          <w:rFonts w:hint="cs"/>
          <w:rtl/>
        </w:rPr>
        <w:t xml:space="preserve">ע נתעשר </w:t>
      </w:r>
      <w:r w:rsidR="003E2DCC" w:rsidRPr="006F178A">
        <w:rPr>
          <w:rtl/>
        </w:rPr>
        <w:t>מ</w:t>
      </w:r>
      <w:r w:rsidR="003E2DCC" w:rsidRPr="006F178A">
        <w:rPr>
          <w:rFonts w:hint="cs"/>
          <w:rtl/>
        </w:rPr>
        <w:t xml:space="preserve">ששה דברים </w:t>
      </w:r>
    </w:p>
    <w:p w14:paraId="6397D466" w14:textId="77777777" w:rsidR="006666DF" w:rsidRPr="00C14A40" w:rsidRDefault="003E2DCC" w:rsidP="005C60E6">
      <w:pPr>
        <w:pStyle w:val="38"/>
        <w:framePr w:wrap="notBeside"/>
        <w:rPr>
          <w:rFonts w:hint="cs"/>
          <w:rtl/>
        </w:rPr>
      </w:pPr>
      <w:r w:rsidRPr="00C14A40">
        <w:rPr>
          <w:rFonts w:hint="cs"/>
          <w:rtl/>
        </w:rPr>
        <w:t>א.</w:t>
      </w:r>
    </w:p>
    <w:p w14:paraId="67791ABE" w14:textId="0819DF4A" w:rsidR="003E2DCC" w:rsidRPr="00295E41" w:rsidRDefault="003E2DCC" w:rsidP="003E2DCC">
      <w:pPr>
        <w:rPr>
          <w:rStyle w:val="afffa"/>
          <w:rtl/>
        </w:rPr>
      </w:pPr>
      <w:r w:rsidRPr="006F178A">
        <w:rPr>
          <w:rFonts w:hint="cs"/>
          <w:rtl/>
        </w:rPr>
        <w:t>מכל</w:t>
      </w:r>
      <w:r w:rsidRPr="006F178A">
        <w:rPr>
          <w:rtl/>
        </w:rPr>
        <w:t>בא שבוע;</w:t>
      </w:r>
      <w:r w:rsidRPr="006F178A">
        <w:rPr>
          <w:rFonts w:hint="cs"/>
          <w:rtl/>
        </w:rPr>
        <w:t xml:space="preserve"> </w:t>
      </w:r>
    </w:p>
    <w:p w14:paraId="1C2097D5" w14:textId="77777777" w:rsidR="006666DF" w:rsidRPr="00C14A40" w:rsidRDefault="003E2DCC" w:rsidP="005C60E6">
      <w:pPr>
        <w:pStyle w:val="38"/>
        <w:framePr w:wrap="notBeside"/>
        <w:rPr>
          <w:rFonts w:hint="cs"/>
          <w:rtl/>
        </w:rPr>
      </w:pPr>
      <w:r w:rsidRPr="00C14A40">
        <w:rPr>
          <w:rFonts w:hint="cs"/>
          <w:rtl/>
        </w:rPr>
        <w:t>ב.</w:t>
      </w:r>
    </w:p>
    <w:p w14:paraId="2C03E48F" w14:textId="52BC47F0" w:rsidR="003E2DCC" w:rsidRPr="006F178A" w:rsidRDefault="003E2DCC" w:rsidP="002E0918">
      <w:pPr>
        <w:rPr>
          <w:rtl/>
        </w:rPr>
      </w:pPr>
      <w:r w:rsidRPr="006F178A">
        <w:rPr>
          <w:rFonts w:hint="cs"/>
          <w:rtl/>
        </w:rPr>
        <w:t xml:space="preserve">מאיל הספינה </w:t>
      </w:r>
      <w:r w:rsidR="003A3B0E">
        <w:rPr>
          <w:rFonts w:hint="cs"/>
          <w:rtl/>
        </w:rPr>
        <w:t xml:space="preserve">שמצא </w:t>
      </w:r>
      <w:r w:rsidRPr="002E0918">
        <w:rPr>
          <w:rStyle w:val="afffff0"/>
          <w:rFonts w:hint="cs"/>
          <w:rtl/>
        </w:rPr>
        <w:t xml:space="preserve">מין קרן לנחש </w:t>
      </w:r>
      <w:r w:rsidR="002E0918">
        <w:rPr>
          <w:rStyle w:val="afffff0"/>
          <w:rFonts w:hint="cs"/>
          <w:rtl/>
        </w:rPr>
        <w:t xml:space="preserve">לספינה </w:t>
      </w:r>
      <w:r w:rsidR="003A3B0E" w:rsidRPr="002E0918">
        <w:rPr>
          <w:rStyle w:val="afffff0"/>
          <w:rFonts w:hint="cs"/>
          <w:rtl/>
        </w:rPr>
        <w:t>שש</w:t>
      </w:r>
      <w:r w:rsidRPr="002E0918">
        <w:rPr>
          <w:rStyle w:val="afffff0"/>
          <w:rFonts w:hint="cs"/>
          <w:rtl/>
        </w:rPr>
        <w:t>מים בו הזהובים</w:t>
      </w:r>
    </w:p>
    <w:p w14:paraId="18113825" w14:textId="77777777" w:rsidR="005C60E6" w:rsidRPr="00C14A40" w:rsidRDefault="003E2DCC" w:rsidP="005C60E6">
      <w:pPr>
        <w:pStyle w:val="38"/>
        <w:framePr w:wrap="notBeside"/>
        <w:rPr>
          <w:rFonts w:hint="cs"/>
          <w:rtl/>
        </w:rPr>
      </w:pPr>
      <w:r w:rsidRPr="00C14A40">
        <w:rPr>
          <w:rFonts w:hint="cs"/>
          <w:rtl/>
        </w:rPr>
        <w:t xml:space="preserve">ג. </w:t>
      </w:r>
    </w:p>
    <w:p w14:paraId="2C640D41" w14:textId="025BD544" w:rsidR="003E2DCC" w:rsidRPr="006F178A" w:rsidRDefault="003E2DCC" w:rsidP="003E2DCC">
      <w:pPr>
        <w:rPr>
          <w:rtl/>
        </w:rPr>
      </w:pPr>
      <w:r w:rsidRPr="006F178A">
        <w:rPr>
          <w:rFonts w:hint="cs"/>
          <w:rtl/>
        </w:rPr>
        <w:t xml:space="preserve">ומאוצר שהביא ד' זוזים לספנים </w:t>
      </w:r>
      <w:r w:rsidR="00673577">
        <w:rPr>
          <w:rFonts w:hint="cs"/>
          <w:rtl/>
        </w:rPr>
        <w:t>להביא</w:t>
      </w:r>
      <w:r w:rsidRPr="006F178A">
        <w:rPr>
          <w:rFonts w:hint="cs"/>
          <w:rtl/>
        </w:rPr>
        <w:t xml:space="preserve"> לו משהו ולא מצאו כי אם תיבה על חוף הים והביאו לו</w:t>
      </w:r>
      <w:r w:rsidR="00673577">
        <w:rPr>
          <w:rFonts w:hint="cs"/>
          <w:rtl/>
        </w:rPr>
        <w:t>,</w:t>
      </w:r>
      <w:r w:rsidRPr="006F178A">
        <w:rPr>
          <w:rFonts w:hint="cs"/>
          <w:rtl/>
        </w:rPr>
        <w:t xml:space="preserve"> וביקשו שימתין עד שיביאו לו יותר,</w:t>
      </w:r>
      <w:r w:rsidRPr="00FC548B">
        <w:rPr>
          <w:rStyle w:val="afffff0"/>
          <w:rFonts w:hint="cs"/>
          <w:rtl/>
        </w:rPr>
        <w:t xml:space="preserve"> ונמצא שהיה מלא בדינרים מאורחת ישמעאלים</w:t>
      </w:r>
      <w:r w:rsidR="00FC548B" w:rsidRPr="00FC548B">
        <w:rPr>
          <w:rStyle w:val="afffff0"/>
          <w:rFonts w:hint="cs"/>
          <w:rtl/>
        </w:rPr>
        <w:t xml:space="preserve"> שטבעה ספינתה</w:t>
      </w:r>
      <w:r w:rsidRPr="00FC548B">
        <w:rPr>
          <w:rStyle w:val="afffff0"/>
          <w:rFonts w:hint="cs"/>
          <w:rtl/>
        </w:rPr>
        <w:t>.</w:t>
      </w:r>
    </w:p>
    <w:p w14:paraId="6B720F7E" w14:textId="77777777" w:rsidR="006666DF" w:rsidRPr="00C14A40" w:rsidRDefault="003E2DCC" w:rsidP="005C60E6">
      <w:pPr>
        <w:pStyle w:val="38"/>
        <w:framePr w:wrap="notBeside"/>
        <w:rPr>
          <w:rFonts w:hint="cs"/>
          <w:rtl/>
        </w:rPr>
      </w:pPr>
      <w:r w:rsidRPr="00C14A40">
        <w:rPr>
          <w:rFonts w:hint="cs"/>
          <w:rtl/>
        </w:rPr>
        <w:t>ד.</w:t>
      </w:r>
    </w:p>
    <w:p w14:paraId="155D3F26" w14:textId="16716DF8" w:rsidR="003E2DCC" w:rsidRPr="006F178A" w:rsidRDefault="003E2DCC" w:rsidP="003E2DCC">
      <w:pPr>
        <w:rPr>
          <w:rtl/>
        </w:rPr>
      </w:pPr>
      <w:r w:rsidRPr="006F178A">
        <w:rPr>
          <w:rtl/>
        </w:rPr>
        <w:t>ו</w:t>
      </w:r>
      <w:r w:rsidRPr="006F178A">
        <w:rPr>
          <w:rFonts w:hint="cs"/>
          <w:rtl/>
        </w:rPr>
        <w:t>מ</w:t>
      </w:r>
      <w:r w:rsidRPr="006F178A">
        <w:rPr>
          <w:rtl/>
        </w:rPr>
        <w:t>מטרוניתא</w:t>
      </w:r>
      <w:r w:rsidR="00FC548B">
        <w:rPr>
          <w:rFonts w:hint="cs"/>
          <w:rtl/>
        </w:rPr>
        <w:t xml:space="preserve"> </w:t>
      </w:r>
      <w:r w:rsidRPr="000C7D98">
        <w:rPr>
          <w:rStyle w:val="afffff0"/>
          <w:rFonts w:hint="cs"/>
          <w:rtl/>
        </w:rPr>
        <w:t>שלווה ממנה והיה הקב</w:t>
      </w:r>
      <w:r w:rsidRPr="000C7D98">
        <w:rPr>
          <w:rStyle w:val="afffff0"/>
          <w:rtl/>
        </w:rPr>
        <w:t>"</w:t>
      </w:r>
      <w:r w:rsidRPr="000C7D98">
        <w:rPr>
          <w:rStyle w:val="afffff0"/>
          <w:rFonts w:hint="cs"/>
          <w:rtl/>
        </w:rPr>
        <w:t>ה והים ערבים ונפרעה מן הערב והשיבה לו היתר</w:t>
      </w:r>
    </w:p>
    <w:p w14:paraId="354C41B0" w14:textId="77777777" w:rsidR="003E2DCC" w:rsidRPr="006F178A" w:rsidRDefault="003E2DCC" w:rsidP="00A522DC">
      <w:pPr>
        <w:pStyle w:val="a3"/>
        <w:framePr w:wrap="around"/>
        <w:rPr>
          <w:rtl/>
        </w:rPr>
      </w:pPr>
      <w:r w:rsidRPr="006F178A">
        <w:rPr>
          <w:rtl/>
        </w:rPr>
        <w:t xml:space="preserve">נ: </w:t>
      </w:r>
    </w:p>
    <w:p w14:paraId="6EEB64BF" w14:textId="77777777" w:rsidR="006666DF" w:rsidRPr="00C14A40" w:rsidRDefault="003E2DCC" w:rsidP="005C60E6">
      <w:pPr>
        <w:pStyle w:val="38"/>
        <w:framePr w:wrap="notBeside"/>
        <w:rPr>
          <w:rFonts w:hint="cs"/>
          <w:rtl/>
        </w:rPr>
      </w:pPr>
      <w:r w:rsidRPr="00C14A40">
        <w:rPr>
          <w:rFonts w:hint="cs"/>
          <w:rtl/>
        </w:rPr>
        <w:t>ה.</w:t>
      </w:r>
    </w:p>
    <w:p w14:paraId="4980CF35" w14:textId="11C93463" w:rsidR="003E2DCC" w:rsidRPr="00295E41" w:rsidRDefault="003E2DCC" w:rsidP="007A5390">
      <w:pPr>
        <w:rPr>
          <w:rStyle w:val="afffa"/>
          <w:rtl/>
        </w:rPr>
      </w:pPr>
      <w:r w:rsidRPr="006F178A">
        <w:rPr>
          <w:rFonts w:ascii="Fb Fontext" w:hAnsi="Fb Fontext"/>
          <w:rtl/>
        </w:rPr>
        <w:t>ואשת טורנוסרופוס</w:t>
      </w:r>
      <w:r w:rsidRPr="006F178A">
        <w:rPr>
          <w:rFonts w:ascii="Fb Fontext" w:hAnsi="Fb Fontext" w:hint="cs"/>
          <w:rtl/>
        </w:rPr>
        <w:t xml:space="preserve"> </w:t>
      </w:r>
      <w:r w:rsidRPr="000C7D98">
        <w:rPr>
          <w:rStyle w:val="afffff0"/>
          <w:rFonts w:hint="cs"/>
          <w:rtl/>
        </w:rPr>
        <w:t>[ש</w:t>
      </w:r>
      <w:r w:rsidR="007A5390">
        <w:rPr>
          <w:rStyle w:val="afffff0"/>
          <w:rFonts w:hint="cs"/>
          <w:rtl/>
        </w:rPr>
        <w:t>קנטרו,</w:t>
      </w:r>
      <w:r w:rsidRPr="000C7D98">
        <w:rPr>
          <w:rStyle w:val="afffff0"/>
          <w:rFonts w:hint="cs"/>
          <w:rtl/>
        </w:rPr>
        <w:t xml:space="preserve"> וכשבאה להכשילו רק</w:t>
      </w:r>
      <w:r w:rsidR="007A5390">
        <w:rPr>
          <w:rStyle w:val="afffff0"/>
          <w:rFonts w:hint="cs"/>
          <w:rtl/>
        </w:rPr>
        <w:t>,</w:t>
      </w:r>
      <w:r w:rsidRPr="000C7D98">
        <w:rPr>
          <w:rStyle w:val="afffff0"/>
          <w:rFonts w:hint="cs"/>
          <w:rtl/>
        </w:rPr>
        <w:t xml:space="preserve"> שחק</w:t>
      </w:r>
      <w:r w:rsidR="007A5390">
        <w:rPr>
          <w:rStyle w:val="afffff0"/>
          <w:rFonts w:hint="cs"/>
          <w:rtl/>
        </w:rPr>
        <w:t>,</w:t>
      </w:r>
      <w:r w:rsidRPr="000C7D98">
        <w:rPr>
          <w:rStyle w:val="afffff0"/>
          <w:rFonts w:hint="cs"/>
          <w:rtl/>
        </w:rPr>
        <w:t xml:space="preserve"> ובכ</w:t>
      </w:r>
      <w:r w:rsidR="000C7D98">
        <w:rPr>
          <w:rStyle w:val="afffff0"/>
          <w:rFonts w:hint="cs"/>
          <w:rtl/>
        </w:rPr>
        <w:t>ה</w:t>
      </w:r>
      <w:r w:rsidRPr="000C7D98">
        <w:rPr>
          <w:rStyle w:val="afffff0"/>
          <w:rFonts w:hint="cs"/>
          <w:rtl/>
        </w:rPr>
        <w:t xml:space="preserve">] </w:t>
      </w:r>
    </w:p>
    <w:p w14:paraId="01C777A5" w14:textId="77777777" w:rsidR="005C60E6" w:rsidRPr="00C14A40" w:rsidRDefault="003E2DCC" w:rsidP="005C60E6">
      <w:pPr>
        <w:pStyle w:val="38"/>
        <w:framePr w:wrap="notBeside"/>
        <w:rPr>
          <w:rtl/>
        </w:rPr>
      </w:pPr>
      <w:r w:rsidRPr="00C14A40">
        <w:rPr>
          <w:rFonts w:hint="cs"/>
          <w:rtl/>
        </w:rPr>
        <w:t xml:space="preserve">ו. </w:t>
      </w:r>
    </w:p>
    <w:p w14:paraId="6D9A0F06" w14:textId="6CF157F0" w:rsidR="003E2DCC" w:rsidRPr="006F178A" w:rsidRDefault="003E2DCC" w:rsidP="008B1B1A">
      <w:pPr>
        <w:spacing w:after="60"/>
        <w:rPr>
          <w:rtl/>
        </w:rPr>
      </w:pPr>
      <w:r w:rsidRPr="006F178A">
        <w:rPr>
          <w:rtl/>
        </w:rPr>
        <w:t>ומקטיעא בר שלום.</w:t>
      </w:r>
      <w:r w:rsidRPr="006F178A">
        <w:rPr>
          <w:rFonts w:hint="cs"/>
          <w:rtl/>
        </w:rPr>
        <w:t xml:space="preserve"> </w:t>
      </w:r>
      <w:r>
        <w:rPr>
          <w:rStyle w:val="afffff0"/>
          <w:rFonts w:hint="cs"/>
          <w:rtl/>
        </w:rPr>
        <w:t xml:space="preserve">[שהבטיח כל נכסיו </w:t>
      </w:r>
      <w:r>
        <w:rPr>
          <w:rStyle w:val="affffe"/>
          <w:rFonts w:hint="cs"/>
          <w:rtl/>
          <w:rPrChange w:id="9118" w:author="מנוע אמוראים" w:date="2026-10-05T16:41:00Z">
            <w:rPr>
              <w:rStyle w:val="afffff0"/>
              <w:rFonts w:hint="cs"/>
              <w:rtl/>
            </w:rPr>
          </w:rPrChange>
        </w:rPr>
        <w:t xml:space="preserve">לר</w:t>
      </w:r>
      <w:r>
        <w:rPr>
          <w:rStyle w:val="affffe"/>
          <w:rtl/>
          <w:rPrChange w:id="9119" w:author="מנוע אמוראים" w:date="2026-10-05T16:41:00Z">
            <w:rPr>
              <w:rStyle w:val="afffff0"/>
              <w:rtl/>
            </w:rPr>
          </w:rPrChange>
        </w:rPr>
        <w:t xml:space="preserve">"</w:t>
      </w:r>
      <w:r>
        <w:rPr>
          <w:rStyle w:val="affffe"/>
          <w:rFonts w:hint="cs"/>
          <w:rtl/>
          <w:rPrChange w:id="9120" w:author="מנוע אמוראים" w:date="2026-10-05T16:41:00Z">
            <w:rPr>
              <w:rStyle w:val="afffff0"/>
              <w:rFonts w:hint="cs"/>
              <w:rtl/>
            </w:rPr>
          </w:rPrChange>
        </w:rPr>
        <w:t xml:space="preserve">ע</w:t>
      </w:r>
      <w:r>
        <w:rPr>
          <w:rStyle w:val="afffff0"/>
          <w:rFonts w:hint="cs"/>
          <w:rtl/>
        </w:rPr>
        <w:t xml:space="preserve"> וחביריו]</w:t>
      </w:r>
    </w:p>
    <w:p w14:paraId="20E0EC6E" w14:textId="14D64AF2" w:rsidR="006666DF" w:rsidRPr="00C14A40" w:rsidRDefault="003E2DCC" w:rsidP="005C60E6">
      <w:pPr>
        <w:pStyle w:val="38"/>
        <w:framePr w:wrap="notBeside"/>
        <w:rPr>
          <w:rtl/>
        </w:rPr>
      </w:pPr>
      <w:r w:rsidRPr="00C14A40">
        <w:rPr>
          <w:rtl/>
        </w:rPr>
        <w:t>רב גמדא</w:t>
      </w:r>
    </w:p>
    <w:p w14:paraId="4A3F532A" w14:textId="5784E8B9" w:rsidR="003E2DCC" w:rsidRPr="006F178A" w:rsidRDefault="003E2DCC" w:rsidP="003E2DCC">
      <w:pPr>
        <w:rPr>
          <w:rtl/>
        </w:rPr>
      </w:pPr>
      <w:r w:rsidRPr="006F178A">
        <w:rPr>
          <w:rFonts w:hint="cs"/>
          <w:rtl/>
        </w:rPr>
        <w:t>הביא ד' זוזי לספנים להביא בהן משהו ולא מצאו הביאו לו קוף ובר</w:t>
      </w:r>
      <w:r w:rsidR="00E33D75">
        <w:rPr>
          <w:rFonts w:hint="cs"/>
          <w:rtl/>
        </w:rPr>
        <w:t>ח</w:t>
      </w:r>
      <w:r w:rsidRPr="006F178A">
        <w:rPr>
          <w:rFonts w:hint="cs"/>
          <w:rtl/>
        </w:rPr>
        <w:t xml:space="preserve"> לחור וחפרו אחריו ומצאו שהיה תחתיו מרגליות והביאו לו הכל </w:t>
      </w:r>
    </w:p>
    <w:p w14:paraId="2ECF1AA0" w14:textId="5E63FD9E" w:rsidR="005C60E6" w:rsidRPr="00C14A40" w:rsidRDefault="003E2DCC" w:rsidP="005C60E6">
      <w:pPr>
        <w:pStyle w:val="38"/>
        <w:framePr w:wrap="notBeside"/>
        <w:rPr>
          <w:rtl/>
        </w:rPr>
      </w:pPr>
      <w:r w:rsidRPr="00C14A40">
        <w:rPr>
          <w:rtl/>
        </w:rPr>
        <w:t>בת קיסר לר</w:t>
      </w:r>
      <w:r w:rsidR="00E33D75" w:rsidRPr="00C14A40">
        <w:rPr>
          <w:rFonts w:hint="cs"/>
          <w:rtl/>
        </w:rPr>
        <w:t>יב</w:t>
      </w:r>
      <w:r w:rsidR="0075729B">
        <w:rPr>
          <w:rtl/>
        </w:rPr>
        <w:t>"</w:t>
      </w:r>
      <w:r w:rsidR="00E33D75" w:rsidRPr="00C14A40">
        <w:rPr>
          <w:rFonts w:hint="cs"/>
          <w:rtl/>
        </w:rPr>
        <w:t>ח</w:t>
      </w:r>
      <w:r w:rsidRPr="00C14A40">
        <w:rPr>
          <w:rtl/>
        </w:rPr>
        <w:t>:</w:t>
      </w:r>
    </w:p>
    <w:p w14:paraId="7A664101" w14:textId="755488F6" w:rsidR="003E2DCC" w:rsidRPr="006F178A" w:rsidRDefault="003E2DCC" w:rsidP="005C60E6">
      <w:pPr>
        <w:rPr>
          <w:rtl/>
        </w:rPr>
      </w:pPr>
      <w:r w:rsidRPr="006F178A">
        <w:rPr>
          <w:rtl/>
        </w:rPr>
        <w:t>תורה מפוארה בכלי מכוער!</w:t>
      </w:r>
      <w:r w:rsidRPr="006F178A">
        <w:rPr>
          <w:rFonts w:hint="cs"/>
          <w:rtl/>
        </w:rPr>
        <w:t xml:space="preserve"> </w:t>
      </w:r>
      <w:r w:rsidRPr="00E33D75">
        <w:rPr>
          <w:rStyle w:val="affffe"/>
          <w:rtl/>
        </w:rPr>
        <w:t>א"ל:</w:t>
      </w:r>
      <w:r w:rsidRPr="006F178A">
        <w:rPr>
          <w:rtl/>
        </w:rPr>
        <w:t xml:space="preserve"> למדי מבית אבוך, במה מניחין יין? </w:t>
      </w:r>
    </w:p>
    <w:p w14:paraId="1745603D" w14:textId="77777777" w:rsidR="005C60E6" w:rsidRPr="00C14A40" w:rsidRDefault="003E2DCC" w:rsidP="005C60E6">
      <w:pPr>
        <w:pStyle w:val="38"/>
        <w:framePr w:wrap="notBeside"/>
        <w:rPr>
          <w:rFonts w:hint="cs"/>
          <w:rtl/>
        </w:rPr>
      </w:pPr>
      <w:r w:rsidRPr="00C14A40">
        <w:rPr>
          <w:rtl/>
        </w:rPr>
        <w:t>אמרה ל</w:t>
      </w:r>
      <w:r w:rsidRPr="00C14A40">
        <w:rPr>
          <w:rFonts w:hint="cs"/>
          <w:rtl/>
        </w:rPr>
        <w:t xml:space="preserve">ו </w:t>
      </w:r>
    </w:p>
    <w:p w14:paraId="3FD8BFE5" w14:textId="5D260973" w:rsidR="003E2DCC" w:rsidRPr="00625DCC" w:rsidRDefault="003E2DCC" w:rsidP="003E2DCC">
      <w:pPr>
        <w:rPr>
          <w:spacing w:val="-2"/>
          <w:rtl/>
        </w:rPr>
      </w:pPr>
      <w:r w:rsidRPr="00625DCC">
        <w:rPr>
          <w:rFonts w:hint="cs"/>
          <w:spacing w:val="-2"/>
          <w:rtl/>
        </w:rPr>
        <w:t xml:space="preserve">בכלי חרס </w:t>
      </w:r>
      <w:r w:rsidRPr="000F2DD1">
        <w:rPr>
          <w:rStyle w:val="affffe"/>
          <w:rFonts w:hint="cs"/>
          <w:rtl/>
        </w:rPr>
        <w:t>א</w:t>
      </w:r>
      <w:r w:rsidRPr="000F2DD1">
        <w:rPr>
          <w:rStyle w:val="affffe"/>
          <w:rtl/>
        </w:rPr>
        <w:t>"</w:t>
      </w:r>
      <w:r w:rsidRPr="000F2DD1">
        <w:rPr>
          <w:rStyle w:val="affffe"/>
          <w:rFonts w:hint="cs"/>
          <w:rtl/>
        </w:rPr>
        <w:t xml:space="preserve">ל </w:t>
      </w:r>
      <w:r w:rsidRPr="00625DCC">
        <w:rPr>
          <w:rFonts w:hint="cs"/>
          <w:spacing w:val="-2"/>
          <w:rtl/>
        </w:rPr>
        <w:t>כו</w:t>
      </w:r>
      <w:r w:rsidRPr="00625DCC">
        <w:rPr>
          <w:spacing w:val="-2"/>
          <w:rtl/>
        </w:rPr>
        <w:t>"</w:t>
      </w:r>
      <w:r w:rsidRPr="00625DCC">
        <w:rPr>
          <w:rFonts w:hint="cs"/>
          <w:spacing w:val="-2"/>
          <w:rtl/>
        </w:rPr>
        <w:t xml:space="preserve">ע בפחרא ואתם בכלי חרס הביאו כלי כסף וזהב, ועשתה כן והסריח </w:t>
      </w:r>
    </w:p>
    <w:p w14:paraId="41DC5BEE" w14:textId="77777777" w:rsidR="006666DF" w:rsidRPr="00C14A40" w:rsidRDefault="003E2DCC" w:rsidP="005C60E6">
      <w:pPr>
        <w:pStyle w:val="38"/>
        <w:framePr w:wrap="notBeside"/>
        <w:rPr>
          <w:rFonts w:hint="eastAsia"/>
          <w:rtl/>
        </w:rPr>
      </w:pPr>
      <w:r w:rsidRPr="00C14A40">
        <w:rPr>
          <w:rFonts w:hint="cs"/>
          <w:rtl/>
        </w:rPr>
        <w:t>א</w:t>
      </w:r>
      <w:r w:rsidRPr="00C14A40">
        <w:rPr>
          <w:rtl/>
        </w:rPr>
        <w:t>"</w:t>
      </w:r>
      <w:r w:rsidRPr="00C14A40">
        <w:rPr>
          <w:rFonts w:hint="eastAsia"/>
          <w:rtl/>
        </w:rPr>
        <w:t>ל</w:t>
      </w:r>
    </w:p>
    <w:p w14:paraId="29A9F9B4" w14:textId="6FDB0F06" w:rsidR="000F2DD1" w:rsidRDefault="003E2DCC" w:rsidP="003E2DCC">
      <w:pPr>
        <w:rPr>
          <w:spacing w:val="-4"/>
          <w:rtl/>
        </w:rPr>
      </w:pPr>
      <w:r w:rsidRPr="00625DCC">
        <w:rPr>
          <w:rFonts w:hint="eastAsia"/>
          <w:spacing w:val="-4"/>
          <w:rtl/>
        </w:rPr>
        <w:t>גם</w:t>
      </w:r>
      <w:r w:rsidRPr="00625DCC">
        <w:rPr>
          <w:spacing w:val="-4"/>
          <w:rtl/>
        </w:rPr>
        <w:t xml:space="preserve"> </w:t>
      </w:r>
      <w:r w:rsidRPr="00625DCC">
        <w:rPr>
          <w:rFonts w:hint="eastAsia"/>
          <w:spacing w:val="-4"/>
          <w:rtl/>
        </w:rPr>
        <w:t>התורה</w:t>
      </w:r>
      <w:r w:rsidRPr="00625DCC">
        <w:rPr>
          <w:spacing w:val="-4"/>
          <w:rtl/>
        </w:rPr>
        <w:t xml:space="preserve"> </w:t>
      </w:r>
      <w:r w:rsidRPr="00625DCC">
        <w:rPr>
          <w:rFonts w:hint="eastAsia"/>
          <w:spacing w:val="-4"/>
          <w:rtl/>
        </w:rPr>
        <w:t>כן</w:t>
      </w:r>
      <w:r w:rsidRPr="00625DCC">
        <w:rPr>
          <w:spacing w:val="-4"/>
          <w:rtl/>
        </w:rPr>
        <w:t xml:space="preserve">, </w:t>
      </w:r>
      <w:r w:rsidRPr="000F2DD1">
        <w:rPr>
          <w:rStyle w:val="affffe"/>
          <w:rFonts w:hint="eastAsia"/>
          <w:rtl/>
        </w:rPr>
        <w:t>אמרה</w:t>
      </w:r>
      <w:r w:rsidRPr="000F2DD1">
        <w:rPr>
          <w:rStyle w:val="affffe"/>
          <w:rtl/>
        </w:rPr>
        <w:t xml:space="preserve"> </w:t>
      </w:r>
      <w:r w:rsidRPr="000F2DD1">
        <w:rPr>
          <w:rStyle w:val="affffe"/>
          <w:rFonts w:hint="eastAsia"/>
          <w:rtl/>
        </w:rPr>
        <w:t>לו</w:t>
      </w:r>
      <w:r w:rsidRPr="000F2DD1">
        <w:rPr>
          <w:rStyle w:val="affffe"/>
          <w:rtl/>
        </w:rPr>
        <w:t xml:space="preserve"> </w:t>
      </w:r>
      <w:r w:rsidRPr="00625DCC">
        <w:rPr>
          <w:rFonts w:hint="eastAsia"/>
          <w:spacing w:val="-4"/>
          <w:rtl/>
        </w:rPr>
        <w:t>והא</w:t>
      </w:r>
      <w:r w:rsidRPr="00625DCC">
        <w:rPr>
          <w:spacing w:val="-4"/>
          <w:rtl/>
        </w:rPr>
        <w:t xml:space="preserve"> </w:t>
      </w:r>
      <w:r w:rsidRPr="00625DCC">
        <w:rPr>
          <w:rFonts w:hint="eastAsia"/>
          <w:spacing w:val="-4"/>
          <w:rtl/>
        </w:rPr>
        <w:t>יש</w:t>
      </w:r>
      <w:r w:rsidRPr="00625DCC">
        <w:rPr>
          <w:spacing w:val="-4"/>
          <w:rtl/>
        </w:rPr>
        <w:t xml:space="preserve"> </w:t>
      </w:r>
      <w:r w:rsidRPr="00625DCC">
        <w:rPr>
          <w:rFonts w:hint="eastAsia"/>
          <w:spacing w:val="-4"/>
          <w:rtl/>
        </w:rPr>
        <w:t>יפים</w:t>
      </w:r>
      <w:r w:rsidRPr="00625DCC">
        <w:rPr>
          <w:spacing w:val="-4"/>
          <w:rtl/>
        </w:rPr>
        <w:t xml:space="preserve"> </w:t>
      </w:r>
      <w:r w:rsidRPr="00625DCC">
        <w:rPr>
          <w:rFonts w:hint="eastAsia"/>
          <w:spacing w:val="-4"/>
          <w:rtl/>
        </w:rPr>
        <w:t>ולומדים</w:t>
      </w:r>
      <w:r w:rsidRPr="00625DCC">
        <w:rPr>
          <w:spacing w:val="-4"/>
          <w:rtl/>
        </w:rPr>
        <w:t xml:space="preserve">, </w:t>
      </w:r>
    </w:p>
    <w:p w14:paraId="5593ED22" w14:textId="77777777" w:rsidR="005C60E6" w:rsidRPr="00C14A40" w:rsidRDefault="003E2DCC" w:rsidP="005C60E6">
      <w:pPr>
        <w:pStyle w:val="38"/>
        <w:framePr w:wrap="notBeside"/>
        <w:rPr>
          <w:rtl/>
        </w:rPr>
      </w:pPr>
      <w:r w:rsidRPr="00C14A40">
        <w:rPr>
          <w:rFonts w:hint="eastAsia"/>
          <w:rtl/>
        </w:rPr>
        <w:t>א</w:t>
      </w:r>
      <w:r w:rsidRPr="00C14A40">
        <w:rPr>
          <w:rtl/>
        </w:rPr>
        <w:t>"</w:t>
      </w:r>
      <w:r w:rsidRPr="00C14A40">
        <w:rPr>
          <w:rFonts w:hint="eastAsia"/>
          <w:rtl/>
        </w:rPr>
        <w:t>ל</w:t>
      </w:r>
      <w:r w:rsidRPr="00C14A40">
        <w:rPr>
          <w:rtl/>
        </w:rPr>
        <w:t xml:space="preserve"> </w:t>
      </w:r>
    </w:p>
    <w:p w14:paraId="794689D5" w14:textId="298B06E3" w:rsidR="003E2DCC" w:rsidRPr="00625DCC" w:rsidRDefault="003E2DCC" w:rsidP="008B1B1A">
      <w:pPr>
        <w:spacing w:after="60"/>
        <w:rPr>
          <w:spacing w:val="-4"/>
          <w:rtl/>
        </w:rPr>
      </w:pPr>
      <w:r w:rsidRPr="00625DCC">
        <w:rPr>
          <w:spacing w:val="-4"/>
          <w:rtl/>
        </w:rPr>
        <w:t xml:space="preserve">אילו היו מכוערים יותר היו לומדים יותר </w:t>
      </w:r>
    </w:p>
    <w:p w14:paraId="794F04F8" w14:textId="2F701E30" w:rsidR="006666DF" w:rsidRPr="00C14A40" w:rsidRDefault="003E2DCC" w:rsidP="005C60E6">
      <w:pPr>
        <w:pStyle w:val="38"/>
        <w:framePr w:wrap="notBeside"/>
        <w:rPr>
          <w:rtl/>
        </w:rPr>
      </w:pPr>
      <w:r w:rsidRPr="00C14A40">
        <w:rPr>
          <w:rFonts w:hint="cs"/>
          <w:rtl/>
        </w:rPr>
        <w:t>ר</w:t>
      </w:r>
      <w:r w:rsidRPr="00C14A40">
        <w:rPr>
          <w:rtl/>
        </w:rPr>
        <w:t>"</w:t>
      </w:r>
      <w:r w:rsidRPr="00C14A40">
        <w:rPr>
          <w:rFonts w:hint="cs"/>
          <w:rtl/>
        </w:rPr>
        <w:t xml:space="preserve">י </w:t>
      </w:r>
      <w:r w:rsidRPr="00C14A40">
        <w:rPr>
          <w:rtl/>
        </w:rPr>
        <w:t>מנהרדעא</w:t>
      </w:r>
    </w:p>
    <w:p w14:paraId="24E4E59C" w14:textId="3DBF91F4" w:rsidR="00E9084B" w:rsidRDefault="00DB5C9B" w:rsidP="003E2DCC">
      <w:pPr>
        <w:rPr>
          <w:rStyle w:val="affffe"/>
          <w:rtl/>
        </w:rPr>
      </w:pPr>
      <w:r>
        <w:rPr>
          <w:rFonts w:hint="cs"/>
          <w:rtl/>
        </w:rPr>
        <w:t xml:space="preserve">חייב </w:t>
      </w:r>
      <w:r w:rsidR="00E9084B">
        <w:rPr>
          <w:rFonts w:hint="cs"/>
          <w:rtl/>
        </w:rPr>
        <w:t xml:space="preserve">אשה בדין, </w:t>
      </w:r>
      <w:r w:rsidR="003E2DCC" w:rsidRPr="00E9084B">
        <w:rPr>
          <w:rStyle w:val="affffe"/>
          <w:rFonts w:hint="cs"/>
          <w:rtl/>
        </w:rPr>
        <w:t>א</w:t>
      </w:r>
      <w:r w:rsidR="003E2DCC" w:rsidRPr="00E9084B">
        <w:rPr>
          <w:rStyle w:val="affffe"/>
          <w:rtl/>
        </w:rPr>
        <w:t>"</w:t>
      </w:r>
      <w:r w:rsidR="003E2DCC" w:rsidRPr="00E9084B">
        <w:rPr>
          <w:rStyle w:val="affffe"/>
          <w:rFonts w:hint="cs"/>
          <w:rtl/>
        </w:rPr>
        <w:t xml:space="preserve">ל </w:t>
      </w:r>
      <w:r w:rsidR="003E2DCC" w:rsidRPr="006F178A">
        <w:rPr>
          <w:rFonts w:hint="cs"/>
          <w:rtl/>
        </w:rPr>
        <w:t xml:space="preserve">שמואל רבך כמוך דנני? </w:t>
      </w:r>
    </w:p>
    <w:p w14:paraId="7F18A087" w14:textId="1772C605" w:rsidR="006666DF" w:rsidRPr="00C14A40" w:rsidRDefault="003E2DCC" w:rsidP="005C60E6">
      <w:pPr>
        <w:pStyle w:val="38"/>
        <w:framePr w:wrap="notBeside"/>
        <w:rPr>
          <w:rFonts w:hint="cs"/>
          <w:rtl/>
        </w:rPr>
      </w:pPr>
      <w:r w:rsidRPr="00C14A40">
        <w:rPr>
          <w:rFonts w:hint="cs"/>
          <w:rtl/>
        </w:rPr>
        <w:t>שאלה</w:t>
      </w:r>
      <w:r w:rsidR="00E9084B" w:rsidRPr="00C14A40">
        <w:rPr>
          <w:rFonts w:hint="cs"/>
          <w:rtl/>
        </w:rPr>
        <w:t xml:space="preserve"> ר</w:t>
      </w:r>
      <w:r w:rsidR="0075729B">
        <w:rPr>
          <w:rtl/>
        </w:rPr>
        <w:t>"</w:t>
      </w:r>
      <w:r w:rsidR="00E9084B" w:rsidRPr="00C14A40">
        <w:rPr>
          <w:rFonts w:hint="cs"/>
          <w:rtl/>
        </w:rPr>
        <w:t>י:</w:t>
      </w:r>
    </w:p>
    <w:p w14:paraId="2222A1D3" w14:textId="677E9B4C" w:rsidR="003E2DCC" w:rsidRDefault="003E2DCC" w:rsidP="00E9084B">
      <w:pPr>
        <w:rPr>
          <w:rtl/>
        </w:rPr>
      </w:pPr>
      <w:r w:rsidRPr="006F178A">
        <w:rPr>
          <w:rFonts w:hint="cs"/>
          <w:rtl/>
        </w:rPr>
        <w:t xml:space="preserve">וכי את מכרת אותו? </w:t>
      </w:r>
    </w:p>
    <w:p w14:paraId="79AF10B2" w14:textId="77777777" w:rsidR="005C60E6" w:rsidRPr="00C14A40" w:rsidRDefault="003E2DCC" w:rsidP="005C60E6">
      <w:pPr>
        <w:pStyle w:val="38"/>
        <w:framePr w:wrap="notBeside"/>
        <w:rPr>
          <w:rFonts w:hint="cs"/>
          <w:rtl/>
        </w:rPr>
      </w:pPr>
      <w:r w:rsidRPr="00C14A40">
        <w:rPr>
          <w:rFonts w:hint="cs"/>
          <w:rtl/>
        </w:rPr>
        <w:t>א</w:t>
      </w:r>
      <w:r w:rsidRPr="00C14A40">
        <w:rPr>
          <w:rtl/>
        </w:rPr>
        <w:t>"</w:t>
      </w:r>
      <w:r w:rsidRPr="00C14A40">
        <w:rPr>
          <w:rFonts w:hint="cs"/>
          <w:rtl/>
        </w:rPr>
        <w:t>ל</w:t>
      </w:r>
      <w:r w:rsidR="00C56119" w:rsidRPr="00C14A40">
        <w:rPr>
          <w:rFonts w:hint="cs"/>
          <w:rtl/>
        </w:rPr>
        <w:t>:</w:t>
      </w:r>
      <w:r w:rsidRPr="00C14A40">
        <w:rPr>
          <w:rFonts w:hint="cs"/>
          <w:rtl/>
        </w:rPr>
        <w:t xml:space="preserve"> </w:t>
      </w:r>
    </w:p>
    <w:p w14:paraId="0B8EF18C" w14:textId="25DF1180" w:rsidR="00C56119" w:rsidRDefault="003E2DCC" w:rsidP="003E2DCC">
      <w:pPr>
        <w:rPr>
          <w:rtl/>
        </w:rPr>
      </w:pPr>
      <w:r w:rsidRPr="006F178A">
        <w:rPr>
          <w:rFonts w:hint="cs"/>
          <w:rtl/>
        </w:rPr>
        <w:t xml:space="preserve">כן, שהוא נמוך וכרסו גדולה ושיניו שחורות </w:t>
      </w:r>
    </w:p>
    <w:p w14:paraId="19601D86" w14:textId="77777777" w:rsidR="005C60E6" w:rsidRPr="00C14A40" w:rsidRDefault="003E2DCC" w:rsidP="005C60E6">
      <w:pPr>
        <w:pStyle w:val="38"/>
        <w:framePr w:wrap="notBeside"/>
        <w:rPr>
          <w:rFonts w:hint="cs"/>
          <w:rtl/>
        </w:rPr>
      </w:pPr>
      <w:r w:rsidRPr="00C14A40">
        <w:rPr>
          <w:rFonts w:hint="cs"/>
          <w:rtl/>
        </w:rPr>
        <w:t>א</w:t>
      </w:r>
      <w:r w:rsidRPr="00C14A40">
        <w:rPr>
          <w:rtl/>
        </w:rPr>
        <w:t>"</w:t>
      </w:r>
      <w:r w:rsidRPr="00C14A40">
        <w:rPr>
          <w:rFonts w:hint="cs"/>
          <w:rtl/>
        </w:rPr>
        <w:t>ל</w:t>
      </w:r>
      <w:r w:rsidR="00C56119" w:rsidRPr="00C14A40">
        <w:rPr>
          <w:rFonts w:hint="cs"/>
          <w:rtl/>
        </w:rPr>
        <w:t>:</w:t>
      </w:r>
      <w:r w:rsidRPr="00C14A40">
        <w:rPr>
          <w:rFonts w:hint="cs"/>
          <w:rtl/>
        </w:rPr>
        <w:t xml:space="preserve"> </w:t>
      </w:r>
    </w:p>
    <w:p w14:paraId="3A4F9504" w14:textId="77777777" w:rsidR="006666DF" w:rsidRDefault="003E2DCC" w:rsidP="003E2DCC">
      <w:pPr>
        <w:rPr>
          <w:rtl/>
        </w:rPr>
      </w:pPr>
      <w:r w:rsidRPr="006F178A">
        <w:rPr>
          <w:rFonts w:hint="cs"/>
          <w:rtl/>
        </w:rPr>
        <w:t>לבזותו באת</w:t>
      </w:r>
      <w:r w:rsidR="00C56119">
        <w:rPr>
          <w:rFonts w:hint="cs"/>
          <w:rtl/>
        </w:rPr>
        <w:t xml:space="preserve">! </w:t>
      </w:r>
      <w:r w:rsidRPr="006F178A">
        <w:rPr>
          <w:rFonts w:hint="cs"/>
          <w:rtl/>
        </w:rPr>
        <w:t>תהא בנידוי</w:t>
      </w:r>
      <w:r w:rsidR="00C56119">
        <w:rPr>
          <w:rFonts w:hint="cs"/>
          <w:rtl/>
        </w:rPr>
        <w:t>!</w:t>
      </w:r>
      <w:r w:rsidRPr="006F178A">
        <w:rPr>
          <w:rFonts w:hint="cs"/>
          <w:rtl/>
        </w:rPr>
        <w:t xml:space="preserve"> פקעה ומתה.</w:t>
      </w:r>
    </w:p>
    <w:p w14:paraId="0B707625" w14:textId="2EC6022A" w:rsidR="003E2DCC" w:rsidRPr="006F178A" w:rsidRDefault="003E2DCC" w:rsidP="003E2DCC">
      <w:pPr>
        <w:pStyle w:val="affc"/>
        <w:rPr>
          <w:del w:id="90017" w:author="מנוע עיצוב" w:date="2026-10-08T11:01:28Z"/>
          <w:rtl/>
        </w:rPr>
      </w:pPr>
      <w:del w:id="90015" w:author="מנוע עיצוב" w:date="2026-10-08T11:01:28Z">
        <w:r>
          <w:rPr>
            <w:rFonts w:ascii="Fb Fontext" w:hAnsi="Fb Fontext"/>
            <w:rtl/>
          </w:rPr>
          <w:delText xml:space="preserve">׹</w:delText>
        </w:r>
      </w:del>
      <w:del w:id="90016" w:author="מנוע עיצוב" w:date="2026-10-08T11:01:28Z">
        <w:r w:rsidR="0075729B">
          <w:rPr>
            <w:rFonts w:ascii="Fb Fontext" w:hAnsi="Fb Fontext"/>
            <w:rtl/>
          </w:rPr>
          <w:delText xml:space="preserve"> </w:delText>
        </w:r>
      </w:del>
    </w:p>
    <w:p w14:paraId="74713258" w14:textId="77777777" w:rsidR="003E2DCC" w:rsidRPr="006F178A" w:rsidRDefault="003E2DCC" w:rsidP="000F1DD4">
      <w:pPr>
        <w:pStyle w:val="afffd"/>
        <w:rPr>
          <w:rtl/>
        </w:rPr>
      </w:pPr>
      <w:ins w:id="9877" w:author="מספור קטעי משנה" w:date="2026-10-06T06:45:39Z">
        <w:r>
          <w:rPr>
            <w:rStyle w:val="MisparKeta"/>
          </w:rPr>
          <w:t xml:space="preserve">ב. </w:t>
        </w:r>
      </w:ins>
      <w:r w:rsidRPr="006F178A">
        <w:rPr>
          <w:rtl/>
        </w:rPr>
        <w:t>ומותר בביצה טורמיטא.</w:t>
      </w:r>
    </w:p>
    <w:p w14:paraId="04627088" w14:textId="77777777" w:rsidR="005C60E6" w:rsidRPr="00C14A40" w:rsidRDefault="005C60E6" w:rsidP="005C60E6">
      <w:pPr>
        <w:pStyle w:val="38"/>
        <w:framePr w:wrap="notBeside"/>
        <w:rPr>
          <w:rFonts w:hint="cs"/>
          <w:rtl/>
        </w:rPr>
      </w:pPr>
      <w:r w:rsidRPr="00C14A40">
        <w:rPr>
          <w:rFonts w:hint="cs"/>
          <w:rtl/>
        </w:rPr>
        <w:t>שמואל</w:t>
      </w:r>
    </w:p>
    <w:p w14:paraId="35A5500F" w14:textId="469AE03B" w:rsidR="003E2DCC" w:rsidRPr="002B4279" w:rsidRDefault="003E2DCC" w:rsidP="005C60E6">
      <w:pPr>
        <w:rPr>
          <w:rStyle w:val="afffff0"/>
          <w:rtl/>
        </w:rPr>
      </w:pPr>
      <w:r w:rsidRPr="006F178A">
        <w:rPr>
          <w:rFonts w:ascii="Fb Fontext" w:hAnsi="Fb Fontext" w:hint="cs"/>
          <w:rtl/>
        </w:rPr>
        <w:t xml:space="preserve">שעושה כן שוה אלף דינר </w:t>
      </w:r>
      <w:r w:rsidRPr="002B4279">
        <w:rPr>
          <w:rStyle w:val="afffff0"/>
          <w:rFonts w:hint="cs"/>
          <w:rtl/>
        </w:rPr>
        <w:t xml:space="preserve">ומכניסה אלף פעמים במים חמים ואלף פעמים במים קרים עד שמתקטנת לגודל בית הבליעה ואי יש כיבא נדבק בה ויודע רפואתו </w:t>
      </w:r>
    </w:p>
    <w:p w14:paraId="0648E737" w14:textId="77777777" w:rsidR="005C60E6" w:rsidRPr="00C14A40" w:rsidRDefault="003E2DCC" w:rsidP="005C60E6">
      <w:pPr>
        <w:pStyle w:val="38"/>
        <w:framePr w:wrap="notBeside"/>
        <w:rPr>
          <w:rFonts w:hint="cs"/>
          <w:rtl/>
        </w:rPr>
      </w:pPr>
      <w:r w:rsidRPr="00C14A40">
        <w:rPr>
          <w:rtl/>
        </w:rPr>
        <w:t>שמואל</w:t>
      </w:r>
      <w:r w:rsidR="00A03FEC" w:rsidRPr="00C14A40">
        <w:rPr>
          <w:rFonts w:hint="cs"/>
          <w:rtl/>
        </w:rPr>
        <w:t>:</w:t>
      </w:r>
      <w:r w:rsidRPr="00C14A40">
        <w:rPr>
          <w:rtl/>
        </w:rPr>
        <w:t xml:space="preserve"> </w:t>
      </w:r>
    </w:p>
    <w:p w14:paraId="21FD0D1E" w14:textId="64F78226" w:rsidR="003E2DCC" w:rsidRPr="006F178A" w:rsidRDefault="003E2DCC" w:rsidP="008B1B1A">
      <w:pPr>
        <w:spacing w:after="60"/>
        <w:rPr>
          <w:rtl/>
        </w:rPr>
      </w:pPr>
      <w:r w:rsidRPr="006F178A">
        <w:rPr>
          <w:rFonts w:hint="cs"/>
          <w:rtl/>
        </w:rPr>
        <w:t>בודק עצמו בקולחא ונחלש כ</w:t>
      </w:r>
      <w:r w:rsidRPr="006F178A">
        <w:rPr>
          <w:rtl/>
        </w:rPr>
        <w:t>"</w:t>
      </w:r>
      <w:r w:rsidRPr="006F178A">
        <w:rPr>
          <w:rFonts w:hint="cs"/>
          <w:rtl/>
        </w:rPr>
        <w:t>כ עד שבני הבית היו ת</w:t>
      </w:r>
      <w:r w:rsidR="002B4279">
        <w:rPr>
          <w:rFonts w:hint="cs"/>
          <w:rtl/>
        </w:rPr>
        <w:t>ו</w:t>
      </w:r>
      <w:r w:rsidRPr="006F178A">
        <w:rPr>
          <w:rFonts w:hint="cs"/>
          <w:rtl/>
        </w:rPr>
        <w:t xml:space="preserve">לשין שערן מרוב צערן </w:t>
      </w:r>
    </w:p>
    <w:p w14:paraId="20B26821" w14:textId="59583DE6" w:rsidR="006666DF" w:rsidRPr="00C14A40" w:rsidRDefault="003E2DCC" w:rsidP="005C60E6">
      <w:pPr>
        <w:pStyle w:val="38"/>
        <w:framePr w:wrap="notBeside"/>
        <w:rPr>
          <w:rtl/>
        </w:rPr>
      </w:pPr>
      <w:r w:rsidRPr="00C14A40">
        <w:rPr>
          <w:rFonts w:hint="cs"/>
          <w:rtl/>
        </w:rPr>
        <w:t>תנן</w:t>
      </w:r>
      <w:r w:rsidRPr="00C14A40">
        <w:rPr>
          <w:rtl/>
        </w:rPr>
        <w:t>:</w:t>
      </w:r>
    </w:p>
    <w:p w14:paraId="5610CA40" w14:textId="1A148802" w:rsidR="009F1F66" w:rsidRDefault="003E2DCC" w:rsidP="003E2DCC">
      <w:pPr>
        <w:rPr>
          <w:rtl/>
        </w:rPr>
      </w:pPr>
      <w:r w:rsidRPr="006F178A">
        <w:rPr>
          <w:rtl/>
        </w:rPr>
        <w:t xml:space="preserve">היה עושה בכלופסין לא יאכל בבנות שבע, </w:t>
      </w:r>
    </w:p>
    <w:p w14:paraId="03ECFE2F" w14:textId="27828ABA" w:rsidR="003E2DCC" w:rsidRPr="006F178A" w:rsidRDefault="003E2DCC" w:rsidP="008B1B1A">
      <w:pPr>
        <w:spacing w:after="60"/>
        <w:rPr>
          <w:rtl/>
        </w:rPr>
      </w:pPr>
      <w:r w:rsidRPr="006F178A">
        <w:rPr>
          <w:rtl/>
        </w:rPr>
        <w:t>בבנות שבע לא יאכל בכלופסין.</w:t>
      </w:r>
      <w:r w:rsidR="002B4279">
        <w:rPr>
          <w:rStyle w:val="afffff0"/>
          <w:rFonts w:hint="cs"/>
          <w:rtl/>
        </w:rPr>
        <w:t xml:space="preserve"> </w:t>
      </w:r>
      <w:r w:rsidRPr="002B4279">
        <w:rPr>
          <w:rStyle w:val="afffff0"/>
          <w:rFonts w:hint="cs"/>
          <w:rtl/>
        </w:rPr>
        <w:t>[מין תאנין העושין מהן לפדי]</w:t>
      </w:r>
    </w:p>
    <w:p w14:paraId="7E4C1173" w14:textId="2FC7F001" w:rsidR="005C60E6" w:rsidRPr="00C14A40" w:rsidRDefault="005C60E6" w:rsidP="005C60E6">
      <w:pPr>
        <w:pStyle w:val="38"/>
        <w:framePr w:wrap="notBeside"/>
        <w:rPr>
          <w:rFonts w:hint="cs"/>
          <w:rtl/>
        </w:rPr>
      </w:pPr>
      <w:r w:rsidRPr="00C14A40">
        <w:rPr>
          <w:rFonts w:hint="cs"/>
          <w:rtl/>
        </w:rPr>
        <w:t>מעשה</w:t>
      </w:r>
      <w:r w:rsidR="0075729B">
        <w:rPr>
          <w:rFonts w:hint="cs"/>
          <w:rtl/>
        </w:rPr>
        <w:t xml:space="preserve"> </w:t>
      </w:r>
    </w:p>
    <w:p w14:paraId="35E01316" w14:textId="580977F7" w:rsidR="003E2DCC" w:rsidRPr="006F178A" w:rsidRDefault="003E2DCC" w:rsidP="003E2DCC">
      <w:pPr>
        <w:rPr>
          <w:rtl/>
        </w:rPr>
      </w:pPr>
      <w:r w:rsidRPr="006F178A">
        <w:rPr>
          <w:rFonts w:hint="cs"/>
          <w:rtl/>
        </w:rPr>
        <w:t>שנתן לחברו ללמדו אלף מיני לפדי</w:t>
      </w:r>
      <w:r w:rsidR="009B0A28">
        <w:rPr>
          <w:rFonts w:hint="cs"/>
          <w:rtl/>
        </w:rPr>
        <w:t>,</w:t>
      </w:r>
      <w:r w:rsidRPr="006F178A">
        <w:rPr>
          <w:rFonts w:hint="cs"/>
          <w:rtl/>
        </w:rPr>
        <w:t xml:space="preserve"> ולימדו שמונה מאות והזמינו לדין לרבי</w:t>
      </w:r>
      <w:r w:rsidRPr="006F178A">
        <w:rPr>
          <w:rtl/>
        </w:rPr>
        <w:t>.</w:t>
      </w:r>
    </w:p>
    <w:p w14:paraId="5135E72F" w14:textId="77777777" w:rsidR="005C60E6" w:rsidRPr="00C14A40" w:rsidRDefault="003E2DCC" w:rsidP="005C60E6">
      <w:pPr>
        <w:pStyle w:val="38"/>
        <w:framePr w:wrap="notBeside"/>
        <w:rPr>
          <w:rtl/>
        </w:rPr>
      </w:pPr>
      <w:r w:rsidRPr="00C14A40">
        <w:rPr>
          <w:rtl/>
        </w:rPr>
        <w:t xml:space="preserve">אמר רבי: </w:t>
      </w:r>
    </w:p>
    <w:p w14:paraId="70490DCD" w14:textId="29C6F872" w:rsidR="003E2DCC" w:rsidRPr="006F178A" w:rsidRDefault="003E2DCC" w:rsidP="008B1B1A">
      <w:pPr>
        <w:spacing w:after="60"/>
        <w:rPr>
          <w:rtl/>
        </w:rPr>
      </w:pPr>
      <w:r w:rsidRPr="006F178A">
        <w:rPr>
          <w:rtl/>
        </w:rPr>
        <w:t>אבותינו אמרו נשינו טובה, אנו אפילו בעינינו לא ראינו.</w:t>
      </w:r>
    </w:p>
    <w:p w14:paraId="77FD8AD6" w14:textId="77777777" w:rsidR="005C60E6" w:rsidRPr="00C14A40" w:rsidRDefault="003E2DCC" w:rsidP="005C60E6">
      <w:pPr>
        <w:pStyle w:val="38"/>
        <w:framePr w:wrap="notBeside"/>
        <w:rPr>
          <w:rFonts w:hint="cs"/>
          <w:rtl/>
        </w:rPr>
      </w:pPr>
      <w:r w:rsidRPr="00C14A40">
        <w:rPr>
          <w:rtl/>
        </w:rPr>
        <w:t>•</w:t>
      </w:r>
      <w:r w:rsidRPr="00C14A40">
        <w:rPr>
          <w:rFonts w:hint="cs"/>
          <w:rtl/>
        </w:rPr>
        <w:t xml:space="preserve"> </w:t>
      </w:r>
      <w:r w:rsidRPr="00C14A40">
        <w:rPr>
          <w:rtl/>
        </w:rPr>
        <w:t xml:space="preserve">רבי </w:t>
      </w:r>
    </w:p>
    <w:p w14:paraId="2AF6D427" w14:textId="509426AC" w:rsidR="00120FB7" w:rsidRDefault="00443482" w:rsidP="003E2DCC">
      <w:pPr>
        <w:rPr>
          <w:rtl/>
        </w:rPr>
      </w:pPr>
      <w:r>
        <w:rPr>
          <w:rStyle w:val="affffe"/>
          <w:rFonts w:hint="cs"/>
          <w:rtl/>
        </w:rPr>
        <w:t>הוציא על חתונת ר</w:t>
      </w:r>
      <w:r w:rsidR="0075729B">
        <w:rPr>
          <w:rStyle w:val="affffe"/>
          <w:rtl/>
        </w:rPr>
        <w:t>"</w:t>
      </w:r>
      <w:r>
        <w:rPr>
          <w:rStyle w:val="affffe"/>
          <w:rFonts w:hint="cs"/>
          <w:rtl/>
        </w:rPr>
        <w:t xml:space="preserve">ש בנו: </w:t>
      </w:r>
      <w:r w:rsidR="003E2DCC" w:rsidRPr="006F178A">
        <w:rPr>
          <w:rFonts w:hint="cs"/>
          <w:rtl/>
        </w:rPr>
        <w:t>כ</w:t>
      </w:r>
      <w:r w:rsidR="003E2DCC" w:rsidRPr="006F178A">
        <w:rPr>
          <w:rtl/>
        </w:rPr>
        <w:t>"</w:t>
      </w:r>
      <w:r w:rsidR="003E2DCC" w:rsidRPr="006F178A">
        <w:rPr>
          <w:rFonts w:hint="cs"/>
          <w:rtl/>
        </w:rPr>
        <w:t>ד אלף ריבוא דינר</w:t>
      </w:r>
    </w:p>
    <w:p w14:paraId="432741C4" w14:textId="328BF476" w:rsidR="003E2DCC" w:rsidRPr="006F178A" w:rsidRDefault="00205B39" w:rsidP="00205B39">
      <w:pPr>
        <w:rPr>
          <w:rtl/>
        </w:rPr>
      </w:pPr>
      <w:r w:rsidRPr="006B4B62">
        <w:rPr>
          <w:rStyle w:val="affffe"/>
          <w:rFonts w:hint="cs"/>
          <w:rtl/>
        </w:rPr>
        <w:t>ו</w:t>
      </w:r>
      <w:r w:rsidR="003E2DCC" w:rsidRPr="006B4B62">
        <w:rPr>
          <w:rStyle w:val="affffe"/>
          <w:rFonts w:hint="cs"/>
          <w:rtl/>
        </w:rPr>
        <w:t>לא הזמי</w:t>
      </w:r>
      <w:r w:rsidR="00120FB7" w:rsidRPr="006B4B62">
        <w:rPr>
          <w:rStyle w:val="affffe"/>
          <w:rFonts w:hint="cs"/>
          <w:rtl/>
        </w:rPr>
        <w:t>ן</w:t>
      </w:r>
      <w:r w:rsidR="003E2DCC" w:rsidRPr="006B4B62">
        <w:rPr>
          <w:rStyle w:val="affffe"/>
          <w:rFonts w:hint="cs"/>
          <w:rtl/>
        </w:rPr>
        <w:t xml:space="preserve"> לב</w:t>
      </w:r>
      <w:r w:rsidR="003E2DCC" w:rsidRPr="00205B39">
        <w:rPr>
          <w:rStyle w:val="affffe"/>
          <w:rFonts w:hint="cs"/>
          <w:rtl/>
        </w:rPr>
        <w:t>ר קפרא</w:t>
      </w:r>
      <w:r>
        <w:rPr>
          <w:rStyle w:val="affffe"/>
          <w:rFonts w:hint="cs"/>
          <w:rtl/>
        </w:rPr>
        <w:t xml:space="preserve"> </w:t>
      </w:r>
      <w:r w:rsidR="003E2DCC" w:rsidRPr="009B0A28">
        <w:rPr>
          <w:rStyle w:val="affffe"/>
          <w:rFonts w:hint="cs"/>
          <w:rtl/>
        </w:rPr>
        <w:t>אמר ב</w:t>
      </w:r>
      <w:r>
        <w:rPr>
          <w:rStyle w:val="affffe"/>
          <w:rFonts w:hint="cs"/>
          <w:rtl/>
        </w:rPr>
        <w:t>"ק</w:t>
      </w:r>
      <w:r w:rsidR="009B0A28">
        <w:rPr>
          <w:rStyle w:val="affffe"/>
          <w:rFonts w:hint="cs"/>
          <w:rtl/>
        </w:rPr>
        <w:t>:</w:t>
      </w:r>
      <w:r w:rsidR="003E2DCC" w:rsidRPr="009B0A28">
        <w:rPr>
          <w:rStyle w:val="affffe"/>
          <w:rFonts w:hint="cs"/>
          <w:rtl/>
        </w:rPr>
        <w:t xml:space="preserve"> </w:t>
      </w:r>
      <w:r w:rsidR="009B0A28">
        <w:rPr>
          <w:rFonts w:hint="cs"/>
          <w:rtl/>
        </w:rPr>
        <w:t>א</w:t>
      </w:r>
      <w:r w:rsidR="003E2DCC" w:rsidRPr="006F178A">
        <w:rPr>
          <w:rFonts w:hint="cs"/>
          <w:rtl/>
        </w:rPr>
        <w:t xml:space="preserve">ם לעוברי רצונו </w:t>
      </w:r>
      <w:r>
        <w:rPr>
          <w:rFonts w:hint="cs"/>
          <w:rtl/>
        </w:rPr>
        <w:t>כ</w:t>
      </w:r>
      <w:r w:rsidR="0075729B">
        <w:rPr>
          <w:rtl/>
        </w:rPr>
        <w:t>"</w:t>
      </w:r>
      <w:r>
        <w:rPr>
          <w:rFonts w:hint="cs"/>
          <w:rtl/>
        </w:rPr>
        <w:t>ש</w:t>
      </w:r>
      <w:r w:rsidR="003E2DCC" w:rsidRPr="006F178A">
        <w:rPr>
          <w:rFonts w:hint="cs"/>
          <w:rtl/>
        </w:rPr>
        <w:t xml:space="preserve"> לעושי רצונ</w:t>
      </w:r>
      <w:r>
        <w:rPr>
          <w:rFonts w:hint="cs"/>
          <w:rtl/>
        </w:rPr>
        <w:t>ו.</w:t>
      </w:r>
    </w:p>
    <w:p w14:paraId="0D5C57D1" w14:textId="0D95607F" w:rsidR="006666DF" w:rsidRDefault="003E2DCC" w:rsidP="003E2DCC">
      <w:pPr>
        <w:rPr>
          <w:rtl/>
        </w:rPr>
      </w:pPr>
      <w:r w:rsidRPr="009B0A28">
        <w:rPr>
          <w:rStyle w:val="affffe"/>
          <w:rFonts w:hint="cs"/>
          <w:rtl/>
        </w:rPr>
        <w:t>וכ</w:t>
      </w:r>
      <w:r w:rsidR="00205B39">
        <w:rPr>
          <w:rStyle w:val="affffe"/>
          <w:rFonts w:hint="cs"/>
          <w:rtl/>
        </w:rPr>
        <w:t xml:space="preserve">שלבסוף </w:t>
      </w:r>
      <w:r w:rsidRPr="009B0A28">
        <w:rPr>
          <w:rStyle w:val="affffe"/>
          <w:rFonts w:hint="cs"/>
          <w:rtl/>
        </w:rPr>
        <w:t xml:space="preserve">הזמינו </w:t>
      </w:r>
      <w:r w:rsidRPr="009B0A28">
        <w:rPr>
          <w:rStyle w:val="affffe"/>
          <w:rtl/>
        </w:rPr>
        <w:t>אמר:</w:t>
      </w:r>
      <w:r w:rsidRPr="006F178A">
        <w:rPr>
          <w:rtl/>
        </w:rPr>
        <w:t xml:space="preserve"> לעושי רצונו בעו</w:t>
      </w:r>
      <w:r w:rsidR="003B309B">
        <w:rPr>
          <w:rFonts w:hint="cs"/>
          <w:rtl/>
        </w:rPr>
        <w:t>ה</w:t>
      </w:r>
      <w:r w:rsidR="0075729B">
        <w:rPr>
          <w:rtl/>
        </w:rPr>
        <w:t>"</w:t>
      </w:r>
      <w:r w:rsidR="003B309B">
        <w:rPr>
          <w:rFonts w:hint="cs"/>
          <w:rtl/>
        </w:rPr>
        <w:t xml:space="preserve">ז </w:t>
      </w:r>
      <w:r w:rsidRPr="006F178A">
        <w:rPr>
          <w:rtl/>
        </w:rPr>
        <w:t>כך, לעוה"ב עאכ"ו.</w:t>
      </w:r>
    </w:p>
    <w:p w14:paraId="71B2D547" w14:textId="0C4114D8" w:rsidR="003E2DCC" w:rsidRPr="006F178A" w:rsidRDefault="003E2DCC" w:rsidP="003E2DCC">
      <w:pPr>
        <w:pStyle w:val="affc"/>
        <w:rPr>
          <w:del w:id="90020" w:author="מנוע עיצוב" w:date="2026-10-08T11:01:28Z"/>
          <w:rtl/>
        </w:rPr>
      </w:pPr>
      <w:del w:id="90018" w:author="מנוע עיצוב" w:date="2026-10-08T11:01:28Z">
        <w:r>
          <w:rPr>
            <w:rFonts w:ascii="Fb Fontext" w:hAnsi="Fb Fontext"/>
            <w:rtl/>
          </w:rPr>
          <w:lastRenderedPageBreak/>
          <w:delText xml:space="preserve">׹</w:delText>
        </w:r>
      </w:del>
      <w:del w:id="90019" w:author="מנוע עיצוב" w:date="2026-10-08T11:01:28Z">
        <w:r w:rsidR="0075729B">
          <w:rPr>
            <w:rFonts w:ascii="Fb Fontext" w:hAnsi="Fb Fontext"/>
            <w:rtl/>
          </w:rPr>
          <w:delText xml:space="preserve"> </w:delText>
        </w:r>
      </w:del>
    </w:p>
    <w:p w14:paraId="74ACF82E" w14:textId="15BB465E" w:rsidR="003E2DCC" w:rsidRPr="006F178A" w:rsidRDefault="003E2DCC" w:rsidP="0035100D">
      <w:pPr>
        <w:pStyle w:val="affffb"/>
        <w:rPr>
          <w:rtl/>
        </w:rPr>
      </w:pPr>
      <w:r w:rsidRPr="006F178A">
        <w:rPr>
          <w:rtl/>
        </w:rPr>
        <w:t>יו</w:t>
      </w:r>
      <w:r w:rsidR="003B309B">
        <w:rPr>
          <w:rFonts w:hint="cs"/>
          <w:rtl/>
        </w:rPr>
        <w:t>ם שחייך בו ר</w:t>
      </w:r>
      <w:r w:rsidRPr="006F178A">
        <w:rPr>
          <w:rFonts w:hint="cs"/>
          <w:rtl/>
        </w:rPr>
        <w:t>בי באה פורענות לעולם</w:t>
      </w:r>
      <w:r w:rsidRPr="006F178A">
        <w:rPr>
          <w:rtl/>
        </w:rPr>
        <w:t>.</w:t>
      </w:r>
    </w:p>
    <w:p w14:paraId="13C775C9" w14:textId="56A6AF3F" w:rsidR="006666DF" w:rsidRPr="00C14A40" w:rsidRDefault="003E2DCC" w:rsidP="005C60E6">
      <w:pPr>
        <w:pStyle w:val="38"/>
        <w:framePr w:wrap="notBeside"/>
        <w:rPr>
          <w:rtl/>
        </w:rPr>
      </w:pPr>
      <w:r w:rsidRPr="00C14A40">
        <w:rPr>
          <w:rtl/>
        </w:rPr>
        <w:t>א"ל לבר קפרא:</w:t>
      </w:r>
    </w:p>
    <w:p w14:paraId="255F291E" w14:textId="2AA1946A" w:rsidR="00F26DE5" w:rsidRDefault="0035100D" w:rsidP="003E2DCC">
      <w:pPr>
        <w:rPr>
          <w:spacing w:val="-2"/>
          <w:rtl/>
        </w:rPr>
      </w:pPr>
      <w:r>
        <w:rPr>
          <w:rFonts w:hint="cs"/>
          <w:spacing w:val="-2"/>
          <w:rtl/>
        </w:rPr>
        <w:t xml:space="preserve">אל תבדחני, </w:t>
      </w:r>
      <w:r w:rsidR="003E2DCC" w:rsidRPr="00625DCC">
        <w:rPr>
          <w:spacing w:val="-2"/>
          <w:rtl/>
        </w:rPr>
        <w:t>ו</w:t>
      </w:r>
      <w:r w:rsidR="003E2DCC" w:rsidRPr="00625DCC">
        <w:rPr>
          <w:rFonts w:hint="eastAsia"/>
          <w:spacing w:val="-2"/>
          <w:rtl/>
        </w:rPr>
        <w:t>אתן</w:t>
      </w:r>
      <w:r w:rsidR="003E2DCC" w:rsidRPr="00625DCC">
        <w:rPr>
          <w:spacing w:val="-2"/>
          <w:rtl/>
        </w:rPr>
        <w:t xml:space="preserve"> </w:t>
      </w:r>
      <w:r w:rsidR="003E2DCC" w:rsidRPr="00625DCC">
        <w:rPr>
          <w:rFonts w:hint="eastAsia"/>
          <w:spacing w:val="-2"/>
          <w:rtl/>
        </w:rPr>
        <w:t>לך</w:t>
      </w:r>
      <w:r w:rsidR="003E2DCC" w:rsidRPr="00625DCC">
        <w:rPr>
          <w:spacing w:val="-2"/>
          <w:rtl/>
        </w:rPr>
        <w:t xml:space="preserve"> </w:t>
      </w:r>
      <w:r w:rsidR="003E2DCC" w:rsidRPr="00625DCC">
        <w:rPr>
          <w:rFonts w:hint="eastAsia"/>
          <w:spacing w:val="-2"/>
          <w:rtl/>
        </w:rPr>
        <w:t>מ</w:t>
      </w:r>
      <w:r w:rsidR="003E2DCC" w:rsidRPr="00625DCC">
        <w:rPr>
          <w:spacing w:val="-2"/>
          <w:rtl/>
        </w:rPr>
        <w:t xml:space="preserve">' </w:t>
      </w:r>
      <w:r w:rsidR="003E2DCC" w:rsidRPr="00625DCC">
        <w:rPr>
          <w:rFonts w:hint="eastAsia"/>
          <w:spacing w:val="-2"/>
          <w:rtl/>
        </w:rPr>
        <w:t>גריו</w:t>
      </w:r>
      <w:r w:rsidR="003E2DCC" w:rsidRPr="00625DCC">
        <w:rPr>
          <w:spacing w:val="-2"/>
          <w:rtl/>
        </w:rPr>
        <w:t xml:space="preserve"> </w:t>
      </w:r>
      <w:r w:rsidR="003E2DCC" w:rsidRPr="00F26DE5">
        <w:rPr>
          <w:rStyle w:val="afffff0"/>
          <w:rtl/>
        </w:rPr>
        <w:t xml:space="preserve">[מידה] </w:t>
      </w:r>
      <w:r w:rsidR="003E2DCC" w:rsidRPr="00625DCC">
        <w:rPr>
          <w:rFonts w:hint="eastAsia"/>
          <w:spacing w:val="-2"/>
          <w:rtl/>
        </w:rPr>
        <w:t>חיטי</w:t>
      </w:r>
      <w:r>
        <w:rPr>
          <w:rFonts w:hint="cs"/>
          <w:spacing w:val="-2"/>
          <w:rtl/>
        </w:rPr>
        <w:t>ם</w:t>
      </w:r>
      <w:r w:rsidR="003E2DCC" w:rsidRPr="00625DCC">
        <w:rPr>
          <w:spacing w:val="-2"/>
          <w:rtl/>
        </w:rPr>
        <w:t xml:space="preserve">, </w:t>
      </w:r>
    </w:p>
    <w:p w14:paraId="69D8B52B" w14:textId="77777777" w:rsidR="006666DF" w:rsidRPr="00C14A40" w:rsidRDefault="003E2DCC" w:rsidP="005C60E6">
      <w:pPr>
        <w:pStyle w:val="38"/>
        <w:framePr w:wrap="notBeside"/>
        <w:rPr>
          <w:rtl/>
        </w:rPr>
      </w:pPr>
      <w:r w:rsidRPr="00C14A40">
        <w:rPr>
          <w:rtl/>
        </w:rPr>
        <w:t>א"ל:</w:t>
      </w:r>
    </w:p>
    <w:p w14:paraId="2AB9F26D" w14:textId="65FE5A3D" w:rsidR="003E2DCC" w:rsidRPr="00625DCC" w:rsidRDefault="003E2DCC" w:rsidP="00F26DE5">
      <w:pPr>
        <w:rPr>
          <w:spacing w:val="-2"/>
          <w:rtl/>
        </w:rPr>
      </w:pPr>
      <w:r w:rsidRPr="00625DCC">
        <w:rPr>
          <w:rFonts w:hint="eastAsia"/>
          <w:spacing w:val="-2"/>
          <w:rtl/>
        </w:rPr>
        <w:t>ראה</w:t>
      </w:r>
      <w:r w:rsidRPr="00625DCC">
        <w:rPr>
          <w:spacing w:val="-2"/>
          <w:rtl/>
        </w:rPr>
        <w:t xml:space="preserve"> שכל מידה שארצה אקח </w:t>
      </w:r>
    </w:p>
    <w:p w14:paraId="3A9600DC" w14:textId="77777777" w:rsidR="003E2DCC" w:rsidRPr="006F178A" w:rsidRDefault="003E2DCC" w:rsidP="00A522DC">
      <w:pPr>
        <w:pStyle w:val="a3"/>
        <w:framePr w:wrap="around"/>
        <w:rPr>
          <w:rtl/>
        </w:rPr>
      </w:pPr>
      <w:r w:rsidRPr="006F178A">
        <w:rPr>
          <w:rtl/>
        </w:rPr>
        <w:t>נא.</w:t>
      </w:r>
    </w:p>
    <w:p w14:paraId="06CE89AD" w14:textId="3EFFD76A" w:rsidR="003E2DCC" w:rsidRPr="006F178A" w:rsidRDefault="0004264D" w:rsidP="008B1B1A">
      <w:pPr>
        <w:spacing w:after="60"/>
        <w:rPr>
          <w:rtl/>
        </w:rPr>
      </w:pPr>
      <w:r>
        <w:rPr>
          <w:rFonts w:ascii="Fb Fontext" w:hAnsi="Fb Fontext" w:hint="cs"/>
          <w:rtl/>
        </w:rPr>
        <w:t xml:space="preserve">ובחתונה חיפה </w:t>
      </w:r>
      <w:r w:rsidR="003E2DCC" w:rsidRPr="006F178A">
        <w:rPr>
          <w:rFonts w:ascii="Fb Fontext" w:hAnsi="Fb Fontext" w:hint="cs"/>
          <w:rtl/>
        </w:rPr>
        <w:t>סל גדול בזפת והפכו על ראשו,</w:t>
      </w:r>
      <w:r>
        <w:rPr>
          <w:rStyle w:val="affffe"/>
          <w:rFonts w:hint="cs"/>
          <w:rtl/>
        </w:rPr>
        <w:t xml:space="preserve"> </w:t>
      </w:r>
      <w:r w:rsidR="003E2DCC" w:rsidRPr="00BA359D">
        <w:rPr>
          <w:rStyle w:val="affffe"/>
          <w:rFonts w:hint="cs"/>
          <w:rtl/>
        </w:rPr>
        <w:t xml:space="preserve">ואמר </w:t>
      </w:r>
      <w:r w:rsidR="003E2DCC" w:rsidRPr="006F178A">
        <w:rPr>
          <w:rFonts w:ascii="Fb Fontext" w:hAnsi="Fb Fontext" w:hint="cs"/>
          <w:rtl/>
        </w:rPr>
        <w:t>תמוד לי מ' גריוי דחיטי שאתה חייב לי</w:t>
      </w:r>
      <w:r>
        <w:rPr>
          <w:rFonts w:ascii="Fb Fontext" w:hAnsi="Fb Fontext" w:hint="cs"/>
          <w:rtl/>
        </w:rPr>
        <w:t>,</w:t>
      </w:r>
      <w:r>
        <w:rPr>
          <w:rStyle w:val="affffe"/>
          <w:rFonts w:hint="cs"/>
          <w:rtl/>
        </w:rPr>
        <w:t xml:space="preserve"> </w:t>
      </w:r>
      <w:r w:rsidR="003E2DCC" w:rsidRPr="00BA359D">
        <w:rPr>
          <w:rStyle w:val="affffe"/>
          <w:rFonts w:hint="cs"/>
          <w:rtl/>
        </w:rPr>
        <w:t>וחייך רבי, א</w:t>
      </w:r>
      <w:r w:rsidR="0075729B">
        <w:rPr>
          <w:rStyle w:val="affffe"/>
          <w:rtl/>
        </w:rPr>
        <w:t>"</w:t>
      </w:r>
      <w:r w:rsidR="003E2DCC" w:rsidRPr="00BA359D">
        <w:rPr>
          <w:rStyle w:val="affffe"/>
          <w:rFonts w:hint="cs"/>
          <w:rtl/>
        </w:rPr>
        <w:t xml:space="preserve">ל </w:t>
      </w:r>
      <w:r w:rsidR="003E2DCC" w:rsidRPr="006F178A">
        <w:rPr>
          <w:rFonts w:hint="cs"/>
          <w:rtl/>
        </w:rPr>
        <w:t xml:space="preserve">לא </w:t>
      </w:r>
      <w:r>
        <w:rPr>
          <w:rFonts w:hint="cs"/>
          <w:rtl/>
        </w:rPr>
        <w:t>ה</w:t>
      </w:r>
      <w:r w:rsidR="003E2DCC" w:rsidRPr="006F178A">
        <w:rPr>
          <w:rFonts w:hint="cs"/>
          <w:rtl/>
        </w:rPr>
        <w:t xml:space="preserve">זהרתיך שלא תבדחני? </w:t>
      </w:r>
      <w:r w:rsidR="003E2DCC" w:rsidRPr="00BA359D">
        <w:rPr>
          <w:rStyle w:val="affffe"/>
          <w:rFonts w:hint="cs"/>
          <w:rtl/>
        </w:rPr>
        <w:t>א</w:t>
      </w:r>
      <w:r w:rsidR="003E2DCC" w:rsidRPr="00BA359D">
        <w:rPr>
          <w:rStyle w:val="affffe"/>
          <w:rtl/>
        </w:rPr>
        <w:t xml:space="preserve">"ל: </w:t>
      </w:r>
      <w:r w:rsidR="0081548B">
        <w:rPr>
          <w:rFonts w:hint="cs"/>
          <w:rtl/>
        </w:rPr>
        <w:t xml:space="preserve">באתי לקחת החיטים שהתחייבת </w:t>
      </w:r>
      <w:r w:rsidR="003E2DCC" w:rsidRPr="00BA359D">
        <w:rPr>
          <w:rStyle w:val="afffff0"/>
          <w:rFonts w:hint="cs"/>
          <w:rtl/>
        </w:rPr>
        <w:t>[בבדיחותא]</w:t>
      </w:r>
      <w:r w:rsidR="003E2DCC" w:rsidRPr="00BA359D">
        <w:rPr>
          <w:rStyle w:val="afffff0"/>
          <w:rtl/>
        </w:rPr>
        <w:t>.</w:t>
      </w:r>
    </w:p>
    <w:p w14:paraId="73E14754" w14:textId="664E6A06" w:rsidR="006666DF" w:rsidRPr="00C14A40" w:rsidRDefault="003E2DCC" w:rsidP="005C60E6">
      <w:pPr>
        <w:pStyle w:val="38"/>
        <w:framePr w:wrap="notBeside"/>
        <w:rPr>
          <w:rtl/>
        </w:rPr>
      </w:pPr>
      <w:r w:rsidRPr="00C14A40">
        <w:rPr>
          <w:rtl/>
        </w:rPr>
        <w:t>ב</w:t>
      </w:r>
      <w:r w:rsidR="005B0BC0" w:rsidRPr="00C14A40">
        <w:rPr>
          <w:rFonts w:hint="cs"/>
          <w:rtl/>
        </w:rPr>
        <w:t>"ק</w:t>
      </w:r>
      <w:r w:rsidRPr="00C14A40">
        <w:rPr>
          <w:rtl/>
        </w:rPr>
        <w:t xml:space="preserve"> ל</w:t>
      </w:r>
      <w:r w:rsidRPr="00C14A40">
        <w:rPr>
          <w:rFonts w:hint="cs"/>
          <w:rtl/>
        </w:rPr>
        <w:t>בת רבי</w:t>
      </w:r>
      <w:r w:rsidRPr="00C14A40">
        <w:rPr>
          <w:rtl/>
        </w:rPr>
        <w:t>:</w:t>
      </w:r>
    </w:p>
    <w:p w14:paraId="3C847848" w14:textId="39AB18C0" w:rsidR="003E2DCC" w:rsidRPr="006F178A" w:rsidRDefault="003E2DCC" w:rsidP="003E2DCC">
      <w:pPr>
        <w:rPr>
          <w:rtl/>
        </w:rPr>
      </w:pPr>
      <w:r w:rsidRPr="006F178A">
        <w:rPr>
          <w:rtl/>
        </w:rPr>
        <w:t xml:space="preserve">למחר </w:t>
      </w:r>
      <w:r w:rsidRPr="006F178A">
        <w:rPr>
          <w:rFonts w:hint="cs"/>
          <w:rtl/>
        </w:rPr>
        <w:t xml:space="preserve">אשתה </w:t>
      </w:r>
      <w:r w:rsidR="005B0BC0">
        <w:rPr>
          <w:rFonts w:hint="cs"/>
          <w:rtl/>
        </w:rPr>
        <w:t>י</w:t>
      </w:r>
      <w:r w:rsidRPr="006F178A">
        <w:rPr>
          <w:rFonts w:hint="cs"/>
          <w:rtl/>
        </w:rPr>
        <w:t xml:space="preserve">ין </w:t>
      </w:r>
      <w:r w:rsidR="005B0BC0">
        <w:rPr>
          <w:rFonts w:hint="cs"/>
          <w:rtl/>
        </w:rPr>
        <w:t>כשאביך ירקוד ואמך תקרקר לפני</w:t>
      </w:r>
      <w:r w:rsidRPr="006F178A">
        <w:rPr>
          <w:rtl/>
        </w:rPr>
        <w:t>.</w:t>
      </w:r>
    </w:p>
    <w:p w14:paraId="1FB5DC7C" w14:textId="3DC60339" w:rsidR="005C60E6" w:rsidRPr="00C14A40" w:rsidRDefault="003E2DCC" w:rsidP="005C60E6">
      <w:pPr>
        <w:pStyle w:val="38"/>
        <w:framePr w:wrap="notBeside"/>
        <w:rPr>
          <w:rtl/>
        </w:rPr>
      </w:pPr>
      <w:r w:rsidRPr="00C14A40">
        <w:rPr>
          <w:rtl/>
        </w:rPr>
        <w:t xml:space="preserve">בן אלעשה </w:t>
      </w:r>
    </w:p>
    <w:p w14:paraId="4107321B" w14:textId="76E86736" w:rsidR="003E2DCC" w:rsidRPr="006F178A" w:rsidRDefault="003E2DCC" w:rsidP="003E2DCC">
      <w:pPr>
        <w:rPr>
          <w:rtl/>
        </w:rPr>
      </w:pPr>
      <w:r w:rsidRPr="005B0BC0">
        <w:rPr>
          <w:rStyle w:val="affffe"/>
          <w:rtl/>
        </w:rPr>
        <w:t>חת</w:t>
      </w:r>
      <w:r w:rsidR="005B0BC0">
        <w:rPr>
          <w:rStyle w:val="affffe"/>
          <w:rFonts w:hint="cs"/>
          <w:rtl/>
        </w:rPr>
        <w:t>ן</w:t>
      </w:r>
      <w:r w:rsidRPr="005B0BC0">
        <w:rPr>
          <w:rStyle w:val="affffe"/>
          <w:rtl/>
        </w:rPr>
        <w:t xml:space="preserve"> רבי</w:t>
      </w:r>
      <w:r w:rsidRPr="006F178A">
        <w:rPr>
          <w:rtl/>
        </w:rPr>
        <w:t xml:space="preserve"> </w:t>
      </w:r>
      <w:r w:rsidRPr="0077108E">
        <w:rPr>
          <w:rStyle w:val="afffff0"/>
          <w:rtl/>
        </w:rPr>
        <w:t xml:space="preserve">ועשיר גדול </w:t>
      </w:r>
      <w:r w:rsidRPr="0077108E">
        <w:rPr>
          <w:rStyle w:val="afffff0"/>
          <w:rFonts w:hint="cs"/>
          <w:rtl/>
        </w:rPr>
        <w:t>היה</w:t>
      </w:r>
      <w:r w:rsidRPr="0077108E">
        <w:rPr>
          <w:rStyle w:val="afffff0"/>
          <w:rtl/>
        </w:rPr>
        <w:t>,</w:t>
      </w:r>
      <w:r w:rsidRPr="006F178A">
        <w:rPr>
          <w:rtl/>
        </w:rPr>
        <w:t xml:space="preserve"> </w:t>
      </w:r>
      <w:r w:rsidR="0077108E">
        <w:rPr>
          <w:rFonts w:hint="cs"/>
          <w:rtl/>
        </w:rPr>
        <w:t xml:space="preserve">הוזמן לחתונת </w:t>
      </w:r>
      <w:r w:rsidR="0077108E" w:rsidRPr="0077108E">
        <w:rPr>
          <w:rStyle w:val="affffe"/>
          <w:rFonts w:hint="cs"/>
          <w:rtl/>
        </w:rPr>
        <w:t>ר</w:t>
      </w:r>
      <w:r w:rsidR="0075729B">
        <w:rPr>
          <w:rStyle w:val="affffe"/>
          <w:rtl/>
        </w:rPr>
        <w:t>"</w:t>
      </w:r>
      <w:r w:rsidR="0077108E" w:rsidRPr="0077108E">
        <w:rPr>
          <w:rStyle w:val="affffe"/>
          <w:rFonts w:hint="cs"/>
          <w:rtl/>
        </w:rPr>
        <w:t>ש ברבי.</w:t>
      </w:r>
    </w:p>
    <w:p w14:paraId="354E94F2" w14:textId="2C3BCC72" w:rsidR="000F3BA4" w:rsidRDefault="000F3BA4" w:rsidP="000F3BA4">
      <w:pPr>
        <w:pStyle w:val="38"/>
        <w:framePr w:wrap="notBeside"/>
        <w:rPr>
          <w:rtl/>
        </w:rPr>
      </w:pPr>
      <w:r>
        <w:rPr>
          <w:rStyle w:val="affffe"/>
          <w:rFonts w:hint="cs"/>
          <w:rtl/>
        </w:rPr>
        <w:t xml:space="preserve">א. ב''ק </w:t>
      </w:r>
      <w:r w:rsidR="003E2DCC" w:rsidRPr="0077108E">
        <w:rPr>
          <w:rStyle w:val="affffe"/>
          <w:rtl/>
        </w:rPr>
        <w:t>לרבי:</w:t>
      </w:r>
    </w:p>
    <w:p w14:paraId="54C41552" w14:textId="77777777" w:rsidR="000F3BA4" w:rsidRDefault="003E2DCC" w:rsidP="000F3BA4">
      <w:pPr>
        <w:rPr>
          <w:rStyle w:val="affffe"/>
          <w:rtl/>
        </w:rPr>
      </w:pPr>
      <w:r w:rsidRPr="006F178A">
        <w:rPr>
          <w:rtl/>
        </w:rPr>
        <w:t xml:space="preserve">מאי </w:t>
      </w:r>
      <w:r w:rsidRPr="0077108E">
        <w:rPr>
          <w:rStyle w:val="affffa"/>
          <w:rtl/>
        </w:rPr>
        <w:t>תועבה</w:t>
      </w:r>
      <w:r w:rsidRPr="006F178A">
        <w:rPr>
          <w:rtl/>
        </w:rPr>
        <w:t>?</w:t>
      </w:r>
      <w:r w:rsidR="0075729B">
        <w:rPr>
          <w:rtl/>
        </w:rPr>
        <w:t xml:space="preserve"> </w:t>
      </w:r>
      <w:r w:rsidRPr="006F178A">
        <w:rPr>
          <w:rFonts w:hint="cs"/>
          <w:rtl/>
        </w:rPr>
        <w:t xml:space="preserve">וכל שאמר לו </w:t>
      </w:r>
      <w:r w:rsidRPr="006F178A">
        <w:rPr>
          <w:rtl/>
        </w:rPr>
        <w:t>פרכ</w:t>
      </w:r>
      <w:r w:rsidRPr="006F178A">
        <w:rPr>
          <w:rFonts w:hint="cs"/>
          <w:rtl/>
        </w:rPr>
        <w:t>ו</w:t>
      </w:r>
      <w:r w:rsidRPr="006F178A">
        <w:rPr>
          <w:rtl/>
        </w:rPr>
        <w:t xml:space="preserve"> בר קפרא.</w:t>
      </w:r>
      <w:r w:rsidR="000F3BA4">
        <w:rPr>
          <w:rFonts w:hint="cs"/>
          <w:rtl/>
        </w:rPr>
        <w:t xml:space="preserve"> </w:t>
      </w:r>
      <w:r w:rsidRPr="0077108E">
        <w:rPr>
          <w:rStyle w:val="affffe"/>
          <w:rtl/>
        </w:rPr>
        <w:t>א"ל:</w:t>
      </w:r>
      <w:r w:rsidRPr="006F178A">
        <w:rPr>
          <w:rtl/>
        </w:rPr>
        <w:t xml:space="preserve"> פרש</w:t>
      </w:r>
      <w:r w:rsidRPr="006F178A">
        <w:rPr>
          <w:rFonts w:hint="cs"/>
          <w:rtl/>
        </w:rPr>
        <w:t xml:space="preserve"> </w:t>
      </w:r>
      <w:r w:rsidRPr="006F178A">
        <w:rPr>
          <w:rtl/>
        </w:rPr>
        <w:t>את</w:t>
      </w:r>
      <w:r w:rsidRPr="006F178A">
        <w:rPr>
          <w:rFonts w:hint="cs"/>
          <w:rtl/>
        </w:rPr>
        <w:t>ה</w:t>
      </w:r>
      <w:r w:rsidRPr="006F178A">
        <w:rPr>
          <w:rtl/>
        </w:rPr>
        <w:t xml:space="preserve">, </w:t>
      </w:r>
    </w:p>
    <w:p w14:paraId="15331018" w14:textId="514A34A9" w:rsidR="000F3BA4" w:rsidRDefault="003E2DCC" w:rsidP="000F3BA4">
      <w:pPr>
        <w:pStyle w:val="38"/>
        <w:framePr w:wrap="notBeside"/>
        <w:rPr>
          <w:rtl/>
        </w:rPr>
      </w:pPr>
      <w:r w:rsidRPr="0077108E">
        <w:rPr>
          <w:rStyle w:val="affffe"/>
          <w:rtl/>
        </w:rPr>
        <w:t>א"ל</w:t>
      </w:r>
      <w:r w:rsidR="000F3BA4">
        <w:rPr>
          <w:rStyle w:val="affffe"/>
          <w:rFonts w:hint="cs"/>
          <w:rtl/>
        </w:rPr>
        <w:t xml:space="preserve"> ב''ק</w:t>
      </w:r>
      <w:r w:rsidRPr="0077108E">
        <w:rPr>
          <w:rStyle w:val="affffe"/>
          <w:rtl/>
        </w:rPr>
        <w:t>:</w:t>
      </w:r>
    </w:p>
    <w:p w14:paraId="1DC05186" w14:textId="068B83EC" w:rsidR="003E2DCC" w:rsidRPr="006F178A" w:rsidRDefault="003E2DCC" w:rsidP="000F3BA4">
      <w:pPr>
        <w:rPr>
          <w:rtl/>
        </w:rPr>
      </w:pPr>
      <w:r w:rsidRPr="006F178A">
        <w:rPr>
          <w:rFonts w:hint="cs"/>
          <w:rtl/>
        </w:rPr>
        <w:t>ש</w:t>
      </w:r>
      <w:r w:rsidR="00FE1B27">
        <w:rPr>
          <w:rFonts w:hint="cs"/>
          <w:rtl/>
        </w:rPr>
        <w:t>אשתך</w:t>
      </w:r>
      <w:r w:rsidRPr="006F178A">
        <w:rPr>
          <w:rFonts w:hint="cs"/>
          <w:rtl/>
        </w:rPr>
        <w:t xml:space="preserve"> תתן לי</w:t>
      </w:r>
      <w:r w:rsidR="0077108E">
        <w:rPr>
          <w:rFonts w:hint="cs"/>
          <w:rtl/>
        </w:rPr>
        <w:t>,</w:t>
      </w:r>
      <w:r w:rsidRPr="006F178A">
        <w:rPr>
          <w:rFonts w:hint="cs"/>
          <w:rtl/>
        </w:rPr>
        <w:t xml:space="preserve"> </w:t>
      </w:r>
      <w:r w:rsidR="0077108E">
        <w:rPr>
          <w:rFonts w:hint="cs"/>
          <w:rtl/>
        </w:rPr>
        <w:t xml:space="preserve">ואתה רקוד וכך עשה </w:t>
      </w:r>
      <w:r w:rsidR="0077108E" w:rsidRPr="0077108E">
        <w:rPr>
          <w:rStyle w:val="affffe"/>
          <w:rFonts w:hint="cs"/>
          <w:rtl/>
        </w:rPr>
        <w:t>ופירש</w:t>
      </w:r>
      <w:r w:rsidR="0077108E">
        <w:rPr>
          <w:rStyle w:val="affffe"/>
          <w:rFonts w:hint="cs"/>
          <w:rtl/>
        </w:rPr>
        <w:t>:</w:t>
      </w:r>
      <w:r w:rsidRPr="00A824E4">
        <w:rPr>
          <w:rStyle w:val="affffa"/>
          <w:rFonts w:hint="cs"/>
          <w:rtl/>
        </w:rPr>
        <w:t xml:space="preserve"> '</w:t>
      </w:r>
      <w:r w:rsidRPr="00A824E4">
        <w:rPr>
          <w:rStyle w:val="affffa"/>
          <w:rtl/>
        </w:rPr>
        <w:t xml:space="preserve">תועבה' </w:t>
      </w:r>
      <w:r w:rsidRPr="006F178A">
        <w:rPr>
          <w:rFonts w:hint="cs"/>
          <w:rtl/>
        </w:rPr>
        <w:t>ת</w:t>
      </w:r>
      <w:r w:rsidRPr="006F178A">
        <w:rPr>
          <w:rtl/>
        </w:rPr>
        <w:t>ועה אתה בה.</w:t>
      </w:r>
      <w:r w:rsidR="005C60E6">
        <w:rPr>
          <w:rFonts w:hint="cs"/>
          <w:rtl/>
        </w:rPr>
        <w:t xml:space="preserve"> </w:t>
      </w:r>
    </w:p>
    <w:p w14:paraId="7D565ED1" w14:textId="382463F9" w:rsidR="000F3BA4" w:rsidRDefault="000F3BA4" w:rsidP="000F3BA4">
      <w:pPr>
        <w:pStyle w:val="38"/>
        <w:framePr w:wrap="notBeside"/>
        <w:rPr>
          <w:rtl/>
        </w:rPr>
      </w:pPr>
      <w:r>
        <w:rPr>
          <w:rFonts w:hint="cs"/>
          <w:rtl/>
        </w:rPr>
        <w:t xml:space="preserve">ב. </w:t>
      </w:r>
      <w:r w:rsidR="003E2DCC" w:rsidRPr="006F178A">
        <w:rPr>
          <w:rtl/>
        </w:rPr>
        <w:t>לכ</w:t>
      </w:r>
      <w:r w:rsidR="003E2DCC" w:rsidRPr="006F178A">
        <w:rPr>
          <w:rFonts w:hint="cs"/>
          <w:rtl/>
        </w:rPr>
        <w:t>ו</w:t>
      </w:r>
      <w:r w:rsidR="003E2DCC" w:rsidRPr="006F178A">
        <w:rPr>
          <w:rtl/>
        </w:rPr>
        <w:t>ס</w:t>
      </w:r>
      <w:r w:rsidR="003E2DCC" w:rsidRPr="006F178A">
        <w:rPr>
          <w:rFonts w:hint="cs"/>
          <w:rtl/>
        </w:rPr>
        <w:t xml:space="preserve"> אחרת</w:t>
      </w:r>
      <w:r>
        <w:rPr>
          <w:rFonts w:hint="cs"/>
          <w:rtl/>
        </w:rPr>
        <w:t>:</w:t>
      </w:r>
    </w:p>
    <w:p w14:paraId="760444D0" w14:textId="5C7C01E1" w:rsidR="003E2DCC" w:rsidRPr="006F178A" w:rsidRDefault="003E2DCC" w:rsidP="00F06476">
      <w:pPr>
        <w:rPr>
          <w:rtl/>
        </w:rPr>
      </w:pPr>
      <w:r w:rsidRPr="0077108E">
        <w:rPr>
          <w:rStyle w:val="affffa"/>
          <w:rFonts w:hint="cs"/>
          <w:rtl/>
        </w:rPr>
        <w:t>'</w:t>
      </w:r>
      <w:r w:rsidRPr="0077108E">
        <w:rPr>
          <w:rStyle w:val="affffa"/>
          <w:rtl/>
        </w:rPr>
        <w:t>תבל</w:t>
      </w:r>
      <w:r w:rsidRPr="0077108E">
        <w:rPr>
          <w:rStyle w:val="affffa"/>
          <w:rFonts w:hint="cs"/>
          <w:rtl/>
        </w:rPr>
        <w:t>'</w:t>
      </w:r>
      <w:r w:rsidRPr="0077108E">
        <w:rPr>
          <w:rStyle w:val="affffa"/>
          <w:rtl/>
        </w:rPr>
        <w:t xml:space="preserve">? </w:t>
      </w:r>
      <w:r w:rsidRPr="0077108E">
        <w:rPr>
          <w:rStyle w:val="affffe"/>
          <w:rtl/>
        </w:rPr>
        <w:t>א"ל</w:t>
      </w:r>
      <w:r w:rsidRPr="006F178A">
        <w:rPr>
          <w:rtl/>
        </w:rPr>
        <w:t xml:space="preserve"> </w:t>
      </w:r>
      <w:r w:rsidRPr="006F178A">
        <w:rPr>
          <w:rFonts w:hint="cs"/>
          <w:rtl/>
        </w:rPr>
        <w:t>כמקודם</w:t>
      </w:r>
      <w:r w:rsidRPr="006F178A">
        <w:rPr>
          <w:rtl/>
        </w:rPr>
        <w:t xml:space="preserve"> </w:t>
      </w:r>
      <w:r w:rsidRPr="0077108E">
        <w:rPr>
          <w:rStyle w:val="affffe"/>
          <w:rtl/>
        </w:rPr>
        <w:t>א"ל:</w:t>
      </w:r>
      <w:r w:rsidRPr="006F178A">
        <w:rPr>
          <w:rtl/>
        </w:rPr>
        <w:t xml:space="preserve"> </w:t>
      </w:r>
      <w:r w:rsidRPr="00A824E4">
        <w:rPr>
          <w:rStyle w:val="affffa"/>
          <w:rFonts w:hint="cs"/>
          <w:rtl/>
        </w:rPr>
        <w:t>'</w:t>
      </w:r>
      <w:r w:rsidRPr="00A824E4">
        <w:rPr>
          <w:rStyle w:val="affffa"/>
          <w:rtl/>
        </w:rPr>
        <w:t>תבל</w:t>
      </w:r>
      <w:r w:rsidRPr="00A824E4">
        <w:rPr>
          <w:rStyle w:val="affffa"/>
          <w:rFonts w:hint="cs"/>
          <w:rtl/>
        </w:rPr>
        <w:t>'</w:t>
      </w:r>
      <w:r w:rsidRPr="00A824E4">
        <w:rPr>
          <w:rStyle w:val="affffa"/>
          <w:rtl/>
        </w:rPr>
        <w:t xml:space="preserve"> </w:t>
      </w:r>
      <w:r w:rsidRPr="006F178A">
        <w:rPr>
          <w:rtl/>
        </w:rPr>
        <w:t>הוא תבלין יש בה? מי ש</w:t>
      </w:r>
      <w:r w:rsidRPr="006F178A">
        <w:rPr>
          <w:rFonts w:hint="cs"/>
          <w:rtl/>
        </w:rPr>
        <w:t xml:space="preserve">ונה ביאה זו מכל הביאות </w:t>
      </w:r>
    </w:p>
    <w:p w14:paraId="23C2F892" w14:textId="0BC05653" w:rsidR="000F3BA4" w:rsidRDefault="000F3BA4" w:rsidP="000F3BA4">
      <w:pPr>
        <w:pStyle w:val="38"/>
        <w:framePr w:wrap="notBeside"/>
        <w:rPr>
          <w:rStyle w:val="affffe"/>
          <w:rFonts w:hint="cs"/>
          <w:rtl/>
        </w:rPr>
      </w:pPr>
      <w:r>
        <w:rPr>
          <w:rStyle w:val="affffe"/>
          <w:rFonts w:hint="cs"/>
          <w:rtl/>
        </w:rPr>
        <w:t>ג.</w:t>
      </w:r>
    </w:p>
    <w:p w14:paraId="1CD0D62D" w14:textId="5F1A73CB" w:rsidR="003E2DCC" w:rsidRPr="006F178A" w:rsidRDefault="003E2DCC" w:rsidP="003E2DCC">
      <w:pPr>
        <w:rPr>
          <w:rtl/>
        </w:rPr>
      </w:pPr>
      <w:r w:rsidRPr="00A824E4">
        <w:rPr>
          <w:rStyle w:val="affffa"/>
          <w:rFonts w:hint="cs"/>
          <w:rtl/>
        </w:rPr>
        <w:t xml:space="preserve">'זימה' </w:t>
      </w:r>
      <w:r w:rsidRPr="00ED2889">
        <w:rPr>
          <w:rStyle w:val="affffe"/>
          <w:rFonts w:hint="cs"/>
          <w:rtl/>
        </w:rPr>
        <w:t>א</w:t>
      </w:r>
      <w:r w:rsidRPr="00ED2889">
        <w:rPr>
          <w:rStyle w:val="affffe"/>
          <w:rtl/>
        </w:rPr>
        <w:t>"</w:t>
      </w:r>
      <w:r w:rsidRPr="00ED2889">
        <w:rPr>
          <w:rStyle w:val="affffe"/>
          <w:rFonts w:hint="cs"/>
          <w:rtl/>
        </w:rPr>
        <w:t xml:space="preserve">ל </w:t>
      </w:r>
      <w:r w:rsidRPr="006F178A">
        <w:rPr>
          <w:rFonts w:hint="cs"/>
          <w:rtl/>
        </w:rPr>
        <w:t xml:space="preserve">כמקודם ועשה, </w:t>
      </w:r>
      <w:r w:rsidRPr="00ED2889">
        <w:rPr>
          <w:rStyle w:val="affffe"/>
          <w:rFonts w:hint="cs"/>
          <w:rtl/>
        </w:rPr>
        <w:t>וא</w:t>
      </w:r>
      <w:r w:rsidRPr="00ED2889">
        <w:rPr>
          <w:rStyle w:val="affffe"/>
          <w:rtl/>
        </w:rPr>
        <w:t>"</w:t>
      </w:r>
      <w:r w:rsidRPr="00ED2889">
        <w:rPr>
          <w:rStyle w:val="affffe"/>
          <w:rFonts w:hint="cs"/>
          <w:rtl/>
        </w:rPr>
        <w:t>ל</w:t>
      </w:r>
      <w:r w:rsidRPr="00ED2889">
        <w:rPr>
          <w:rStyle w:val="affffe"/>
          <w:rtl/>
        </w:rPr>
        <w:t>:</w:t>
      </w:r>
      <w:r w:rsidRPr="006F178A">
        <w:rPr>
          <w:rtl/>
        </w:rPr>
        <w:t xml:space="preserve"> זו מה היא.</w:t>
      </w:r>
    </w:p>
    <w:p w14:paraId="27520D12" w14:textId="77777777" w:rsidR="007D4344" w:rsidRDefault="007D4344" w:rsidP="008B1B1A">
      <w:pPr>
        <w:spacing w:after="60"/>
        <w:rPr>
          <w:rtl/>
        </w:rPr>
      </w:pPr>
      <w:r w:rsidRPr="00313470">
        <w:rPr>
          <w:rStyle w:val="affffe"/>
          <w:rFonts w:hint="cs"/>
          <w:rtl/>
        </w:rPr>
        <w:t>קמו</w:t>
      </w:r>
      <w:r w:rsidR="003E2DCC" w:rsidRPr="00313470">
        <w:rPr>
          <w:rStyle w:val="affffe"/>
          <w:rtl/>
        </w:rPr>
        <w:t xml:space="preserve"> ב</w:t>
      </w:r>
      <w:r w:rsidR="003E2DCC" w:rsidRPr="00F06476">
        <w:rPr>
          <w:rStyle w:val="affffe"/>
          <w:rtl/>
        </w:rPr>
        <w:t>ן אלעשה</w:t>
      </w:r>
      <w:r>
        <w:rPr>
          <w:rStyle w:val="affffe"/>
          <w:rFonts w:hint="cs"/>
          <w:rtl/>
        </w:rPr>
        <w:t xml:space="preserve"> ואשתו </w:t>
      </w:r>
      <w:r>
        <w:rPr>
          <w:rFonts w:hint="cs"/>
          <w:rtl/>
        </w:rPr>
        <w:t xml:space="preserve">ויצאו משם </w:t>
      </w:r>
      <w:r w:rsidRPr="007D4344">
        <w:rPr>
          <w:rStyle w:val="afffff0"/>
          <w:rFonts w:hint="cs"/>
          <w:rtl/>
        </w:rPr>
        <w:t xml:space="preserve">שלא יכלו לסבול </w:t>
      </w:r>
    </w:p>
    <w:p w14:paraId="671776F9" w14:textId="77777777" w:rsidR="005C60E6" w:rsidRPr="00C14A40" w:rsidRDefault="003E2DCC" w:rsidP="005C60E6">
      <w:pPr>
        <w:pStyle w:val="38"/>
        <w:framePr w:wrap="notBeside"/>
        <w:rPr>
          <w:rtl/>
        </w:rPr>
      </w:pPr>
      <w:r w:rsidRPr="00C14A40">
        <w:rPr>
          <w:rtl/>
        </w:rPr>
        <w:t>•</w:t>
      </w:r>
      <w:r w:rsidRPr="00C14A40">
        <w:rPr>
          <w:rFonts w:hint="cs"/>
          <w:rtl/>
        </w:rPr>
        <w:t xml:space="preserve"> </w:t>
      </w:r>
    </w:p>
    <w:p w14:paraId="4F11DFA1" w14:textId="7FD90B21" w:rsidR="003E2DCC" w:rsidRPr="006F178A" w:rsidRDefault="003E2DCC" w:rsidP="003E2DCC">
      <w:pPr>
        <w:rPr>
          <w:rtl/>
        </w:rPr>
      </w:pPr>
      <w:r w:rsidRPr="006F178A">
        <w:rPr>
          <w:rtl/>
        </w:rPr>
        <w:t xml:space="preserve">לא לחנם פיזר בן אלעשה מעותיו, אלא להראות בהן </w:t>
      </w:r>
      <w:r w:rsidRPr="003428B9">
        <w:rPr>
          <w:rStyle w:val="affffc"/>
          <w:rtl/>
        </w:rPr>
        <w:t>תספורת של כ"ג,</w:t>
      </w:r>
      <w:r w:rsidR="0075729B">
        <w:rPr>
          <w:rtl/>
        </w:rPr>
        <w:t xml:space="preserve"> </w:t>
      </w:r>
      <w:r w:rsidRPr="002C641B">
        <w:rPr>
          <w:rStyle w:val="affffa"/>
          <w:rtl/>
        </w:rPr>
        <w:t>ד</w:t>
      </w:r>
      <w:r w:rsidRPr="002C641B">
        <w:rPr>
          <w:rStyle w:val="affffa"/>
          <w:rFonts w:hint="cs"/>
          <w:rtl/>
        </w:rPr>
        <w:t>'</w:t>
      </w:r>
      <w:r w:rsidRPr="002C641B">
        <w:rPr>
          <w:rStyle w:val="affffa"/>
          <w:rtl/>
        </w:rPr>
        <w:t>כסום יכסמו את ראשיהם</w:t>
      </w:r>
      <w:r w:rsidRPr="002C641B">
        <w:rPr>
          <w:rStyle w:val="affffa"/>
          <w:rFonts w:hint="cs"/>
          <w:rtl/>
        </w:rPr>
        <w:t>'</w:t>
      </w:r>
      <w:r w:rsidRPr="002C641B">
        <w:rPr>
          <w:rStyle w:val="affffa"/>
          <w:rtl/>
        </w:rPr>
        <w:t>.</w:t>
      </w:r>
    </w:p>
    <w:p w14:paraId="02660B3D" w14:textId="7EB314F0" w:rsidR="006666DF" w:rsidRPr="00C14A40" w:rsidRDefault="003E2DCC" w:rsidP="005C60E6">
      <w:pPr>
        <w:pStyle w:val="38"/>
        <w:framePr w:wrap="notBeside"/>
        <w:rPr>
          <w:rtl/>
        </w:rPr>
      </w:pPr>
      <w:r w:rsidRPr="00C14A40">
        <w:rPr>
          <w:rtl/>
        </w:rPr>
        <w:t>תנא:</w:t>
      </w:r>
    </w:p>
    <w:p w14:paraId="18F48EC4" w14:textId="247A4998" w:rsidR="00313470" w:rsidRDefault="003E2DCC" w:rsidP="003E2DCC">
      <w:pPr>
        <w:rPr>
          <w:rStyle w:val="affffe"/>
          <w:rtl/>
        </w:rPr>
      </w:pPr>
      <w:r w:rsidRPr="006F178A">
        <w:rPr>
          <w:rtl/>
        </w:rPr>
        <w:t>כעין לולינית.</w:t>
      </w:r>
      <w:r w:rsidRPr="006F178A">
        <w:rPr>
          <w:rFonts w:hint="cs"/>
          <w:rtl/>
        </w:rPr>
        <w:t xml:space="preserve"> </w:t>
      </w:r>
      <w:r w:rsidRPr="00313470">
        <w:rPr>
          <w:rStyle w:val="affffe"/>
          <w:rFonts w:hint="cs"/>
          <w:rtl/>
        </w:rPr>
        <w:t>אר</w:t>
      </w:r>
      <w:r w:rsidRPr="00313470">
        <w:rPr>
          <w:rStyle w:val="affffe"/>
          <w:rtl/>
        </w:rPr>
        <w:t>"</w:t>
      </w:r>
      <w:r w:rsidRPr="00313470">
        <w:rPr>
          <w:rStyle w:val="affffe"/>
          <w:rFonts w:hint="cs"/>
          <w:rtl/>
        </w:rPr>
        <w:t>י:</w:t>
      </w:r>
      <w:r w:rsidRPr="006F178A">
        <w:rPr>
          <w:rtl/>
        </w:rPr>
        <w:t xml:space="preserve"> תספ</w:t>
      </w:r>
      <w:r w:rsidR="00E51FCD">
        <w:rPr>
          <w:rFonts w:hint="cs"/>
          <w:rtl/>
        </w:rPr>
        <w:t>ורת שאין כמותה</w:t>
      </w:r>
    </w:p>
    <w:p w14:paraId="1BDA6CCC" w14:textId="77777777" w:rsidR="006666DF" w:rsidRPr="00C14A40" w:rsidRDefault="003E2DCC" w:rsidP="005C60E6">
      <w:pPr>
        <w:pStyle w:val="38"/>
        <w:framePr w:wrap="notBeside"/>
        <w:rPr>
          <w:rtl/>
        </w:rPr>
      </w:pPr>
      <w:r w:rsidRPr="00C14A40">
        <w:rPr>
          <w:rFonts w:hint="cs"/>
          <w:rtl/>
        </w:rPr>
        <w:t xml:space="preserve">- </w:t>
      </w:r>
      <w:r w:rsidRPr="00C14A40">
        <w:rPr>
          <w:rtl/>
        </w:rPr>
        <w:t>רבא:</w:t>
      </w:r>
    </w:p>
    <w:p w14:paraId="7BBD0A5D" w14:textId="1FC9CD6C" w:rsidR="003E2DCC" w:rsidRPr="006F178A" w:rsidRDefault="003E2DCC" w:rsidP="003E2DCC">
      <w:pPr>
        <w:rPr>
          <w:rtl/>
        </w:rPr>
      </w:pPr>
      <w:r w:rsidRPr="006F178A">
        <w:rPr>
          <w:rtl/>
        </w:rPr>
        <w:t>ראשו של זה בצד עיקרו של זה, והיינו תספורת כה</w:t>
      </w:r>
      <w:r w:rsidR="00313470">
        <w:rPr>
          <w:rFonts w:hint="cs"/>
          <w:rtl/>
        </w:rPr>
        <w:t>"ג</w:t>
      </w:r>
      <w:r w:rsidRPr="006F178A">
        <w:rPr>
          <w:rtl/>
        </w:rPr>
        <w:t>.</w:t>
      </w:r>
    </w:p>
    <w:p w14:paraId="1DC670CE" w14:textId="77777777" w:rsidR="003E2DCC" w:rsidRPr="006F178A" w:rsidRDefault="003E2DCC" w:rsidP="000F1DD4">
      <w:pPr>
        <w:pStyle w:val="afffd"/>
        <w:rPr>
          <w:rtl/>
        </w:rPr>
      </w:pPr>
      <w:ins w:id="9878" w:author="מספור קטעי משנה" w:date="2026-10-06T06:45:39Z">
        <w:r>
          <w:rPr>
            <w:rStyle w:val="MisparKeta"/>
          </w:rPr>
          <w:t xml:space="preserve">א. </w:t>
        </w:r>
      </w:ins>
      <w:r w:rsidRPr="006F178A">
        <w:rPr>
          <w:rtl/>
        </w:rPr>
        <w:t>ובדלעת הרמוצה.</w:t>
      </w:r>
    </w:p>
    <w:p w14:paraId="44E44686" w14:textId="77777777" w:rsidR="005C60E6" w:rsidRPr="00C14A40" w:rsidRDefault="003E2DCC" w:rsidP="005C60E6">
      <w:pPr>
        <w:pStyle w:val="38"/>
        <w:framePr w:wrap="notBeside"/>
        <w:rPr>
          <w:rtl/>
        </w:rPr>
      </w:pPr>
      <w:r w:rsidRPr="00C14A40">
        <w:rPr>
          <w:rtl/>
        </w:rPr>
        <w:t>שמואל:</w:t>
      </w:r>
    </w:p>
    <w:p w14:paraId="60E25185" w14:textId="307BD138" w:rsidR="003E2DCC" w:rsidRPr="006F178A" w:rsidRDefault="003E2DCC" w:rsidP="003E2DCC">
      <w:pPr>
        <w:rPr>
          <w:rtl/>
        </w:rPr>
      </w:pPr>
      <w:r w:rsidRPr="006F178A">
        <w:rPr>
          <w:rFonts w:ascii="Fb Fontext" w:hAnsi="Fb Fontext"/>
          <w:rtl/>
        </w:rPr>
        <w:t>קרא קרקוזאי.</w:t>
      </w:r>
      <w:r w:rsidR="00150E26">
        <w:rPr>
          <w:rFonts w:ascii="Fb Fontext" w:hAnsi="Fb Fontext" w:hint="cs"/>
          <w:rtl/>
        </w:rPr>
        <w:t xml:space="preserve"> </w:t>
      </w:r>
      <w:r w:rsidRPr="00150E26">
        <w:rPr>
          <w:rStyle w:val="afffff0"/>
          <w:rFonts w:hint="cs"/>
          <w:rtl/>
        </w:rPr>
        <w:t>[שם מקומם]</w:t>
      </w:r>
    </w:p>
    <w:p w14:paraId="2AD1A45A" w14:textId="77777777" w:rsidR="005C60E6" w:rsidRPr="00C14A40" w:rsidRDefault="003E2DCC" w:rsidP="005C60E6">
      <w:pPr>
        <w:pStyle w:val="38"/>
        <w:framePr w:wrap="notBeside"/>
        <w:rPr>
          <w:rtl/>
        </w:rPr>
      </w:pPr>
      <w:r w:rsidRPr="00C14A40">
        <w:rPr>
          <w:rtl/>
        </w:rPr>
        <w:t>רב אשי:</w:t>
      </w:r>
    </w:p>
    <w:p w14:paraId="655E4E7B" w14:textId="4B6FD15A" w:rsidR="003E2DCC" w:rsidRPr="006F178A" w:rsidRDefault="003E2DCC" w:rsidP="005C60E6">
      <w:pPr>
        <w:rPr>
          <w:rtl/>
        </w:rPr>
      </w:pPr>
      <w:r w:rsidRPr="006F178A">
        <w:rPr>
          <w:rtl/>
        </w:rPr>
        <w:t>דלעת הטמונה ברמץ.</w:t>
      </w:r>
    </w:p>
    <w:p w14:paraId="53A0AD69" w14:textId="77777777" w:rsidR="005C60E6" w:rsidRPr="00C14A40" w:rsidRDefault="003E2DCC" w:rsidP="005C60E6">
      <w:pPr>
        <w:pStyle w:val="38"/>
        <w:framePr w:wrap="notBeside"/>
        <w:rPr>
          <w:rtl/>
        </w:rPr>
      </w:pPr>
      <w:r w:rsidRPr="00C14A40">
        <w:rPr>
          <w:rtl/>
        </w:rPr>
        <w:t>רבינא לר"</w:t>
      </w:r>
      <w:r w:rsidRPr="00C14A40">
        <w:rPr>
          <w:rFonts w:hint="cs"/>
          <w:rtl/>
        </w:rPr>
        <w:t>א</w:t>
      </w:r>
      <w:r w:rsidR="0097175E" w:rsidRPr="00C14A40">
        <w:rPr>
          <w:rFonts w:hint="cs"/>
          <w:rtl/>
        </w:rPr>
        <w:t xml:space="preserve"> </w:t>
      </w:r>
    </w:p>
    <w:p w14:paraId="6715638A" w14:textId="74A7DE7A" w:rsidR="0097175E" w:rsidRDefault="003E2DCC" w:rsidP="003E2DCC">
      <w:pPr>
        <w:rPr>
          <w:rtl/>
        </w:rPr>
      </w:pPr>
      <w:r w:rsidRPr="006F178A">
        <w:rPr>
          <w:rtl/>
        </w:rPr>
        <w:t xml:space="preserve">דלעת ארמית היא דלעת המצרית, </w:t>
      </w:r>
    </w:p>
    <w:p w14:paraId="1EEEB425" w14:textId="77777777" w:rsidR="006666DF" w:rsidRDefault="003E2DCC" w:rsidP="005C60E6">
      <w:pPr>
        <w:rPr>
          <w:rtl/>
        </w:rPr>
      </w:pPr>
      <w:r w:rsidRPr="006F178A">
        <w:rPr>
          <w:rtl/>
        </w:rPr>
        <w:t>כלאים עם היונית, כלאים עם הרמוצה!</w:t>
      </w:r>
      <w:r w:rsidR="00C9520E">
        <w:rPr>
          <w:rFonts w:hint="cs"/>
          <w:rtl/>
        </w:rPr>
        <w:t xml:space="preserve"> </w:t>
      </w:r>
      <w:r w:rsidRPr="00295E41">
        <w:rPr>
          <w:rStyle w:val="afffa"/>
          <w:rtl/>
        </w:rPr>
        <w:t>תיובתא</w:t>
      </w:r>
      <w:r w:rsidRPr="006F178A">
        <w:rPr>
          <w:rtl/>
        </w:rPr>
        <w:t>.</w:t>
      </w:r>
    </w:p>
    <w:p w14:paraId="754569FD" w14:textId="6E69B268"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397" w:author="קלוד" w:date="2026-10-06T10:09:38Z"/>
        </w:rPr>
      </w:pPr>
      <w:ins w:id="20396" w:author="קלוד" w:date="2026-10-06T10:09:38Z">
        <w:r>
          <w:t xml:space="preserve">משנה ב</w:t>
        </w:r>
      </w:ins>
    </w:p>
    <w:p w14:paraId="33174B74" w14:textId="1D95DF7E" w:rsidR="003E2DCC" w:rsidRPr="006F178A" w:rsidRDefault="003E2DCC" w:rsidP="003E2DCC">
      <w:pPr>
        <w:pStyle w:val="afff5"/>
        <w:rPr>
          <w:rtl/>
        </w:rPr>
      </w:pPr>
      <w:r w:rsidRPr="006F178A">
        <w:rPr>
          <w:rtl/>
        </w:rPr>
        <w:t xml:space="preserve">הנודר </w:t>
      </w:r>
      <w:r w:rsidRPr="00B93077">
        <w:rPr>
          <w:b/>
          <w:bCs/>
          <w:rtl/>
        </w:rPr>
        <w:t>ממעשה</w:t>
      </w:r>
      <w:r w:rsidRPr="006F178A">
        <w:rPr>
          <w:rtl/>
        </w:rPr>
        <w:t xml:space="preserve"> קדרה - אסור </w:t>
      </w:r>
      <w:r w:rsidR="00B93077">
        <w:rPr>
          <w:rFonts w:hint="cs"/>
          <w:rtl/>
        </w:rPr>
        <w:t xml:space="preserve">רק </w:t>
      </w:r>
      <w:r w:rsidRPr="006F178A">
        <w:rPr>
          <w:rtl/>
        </w:rPr>
        <w:t>ממעשה רתחתא;</w:t>
      </w:r>
    </w:p>
    <w:p w14:paraId="760366A9" w14:textId="77777777" w:rsidR="006666DF" w:rsidRDefault="003E2DCC" w:rsidP="003E2DCC">
      <w:pPr>
        <w:pStyle w:val="afff5"/>
        <w:rPr>
          <w:rtl/>
        </w:rPr>
      </w:pPr>
      <w:r w:rsidRPr="006F178A">
        <w:rPr>
          <w:rtl/>
        </w:rPr>
        <w:t xml:space="preserve">קונם </w:t>
      </w:r>
      <w:r w:rsidRPr="00B93077">
        <w:rPr>
          <w:b/>
          <w:bCs/>
          <w:rtl/>
        </w:rPr>
        <w:t>היורד</w:t>
      </w:r>
      <w:r w:rsidRPr="006F178A">
        <w:rPr>
          <w:rtl/>
        </w:rPr>
        <w:t xml:space="preserve"> לקדרה שאני טועם - אסור בכל הנעשה בקדרה.</w:t>
      </w:r>
    </w:p>
    <w:p w14:paraId="36F1F3DA" w14:textId="388FAA16"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0A90D2B2" w14:textId="77777777" w:rsidR="009E3975" w:rsidRDefault="003E2DCC" w:rsidP="003E2DCC">
      <w:pPr>
        <w:rPr>
          <w:rFonts w:ascii="Fb Fontext" w:hAnsi="Fb Fontext"/>
          <w:rtl/>
        </w:rPr>
      </w:pPr>
      <w:r w:rsidRPr="006F178A">
        <w:rPr>
          <w:rFonts w:ascii="Fb Fontext" w:hAnsi="Fb Fontext"/>
          <w:rtl/>
        </w:rPr>
        <w:t xml:space="preserve">הנודר מן היורד לקדרה - אסור ביורד לאלפס, </w:t>
      </w:r>
    </w:p>
    <w:p w14:paraId="7B24B5DA" w14:textId="7FB62AB1" w:rsidR="003E2DCC" w:rsidRPr="006F178A" w:rsidRDefault="003E2DCC" w:rsidP="009E3975">
      <w:pPr>
        <w:ind w:left="283" w:firstLine="57"/>
        <w:rPr>
          <w:rtl/>
        </w:rPr>
      </w:pPr>
      <w:r w:rsidRPr="006F178A">
        <w:rPr>
          <w:rFonts w:ascii="Fb Fontext" w:hAnsi="Fb Fontext"/>
          <w:rtl/>
        </w:rPr>
        <w:t>שכבר ירד לקדרה קודם שיורד לאלפס;</w:t>
      </w:r>
    </w:p>
    <w:p w14:paraId="4A616D39" w14:textId="77777777" w:rsidR="003E2DCC" w:rsidRPr="006F178A" w:rsidRDefault="003E2DCC" w:rsidP="003E2DCC">
      <w:pPr>
        <w:rPr>
          <w:rtl/>
        </w:rPr>
      </w:pPr>
      <w:r w:rsidRPr="006F178A">
        <w:rPr>
          <w:rtl/>
        </w:rPr>
        <w:t>מן היורד לאלפס - מותר ביורד לקדרה;</w:t>
      </w:r>
    </w:p>
    <w:p w14:paraId="16A7F575" w14:textId="77777777" w:rsidR="003E2DCC" w:rsidRPr="006F178A" w:rsidRDefault="003E2DCC" w:rsidP="003E2DCC">
      <w:pPr>
        <w:rPr>
          <w:rtl/>
        </w:rPr>
      </w:pPr>
      <w:r w:rsidRPr="006F178A">
        <w:rPr>
          <w:rtl/>
        </w:rPr>
        <w:t>מן הנעשה בקדרה - מותר בנעשה באלפס;</w:t>
      </w:r>
    </w:p>
    <w:p w14:paraId="44804380" w14:textId="77777777" w:rsidR="003E2DCC" w:rsidRPr="006F178A" w:rsidRDefault="003E2DCC" w:rsidP="003E2DCC">
      <w:pPr>
        <w:rPr>
          <w:rtl/>
        </w:rPr>
      </w:pPr>
      <w:r w:rsidRPr="006F178A">
        <w:rPr>
          <w:rtl/>
        </w:rPr>
        <w:t>מן הנעשה באלפס - מותר בנעשה בקדרה.</w:t>
      </w:r>
    </w:p>
    <w:p w14:paraId="5EBC8BF0" w14:textId="77777777" w:rsidR="009E3975" w:rsidRDefault="003E2DCC" w:rsidP="003E2DCC">
      <w:pPr>
        <w:rPr>
          <w:rtl/>
        </w:rPr>
      </w:pPr>
      <w:r w:rsidRPr="006F178A">
        <w:rPr>
          <w:rtl/>
        </w:rPr>
        <w:t xml:space="preserve">מן </w:t>
      </w:r>
      <w:r w:rsidRPr="00295E41">
        <w:rPr>
          <w:rStyle w:val="afffa"/>
          <w:rtl/>
        </w:rPr>
        <w:t>היורד</w:t>
      </w:r>
      <w:r w:rsidRPr="006F178A">
        <w:rPr>
          <w:rtl/>
        </w:rPr>
        <w:t xml:space="preserve"> לתנור - אסור </w:t>
      </w:r>
      <w:r w:rsidR="009E3975">
        <w:rPr>
          <w:rFonts w:hint="cs"/>
          <w:rtl/>
        </w:rPr>
        <w:t>רק</w:t>
      </w:r>
      <w:r w:rsidRPr="006F178A">
        <w:rPr>
          <w:rtl/>
        </w:rPr>
        <w:t xml:space="preserve"> בפת, </w:t>
      </w:r>
    </w:p>
    <w:p w14:paraId="6D553C96" w14:textId="77777777" w:rsidR="006666DF" w:rsidRDefault="003E2DCC" w:rsidP="003E2DCC">
      <w:pPr>
        <w:rPr>
          <w:rtl/>
        </w:rPr>
      </w:pPr>
      <w:r w:rsidRPr="00295E41">
        <w:rPr>
          <w:rStyle w:val="afffa"/>
          <w:rtl/>
        </w:rPr>
        <w:t>כל מעשה תנור</w:t>
      </w:r>
      <w:r w:rsidRPr="006F178A">
        <w:rPr>
          <w:rtl/>
        </w:rPr>
        <w:t xml:space="preserve"> עלי - אסור בכל הנעשים בתנור.</w:t>
      </w:r>
    </w:p>
    <w:p w14:paraId="2BBCB970" w14:textId="253B4387"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0222C626" w14:textId="77777777" w:rsidR="003E2DCC" w:rsidRPr="006F178A" w:rsidRDefault="003E2DCC" w:rsidP="00A522DC">
      <w:pPr>
        <w:pStyle w:val="a3"/>
        <w:framePr w:wrap="around"/>
        <w:rPr>
          <w:rtl/>
        </w:rPr>
      </w:pPr>
      <w:r w:rsidRPr="006F178A">
        <w:rPr>
          <w:rtl/>
        </w:rPr>
        <w:t>נא:</w:t>
      </w:r>
    </w:p>
    <w:p>
      <w:pPr>
        <w:pStyle w:val="afffffb"/>
        <w:rPr>
          <w:ins w:id="20399" w:author="קלוד" w:date="2026-10-06T10:09:38Z"/>
        </w:rPr>
      </w:pPr>
      <w:ins w:id="20398" w:author="קלוד" w:date="2026-10-06T10:09:38Z">
        <w:r>
          <w:t xml:space="preserve">משנה ג</w:t>
        </w:r>
      </w:ins>
    </w:p>
    <w:p w14:paraId="070C8F5A" w14:textId="77777777" w:rsidR="000E57FC" w:rsidRDefault="003E2DCC" w:rsidP="003E2DCC">
      <w:pPr>
        <w:pStyle w:val="afff5"/>
        <w:rPr>
          <w:rtl/>
        </w:rPr>
      </w:pPr>
      <w:r w:rsidRPr="00B15076">
        <w:rPr>
          <w:rtl/>
        </w:rPr>
        <w:t xml:space="preserve">מן הכבוש - אסור </w:t>
      </w:r>
      <w:r w:rsidR="000E57FC">
        <w:rPr>
          <w:rFonts w:hint="cs"/>
          <w:rtl/>
        </w:rPr>
        <w:t>רק</w:t>
      </w:r>
      <w:r w:rsidRPr="00B15076">
        <w:rPr>
          <w:rtl/>
        </w:rPr>
        <w:t xml:space="preserve"> </w:t>
      </w:r>
      <w:r w:rsidR="000E57FC">
        <w:rPr>
          <w:rFonts w:hint="cs"/>
          <w:rtl/>
        </w:rPr>
        <w:t>ב</w:t>
      </w:r>
      <w:r w:rsidRPr="00B15076">
        <w:rPr>
          <w:rtl/>
        </w:rPr>
        <w:t xml:space="preserve">כבוש של ירק, </w:t>
      </w:r>
    </w:p>
    <w:p w14:paraId="3D377A3D" w14:textId="1BA79505" w:rsidR="003E2DCC" w:rsidRPr="00B15076" w:rsidRDefault="003E2DCC" w:rsidP="003E2DCC">
      <w:pPr>
        <w:pStyle w:val="afff5"/>
        <w:rPr>
          <w:rtl/>
        </w:rPr>
      </w:pPr>
      <w:r w:rsidRPr="00B15076">
        <w:rPr>
          <w:rtl/>
        </w:rPr>
        <w:t>כבוש שאני טועם - אסור בכל הכבושים.</w:t>
      </w:r>
    </w:p>
    <w:p w14:paraId="4ED7F9B6" w14:textId="77777777" w:rsidR="00AD3DA1" w:rsidRDefault="003E2DCC" w:rsidP="003E2DCC">
      <w:pPr>
        <w:pStyle w:val="afff5"/>
        <w:rPr>
          <w:rtl/>
        </w:rPr>
      </w:pPr>
      <w:r w:rsidRPr="00B15076">
        <w:rPr>
          <w:rtl/>
        </w:rPr>
        <w:t xml:space="preserve">מן השלוק - אסור </w:t>
      </w:r>
      <w:r w:rsidR="000E57FC">
        <w:rPr>
          <w:rFonts w:hint="cs"/>
          <w:rtl/>
        </w:rPr>
        <w:t>רק ב</w:t>
      </w:r>
      <w:r w:rsidRPr="00B15076">
        <w:rPr>
          <w:rtl/>
        </w:rPr>
        <w:t>שלוק</w:t>
      </w:r>
      <w:r w:rsidR="00AD3DA1">
        <w:rPr>
          <w:rFonts w:hint="cs"/>
          <w:rtl/>
        </w:rPr>
        <w:t>.</w:t>
      </w:r>
      <w:r w:rsidRPr="00B15076">
        <w:rPr>
          <w:rtl/>
        </w:rPr>
        <w:t xml:space="preserve"> </w:t>
      </w:r>
    </w:p>
    <w:p w14:paraId="14595131" w14:textId="07A7E3BA" w:rsidR="003E2DCC" w:rsidRPr="00B15076" w:rsidRDefault="003E2DCC" w:rsidP="003E2DCC">
      <w:pPr>
        <w:pStyle w:val="afff5"/>
        <w:rPr>
          <w:rtl/>
        </w:rPr>
      </w:pPr>
      <w:r w:rsidRPr="00B15076">
        <w:rPr>
          <w:rtl/>
        </w:rPr>
        <w:t>של בשר שלוק שאני טועם - אסור בכל השלוקים.</w:t>
      </w:r>
    </w:p>
    <w:p w14:paraId="40D85505" w14:textId="77777777" w:rsidR="006666DF" w:rsidRPr="00C14A40" w:rsidRDefault="003E2DCC" w:rsidP="005C60E6">
      <w:pPr>
        <w:pStyle w:val="38"/>
        <w:framePr w:wrap="notBeside"/>
        <w:rPr>
          <w:rtl/>
        </w:rPr>
      </w:pPr>
      <w:r w:rsidRPr="00C14A40">
        <w:rPr>
          <w:rtl/>
        </w:rPr>
        <w:t>ר</w:t>
      </w:r>
      <w:r w:rsidRPr="00C14A40">
        <w:rPr>
          <w:rFonts w:hint="cs"/>
          <w:rtl/>
        </w:rPr>
        <w:t>אבדר</w:t>
      </w:r>
      <w:r w:rsidRPr="00C14A40">
        <w:rPr>
          <w:rtl/>
        </w:rPr>
        <w:t>"</w:t>
      </w:r>
      <w:r w:rsidRPr="00C14A40">
        <w:rPr>
          <w:rFonts w:hint="cs"/>
          <w:rtl/>
        </w:rPr>
        <w:t>א</w:t>
      </w:r>
      <w:r w:rsidRPr="00C14A40">
        <w:rPr>
          <w:rtl/>
        </w:rPr>
        <w:t>:</w:t>
      </w:r>
    </w:p>
    <w:p w14:paraId="7ED8972A" w14:textId="77777777" w:rsidR="006666DF" w:rsidRDefault="003E2DCC" w:rsidP="003E2DCC">
      <w:pPr>
        <w:rPr>
          <w:rtl/>
        </w:rPr>
      </w:pPr>
      <w:r w:rsidRPr="006F178A">
        <w:rPr>
          <w:rFonts w:ascii="Fb Fontext" w:hAnsi="Fb Fontext"/>
          <w:rtl/>
        </w:rPr>
        <w:t xml:space="preserve">דכביש, דשליק, </w:t>
      </w:r>
      <w:r w:rsidR="00903A64">
        <w:rPr>
          <w:rFonts w:ascii="Fb Fontext" w:hAnsi="Fb Fontext" w:hint="cs"/>
          <w:rtl/>
        </w:rPr>
        <w:t>ד</w:t>
      </w:r>
      <w:r w:rsidRPr="006F178A">
        <w:rPr>
          <w:rFonts w:ascii="Fb Fontext" w:hAnsi="Fb Fontext"/>
          <w:rtl/>
        </w:rPr>
        <w:t xml:space="preserve">צלי, דמליח, מאי? </w:t>
      </w:r>
      <w:r w:rsidRPr="00295E41">
        <w:rPr>
          <w:rStyle w:val="afffa"/>
          <w:rtl/>
        </w:rPr>
        <w:t>תיבעי</w:t>
      </w:r>
      <w:r w:rsidRPr="006F178A">
        <w:rPr>
          <w:rFonts w:ascii="Fb Fontext" w:hAnsi="Fb Fontext"/>
          <w:rtl/>
        </w:rPr>
        <w:t>.</w:t>
      </w:r>
    </w:p>
    <w:p w14:paraId="2D6CDD1D" w14:textId="53BD01B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01" w:author="קלוד" w:date="2026-10-06T10:09:38Z"/>
        </w:rPr>
      </w:pPr>
      <w:ins w:id="20400" w:author="קלוד" w:date="2026-10-06T10:09:38Z">
        <w:r>
          <w:t xml:space="preserve">משנה ג</w:t>
        </w:r>
      </w:ins>
    </w:p>
    <w:p w14:paraId="65A61A61" w14:textId="5D2AFF61" w:rsidR="003E2DCC" w:rsidRPr="006F178A" w:rsidRDefault="003E2DCC" w:rsidP="003E2DCC">
      <w:pPr>
        <w:pStyle w:val="afff5"/>
        <w:rPr>
          <w:rtl/>
        </w:rPr>
      </w:pPr>
      <w:r w:rsidRPr="006F178A">
        <w:rPr>
          <w:rtl/>
        </w:rPr>
        <w:t xml:space="preserve">מן הצלי </w:t>
      </w:r>
      <w:r w:rsidR="005C60E6">
        <w:rPr>
          <w:rtl/>
        </w:rPr>
        <w:tab/>
      </w:r>
      <w:r w:rsidR="005C60E6">
        <w:rPr>
          <w:rtl/>
        </w:rPr>
        <w:tab/>
      </w:r>
      <w:r w:rsidR="005C60E6">
        <w:rPr>
          <w:rtl/>
        </w:rPr>
        <w:tab/>
      </w:r>
      <w:r w:rsidR="005C60E6">
        <w:rPr>
          <w:rFonts w:hint="cs"/>
          <w:rtl/>
        </w:rPr>
        <w:t xml:space="preserve"> </w:t>
      </w:r>
      <w:r w:rsidR="005C60E6">
        <w:rPr>
          <w:rtl/>
        </w:rPr>
        <w:tab/>
      </w:r>
      <w:r w:rsidR="005C60E6">
        <w:rPr>
          <w:rFonts w:hint="cs"/>
          <w:rtl/>
        </w:rPr>
        <w:t>-</w:t>
      </w:r>
      <w:r w:rsidR="00903A64" w:rsidRPr="00903A64">
        <w:rPr>
          <w:rStyle w:val="TanaimMishna"/>
          <w:rFonts w:hint="cs"/>
          <w:rtl/>
          <w:rPrChange w:id="20125" w:author="קלוד" w:date="2026-10-06T10:09:38Z">
            <w:rPr>
              <w:rStyle w:val="affffe"/>
              <w:rFonts w:hint="cs"/>
              <w:rtl/>
            </w:rPr>
          </w:rPrChange>
        </w:rPr>
        <w:t>לר</w:t>
      </w:r>
      <w:r w:rsidR="0075729B">
        <w:rPr>
          <w:rStyle w:val="TanaimMishna"/>
          <w:rtl/>
          <w:rPrChange w:id="20126" w:author="קלוד" w:date="2026-10-06T10:09:38Z">
            <w:rPr>
              <w:rStyle w:val="affffe"/>
              <w:rtl/>
            </w:rPr>
          </w:rPrChange>
        </w:rPr>
        <w:t>"</w:t>
      </w:r>
      <w:r w:rsidR="00903A64" w:rsidRPr="00903A64">
        <w:rPr>
          <w:rStyle w:val="TanaimMishna"/>
          <w:rFonts w:hint="cs"/>
          <w:rtl/>
          <w:rPrChange w:id="20127" w:author="קלוד" w:date="2026-10-06T10:09:38Z">
            <w:rPr>
              <w:rStyle w:val="affffe"/>
              <w:rFonts w:hint="cs"/>
              <w:rtl/>
            </w:rPr>
          </w:rPrChange>
        </w:rPr>
        <w:t>י:</w:t>
      </w:r>
      <w:r w:rsidR="00903A64">
        <w:rPr>
          <w:rFonts w:hint="cs"/>
          <w:rtl/>
        </w:rPr>
        <w:t xml:space="preserve"> </w:t>
      </w:r>
      <w:r w:rsidRPr="006F178A">
        <w:rPr>
          <w:rtl/>
        </w:rPr>
        <w:t xml:space="preserve">אסור </w:t>
      </w:r>
      <w:r w:rsidR="00903A64">
        <w:rPr>
          <w:rFonts w:hint="cs"/>
          <w:rtl/>
        </w:rPr>
        <w:t>רק ב</w:t>
      </w:r>
      <w:r w:rsidRPr="006F178A">
        <w:rPr>
          <w:rtl/>
        </w:rPr>
        <w:t>צלי של בשר</w:t>
      </w:r>
      <w:r w:rsidR="00903A64">
        <w:rPr>
          <w:rFonts w:hint="cs"/>
          <w:rtl/>
        </w:rPr>
        <w:t>.</w:t>
      </w:r>
    </w:p>
    <w:p w14:paraId="304EE99C" w14:textId="691E7CC2" w:rsidR="003E2DCC" w:rsidRPr="006F178A" w:rsidRDefault="003E2DCC" w:rsidP="003E2DCC">
      <w:pPr>
        <w:pStyle w:val="afff5"/>
        <w:rPr>
          <w:rtl/>
        </w:rPr>
      </w:pPr>
      <w:r w:rsidRPr="006F178A">
        <w:rPr>
          <w:rtl/>
        </w:rPr>
        <w:t xml:space="preserve">צלי שאני טועם </w:t>
      </w:r>
      <w:r w:rsidR="005C60E6">
        <w:rPr>
          <w:rtl/>
        </w:rPr>
        <w:tab/>
      </w:r>
      <w:r w:rsidRPr="006F178A">
        <w:rPr>
          <w:rtl/>
        </w:rPr>
        <w:t>- אסור בכל הצלויים.</w:t>
      </w:r>
    </w:p>
    <w:p w14:paraId="404CE8BF" w14:textId="14D1EDE6" w:rsidR="00AD6587" w:rsidRDefault="003E2DCC" w:rsidP="003E2DCC">
      <w:pPr>
        <w:pStyle w:val="afff5"/>
        <w:rPr>
          <w:rtl/>
        </w:rPr>
      </w:pPr>
      <w:r w:rsidRPr="00B15076">
        <w:rPr>
          <w:rtl/>
        </w:rPr>
        <w:t xml:space="preserve">מן המליח </w:t>
      </w:r>
      <w:r w:rsidR="005C60E6">
        <w:rPr>
          <w:rtl/>
        </w:rPr>
        <w:tab/>
      </w:r>
      <w:r w:rsidR="005C60E6">
        <w:rPr>
          <w:rtl/>
        </w:rPr>
        <w:tab/>
      </w:r>
      <w:r w:rsidR="005C60E6">
        <w:rPr>
          <w:rtl/>
        </w:rPr>
        <w:tab/>
      </w:r>
      <w:r w:rsidRPr="00B15076">
        <w:rPr>
          <w:rtl/>
        </w:rPr>
        <w:t xml:space="preserve">- אסור </w:t>
      </w:r>
      <w:r w:rsidR="00AD6587">
        <w:rPr>
          <w:rFonts w:hint="cs"/>
          <w:rtl/>
        </w:rPr>
        <w:t>רק ב</w:t>
      </w:r>
      <w:r w:rsidRPr="00B15076">
        <w:rPr>
          <w:rtl/>
        </w:rPr>
        <w:t xml:space="preserve">מליח של דג, </w:t>
      </w:r>
    </w:p>
    <w:p w14:paraId="5E64CE80" w14:textId="3B161B51" w:rsidR="003E2DCC" w:rsidRPr="00B15076" w:rsidRDefault="003E2DCC" w:rsidP="003E2DCC">
      <w:pPr>
        <w:pStyle w:val="afff5"/>
        <w:rPr>
          <w:rtl/>
        </w:rPr>
      </w:pPr>
      <w:r w:rsidRPr="00B15076">
        <w:rPr>
          <w:rtl/>
        </w:rPr>
        <w:t xml:space="preserve">מליח שאני טועם </w:t>
      </w:r>
      <w:r w:rsidR="005C60E6">
        <w:rPr>
          <w:rtl/>
        </w:rPr>
        <w:tab/>
      </w:r>
      <w:r w:rsidRPr="00B15076">
        <w:rPr>
          <w:rtl/>
        </w:rPr>
        <w:t>- אסור בכל המלוחים.</w:t>
      </w:r>
    </w:p>
    <w:p w14:paraId="301C81CF" w14:textId="3ABACD03" w:rsidR="00482CEE" w:rsidRDefault="003E2DCC" w:rsidP="003E2DCC">
      <w:pPr>
        <w:pStyle w:val="afff5"/>
        <w:rPr>
          <w:rtl/>
        </w:rPr>
      </w:pPr>
      <w:r w:rsidRPr="005C60E6">
        <w:rPr>
          <w:rStyle w:val="afffe"/>
          <w:rtl/>
        </w:rPr>
        <w:t>דג דגים שאני טועם</w:t>
      </w:r>
      <w:r w:rsidRPr="00392931">
        <w:rPr>
          <w:rtl/>
        </w:rPr>
        <w:t xml:space="preserve"> </w:t>
      </w:r>
      <w:r w:rsidRPr="005C60E6">
        <w:rPr>
          <w:spacing w:val="2"/>
          <w:rtl/>
        </w:rPr>
        <w:t xml:space="preserve">אסור בגדולים </w:t>
      </w:r>
      <w:r w:rsidR="002958A9" w:rsidRPr="005C60E6">
        <w:rPr>
          <w:rFonts w:hint="cs"/>
          <w:spacing w:val="2"/>
          <w:rtl/>
        </w:rPr>
        <w:t>וב</w:t>
      </w:r>
      <w:r w:rsidRPr="005C60E6">
        <w:rPr>
          <w:spacing w:val="2"/>
          <w:rtl/>
        </w:rPr>
        <w:t xml:space="preserve">קטנים, במלוחים </w:t>
      </w:r>
      <w:r w:rsidR="002958A9" w:rsidRPr="005C60E6">
        <w:rPr>
          <w:rFonts w:hint="cs"/>
          <w:spacing w:val="2"/>
          <w:rtl/>
        </w:rPr>
        <w:t>ובתפלים</w:t>
      </w:r>
    </w:p>
    <w:p w14:paraId="7558DC8C" w14:textId="62E26AA4" w:rsidR="003E2DCC" w:rsidRPr="006F178A" w:rsidRDefault="003E2DCC" w:rsidP="005C60E6">
      <w:pPr>
        <w:pStyle w:val="afff5"/>
        <w:jc w:val="right"/>
        <w:rPr>
          <w:rtl/>
        </w:rPr>
      </w:pPr>
      <w:r w:rsidRPr="006F178A">
        <w:rPr>
          <w:rtl/>
        </w:rPr>
        <w:t>בין חיים בין מבושלים, ומותר בטרית טרופה ובציר</w:t>
      </w:r>
    </w:p>
    <w:p w14:paraId="6D11D321" w14:textId="0E4C7721" w:rsidR="003E2DCC" w:rsidRPr="006F178A" w:rsidRDefault="003E2DCC" w:rsidP="003E2DCC">
      <w:pPr>
        <w:pStyle w:val="afff5"/>
        <w:rPr>
          <w:rtl/>
        </w:rPr>
      </w:pPr>
      <w:r w:rsidRPr="005C60E6">
        <w:rPr>
          <w:rStyle w:val="afffe"/>
          <w:rtl/>
        </w:rPr>
        <w:t xml:space="preserve">הנודר מן הצחנה </w:t>
      </w:r>
      <w:r w:rsidR="005C60E6">
        <w:rPr>
          <w:rtl/>
        </w:rPr>
        <w:tab/>
      </w:r>
      <w:r w:rsidR="0075729B">
        <w:rPr>
          <w:rFonts w:hint="cs"/>
          <w:rtl/>
        </w:rPr>
        <w:t xml:space="preserve"> </w:t>
      </w:r>
      <w:r w:rsidR="005C60E6">
        <w:rPr>
          <w:rFonts w:hint="cs"/>
          <w:rtl/>
        </w:rPr>
        <w:t xml:space="preserve"> </w:t>
      </w:r>
      <w:r w:rsidRPr="006F178A">
        <w:rPr>
          <w:rtl/>
        </w:rPr>
        <w:t>אסור בטרית טרופה ומותר בציר ובמורייס</w:t>
      </w:r>
    </w:p>
    <w:p w14:paraId="5FDD84F5" w14:textId="77777777" w:rsidR="003E2DCC" w:rsidRPr="006F178A" w:rsidRDefault="003E2DCC" w:rsidP="005C60E6">
      <w:pPr>
        <w:pStyle w:val="afff5"/>
        <w:spacing w:after="60"/>
        <w:rPr>
          <w:rtl/>
        </w:rPr>
      </w:pPr>
      <w:r w:rsidRPr="005C60E6">
        <w:rPr>
          <w:rStyle w:val="afffe"/>
          <w:rtl/>
        </w:rPr>
        <w:t xml:space="preserve">הנודר מטרית טרופה </w:t>
      </w:r>
      <w:r w:rsidRPr="006F178A">
        <w:rPr>
          <w:rtl/>
        </w:rPr>
        <w:t>- אסור בציר ובמורייס.</w:t>
      </w:r>
    </w:p>
    <w:p w14:paraId="603A41D0" w14:textId="2C778AE5" w:rsidR="005C60E6" w:rsidRPr="00C14A40" w:rsidRDefault="002958A9" w:rsidP="005C60E6">
      <w:pPr>
        <w:pStyle w:val="38"/>
        <w:framePr w:wrap="notBeside"/>
        <w:rPr>
          <w:rtl/>
        </w:rPr>
      </w:pPr>
      <w:r w:rsidRPr="00C14A40">
        <w:rPr>
          <w:rFonts w:hint="cs"/>
          <w:rtl/>
        </w:rPr>
        <w:t>רשב</w:t>
      </w:r>
      <w:r w:rsidR="0075729B">
        <w:rPr>
          <w:rtl/>
        </w:rPr>
        <w:t>"</w:t>
      </w:r>
      <w:r w:rsidRPr="00C14A40">
        <w:rPr>
          <w:rFonts w:hint="cs"/>
          <w:rtl/>
        </w:rPr>
        <w:t>א</w:t>
      </w:r>
    </w:p>
    <w:p w14:paraId="78F91BC8" w14:textId="04C4D419" w:rsidR="00746738" w:rsidRDefault="003E2DCC" w:rsidP="003E2DCC">
      <w:pPr>
        <w:rPr>
          <w:rFonts w:ascii="Fb Fontext" w:hAnsi="Fb Fontext"/>
          <w:rtl/>
        </w:rPr>
      </w:pPr>
      <w:r w:rsidRPr="005C60E6">
        <w:rPr>
          <w:rStyle w:val="afffa"/>
          <w:rtl/>
        </w:rPr>
        <w:t>דג שאני טועם -</w:t>
      </w:r>
      <w:r w:rsidRPr="006F178A">
        <w:rPr>
          <w:rFonts w:ascii="Fb Fontext" w:hAnsi="Fb Fontext"/>
          <w:rtl/>
        </w:rPr>
        <w:t xml:space="preserve"> אסור בגדולים ומותר בקטנים,</w:t>
      </w:r>
      <w:r w:rsidR="0075729B">
        <w:rPr>
          <w:rFonts w:ascii="Fb Fontext" w:hAnsi="Fb Fontext"/>
          <w:rtl/>
        </w:rPr>
        <w:t xml:space="preserve"> </w:t>
      </w:r>
    </w:p>
    <w:p w14:paraId="4A6EB390" w14:textId="77777777" w:rsidR="00746738" w:rsidRPr="00746738" w:rsidRDefault="003E2DCC" w:rsidP="005C60E6">
      <w:pPr>
        <w:rPr>
          <w:rtl/>
        </w:rPr>
      </w:pPr>
      <w:r w:rsidRPr="005C60E6">
        <w:rPr>
          <w:rStyle w:val="afffa"/>
          <w:rtl/>
        </w:rPr>
        <w:t>דגה שאני טועם -</w:t>
      </w:r>
      <w:r w:rsidRPr="00746738">
        <w:rPr>
          <w:rtl/>
        </w:rPr>
        <w:t xml:space="preserve"> אסור בקטנים ומותר בגדולים, </w:t>
      </w:r>
    </w:p>
    <w:p w14:paraId="273932BD" w14:textId="26C0B865" w:rsidR="003E2DCC" w:rsidRPr="00746738" w:rsidRDefault="003E2DCC" w:rsidP="005C60E6">
      <w:pPr>
        <w:rPr>
          <w:rtl/>
        </w:rPr>
      </w:pPr>
      <w:r w:rsidRPr="005C60E6">
        <w:rPr>
          <w:rStyle w:val="afffa"/>
          <w:rtl/>
        </w:rPr>
        <w:t>דג דגה שאני טועם -</w:t>
      </w:r>
      <w:r w:rsidRPr="00746738">
        <w:rPr>
          <w:rtl/>
        </w:rPr>
        <w:t xml:space="preserve"> אסור בין בגדולים בין בקטנים.</w:t>
      </w:r>
    </w:p>
    <w:p w14:paraId="585C54B3" w14:textId="77777777" w:rsidR="003E2DCC" w:rsidRPr="006F178A" w:rsidRDefault="003E2DCC" w:rsidP="00AD2E01">
      <w:pPr>
        <w:pStyle w:val="afffff"/>
        <w:rPr>
          <w:rtl/>
        </w:rPr>
      </w:pPr>
      <w:r w:rsidRPr="006F178A">
        <w:rPr>
          <w:rFonts w:hint="cs"/>
          <w:b/>
          <w:bCs/>
          <w:rtl/>
        </w:rPr>
        <w:t>ד</w:t>
      </w:r>
      <w:r w:rsidRPr="006F178A">
        <w:rPr>
          <w:b/>
          <w:bCs/>
          <w:rtl/>
        </w:rPr>
        <w:t>דגה</w:t>
      </w:r>
      <w:r w:rsidRPr="006F178A">
        <w:rPr>
          <w:rtl/>
        </w:rPr>
        <w:t xml:space="preserve"> - משמע גדולים ומשמע קטנים, ובנדרים הלך אחר לשון בני אדם.</w:t>
      </w:r>
    </w:p>
    <w:p w14:paraId="692A4146" w14:textId="38D9E718" w:rsidR="003E2DCC" w:rsidRPr="006F178A" w:rsidRDefault="003E2DCC" w:rsidP="00AD2E01">
      <w:pPr>
        <w:pStyle w:val="afffff"/>
        <w:rPr>
          <w:rtl/>
        </w:rPr>
      </w:pPr>
      <w:r w:rsidRPr="006F178A">
        <w:rPr>
          <w:rFonts w:hint="cs"/>
          <w:rtl/>
        </w:rPr>
        <w:t>ולא מוימן</w:t>
      </w:r>
      <w:r>
        <w:rPr>
          <w:rFonts w:hint="cs"/>
          <w:rtl/>
        </w:rPr>
        <w:t xml:space="preserve"> ה</w:t>
      </w:r>
      <w:r>
        <w:rPr>
          <w:rtl/>
        </w:rPr>
        <w:t>'</w:t>
      </w:r>
      <w:r w:rsidRPr="006F178A">
        <w:rPr>
          <w:rFonts w:hint="cs"/>
          <w:rtl/>
        </w:rPr>
        <w:t xml:space="preserve"> גדול לבלוע את יונה דהא והדגה אשר ביאור מתה [וודאי גם גדולים מתו</w:t>
      </w:r>
      <w:r w:rsidR="000F3BA4">
        <w:rPr>
          <w:rFonts w:hint="cs"/>
          <w:rtl/>
        </w:rPr>
        <w:t>.</w:t>
      </w:r>
    </w:p>
    <w:p w14:paraId="2FE7673C" w14:textId="0CA20213" w:rsidR="003E2DCC" w:rsidRPr="006F178A" w:rsidRDefault="003E2DCC" w:rsidP="000F1DD4">
      <w:pPr>
        <w:pStyle w:val="afffd"/>
        <w:rPr>
          <w:rtl/>
        </w:rPr>
      </w:pPr>
      <w:ins w:id="9881" w:author="מספור קטעי משנה" w:date="2026-10-06T06:45:39Z">
        <w:r>
          <w:rPr>
            <w:rStyle w:val="MisparKeta"/>
          </w:rPr>
          <w:t xml:space="preserve">ג. </w:t>
        </w:r>
      </w:ins>
      <w:r w:rsidRPr="006F178A">
        <w:rPr>
          <w:rtl/>
        </w:rPr>
        <w:t xml:space="preserve">הנודר מן הצחנה </w:t>
      </w:r>
      <w:r w:rsidR="00B5704B">
        <w:rPr>
          <w:rFonts w:hint="cs"/>
          <w:rtl/>
        </w:rPr>
        <w:t>אסור בטרית טרופה ו</w:t>
      </w:r>
      <w:r w:rsidRPr="006F178A">
        <w:rPr>
          <w:rtl/>
        </w:rPr>
        <w:t>כו'.</w:t>
      </w:r>
    </w:p>
    <w:p w14:paraId="78DD36D1" w14:textId="77777777" w:rsidR="006666DF" w:rsidRDefault="003E2DCC" w:rsidP="003E2DCC">
      <w:pPr>
        <w:rPr>
          <w:rtl/>
        </w:rPr>
      </w:pPr>
      <w:r w:rsidRPr="00B5704B">
        <w:rPr>
          <w:rStyle w:val="affffe"/>
          <w:rFonts w:hint="cs"/>
          <w:rtl/>
        </w:rPr>
        <w:t xml:space="preserve">רבינא </w:t>
      </w:r>
      <w:r w:rsidRPr="00B5704B">
        <w:rPr>
          <w:rStyle w:val="affffe"/>
          <w:rtl/>
        </w:rPr>
        <w:t>לר</w:t>
      </w:r>
      <w:r w:rsidR="00B5704B">
        <w:rPr>
          <w:rStyle w:val="affffe"/>
          <w:rFonts w:hint="cs"/>
          <w:rtl/>
        </w:rPr>
        <w:t>"א</w:t>
      </w:r>
      <w:r w:rsidRPr="00B5704B">
        <w:rPr>
          <w:rStyle w:val="affffe"/>
          <w:rtl/>
        </w:rPr>
        <w:t>:</w:t>
      </w:r>
      <w:r w:rsidRPr="006F178A">
        <w:rPr>
          <w:rFonts w:ascii="Fb Fontext" w:hAnsi="Fb Fontext"/>
          <w:rtl/>
        </w:rPr>
        <w:t xml:space="preserve"> אמר הרי עלי ציחין, מאי? תיבעי.</w:t>
      </w:r>
    </w:p>
    <w:p w14:paraId="7BC7C3BF" w14:textId="1BC5A13F"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03" w:author="קלוד" w:date="2026-10-06T10:09:38Z"/>
        </w:rPr>
      </w:pPr>
      <w:ins w:id="20402" w:author="קלוד" w:date="2026-10-06T10:09:38Z">
        <w:r>
          <w:t xml:space="preserve">משנה ה</w:t>
        </w:r>
      </w:ins>
    </w:p>
    <w:p w14:paraId="4EBC8FD3" w14:textId="2B50E2B3" w:rsidR="003E2DCC" w:rsidRPr="006F178A" w:rsidRDefault="003E2DCC" w:rsidP="003E2DCC">
      <w:pPr>
        <w:pStyle w:val="afff5"/>
        <w:rPr>
          <w:rtl/>
        </w:rPr>
      </w:pPr>
      <w:r w:rsidRPr="006F178A">
        <w:rPr>
          <w:rtl/>
        </w:rPr>
        <w:t xml:space="preserve">הנודר מן החלב </w:t>
      </w:r>
      <w:r w:rsidR="005C60E6">
        <w:rPr>
          <w:rtl/>
        </w:rPr>
        <w:tab/>
      </w:r>
      <w:r w:rsidRPr="006F178A">
        <w:rPr>
          <w:rtl/>
        </w:rPr>
        <w:t xml:space="preserve">- מותר בקום, </w:t>
      </w:r>
      <w:r w:rsidRPr="00454052">
        <w:rPr>
          <w:rStyle w:val="TanaimMishna"/>
          <w:rtl/>
          <w:rPrChange w:id="20128" w:author="קלוד" w:date="2026-10-06T10:09:38Z">
            <w:rPr>
              <w:rStyle w:val="affffe"/>
              <w:rtl/>
            </w:rPr>
          </w:rPrChange>
        </w:rPr>
        <w:t>ור' יוסי</w:t>
      </w:r>
      <w:r w:rsidRPr="006F178A">
        <w:rPr>
          <w:rtl/>
        </w:rPr>
        <w:t xml:space="preserve"> אוסר;</w:t>
      </w:r>
    </w:p>
    <w:p w14:paraId="32E67FA6" w14:textId="4D8BC621" w:rsidR="003E2DCC" w:rsidRPr="006F178A" w:rsidRDefault="003E2DCC" w:rsidP="003E2DCC">
      <w:pPr>
        <w:pStyle w:val="afff5"/>
        <w:rPr>
          <w:rtl/>
        </w:rPr>
      </w:pPr>
      <w:r w:rsidRPr="006F178A">
        <w:rPr>
          <w:rtl/>
        </w:rPr>
        <w:t xml:space="preserve">מן הקום </w:t>
      </w:r>
      <w:r w:rsidR="005C60E6">
        <w:rPr>
          <w:rtl/>
        </w:rPr>
        <w:tab/>
      </w:r>
      <w:r w:rsidR="005C60E6">
        <w:rPr>
          <w:rtl/>
        </w:rPr>
        <w:tab/>
      </w:r>
      <w:r w:rsidR="005C60E6">
        <w:rPr>
          <w:rtl/>
        </w:rPr>
        <w:tab/>
      </w:r>
      <w:r w:rsidR="005C60E6">
        <w:rPr>
          <w:rtl/>
        </w:rPr>
        <w:tab/>
      </w:r>
      <w:r w:rsidRPr="006F178A">
        <w:rPr>
          <w:rtl/>
        </w:rPr>
        <w:t>- מותר בחלב.</w:t>
      </w:r>
    </w:p>
    <w:p w14:paraId="4FBBCFA8" w14:textId="673F1DA6" w:rsidR="003E2DCC" w:rsidRPr="006F178A" w:rsidRDefault="003E2DCC" w:rsidP="003E2DCC">
      <w:pPr>
        <w:pStyle w:val="afff5"/>
        <w:rPr>
          <w:rtl/>
        </w:rPr>
      </w:pPr>
      <w:r w:rsidRPr="006F178A">
        <w:rPr>
          <w:rtl/>
        </w:rPr>
        <w:t xml:space="preserve">הנודר מן הגבינה </w:t>
      </w:r>
      <w:r w:rsidR="005C60E6">
        <w:rPr>
          <w:rtl/>
        </w:rPr>
        <w:tab/>
      </w:r>
      <w:r w:rsidRPr="006F178A">
        <w:rPr>
          <w:rtl/>
        </w:rPr>
        <w:t xml:space="preserve">- </w:t>
      </w:r>
      <w:r w:rsidR="00342527" w:rsidRPr="00454052">
        <w:rPr>
          <w:rStyle w:val="TanaimMishna"/>
          <w:rtl/>
          <w:rPrChange w:id="20129" w:author="קלוד" w:date="2026-10-06T10:09:38Z">
            <w:rPr>
              <w:rStyle w:val="affffe"/>
              <w:rtl/>
            </w:rPr>
          </w:rPrChange>
        </w:rPr>
        <w:t>אבא שאול:</w:t>
      </w:r>
      <w:r w:rsidR="00342527" w:rsidRPr="006F178A">
        <w:rPr>
          <w:rtl/>
        </w:rPr>
        <w:t xml:space="preserve"> </w:t>
      </w:r>
      <w:r w:rsidRPr="006F178A">
        <w:rPr>
          <w:rtl/>
        </w:rPr>
        <w:t>אסור בה בין מלוחה וטפלה.</w:t>
      </w:r>
    </w:p>
    <w:p w14:paraId="731A3D64" w14:textId="59AA6914" w:rsidR="003E2DCC" w:rsidRPr="006F178A" w:rsidRDefault="003E2DCC" w:rsidP="003E2DCC">
      <w:pPr>
        <w:pStyle w:val="afff5"/>
        <w:rPr>
          <w:rtl/>
        </w:rPr>
      </w:pPr>
      <w:r w:rsidRPr="006F178A">
        <w:rPr>
          <w:rtl/>
        </w:rPr>
        <w:t xml:space="preserve">הנודר מן הבשר </w:t>
      </w:r>
      <w:r w:rsidR="005C60E6">
        <w:rPr>
          <w:rtl/>
        </w:rPr>
        <w:tab/>
      </w:r>
      <w:r w:rsidR="005C60E6">
        <w:rPr>
          <w:rFonts w:hint="cs"/>
          <w:rtl/>
        </w:rPr>
        <w:t xml:space="preserve">- </w:t>
      </w:r>
      <w:r w:rsidRPr="006F178A">
        <w:rPr>
          <w:rFonts w:hint="cs"/>
          <w:rtl/>
        </w:rPr>
        <w:t xml:space="preserve">מותר ברוטב ובקיפה </w:t>
      </w:r>
      <w:r w:rsidRPr="00342527">
        <w:rPr>
          <w:rStyle w:val="TanaimMishna"/>
          <w:rFonts w:hint="cs"/>
          <w:rtl/>
          <w:rPrChange w:id="20130" w:author="קלוד" w:date="2026-10-06T10:09:38Z">
            <w:rPr>
              <w:rStyle w:val="affffe"/>
              <w:rFonts w:hint="cs"/>
              <w:rtl/>
            </w:rPr>
          </w:rPrChange>
        </w:rPr>
        <w:t>ור</w:t>
      </w:r>
      <w:r w:rsidRPr="00342527">
        <w:rPr>
          <w:rStyle w:val="TanaimMishna"/>
          <w:rtl/>
          <w:rPrChange w:id="20131" w:author="קלוד" w:date="2026-10-06T10:09:38Z">
            <w:rPr>
              <w:rStyle w:val="affffe"/>
              <w:rtl/>
            </w:rPr>
          </w:rPrChange>
        </w:rPr>
        <w:t>"</w:t>
      </w:r>
      <w:r w:rsidRPr="00342527">
        <w:rPr>
          <w:rStyle w:val="TanaimMishna"/>
          <w:rFonts w:hint="cs"/>
          <w:rtl/>
          <w:rPrChange w:id="20132" w:author="קלוד" w:date="2026-10-06T10:09:38Z">
            <w:rPr>
              <w:rStyle w:val="affffe"/>
              <w:rFonts w:hint="cs"/>
              <w:rtl/>
            </w:rPr>
          </w:rPrChange>
        </w:rPr>
        <w:t>י</w:t>
      </w:r>
      <w:r w:rsidRPr="006F178A">
        <w:rPr>
          <w:rFonts w:hint="cs"/>
          <w:rtl/>
        </w:rPr>
        <w:t xml:space="preserve"> אוסר </w:t>
      </w:r>
    </w:p>
    <w:p w14:paraId="50B20B9B" w14:textId="77777777" w:rsidR="003E2DCC" w:rsidRPr="006F178A" w:rsidRDefault="003E2DCC" w:rsidP="00A522DC">
      <w:pPr>
        <w:pStyle w:val="a3"/>
        <w:framePr w:wrap="around"/>
        <w:rPr>
          <w:rtl/>
        </w:rPr>
      </w:pPr>
      <w:r w:rsidRPr="006F178A">
        <w:rPr>
          <w:rtl/>
        </w:rPr>
        <w:t>נב.</w:t>
      </w:r>
    </w:p>
    <w:p>
      <w:pPr>
        <w:pStyle w:val="afffffb"/>
        <w:rPr>
          <w:ins w:id="20405" w:author="קלוד" w:date="2026-10-06T10:09:38Z"/>
        </w:rPr>
      </w:pPr>
      <w:ins w:id="20404" w:author="קלוד" w:date="2026-10-06T10:09:38Z">
        <w:r>
          <w:t xml:space="preserve">משנה ו</w:t>
        </w:r>
      </w:ins>
    </w:p>
    <w:p w14:paraId="597410E6" w14:textId="70FE3B46" w:rsidR="003E2DCC" w:rsidRPr="006F178A" w:rsidRDefault="003E2DCC" w:rsidP="003E2DCC">
      <w:pPr>
        <w:pStyle w:val="afff5"/>
        <w:rPr>
          <w:rtl/>
        </w:rPr>
      </w:pPr>
      <w:r w:rsidRPr="00342527">
        <w:rPr>
          <w:rStyle w:val="TanaimMishna"/>
          <w:rtl/>
          <w:rPrChange w:id="20133" w:author="קלוד" w:date="2026-10-06T10:09:38Z">
            <w:rPr>
              <w:rStyle w:val="affffe"/>
              <w:rtl/>
            </w:rPr>
          </w:rPrChange>
        </w:rPr>
        <w:t xml:space="preserve">רבי יהודה: </w:t>
      </w:r>
      <w:r w:rsidRPr="006F178A">
        <w:rPr>
          <w:b/>
          <w:rtl/>
          <w:rPrChange w:id="40019" w:author="Claude" w:date="2026-10-06T13:34:13Z">
            <w:rPr>
              <w:b/>
              <w:sz w:val="20"/>
              <w:rtl/>
            </w:rPr>
          </w:rPrChange>
        </w:rPr>
        <w:t xml:space="preserve">מעשה ואסר עלינו </w:t>
      </w:r>
      <w:r w:rsidRPr="00342527">
        <w:rPr>
          <w:rStyle w:val="TanaimMishna"/>
          <w:rtl/>
          <w:rPrChange w:id="20134" w:author="קלוד" w:date="2026-10-06T10:09:38Z">
            <w:rPr>
              <w:rStyle w:val="affffe"/>
              <w:rtl/>
            </w:rPr>
          </w:rPrChange>
        </w:rPr>
        <w:t xml:space="preserve">רבי טרפון </w:t>
      </w:r>
      <w:r w:rsidRPr="006F178A">
        <w:rPr>
          <w:b/>
          <w:rtl/>
          <w:rPrChange w:id="40020" w:author="Claude" w:date="2026-10-06T13:34:13Z">
            <w:rPr>
              <w:b/>
              <w:sz w:val="20"/>
              <w:rtl/>
            </w:rPr>
          </w:rPrChange>
        </w:rPr>
        <w:t>בביצים שנתבשלו עמו.</w:t>
      </w:r>
    </w:p>
    <w:p w14:paraId="54B92E5B" w14:textId="77777777" w:rsidR="003E2DCC" w:rsidRPr="006F178A" w:rsidRDefault="003E2DCC" w:rsidP="003E2DCC">
      <w:pPr>
        <w:pStyle w:val="afff5"/>
        <w:rPr>
          <w:rtl/>
        </w:rPr>
      </w:pPr>
      <w:r w:rsidRPr="00342527">
        <w:rPr>
          <w:rStyle w:val="TanaimMishna"/>
          <w:rtl/>
          <w:rPrChange w:id="20135" w:author="קלוד" w:date="2026-10-06T10:09:38Z">
            <w:rPr>
              <w:rStyle w:val="affffe"/>
              <w:rtl/>
            </w:rPr>
          </w:rPrChange>
        </w:rPr>
        <w:t xml:space="preserve">אמרו לו: </w:t>
      </w:r>
      <w:r w:rsidRPr="006F178A">
        <w:rPr>
          <w:rtl/>
        </w:rPr>
        <w:t>כן הדבר, אימתי? בזמן שיאמר בשר זה עלי, שהנודר מן הדבר ונתערב באחר, אם יש בו בנותן טעם - אסור.</w:t>
      </w:r>
    </w:p>
    <w:p w14:paraId="5F343AFD" w14:textId="033E3E11" w:rsidR="003E2DCC" w:rsidRPr="006F178A" w:rsidRDefault="003E2DCC" w:rsidP="003E2DCC">
      <w:pPr>
        <w:pStyle w:val="afff5"/>
        <w:rPr>
          <w:rtl/>
        </w:rPr>
      </w:pPr>
      <w:r w:rsidRPr="006F178A">
        <w:rPr>
          <w:rtl/>
        </w:rPr>
        <w:t xml:space="preserve">הנודר מן היין </w:t>
      </w:r>
      <w:r w:rsidR="005C60E6">
        <w:rPr>
          <w:rtl/>
        </w:rPr>
        <w:tab/>
      </w:r>
      <w:r w:rsidR="005C60E6">
        <w:rPr>
          <w:rtl/>
        </w:rPr>
        <w:tab/>
      </w:r>
      <w:r w:rsidRPr="006F178A">
        <w:rPr>
          <w:rtl/>
        </w:rPr>
        <w:t>- מותר בתבשיל שיש בו טעם יין;</w:t>
      </w:r>
    </w:p>
    <w:p w14:paraId="1CB2FDA7" w14:textId="262EB232" w:rsidR="003E2DCC" w:rsidRPr="006F178A" w:rsidRDefault="003E2DCC" w:rsidP="005C60E6">
      <w:pPr>
        <w:pStyle w:val="afff5"/>
        <w:spacing w:after="60"/>
        <w:rPr>
          <w:rtl/>
        </w:rPr>
      </w:pPr>
      <w:r w:rsidRPr="00DB194B">
        <w:rPr>
          <w:b/>
          <w:bCs/>
          <w:rtl/>
        </w:rPr>
        <w:t>קונם</w:t>
      </w:r>
      <w:r w:rsidRPr="006F178A">
        <w:rPr>
          <w:rtl/>
        </w:rPr>
        <w:t xml:space="preserve"> יין זה שאני טועם, ונפל לתבשיל, אם יש בנותן טעם אסור.</w:t>
      </w:r>
    </w:p>
    <w:p w14:paraId="19B9C012" w14:textId="77777777" w:rsidR="003E2DCC" w:rsidRPr="006F178A" w:rsidRDefault="003E2DCC" w:rsidP="00A522DC">
      <w:pPr>
        <w:pStyle w:val="a3"/>
        <w:framePr w:wrap="around"/>
        <w:rPr>
          <w:rtl/>
        </w:rPr>
      </w:pPr>
      <w:r w:rsidRPr="006F178A">
        <w:rPr>
          <w:rtl/>
        </w:rPr>
        <w:t>נב:</w:t>
      </w:r>
    </w:p>
    <w:p w14:paraId="53125DB7" w14:textId="77777777" w:rsidR="000F3BA4" w:rsidRDefault="003E2DCC" w:rsidP="000F3BA4">
      <w:pPr>
        <w:pStyle w:val="38"/>
        <w:framePr w:wrap="notBeside"/>
        <w:rPr>
          <w:rStyle w:val="affffe"/>
          <w:rtl/>
        </w:rPr>
      </w:pPr>
      <w:r w:rsidRPr="00FA3208">
        <w:rPr>
          <w:rStyle w:val="affffe"/>
          <w:rtl/>
        </w:rPr>
        <w:t xml:space="preserve">ורמינהו: </w:t>
      </w:r>
    </w:p>
    <w:p w14:paraId="060A2233" w14:textId="0EF473FD" w:rsidR="003E2DCC" w:rsidRPr="006F178A" w:rsidRDefault="003E2DCC" w:rsidP="003E2DCC">
      <w:pPr>
        <w:rPr>
          <w:rtl/>
        </w:rPr>
      </w:pPr>
      <w:r w:rsidRPr="006F178A">
        <w:rPr>
          <w:rFonts w:ascii="Fb Fontext" w:hAnsi="Fb Fontext"/>
          <w:rtl/>
        </w:rPr>
        <w:t xml:space="preserve">מן העדשים - אסור באשישים, </w:t>
      </w:r>
      <w:r w:rsidRPr="00FA3208">
        <w:rPr>
          <w:rStyle w:val="affffe"/>
          <w:rtl/>
        </w:rPr>
        <w:t xml:space="preserve">ור' יוסי </w:t>
      </w:r>
      <w:r w:rsidRPr="006F178A">
        <w:rPr>
          <w:rFonts w:ascii="Fb Fontext" w:hAnsi="Fb Fontext"/>
          <w:rtl/>
        </w:rPr>
        <w:t>מתיר!</w:t>
      </w:r>
    </w:p>
    <w:p w14:paraId="5870ECB0" w14:textId="6C0D79AE" w:rsidR="005C60E6" w:rsidRPr="00C14A40" w:rsidRDefault="003E2DCC" w:rsidP="005C60E6">
      <w:pPr>
        <w:pStyle w:val="38"/>
        <w:framePr w:wrap="notBeside"/>
        <w:rPr>
          <w:rtl/>
        </w:rPr>
      </w:pPr>
      <w:r w:rsidRPr="00C14A40">
        <w:rPr>
          <w:rtl/>
        </w:rPr>
        <w:t>לא קשיא</w:t>
      </w:r>
      <w:r w:rsidR="000F3BA4">
        <w:rPr>
          <w:rFonts w:hint="cs"/>
          <w:rtl/>
        </w:rPr>
        <w:t>:</w:t>
      </w:r>
      <w:r w:rsidRPr="00C14A40">
        <w:rPr>
          <w:rtl/>
        </w:rPr>
        <w:t xml:space="preserve"> </w:t>
      </w:r>
    </w:p>
    <w:p w14:paraId="764B2484" w14:textId="77777777" w:rsidR="005C60E6" w:rsidRDefault="003E2DCC" w:rsidP="003E2DCC">
      <w:pPr>
        <w:rPr>
          <w:rtl/>
        </w:rPr>
      </w:pPr>
      <w:r w:rsidRPr="006F178A">
        <w:rPr>
          <w:rtl/>
        </w:rPr>
        <w:t xml:space="preserve">מר כי אתריה ומר כי אתריה, </w:t>
      </w:r>
    </w:p>
    <w:p w14:paraId="4DCE9FB8" w14:textId="10807EB8" w:rsidR="003E2DCC" w:rsidRPr="006F178A" w:rsidRDefault="005C60E6" w:rsidP="003E2DCC">
      <w:pPr>
        <w:rPr>
          <w:rtl/>
        </w:rPr>
      </w:pPr>
      <w:r>
        <w:rPr>
          <w:rFonts w:hint="cs"/>
          <w:rtl/>
        </w:rPr>
        <w:t xml:space="preserve">במקום </w:t>
      </w:r>
      <w:r w:rsidR="003E2DCC" w:rsidRPr="006F178A">
        <w:rPr>
          <w:rtl/>
        </w:rPr>
        <w:t>דרבנן - קרו לחלב</w:t>
      </w:r>
      <w:r w:rsidR="003E2DCC" w:rsidRPr="006F178A">
        <w:rPr>
          <w:rFonts w:hint="cs"/>
          <w:rtl/>
        </w:rPr>
        <w:t xml:space="preserve"> חלב</w:t>
      </w:r>
      <w:r w:rsidR="0075729B">
        <w:rPr>
          <w:rFonts w:hint="cs"/>
          <w:rtl/>
        </w:rPr>
        <w:t xml:space="preserve"> </w:t>
      </w:r>
      <w:r w:rsidR="003E2DCC" w:rsidRPr="006F178A">
        <w:rPr>
          <w:rtl/>
        </w:rPr>
        <w:t xml:space="preserve">ולקומא קומא, </w:t>
      </w:r>
    </w:p>
    <w:p w14:paraId="0AD24198" w14:textId="51309917" w:rsidR="003E2DCC" w:rsidRPr="006F178A" w:rsidRDefault="005C60E6" w:rsidP="005C60E6">
      <w:pPr>
        <w:spacing w:after="60"/>
        <w:rPr>
          <w:rtl/>
        </w:rPr>
      </w:pPr>
      <w:r>
        <w:rPr>
          <w:rFonts w:hint="cs"/>
          <w:rtl/>
        </w:rPr>
        <w:t xml:space="preserve">במקומו של </w:t>
      </w:r>
      <w:r w:rsidR="003E2DCC" w:rsidRPr="006F178A">
        <w:rPr>
          <w:rtl/>
        </w:rPr>
        <w:t xml:space="preserve">רבי יוסי - לקומא </w:t>
      </w:r>
      <w:r>
        <w:rPr>
          <w:rFonts w:hint="cs"/>
          <w:rtl/>
        </w:rPr>
        <w:t xml:space="preserve">קרו גם </w:t>
      </w:r>
      <w:r w:rsidR="003E2DCC" w:rsidRPr="006F178A">
        <w:rPr>
          <w:rtl/>
        </w:rPr>
        <w:t>קומא דחלבא.</w:t>
      </w:r>
    </w:p>
    <w:p w14:paraId="4EEC781C" w14:textId="43EB072D" w:rsidR="005C60E6" w:rsidRPr="00C14A40" w:rsidRDefault="003E2DCC" w:rsidP="005C60E6">
      <w:pPr>
        <w:pStyle w:val="38"/>
        <w:framePr w:wrap="notBeside"/>
        <w:rPr>
          <w:rtl/>
        </w:rPr>
      </w:pPr>
      <w:r w:rsidRPr="00C14A40">
        <w:rPr>
          <w:rtl/>
        </w:rPr>
        <w:t>תניא:</w:t>
      </w:r>
    </w:p>
    <w:p w14:paraId="3F2B1F56" w14:textId="1BCAFDBE" w:rsidR="003E2DCC" w:rsidRPr="006F178A" w:rsidRDefault="003E2DCC" w:rsidP="003E2DCC">
      <w:pPr>
        <w:rPr>
          <w:rtl/>
        </w:rPr>
      </w:pPr>
      <w:r w:rsidRPr="005C60E6">
        <w:rPr>
          <w:rStyle w:val="afffa"/>
          <w:rtl/>
        </w:rPr>
        <w:t>הנודר מן החלב -</w:t>
      </w:r>
      <w:r w:rsidRPr="006F178A">
        <w:rPr>
          <w:rtl/>
        </w:rPr>
        <w:t xml:space="preserve"> מותר בקום</w:t>
      </w:r>
      <w:r w:rsidR="005C60E6">
        <w:rPr>
          <w:rFonts w:hint="cs"/>
          <w:rtl/>
        </w:rPr>
        <w:t>,</w:t>
      </w:r>
      <w:r w:rsidRPr="006F178A">
        <w:rPr>
          <w:rtl/>
        </w:rPr>
        <w:t xml:space="preserve"> מן הקום - מותר בחלב;</w:t>
      </w:r>
    </w:p>
    <w:p w14:paraId="745E0C24" w14:textId="77777777" w:rsidR="003E2DCC" w:rsidRPr="006F178A" w:rsidRDefault="003E2DCC" w:rsidP="003E2DCC">
      <w:pPr>
        <w:rPr>
          <w:rtl/>
        </w:rPr>
      </w:pPr>
      <w:r w:rsidRPr="006F178A">
        <w:rPr>
          <w:rtl/>
        </w:rPr>
        <w:t>מן החלב - מותר בגבינה, מן הגבינה - מותר בחלב;</w:t>
      </w:r>
    </w:p>
    <w:p w14:paraId="5704C27A" w14:textId="77777777" w:rsidR="003E2DCC" w:rsidRPr="006F178A" w:rsidRDefault="003E2DCC" w:rsidP="003E2DCC">
      <w:pPr>
        <w:rPr>
          <w:rtl/>
        </w:rPr>
      </w:pPr>
      <w:r w:rsidRPr="006F178A">
        <w:rPr>
          <w:rtl/>
        </w:rPr>
        <w:t>מן הרוטב - מותר בקיפה, מן הקיפה - מותר ברוטב;</w:t>
      </w:r>
    </w:p>
    <w:p w14:paraId="6CA5B6D5" w14:textId="77777777" w:rsidR="003E2DCC" w:rsidRPr="006F178A" w:rsidRDefault="003E2DCC" w:rsidP="003E2DCC">
      <w:pPr>
        <w:rPr>
          <w:rtl/>
        </w:rPr>
      </w:pPr>
      <w:r w:rsidRPr="006F178A">
        <w:rPr>
          <w:rtl/>
        </w:rPr>
        <w:t>אם אמר בשר זה עלי - אסור בו וברוטבו ובקיפו.</w:t>
      </w:r>
    </w:p>
    <w:p w14:paraId="2C63F487" w14:textId="77777777" w:rsidR="003E2DCC" w:rsidRPr="006F178A" w:rsidRDefault="003E2DCC" w:rsidP="003E2DCC">
      <w:pPr>
        <w:rPr>
          <w:rtl/>
        </w:rPr>
      </w:pPr>
      <w:r w:rsidRPr="006F178A">
        <w:rPr>
          <w:rtl/>
        </w:rPr>
        <w:t>הנודר מן היין - מותר בתבשיל שיש בו טעם יין;</w:t>
      </w:r>
    </w:p>
    <w:p w14:paraId="0B783B42" w14:textId="77777777" w:rsidR="006666DF" w:rsidRDefault="003E2DCC" w:rsidP="003E2DCC">
      <w:pPr>
        <w:rPr>
          <w:rtl/>
        </w:rPr>
      </w:pPr>
      <w:r w:rsidRPr="006F178A">
        <w:rPr>
          <w:rtl/>
        </w:rPr>
        <w:t>אמר קונם יין זה שאיני טועם, ונפל לתוך התבשיל, אם יש בו טעם יין - הרי זה אסור.</w:t>
      </w:r>
    </w:p>
    <w:p w14:paraId="0F599855" w14:textId="48326A03"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4E4E8373" w14:textId="77777777" w:rsidR="009E19CB" w:rsidRPr="00C35A2C" w:rsidRDefault="009E19CB" w:rsidP="009E19CB">
      <w:pPr>
        <w:pStyle w:val="afffffb"/>
        <w:framePr w:wrap="around"/>
        <w:rPr>
          <w:rtl/>
        </w:rPr>
      </w:pPr>
      <w:del w:id="20290" w:author="קלוד" w:date="2026-10-06T10:09:38Z">
        <w:r>
          <w:rPr>
            <w:rtl/>
          </w:rPr>
          <w:delText xml:space="preserve">מתני'.</w:delText>
        </w:r>
      </w:del>
      <w:ins w:id="20291" w:author="קלוד" w:date="2026-10-06T10:09:38Z">
        <w:r>
          <w:rPr>
            <w:rtl/>
          </w:rPr>
          <w:t xml:space="preserve">משנה ז</w:t>
        </w:r>
      </w:ins>
    </w:p>
    <w:p w14:paraId="53074E0F" w14:textId="77777777" w:rsidR="003E2DCC" w:rsidRPr="006F178A" w:rsidRDefault="003E2DCC" w:rsidP="003E2DCC">
      <w:pPr>
        <w:pStyle w:val="afff5"/>
        <w:rPr>
          <w:rtl/>
        </w:rPr>
      </w:pPr>
      <w:r w:rsidRPr="006F178A">
        <w:rPr>
          <w:rtl/>
        </w:rPr>
        <w:t>הנודר מן הענבים - מותר ביין, מן הזיתים - מותר בשמן;</w:t>
      </w:r>
    </w:p>
    <w:p w14:paraId="76CFA234" w14:textId="1611AA02" w:rsidR="003E2DCC" w:rsidRPr="006F178A" w:rsidRDefault="003E2DCC" w:rsidP="005C60E6">
      <w:pPr>
        <w:pStyle w:val="afff5"/>
        <w:spacing w:after="60"/>
        <w:rPr>
          <w:rtl/>
        </w:rPr>
      </w:pPr>
      <w:r w:rsidRPr="006F178A">
        <w:rPr>
          <w:rtl/>
        </w:rPr>
        <w:t>קונם זיתים וענבים אלו שאיני טועם - אסור בהן וביוצא מהן.</w:t>
      </w:r>
    </w:p>
    <w:p w14:paraId="175BFA2F" w14:textId="77777777" w:rsidR="006666DF" w:rsidRPr="00C14A40" w:rsidRDefault="003E2DCC" w:rsidP="005C60E6">
      <w:pPr>
        <w:pStyle w:val="38"/>
        <w:framePr w:wrap="notBeside"/>
        <w:rPr>
          <w:rtl/>
        </w:rPr>
      </w:pPr>
      <w:r w:rsidRPr="00C14A40">
        <w:rPr>
          <w:rtl/>
        </w:rPr>
        <w:t>בעי רמי בר חמא:</w:t>
      </w:r>
    </w:p>
    <w:p w14:paraId="168EA28C" w14:textId="1E860AE0" w:rsidR="003E2DCC" w:rsidRPr="006F178A" w:rsidRDefault="003E2DCC" w:rsidP="005C60E6">
      <w:pPr>
        <w:pStyle w:val="affffb"/>
        <w:rPr>
          <w:rtl/>
        </w:rPr>
      </w:pPr>
      <w:r w:rsidRPr="00295E41">
        <w:rPr>
          <w:rStyle w:val="afffa"/>
          <w:rtl/>
        </w:rPr>
        <w:t>אלו</w:t>
      </w:r>
      <w:r w:rsidRPr="006F178A">
        <w:rPr>
          <w:rtl/>
        </w:rPr>
        <w:t xml:space="preserve"> דוקא, או </w:t>
      </w:r>
      <w:r w:rsidRPr="00295E41">
        <w:rPr>
          <w:rStyle w:val="afffa"/>
          <w:rtl/>
        </w:rPr>
        <w:t>שאיני</w:t>
      </w:r>
      <w:r w:rsidRPr="006F178A">
        <w:rPr>
          <w:rtl/>
        </w:rPr>
        <w:t xml:space="preserve"> </w:t>
      </w:r>
      <w:r w:rsidRPr="00295E41">
        <w:rPr>
          <w:rStyle w:val="afffa"/>
          <w:rtl/>
        </w:rPr>
        <w:t>טועם</w:t>
      </w:r>
      <w:r w:rsidRPr="006F178A">
        <w:rPr>
          <w:rtl/>
        </w:rPr>
        <w:t xml:space="preserve"> דוקא? </w:t>
      </w:r>
    </w:p>
    <w:p w14:paraId="78FE9FDC" w14:textId="77777777" w:rsidR="003E2DCC" w:rsidRPr="006F178A" w:rsidRDefault="003E2DCC" w:rsidP="005C60E6">
      <w:pPr>
        <w:pStyle w:val="afffff"/>
        <w:rPr>
          <w:rtl/>
        </w:rPr>
      </w:pPr>
      <w:r w:rsidRPr="006F178A">
        <w:rPr>
          <w:rFonts w:hint="cs"/>
          <w:rtl/>
        </w:rPr>
        <w:t>אי אלו דווקא ושאיני טועם קמ</w:t>
      </w:r>
      <w:r w:rsidRPr="006F178A">
        <w:rPr>
          <w:rtl/>
        </w:rPr>
        <w:t>"</w:t>
      </w:r>
      <w:r w:rsidRPr="006F178A">
        <w:rPr>
          <w:rFonts w:hint="cs"/>
          <w:rtl/>
        </w:rPr>
        <w:t xml:space="preserve">ל דאי אמר אלו מיתסר ואי לא לא? </w:t>
      </w:r>
    </w:p>
    <w:p w14:paraId="6C23663A" w14:textId="77777777" w:rsidR="005C60E6" w:rsidRPr="00C14A40" w:rsidRDefault="003E2DCC" w:rsidP="005C60E6">
      <w:pPr>
        <w:pStyle w:val="38"/>
        <w:framePr w:wrap="notBeside"/>
        <w:rPr>
          <w:rFonts w:hint="cs"/>
          <w:rtl/>
        </w:rPr>
      </w:pPr>
      <w:r w:rsidRPr="00C14A40">
        <w:rPr>
          <w:rFonts w:hint="cs"/>
          <w:rtl/>
        </w:rPr>
        <w:t xml:space="preserve">אין להוכיח </w:t>
      </w:r>
    </w:p>
    <w:p w14:paraId="5B47B44E" w14:textId="619354A7" w:rsidR="003E2DCC" w:rsidRPr="006F178A" w:rsidRDefault="003E2DCC" w:rsidP="003E2DCC">
      <w:pPr>
        <w:rPr>
          <w:rtl/>
        </w:rPr>
      </w:pPr>
      <w:r w:rsidRPr="006F178A">
        <w:rPr>
          <w:rFonts w:hint="cs"/>
          <w:rtl/>
        </w:rPr>
        <w:t>מהא ד</w:t>
      </w:r>
      <w:r w:rsidRPr="006F178A">
        <w:rPr>
          <w:rtl/>
        </w:rPr>
        <w:t xml:space="preserve">קונם פירות </w:t>
      </w:r>
      <w:r w:rsidRPr="00295E41">
        <w:rPr>
          <w:rStyle w:val="afffa"/>
          <w:rtl/>
        </w:rPr>
        <w:t>האלו</w:t>
      </w:r>
      <w:r w:rsidRPr="006F178A">
        <w:rPr>
          <w:rtl/>
        </w:rPr>
        <w:t xml:space="preserve"> עלי, קונם הן לפי - אסור בחילופיהן ובגידוליהן;</w:t>
      </w:r>
      <w:r w:rsidRPr="006F178A">
        <w:rPr>
          <w:rFonts w:hint="cs"/>
          <w:rtl/>
        </w:rPr>
        <w:t xml:space="preserve"> </w:t>
      </w:r>
      <w:r w:rsidRPr="006F178A">
        <w:rPr>
          <w:rtl/>
        </w:rPr>
        <w:t>הא ביוצא מהן - מותר!</w:t>
      </w:r>
    </w:p>
    <w:p w14:paraId="280877D5" w14:textId="77777777" w:rsidR="006666DF" w:rsidRPr="00C14A40" w:rsidRDefault="003E2DCC" w:rsidP="005C60E6">
      <w:pPr>
        <w:pStyle w:val="38"/>
        <w:framePr w:wrap="notBeside"/>
        <w:rPr>
          <w:rtl/>
        </w:rPr>
      </w:pPr>
      <w:r w:rsidRPr="00C14A40">
        <w:rPr>
          <w:rFonts w:hint="cs"/>
          <w:rtl/>
        </w:rPr>
        <w:t>- ד</w:t>
      </w:r>
      <w:r w:rsidRPr="00C14A40">
        <w:rPr>
          <w:rtl/>
        </w:rPr>
        <w:t>ה"ה</w:t>
      </w:r>
    </w:p>
    <w:p w14:paraId="68DCF810" w14:textId="3E99A980" w:rsidR="003E2DCC" w:rsidRPr="006F178A" w:rsidRDefault="003E2DCC" w:rsidP="003E2DCC">
      <w:pPr>
        <w:rPr>
          <w:rtl/>
        </w:rPr>
      </w:pPr>
      <w:r w:rsidRPr="006F178A">
        <w:rPr>
          <w:rtl/>
        </w:rPr>
        <w:t>ד</w:t>
      </w:r>
      <w:r w:rsidR="0052609B">
        <w:rPr>
          <w:rtl/>
        </w:rPr>
        <w:t>אף</w:t>
      </w:r>
      <w:r w:rsidRPr="006F178A">
        <w:rPr>
          <w:rtl/>
        </w:rPr>
        <w:t xml:space="preserve"> ביוצא מהן אסור, והא עדיפא ליה לאשמועינן, דחילופיהן כגידוליהן דמי.</w:t>
      </w:r>
    </w:p>
    <w:p w14:paraId="4CA2468A" w14:textId="77777777" w:rsidR="005C60E6" w:rsidRPr="00C14A40" w:rsidRDefault="003E2DCC" w:rsidP="005C60E6">
      <w:pPr>
        <w:pStyle w:val="38"/>
        <w:framePr w:wrap="notBeside"/>
        <w:rPr>
          <w:rFonts w:hint="cs"/>
          <w:rtl/>
        </w:rPr>
      </w:pPr>
      <w:r w:rsidRPr="00C14A40">
        <w:rPr>
          <w:rFonts w:hint="cs"/>
          <w:rtl/>
        </w:rPr>
        <w:t xml:space="preserve">ואין להוכיח </w:t>
      </w:r>
    </w:p>
    <w:p w14:paraId="002574F4" w14:textId="1344ACB5" w:rsidR="003E2DCC" w:rsidRPr="006F178A" w:rsidRDefault="003E2DCC" w:rsidP="003E2DCC">
      <w:pPr>
        <w:rPr>
          <w:rtl/>
        </w:rPr>
      </w:pPr>
      <w:r w:rsidRPr="006F178A">
        <w:rPr>
          <w:rFonts w:hint="cs"/>
          <w:rtl/>
        </w:rPr>
        <w:t>מהא ד</w:t>
      </w:r>
      <w:r w:rsidRPr="006F178A">
        <w:rPr>
          <w:rtl/>
        </w:rPr>
        <w:t>שאיני אוכל ושאיני טועם - מותר בחילופיהן ובגידוליהן;</w:t>
      </w:r>
      <w:r w:rsidRPr="006F178A">
        <w:rPr>
          <w:rFonts w:hint="cs"/>
          <w:rtl/>
        </w:rPr>
        <w:t xml:space="preserve"> </w:t>
      </w:r>
      <w:r w:rsidRPr="006F178A">
        <w:rPr>
          <w:rtl/>
        </w:rPr>
        <w:t>הא היוצא מהן - אסור!</w:t>
      </w:r>
    </w:p>
    <w:p w14:paraId="3B679A97" w14:textId="77777777" w:rsidR="005C60E6" w:rsidRPr="00C14A40" w:rsidRDefault="003E2DCC" w:rsidP="005C60E6">
      <w:pPr>
        <w:pStyle w:val="38"/>
        <w:framePr w:wrap="notBeside"/>
        <w:rPr>
          <w:rtl/>
        </w:rPr>
      </w:pPr>
      <w:r w:rsidRPr="00C14A40">
        <w:rPr>
          <w:rFonts w:hint="cs"/>
          <w:rtl/>
        </w:rPr>
        <w:t>- ד</w:t>
      </w:r>
      <w:r w:rsidRPr="00C14A40">
        <w:rPr>
          <w:rtl/>
        </w:rPr>
        <w:t xml:space="preserve">איידי </w:t>
      </w:r>
    </w:p>
    <w:p w14:paraId="380460C6" w14:textId="37185452" w:rsidR="003E2DCC" w:rsidRPr="006F178A" w:rsidRDefault="003E2DCC" w:rsidP="003E2DCC">
      <w:pPr>
        <w:rPr>
          <w:rtl/>
        </w:rPr>
      </w:pPr>
      <w:r w:rsidRPr="006F178A">
        <w:rPr>
          <w:rtl/>
        </w:rPr>
        <w:t xml:space="preserve">דלא נסיב ברישא יוצא מהן, לא נסיב </w:t>
      </w:r>
      <w:r w:rsidR="006B25C6">
        <w:rPr>
          <w:rtl/>
        </w:rPr>
        <w:t xml:space="preserve">גם </w:t>
      </w:r>
      <w:r w:rsidRPr="006F178A">
        <w:rPr>
          <w:rtl/>
        </w:rPr>
        <w:t>בסיפא יוצא מהן.</w:t>
      </w:r>
    </w:p>
    <w:p w14:paraId="1B016540" w14:textId="77777777" w:rsidR="003E2DCC" w:rsidRPr="006F178A" w:rsidRDefault="003E2DCC" w:rsidP="003E2DCC">
      <w:pPr>
        <w:rPr>
          <w:rtl/>
        </w:rPr>
      </w:pPr>
      <w:r w:rsidRPr="00295E41">
        <w:rPr>
          <w:rStyle w:val="afffa"/>
          <w:rFonts w:hint="cs"/>
          <w:rtl/>
        </w:rPr>
        <w:t>ובאלו לא מיבעיא דדוקא הוא</w:t>
      </w:r>
      <w:r w:rsidRPr="006F178A">
        <w:rPr>
          <w:rFonts w:hint="cs"/>
          <w:rtl/>
        </w:rPr>
        <w:t xml:space="preserve"> </w:t>
      </w:r>
      <w:r w:rsidRPr="005C60E6">
        <w:rPr>
          <w:rStyle w:val="affffe"/>
          <w:rFonts w:hint="cs"/>
          <w:rtl/>
        </w:rPr>
        <w:t>כדאר</w:t>
      </w:r>
      <w:r w:rsidRPr="005C60E6">
        <w:rPr>
          <w:rStyle w:val="affffe"/>
          <w:rtl/>
        </w:rPr>
        <w:t>"</w:t>
      </w:r>
      <w:r w:rsidRPr="005C60E6">
        <w:rPr>
          <w:rStyle w:val="affffe"/>
          <w:rFonts w:hint="cs"/>
          <w:rtl/>
        </w:rPr>
        <w:t>י</w:t>
      </w:r>
      <w:r w:rsidRPr="005C60E6">
        <w:rPr>
          <w:rStyle w:val="affffe"/>
          <w:rtl/>
        </w:rPr>
        <w:t>:</w:t>
      </w:r>
      <w:r w:rsidRPr="006F178A">
        <w:rPr>
          <w:rtl/>
        </w:rPr>
        <w:t xml:space="preserve"> מעשה ואסר רבי טרפון עלי ביצים שנתבשלו עמו, </w:t>
      </w:r>
      <w:r w:rsidRPr="005C60E6">
        <w:rPr>
          <w:rStyle w:val="affffe"/>
          <w:rtl/>
        </w:rPr>
        <w:t>אמרו לו:</w:t>
      </w:r>
      <w:r w:rsidRPr="006F178A">
        <w:rPr>
          <w:rtl/>
        </w:rPr>
        <w:t xml:space="preserve"> אימתי? בזמן שאמר בשר זה </w:t>
      </w:r>
      <w:r w:rsidRPr="00295E41">
        <w:rPr>
          <w:rStyle w:val="afffa"/>
          <w:rtl/>
        </w:rPr>
        <w:t>עלי</w:t>
      </w:r>
      <w:r w:rsidRPr="006F178A">
        <w:rPr>
          <w:rtl/>
        </w:rPr>
        <w:t>, שהנודר מן הדבר ונתערב באחר ויש בו בנותן טעם - הרי זה אסור!</w:t>
      </w:r>
    </w:p>
    <w:p w14:paraId="1F95F788" w14:textId="77777777" w:rsidR="003E2DCC" w:rsidRPr="00295E41" w:rsidRDefault="003E2DCC" w:rsidP="005C60E6">
      <w:pPr>
        <w:spacing w:after="60"/>
        <w:rPr>
          <w:rStyle w:val="afffa"/>
          <w:rtl/>
        </w:rPr>
      </w:pPr>
      <w:r w:rsidRPr="006F178A">
        <w:rPr>
          <w:rFonts w:hint="cs"/>
          <w:rtl/>
        </w:rPr>
        <w:t>ומיבעי בשאיני טועם,</w:t>
      </w:r>
      <w:r w:rsidRPr="006F178A">
        <w:rPr>
          <w:rtl/>
        </w:rPr>
        <w:t xml:space="preserve"> </w:t>
      </w:r>
      <w:r w:rsidRPr="006F178A">
        <w:rPr>
          <w:rFonts w:hint="cs"/>
          <w:rtl/>
        </w:rPr>
        <w:t xml:space="preserve">אי </w:t>
      </w:r>
      <w:r w:rsidRPr="006F178A">
        <w:rPr>
          <w:rtl/>
        </w:rPr>
        <w:t xml:space="preserve">דוקא או לאו דוקא? </w:t>
      </w:r>
    </w:p>
    <w:p w14:paraId="129689E1" w14:textId="77777777" w:rsidR="006666DF" w:rsidRPr="00C14A40" w:rsidRDefault="003E2DCC" w:rsidP="005C60E6">
      <w:pPr>
        <w:pStyle w:val="38"/>
        <w:framePr w:wrap="notBeside"/>
        <w:rPr>
          <w:rtl/>
        </w:rPr>
      </w:pPr>
      <w:r w:rsidRPr="00C14A40">
        <w:rPr>
          <w:rtl/>
        </w:rPr>
        <w:t>ת"ש:</w:t>
      </w:r>
    </w:p>
    <w:p w14:paraId="33E42F42" w14:textId="77777777" w:rsidR="000F3BA4" w:rsidRDefault="003E2DCC" w:rsidP="003E2DCC">
      <w:pPr>
        <w:rPr>
          <w:rtl/>
        </w:rPr>
      </w:pPr>
      <w:r w:rsidRPr="006F178A">
        <w:rPr>
          <w:rtl/>
        </w:rPr>
        <w:t xml:space="preserve">דג דגים </w:t>
      </w:r>
      <w:r w:rsidRPr="00295E41">
        <w:rPr>
          <w:rStyle w:val="afffa"/>
          <w:rtl/>
        </w:rPr>
        <w:t>שאיני</w:t>
      </w:r>
      <w:r w:rsidRPr="006F178A">
        <w:rPr>
          <w:rtl/>
        </w:rPr>
        <w:t xml:space="preserve"> </w:t>
      </w:r>
      <w:r w:rsidRPr="00295E41">
        <w:rPr>
          <w:rStyle w:val="afffa"/>
          <w:rtl/>
        </w:rPr>
        <w:t>טועם</w:t>
      </w:r>
      <w:r w:rsidRPr="006F178A">
        <w:rPr>
          <w:rtl/>
        </w:rPr>
        <w:t xml:space="preserve"> - אסור בהן בין גדולים בין קטנים, </w:t>
      </w:r>
    </w:p>
    <w:p w14:paraId="5745E77C" w14:textId="7B84E222" w:rsidR="003E2DCC" w:rsidRPr="006F178A" w:rsidRDefault="003E2DCC" w:rsidP="003E2DCC">
      <w:pPr>
        <w:rPr>
          <w:rtl/>
        </w:rPr>
      </w:pPr>
      <w:r w:rsidRPr="006F178A">
        <w:rPr>
          <w:rtl/>
        </w:rPr>
        <w:t>בין חיים בין מבושלים, ומותר בטרית טרופה ובציר!</w:t>
      </w:r>
    </w:p>
    <w:p w14:paraId="2BBD525E" w14:textId="77777777" w:rsidR="005C60E6" w:rsidRPr="00C14A40" w:rsidRDefault="003E2DCC" w:rsidP="005C60E6">
      <w:pPr>
        <w:pStyle w:val="38"/>
        <w:framePr w:wrap="notBeside"/>
        <w:rPr>
          <w:rtl/>
        </w:rPr>
      </w:pPr>
      <w:r w:rsidRPr="00C14A40">
        <w:rPr>
          <w:rFonts w:hint="cs"/>
          <w:rtl/>
        </w:rPr>
        <w:t xml:space="preserve">- </w:t>
      </w:r>
      <w:r w:rsidRPr="00C14A40">
        <w:rPr>
          <w:rtl/>
        </w:rPr>
        <w:t>אמר רבא:</w:t>
      </w:r>
    </w:p>
    <w:p w14:paraId="51895B62" w14:textId="77777777" w:rsidR="006666DF" w:rsidRDefault="003E2DCC" w:rsidP="003E2DCC">
      <w:pPr>
        <w:rPr>
          <w:rtl/>
        </w:rPr>
      </w:pPr>
      <w:r w:rsidRPr="005C60E6">
        <w:rPr>
          <w:rStyle w:val="afffff0"/>
          <w:rFonts w:hint="cs"/>
          <w:rtl/>
        </w:rPr>
        <w:t>[הך דשרי בכה</w:t>
      </w:r>
      <w:r w:rsidRPr="005C60E6">
        <w:rPr>
          <w:rStyle w:val="afffff0"/>
          <w:rtl/>
        </w:rPr>
        <w:t>"</w:t>
      </w:r>
      <w:r w:rsidRPr="005C60E6">
        <w:rPr>
          <w:rStyle w:val="afffff0"/>
          <w:rFonts w:hint="cs"/>
          <w:rtl/>
        </w:rPr>
        <w:t>ג ש-]</w:t>
      </w:r>
      <w:r w:rsidRPr="006F178A">
        <w:rPr>
          <w:rFonts w:hint="cs"/>
          <w:rtl/>
        </w:rPr>
        <w:t xml:space="preserve"> </w:t>
      </w:r>
      <w:r w:rsidRPr="006F178A">
        <w:rPr>
          <w:rtl/>
        </w:rPr>
        <w:t>כבר יצא מהן.</w:t>
      </w:r>
    </w:p>
    <w:p w14:paraId="1A60EAE1" w14:textId="65161E4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131F8AE4" w14:textId="77777777" w:rsidR="003E2DCC" w:rsidRPr="006F178A" w:rsidRDefault="003E2DCC" w:rsidP="00A522DC">
      <w:pPr>
        <w:pStyle w:val="a3"/>
        <w:framePr w:wrap="around"/>
        <w:rPr>
          <w:rtl/>
        </w:rPr>
      </w:pPr>
      <w:r w:rsidRPr="006F178A">
        <w:rPr>
          <w:rtl/>
        </w:rPr>
        <w:t>נג.</w:t>
      </w:r>
    </w:p>
    <w:p w14:paraId="2A4A05A7" w14:textId="77777777" w:rsidR="009E19CB" w:rsidRPr="00C35A2C" w:rsidRDefault="009E19CB" w:rsidP="009E19CB">
      <w:pPr>
        <w:pStyle w:val="afffffb"/>
        <w:framePr w:wrap="around"/>
        <w:rPr>
          <w:rtl/>
        </w:rPr>
      </w:pPr>
      <w:del w:id="20292" w:author="קלוד" w:date="2026-10-06T10:09:38Z">
        <w:r>
          <w:rPr>
            <w:rtl/>
          </w:rPr>
          <w:delText xml:space="preserve">מתני'.</w:delText>
        </w:r>
      </w:del>
      <w:ins w:id="20293" w:author="קלוד" w:date="2026-10-06T10:09:38Z">
        <w:r>
          <w:rPr>
            <w:rtl/>
          </w:rPr>
          <w:t xml:space="preserve">משנה ח</w:t>
        </w:r>
      </w:ins>
    </w:p>
    <w:p w14:paraId="2AF00C65" w14:textId="77777777" w:rsidR="005C60E6" w:rsidRDefault="003E2DCC" w:rsidP="003E2DCC">
      <w:pPr>
        <w:pStyle w:val="afff5"/>
        <w:rPr>
          <w:rtl/>
        </w:rPr>
      </w:pPr>
      <w:r w:rsidRPr="00392931">
        <w:rPr>
          <w:rtl/>
        </w:rPr>
        <w:t xml:space="preserve">הנודר מן התמרים - מותר בדבש תמרים, </w:t>
      </w:r>
    </w:p>
    <w:p w14:paraId="3117B4C3" w14:textId="60B21582" w:rsidR="003E2DCC" w:rsidRPr="00392931" w:rsidRDefault="003E2DCC" w:rsidP="003E2DCC">
      <w:pPr>
        <w:pStyle w:val="afff5"/>
        <w:rPr>
          <w:rtl/>
        </w:rPr>
      </w:pPr>
      <w:r w:rsidRPr="00392931">
        <w:rPr>
          <w:rtl/>
        </w:rPr>
        <w:t>מסתוניות - מותר בחומץ סתוניות;</w:t>
      </w:r>
    </w:p>
    <w:p w14:paraId="5F087B5D" w14:textId="1881896C" w:rsidR="006666DF" w:rsidRDefault="005C60E6" w:rsidP="005C60E6">
      <w:pPr>
        <w:pStyle w:val="afff5"/>
        <w:spacing w:after="60"/>
        <w:rPr>
          <w:rtl/>
        </w:rPr>
      </w:pPr>
      <w:r>
        <w:rPr>
          <w:rStyle w:val="TanaimMishna"/>
          <w:rFonts w:hint="cs"/>
          <w:rtl/>
          <w:rPrChange w:id="20136" w:author="קלוד" w:date="2026-10-06T10:09:38Z">
            <w:rPr>
              <w:rStyle w:val="affffe"/>
              <w:rFonts w:hint="cs"/>
              <w:rtl/>
            </w:rPr>
          </w:rPrChange>
        </w:rPr>
        <w:t>ר</w:t>
      </w:r>
      <w:r w:rsidR="0075729B">
        <w:rPr>
          <w:rStyle w:val="TanaimMishna"/>
          <w:rtl/>
          <w:rPrChange w:id="20137" w:author="קלוד" w:date="2026-10-06T10:09:38Z">
            <w:rPr>
              <w:rStyle w:val="affffe"/>
              <w:rtl/>
            </w:rPr>
          </w:rPrChange>
        </w:rPr>
        <w:t>"</w:t>
      </w:r>
      <w:r>
        <w:rPr>
          <w:rStyle w:val="TanaimMishna"/>
          <w:rFonts w:hint="cs"/>
          <w:rtl/>
          <w:rPrChange w:id="20138" w:author="קלוד" w:date="2026-10-06T10:09:38Z">
            <w:rPr>
              <w:rStyle w:val="affffe"/>
              <w:rFonts w:hint="cs"/>
              <w:rtl/>
            </w:rPr>
          </w:rPrChange>
        </w:rPr>
        <w:t xml:space="preserve">י </w:t>
      </w:r>
      <w:r w:rsidR="003E2DCC" w:rsidRPr="005C60E6">
        <w:rPr>
          <w:rStyle w:val="TanaimMishna"/>
          <w:rtl/>
          <w:rPrChange w:id="20139" w:author="קלוד" w:date="2026-10-06T10:09:38Z">
            <w:rPr>
              <w:rStyle w:val="affffe"/>
              <w:rtl/>
            </w:rPr>
          </w:rPrChange>
        </w:rPr>
        <w:t>בן בתירא:</w:t>
      </w:r>
      <w:r w:rsidR="003E2DCC" w:rsidRPr="006F178A">
        <w:rPr>
          <w:rtl/>
        </w:rPr>
        <w:t xml:space="preserve"> כל ששם תולדתו קרויה עליו ונודר הימנו - אסור ביוצא הימנו, </w:t>
      </w:r>
      <w:r w:rsidR="003E2DCC" w:rsidRPr="005C60E6">
        <w:rPr>
          <w:rStyle w:val="TanaimMishna"/>
          <w:rtl/>
          <w:rPrChange w:id="20140" w:author="קלוד" w:date="2026-10-06T10:09:38Z">
            <w:rPr>
              <w:rStyle w:val="affffe"/>
              <w:rtl/>
            </w:rPr>
          </w:rPrChange>
        </w:rPr>
        <w:t>וחכמים</w:t>
      </w:r>
      <w:r w:rsidR="003E2DCC" w:rsidRPr="006F178A">
        <w:rPr>
          <w:rtl/>
        </w:rPr>
        <w:t xml:space="preserve"> מתירים.</w:t>
      </w:r>
    </w:p>
    <w:p w14:paraId="3881CA62" w14:textId="575ED385" w:rsidR="005C60E6" w:rsidRDefault="005C60E6" w:rsidP="005C60E6">
      <w:pPr>
        <w:pStyle w:val="affffb"/>
        <w:rPr>
          <w:rStyle w:val="affffe"/>
          <w:rtl/>
        </w:rPr>
      </w:pPr>
      <w:r>
        <w:rPr>
          <w:rFonts w:hint="cs"/>
          <w:rtl/>
        </w:rPr>
        <w:t>נפק</w:t>
      </w:r>
      <w:r w:rsidR="0075729B">
        <w:rPr>
          <w:rtl/>
        </w:rPr>
        <w:t>"</w:t>
      </w:r>
      <w:r>
        <w:rPr>
          <w:rFonts w:hint="cs"/>
          <w:rtl/>
        </w:rPr>
        <w:t xml:space="preserve">מ </w:t>
      </w:r>
      <w:r w:rsidR="003E2DCC" w:rsidRPr="006F178A">
        <w:rPr>
          <w:rFonts w:hint="cs"/>
          <w:rtl/>
        </w:rPr>
        <w:t>בין חכמים לת</w:t>
      </w:r>
      <w:r w:rsidR="003E2DCC" w:rsidRPr="006F178A">
        <w:rPr>
          <w:rtl/>
        </w:rPr>
        <w:t>"</w:t>
      </w:r>
      <w:r w:rsidR="003E2DCC" w:rsidRPr="006F178A">
        <w:rPr>
          <w:rFonts w:hint="cs"/>
          <w:rtl/>
        </w:rPr>
        <w:t xml:space="preserve">ק </w:t>
      </w:r>
      <w:r w:rsidR="003E2DCC" w:rsidRPr="005C60E6">
        <w:rPr>
          <w:rStyle w:val="affffe"/>
          <w:rFonts w:hint="cs"/>
          <w:rtl/>
        </w:rPr>
        <w:t>הך ד</w:t>
      </w:r>
      <w:r w:rsidR="003E2DCC" w:rsidRPr="005C60E6">
        <w:rPr>
          <w:rStyle w:val="affffe"/>
          <w:rtl/>
        </w:rPr>
        <w:t xml:space="preserve">תניא, </w:t>
      </w:r>
    </w:p>
    <w:p w14:paraId="5618D145" w14:textId="77777777" w:rsidR="005C60E6" w:rsidRPr="00C14A40" w:rsidRDefault="003E2DCC" w:rsidP="005C60E6">
      <w:pPr>
        <w:pStyle w:val="38"/>
        <w:framePr w:wrap="notBeside"/>
        <w:rPr>
          <w:rtl/>
        </w:rPr>
      </w:pPr>
      <w:r w:rsidRPr="00C14A40">
        <w:rPr>
          <w:rtl/>
        </w:rPr>
        <w:t>כלל זה א</w:t>
      </w:r>
      <w:r w:rsidRPr="00C14A40">
        <w:rPr>
          <w:rFonts w:hint="cs"/>
          <w:rtl/>
        </w:rPr>
        <w:t>רשב</w:t>
      </w:r>
      <w:r w:rsidRPr="00C14A40">
        <w:rPr>
          <w:rtl/>
        </w:rPr>
        <w:t>"</w:t>
      </w:r>
      <w:r w:rsidRPr="00C14A40">
        <w:rPr>
          <w:rFonts w:hint="cs"/>
          <w:rtl/>
        </w:rPr>
        <w:t>א</w:t>
      </w:r>
      <w:r w:rsidRPr="00C14A40">
        <w:rPr>
          <w:rtl/>
        </w:rPr>
        <w:t>:</w:t>
      </w:r>
    </w:p>
    <w:p w14:paraId="60950B38" w14:textId="69A435A8" w:rsidR="005C60E6" w:rsidRDefault="003E2DCC" w:rsidP="003E2DCC">
      <w:pPr>
        <w:rPr>
          <w:rFonts w:ascii="Fb Fontext" w:hAnsi="Fb Fontext"/>
          <w:rtl/>
        </w:rPr>
      </w:pPr>
      <w:r w:rsidRPr="005C60E6">
        <w:rPr>
          <w:rStyle w:val="afffa"/>
          <w:rtl/>
        </w:rPr>
        <w:t>כל שדרכו לאכול ודרך היוצא ממנו לאכול,</w:t>
      </w:r>
      <w:r w:rsidRPr="006F178A">
        <w:rPr>
          <w:rFonts w:ascii="Fb Fontext" w:hAnsi="Fb Fontext"/>
          <w:rtl/>
        </w:rPr>
        <w:t xml:space="preserve"> כגון תמרים ודבש תמרים, </w:t>
      </w:r>
    </w:p>
    <w:p w14:paraId="5639F3F2" w14:textId="5D8C0B29" w:rsidR="003E2DCC" w:rsidRPr="006F178A" w:rsidRDefault="003E2DCC" w:rsidP="003E2DCC">
      <w:pPr>
        <w:rPr>
          <w:rtl/>
        </w:rPr>
      </w:pPr>
      <w:r w:rsidRPr="005C60E6">
        <w:rPr>
          <w:rStyle w:val="afffa"/>
          <w:rtl/>
        </w:rPr>
        <w:t>נדר בו -</w:t>
      </w:r>
      <w:r w:rsidRPr="006F178A">
        <w:rPr>
          <w:rFonts w:ascii="Fb Fontext" w:hAnsi="Fb Fontext"/>
          <w:rtl/>
        </w:rPr>
        <w:t xml:space="preserve"> אסור ביוצא ממנו, נודר מיוצא ממנו - אסור בו;</w:t>
      </w:r>
    </w:p>
    <w:p w14:paraId="16A59BD7" w14:textId="77777777" w:rsidR="006666DF" w:rsidRDefault="003E2DCC" w:rsidP="003E2DCC">
      <w:pPr>
        <w:rPr>
          <w:rtl/>
        </w:rPr>
      </w:pPr>
      <w:r w:rsidRPr="006F178A">
        <w:rPr>
          <w:rtl/>
        </w:rPr>
        <w:t>כל שאין דרכו לאכול ודרך היוצא ממנו לאכול, נודר בו אין אסור אלא ביוצא ממנו, שלא נתכוון זה אלא ליוצא ממנו.</w:t>
      </w:r>
    </w:p>
    <w:p w14:paraId="133E035C" w14:textId="157CC331"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45752E9E" w14:textId="77777777" w:rsidR="009E19CB" w:rsidRPr="00C35A2C" w:rsidRDefault="009E19CB" w:rsidP="009E19CB">
      <w:pPr>
        <w:pStyle w:val="afffffb"/>
        <w:framePr w:wrap="around"/>
        <w:rPr>
          <w:rtl/>
        </w:rPr>
      </w:pPr>
      <w:del w:id="20294" w:author="קלוד" w:date="2026-10-06T10:09:38Z">
        <w:r>
          <w:rPr>
            <w:rtl/>
          </w:rPr>
          <w:delText xml:space="preserve">מתני'.</w:delText>
        </w:r>
      </w:del>
      <w:ins w:id="20295" w:author="קלוד" w:date="2026-10-06T10:09:38Z">
        <w:r>
          <w:rPr>
            <w:rtl/>
          </w:rPr>
          <w:t xml:space="preserve">משנה ט</w:t>
        </w:r>
      </w:ins>
    </w:p>
    <w:p w14:paraId="058D742B" w14:textId="7D281A27" w:rsidR="003E2DCC" w:rsidRPr="005C60E6" w:rsidRDefault="003E2DCC" w:rsidP="003E2DCC">
      <w:pPr>
        <w:pStyle w:val="afff5"/>
        <w:rPr>
          <w:spacing w:val="0"/>
          <w:rtl/>
        </w:rPr>
      </w:pPr>
      <w:r w:rsidRPr="005C60E6">
        <w:rPr>
          <w:spacing w:val="0"/>
          <w:rtl/>
        </w:rPr>
        <w:t>הנודר מן היין מותר ביין תפוחים, מן השמן - מותר בשמן שומשמין,</w:t>
      </w:r>
      <w:r w:rsidR="0075729B">
        <w:rPr>
          <w:spacing w:val="0"/>
          <w:rtl/>
        </w:rPr>
        <w:t xml:space="preserve"> </w:t>
      </w:r>
      <w:r w:rsidRPr="005C60E6">
        <w:rPr>
          <w:spacing w:val="0"/>
          <w:rtl/>
        </w:rPr>
        <w:br/>
        <w:t>מן הדבש - מותר בדבש תמרים, מן החומץ - מותר בחומץ סתוניות,</w:t>
      </w:r>
      <w:r w:rsidR="0075729B">
        <w:rPr>
          <w:spacing w:val="0"/>
          <w:rtl/>
        </w:rPr>
        <w:t xml:space="preserve"> </w:t>
      </w:r>
    </w:p>
    <w:p w14:paraId="648BDA84" w14:textId="77777777" w:rsidR="005C60E6" w:rsidRDefault="003E2DCC" w:rsidP="005C60E6">
      <w:pPr>
        <w:pStyle w:val="afff5"/>
        <w:rPr>
          <w:rtl/>
        </w:rPr>
      </w:pPr>
      <w:r w:rsidRPr="00B15076">
        <w:rPr>
          <w:rtl/>
        </w:rPr>
        <w:t xml:space="preserve">מן הכרישין - מותר בקפלוטות, </w:t>
      </w:r>
    </w:p>
    <w:p w14:paraId="1D5CCB18" w14:textId="67E8AEEE" w:rsidR="003E2DCC" w:rsidRPr="006F178A" w:rsidRDefault="003E2DCC" w:rsidP="005C60E6">
      <w:pPr>
        <w:pStyle w:val="afff5"/>
        <w:spacing w:after="60"/>
        <w:rPr>
          <w:rtl/>
        </w:rPr>
      </w:pPr>
      <w:r w:rsidRPr="00B15076">
        <w:rPr>
          <w:rtl/>
        </w:rPr>
        <w:t>מן הירק - מותר בירקות השדה, שהוא שם לוויי.</w:t>
      </w:r>
    </w:p>
    <w:p w14:paraId="57179659" w14:textId="77777777" w:rsidR="005C60E6" w:rsidRPr="00C14A40" w:rsidRDefault="003E2DCC" w:rsidP="005C60E6">
      <w:pPr>
        <w:pStyle w:val="38"/>
        <w:framePr w:wrap="notBeside"/>
        <w:rPr>
          <w:rtl/>
        </w:rPr>
      </w:pPr>
      <w:r w:rsidRPr="00C14A40">
        <w:rPr>
          <w:rtl/>
        </w:rPr>
        <w:t>תניא:</w:t>
      </w:r>
    </w:p>
    <w:p w14:paraId="0BE8268C" w14:textId="78EBEE9E" w:rsidR="003E2DCC" w:rsidRPr="006F178A" w:rsidRDefault="003E2DCC" w:rsidP="003E2DCC">
      <w:pPr>
        <w:rPr>
          <w:rtl/>
        </w:rPr>
      </w:pPr>
      <w:r w:rsidRPr="005C60E6">
        <w:rPr>
          <w:rStyle w:val="afffa"/>
          <w:rtl/>
        </w:rPr>
        <w:lastRenderedPageBreak/>
        <w:t xml:space="preserve">הנודר מן השמן בארץ ישראל </w:t>
      </w:r>
      <w:r w:rsidRPr="006F178A">
        <w:rPr>
          <w:rFonts w:ascii="Fb Fontext" w:hAnsi="Fb Fontext"/>
          <w:rtl/>
        </w:rPr>
        <w:t xml:space="preserve">מותר בשמן שומשמין ואסור בשמן זית, </w:t>
      </w:r>
    </w:p>
    <w:p w14:paraId="50C475EF" w14:textId="77777777" w:rsidR="000F3BA4" w:rsidRDefault="003E2DCC" w:rsidP="003E2DCC">
      <w:pPr>
        <w:rPr>
          <w:spacing w:val="-2"/>
          <w:rtl/>
        </w:rPr>
      </w:pPr>
      <w:r w:rsidRPr="005C60E6">
        <w:rPr>
          <w:rStyle w:val="afffa"/>
          <w:rtl/>
        </w:rPr>
        <w:t xml:space="preserve">ובבבל </w:t>
      </w:r>
      <w:r w:rsidRPr="00625DCC">
        <w:rPr>
          <w:spacing w:val="-2"/>
          <w:rtl/>
        </w:rPr>
        <w:t xml:space="preserve">אסור בשמן שומשמין ומותר בשמן זית, </w:t>
      </w:r>
    </w:p>
    <w:p w14:paraId="641B7FA1" w14:textId="7DF590E4" w:rsidR="003E2DCC" w:rsidRPr="00625DCC" w:rsidRDefault="003E2DCC" w:rsidP="003E2DCC">
      <w:pPr>
        <w:rPr>
          <w:spacing w:val="-2"/>
          <w:rtl/>
        </w:rPr>
      </w:pPr>
      <w:r w:rsidRPr="00625DCC">
        <w:rPr>
          <w:spacing w:val="-2"/>
          <w:rtl/>
        </w:rPr>
        <w:t>מקום שמסתפקין מזה ומזה - אסור בזה ובזה.</w:t>
      </w:r>
    </w:p>
    <w:p w14:paraId="6F03F275" w14:textId="5C640374" w:rsidR="005C60E6" w:rsidRPr="00C14A40" w:rsidRDefault="003E2DCC" w:rsidP="005C60E6">
      <w:pPr>
        <w:pStyle w:val="38"/>
        <w:framePr w:wrap="notBeside"/>
        <w:rPr>
          <w:rtl/>
        </w:rPr>
      </w:pPr>
      <w:r w:rsidRPr="00C14A40">
        <w:rPr>
          <w:rFonts w:hint="cs"/>
          <w:rtl/>
        </w:rPr>
        <w:t>וקמ</w:t>
      </w:r>
      <w:r w:rsidRPr="00C14A40">
        <w:rPr>
          <w:rtl/>
        </w:rPr>
        <w:t>"</w:t>
      </w:r>
      <w:r w:rsidRPr="00C14A40">
        <w:rPr>
          <w:rFonts w:hint="cs"/>
          <w:rtl/>
        </w:rPr>
        <w:t xml:space="preserve">ל </w:t>
      </w:r>
      <w:r w:rsidR="00992870" w:rsidRPr="00C14A40">
        <w:rPr>
          <w:rFonts w:hint="cs"/>
          <w:rtl/>
        </w:rPr>
        <w:t>א.</w:t>
      </w:r>
      <w:r w:rsidRPr="00C14A40">
        <w:rPr>
          <w:rtl/>
        </w:rPr>
        <w:t xml:space="preserve"> </w:t>
      </w:r>
    </w:p>
    <w:p w14:paraId="5A931ACC" w14:textId="5CAC7A47" w:rsidR="005C60E6" w:rsidRDefault="005C60E6" w:rsidP="003E2DCC">
      <w:pPr>
        <w:rPr>
          <w:rtl/>
        </w:rPr>
      </w:pPr>
      <w:r>
        <w:rPr>
          <w:rFonts w:hint="cs"/>
          <w:rtl/>
        </w:rPr>
        <w:t>בכה</w:t>
      </w:r>
      <w:r w:rsidR="0075729B">
        <w:rPr>
          <w:rtl/>
        </w:rPr>
        <w:t>"</w:t>
      </w:r>
      <w:r>
        <w:rPr>
          <w:rFonts w:hint="cs"/>
          <w:rtl/>
        </w:rPr>
        <w:t xml:space="preserve">ג </w:t>
      </w:r>
      <w:r w:rsidR="003E2DCC" w:rsidRPr="006F178A">
        <w:rPr>
          <w:rtl/>
        </w:rPr>
        <w:t xml:space="preserve">דרובא מחד מסתפקין, </w:t>
      </w:r>
    </w:p>
    <w:p w14:paraId="1DBD40CF" w14:textId="07D261DC" w:rsidR="005C60E6" w:rsidRPr="00C14A40" w:rsidRDefault="00992870" w:rsidP="005C60E6">
      <w:pPr>
        <w:pStyle w:val="38"/>
        <w:framePr w:wrap="notBeside"/>
        <w:rPr>
          <w:rFonts w:hint="cs"/>
          <w:rtl/>
        </w:rPr>
      </w:pPr>
      <w:r w:rsidRPr="00C14A40">
        <w:rPr>
          <w:rFonts w:hint="cs"/>
          <w:rtl/>
        </w:rPr>
        <w:t>ב.</w:t>
      </w:r>
    </w:p>
    <w:p w14:paraId="0DFC3B3A" w14:textId="72222DA2" w:rsidR="003E2DCC" w:rsidRPr="006F178A" w:rsidRDefault="003E2DCC" w:rsidP="00992870">
      <w:pPr>
        <w:spacing w:after="60"/>
        <w:rPr>
          <w:rtl/>
        </w:rPr>
      </w:pPr>
      <w:r w:rsidRPr="006F178A">
        <w:rPr>
          <w:rFonts w:hint="cs"/>
          <w:rtl/>
        </w:rPr>
        <w:t xml:space="preserve">דספק איסורא לחומרא ולא אזלי' </w:t>
      </w:r>
      <w:r>
        <w:rPr>
          <w:rFonts w:hint="cs"/>
          <w:rtl/>
        </w:rPr>
        <w:t xml:space="preserve">אחר </w:t>
      </w:r>
      <w:r w:rsidRPr="006F178A">
        <w:rPr>
          <w:rFonts w:hint="cs"/>
          <w:rtl/>
        </w:rPr>
        <w:t>רובא.</w:t>
      </w:r>
    </w:p>
    <w:p w14:paraId="6EB99B16" w14:textId="77777777" w:rsidR="00992870" w:rsidRDefault="003E2DCC" w:rsidP="00992870">
      <w:pPr>
        <w:pStyle w:val="affffb"/>
        <w:rPr>
          <w:rtl/>
        </w:rPr>
      </w:pPr>
      <w:r w:rsidRPr="006F178A">
        <w:rPr>
          <w:rtl/>
        </w:rPr>
        <w:t xml:space="preserve">הנודר מן הירק </w:t>
      </w:r>
    </w:p>
    <w:p w14:paraId="2078DD97" w14:textId="69FECADE" w:rsidR="003E2DCC" w:rsidRPr="006F178A" w:rsidRDefault="003E2DCC" w:rsidP="003E2DCC">
      <w:pPr>
        <w:rPr>
          <w:rtl/>
        </w:rPr>
      </w:pPr>
      <w:r w:rsidRPr="00992870">
        <w:rPr>
          <w:rStyle w:val="afffa"/>
          <w:rtl/>
        </w:rPr>
        <w:t>בשאר שני שבוע -</w:t>
      </w:r>
      <w:r w:rsidRPr="006F178A">
        <w:rPr>
          <w:rtl/>
        </w:rPr>
        <w:t xml:space="preserve"> אסור בירקות הגינה ומותר בירקות השדה, </w:t>
      </w:r>
    </w:p>
    <w:p w14:paraId="57D9A233" w14:textId="77777777" w:rsidR="003E2DCC" w:rsidRPr="006F178A" w:rsidRDefault="003E2DCC" w:rsidP="003E2DCC">
      <w:pPr>
        <w:rPr>
          <w:rtl/>
        </w:rPr>
      </w:pPr>
      <w:r w:rsidRPr="00992870">
        <w:rPr>
          <w:rStyle w:val="afffa"/>
          <w:rtl/>
        </w:rPr>
        <w:t>ובשביעית -</w:t>
      </w:r>
      <w:r w:rsidRPr="006F178A">
        <w:rPr>
          <w:rtl/>
        </w:rPr>
        <w:t xml:space="preserve"> אסור בירקות השדה ומותר בירקות הגינה.</w:t>
      </w:r>
    </w:p>
    <w:p w14:paraId="53306F25" w14:textId="77777777" w:rsidR="003E2DCC" w:rsidRPr="006F178A" w:rsidRDefault="003E2DCC" w:rsidP="00A522DC">
      <w:pPr>
        <w:pStyle w:val="a3"/>
        <w:framePr w:wrap="around"/>
        <w:rPr>
          <w:rtl/>
        </w:rPr>
      </w:pPr>
      <w:r w:rsidRPr="006F178A">
        <w:rPr>
          <w:rtl/>
        </w:rPr>
        <w:t>נג:</w:t>
      </w:r>
    </w:p>
    <w:p w14:paraId="41ECDFFF" w14:textId="77777777" w:rsidR="00992870" w:rsidRPr="00C14A40" w:rsidRDefault="003E2DCC" w:rsidP="00992870">
      <w:pPr>
        <w:pStyle w:val="38"/>
        <w:framePr w:wrap="notBeside"/>
        <w:rPr>
          <w:rFonts w:hint="cs"/>
          <w:rtl/>
        </w:rPr>
      </w:pPr>
      <w:r w:rsidRPr="00C14A40">
        <w:rPr>
          <w:rFonts w:hint="cs"/>
          <w:rtl/>
        </w:rPr>
        <w:t>ר</w:t>
      </w:r>
      <w:r w:rsidRPr="00C14A40">
        <w:rPr>
          <w:rtl/>
        </w:rPr>
        <w:t>"</w:t>
      </w:r>
      <w:r w:rsidRPr="00C14A40">
        <w:rPr>
          <w:rFonts w:hint="cs"/>
          <w:rtl/>
        </w:rPr>
        <w:t>א מרחב</w:t>
      </w:r>
      <w:r w:rsidRPr="00C14A40">
        <w:rPr>
          <w:rtl/>
        </w:rPr>
        <w:t>"</w:t>
      </w:r>
      <w:r w:rsidRPr="00C14A40">
        <w:rPr>
          <w:rFonts w:hint="cs"/>
          <w:rtl/>
        </w:rPr>
        <w:t>ג:</w:t>
      </w:r>
    </w:p>
    <w:p w14:paraId="0424B882" w14:textId="075FEAD9" w:rsidR="003E2DCC" w:rsidRPr="006F178A" w:rsidRDefault="003E2DCC" w:rsidP="003E2DCC">
      <w:pPr>
        <w:rPr>
          <w:rtl/>
        </w:rPr>
      </w:pPr>
      <w:r>
        <w:rPr>
          <w:rFonts w:ascii="Fb Fontext" w:hAnsi="Fb Fontext" w:hint="cs"/>
          <w:rtl/>
        </w:rPr>
        <w:t xml:space="preserve">דווקא </w:t>
      </w:r>
      <w:r w:rsidRPr="006F178A">
        <w:rPr>
          <w:rFonts w:ascii="Fb Fontext" w:hAnsi="Fb Fontext"/>
          <w:rtl/>
        </w:rPr>
        <w:t>במקום שאין מביאין ירק מחו</w:t>
      </w:r>
      <w:r w:rsidRPr="006F178A">
        <w:rPr>
          <w:rFonts w:ascii="Fb Fontext" w:hAnsi="Fb Fontext" w:hint="cs"/>
          <w:rtl/>
        </w:rPr>
        <w:t>"ל לארץ</w:t>
      </w:r>
      <w:r w:rsidRPr="006F178A">
        <w:rPr>
          <w:rFonts w:ascii="Fb Fontext" w:hAnsi="Fb Fontext"/>
          <w:rtl/>
        </w:rPr>
        <w:t>, אבל במקום שמביאין ירק מחו</w:t>
      </w:r>
      <w:r w:rsidRPr="006F178A">
        <w:rPr>
          <w:rFonts w:ascii="Fb Fontext" w:hAnsi="Fb Fontext" w:hint="cs"/>
          <w:rtl/>
        </w:rPr>
        <w:t>'ל לארץ</w:t>
      </w:r>
      <w:r w:rsidRPr="006F178A">
        <w:rPr>
          <w:rFonts w:ascii="Fb Fontext" w:hAnsi="Fb Fontext"/>
          <w:rtl/>
        </w:rPr>
        <w:t xml:space="preserve"> - אסור.</w:t>
      </w:r>
    </w:p>
    <w:p w14:paraId="35B24888" w14:textId="77777777" w:rsidR="00992870" w:rsidRPr="00C14A40" w:rsidRDefault="003E2DCC" w:rsidP="00992870">
      <w:pPr>
        <w:pStyle w:val="38"/>
        <w:framePr w:wrap="notBeside"/>
        <w:rPr>
          <w:rtl/>
        </w:rPr>
      </w:pPr>
      <w:r w:rsidRPr="00C14A40">
        <w:rPr>
          <w:rtl/>
        </w:rPr>
        <w:t>כתנאי:</w:t>
      </w:r>
    </w:p>
    <w:p w14:paraId="0FC71372" w14:textId="5C91132A" w:rsidR="003E2DCC" w:rsidRPr="006F178A" w:rsidRDefault="003E2DCC" w:rsidP="003E2DCC">
      <w:pPr>
        <w:rPr>
          <w:rtl/>
        </w:rPr>
      </w:pPr>
      <w:r w:rsidRPr="006F178A">
        <w:rPr>
          <w:rtl/>
        </w:rPr>
        <w:t>אין מביאין ירק מ</w:t>
      </w:r>
      <w:r w:rsidRPr="006F178A">
        <w:rPr>
          <w:rFonts w:hint="cs"/>
          <w:rtl/>
        </w:rPr>
        <w:t>חו</w:t>
      </w:r>
      <w:r w:rsidRPr="006F178A">
        <w:rPr>
          <w:rtl/>
        </w:rPr>
        <w:t>"</w:t>
      </w:r>
      <w:r w:rsidRPr="006F178A">
        <w:rPr>
          <w:rFonts w:hint="cs"/>
          <w:rtl/>
        </w:rPr>
        <w:t>ל לארץ [משום גוש]</w:t>
      </w:r>
      <w:r w:rsidRPr="006F178A">
        <w:rPr>
          <w:rtl/>
        </w:rPr>
        <w:t xml:space="preserve">, </w:t>
      </w:r>
      <w:r w:rsidRPr="00992870">
        <w:rPr>
          <w:rStyle w:val="affffe"/>
          <w:rtl/>
        </w:rPr>
        <w:t>ר</w:t>
      </w:r>
      <w:r w:rsidRPr="00992870">
        <w:rPr>
          <w:rStyle w:val="affffe"/>
          <w:rFonts w:hint="cs"/>
          <w:rtl/>
        </w:rPr>
        <w:t>חב</w:t>
      </w:r>
      <w:r w:rsidRPr="00992870">
        <w:rPr>
          <w:rStyle w:val="affffe"/>
          <w:rtl/>
        </w:rPr>
        <w:t>"</w:t>
      </w:r>
      <w:r w:rsidRPr="00992870">
        <w:rPr>
          <w:rStyle w:val="affffe"/>
          <w:rFonts w:hint="cs"/>
          <w:rtl/>
        </w:rPr>
        <w:t>ג</w:t>
      </w:r>
      <w:r w:rsidRPr="00992870">
        <w:rPr>
          <w:rStyle w:val="affffe"/>
          <w:rtl/>
        </w:rPr>
        <w:t>:</w:t>
      </w:r>
      <w:r w:rsidRPr="006F178A">
        <w:rPr>
          <w:rtl/>
        </w:rPr>
        <w:t xml:space="preserve"> מביאין ירק מחוצה לארץ לארץ.</w:t>
      </w:r>
    </w:p>
    <w:p w14:paraId="6341A313" w14:textId="049A9A47" w:rsidR="003E2DCC" w:rsidRPr="006F178A" w:rsidRDefault="003E2DCC" w:rsidP="003E2DCC">
      <w:pPr>
        <w:pStyle w:val="affc"/>
        <w:rPr>
          <w:rtl/>
        </w:rPr>
      </w:pPr>
      <w:r>
        <w:rPr>
          <w:rFonts w:hint="eastAsia"/>
          <w:rtl/>
        </w:rPr>
        <w:t>׹</w:t>
      </w:r>
      <w:r w:rsidR="0075729B">
        <w:rPr>
          <w:rFonts w:hint="eastAsia"/>
          <w:rtl/>
        </w:rPr>
        <w:t xml:space="preserve"> </w:t>
      </w:r>
    </w:p>
    <w:p w14:paraId="7AC8546F" w14:textId="77777777" w:rsidR="009E19CB" w:rsidRPr="00C35A2C" w:rsidRDefault="009E19CB" w:rsidP="009E19CB">
      <w:pPr>
        <w:pStyle w:val="afffffb"/>
        <w:framePr w:wrap="around"/>
        <w:rPr>
          <w:rtl/>
        </w:rPr>
      </w:pPr>
      <w:del w:id="20296" w:author="קלוד" w:date="2026-10-06T10:09:38Z">
        <w:r>
          <w:rPr>
            <w:rtl/>
          </w:rPr>
          <w:delText xml:space="preserve">מתני'.</w:delText>
        </w:r>
      </w:del>
      <w:ins w:id="20297" w:author="קלוד" w:date="2026-10-06T10:09:38Z">
        <w:r>
          <w:rPr>
            <w:rtl/>
          </w:rPr>
          <w:t xml:space="preserve">משנה י</w:t>
        </w:r>
      </w:ins>
    </w:p>
    <w:p w14:paraId="49563F96" w14:textId="77777777" w:rsidR="003E2DCC" w:rsidRPr="006F178A" w:rsidRDefault="003E2DCC" w:rsidP="003E2DCC">
      <w:pPr>
        <w:pStyle w:val="afff5"/>
        <w:rPr>
          <w:rtl/>
        </w:rPr>
      </w:pPr>
      <w:r w:rsidRPr="006F178A">
        <w:rPr>
          <w:rtl/>
        </w:rPr>
        <w:t>מן הכרוב - אסור באיספרגוס, מן האיספרגוס - מותר בכרוב.</w:t>
      </w:r>
    </w:p>
    <w:p w14:paraId="0CD23862" w14:textId="77777777" w:rsidR="003E2DCC" w:rsidRPr="006F178A" w:rsidRDefault="003E2DCC" w:rsidP="003E2DCC">
      <w:pPr>
        <w:pStyle w:val="afff5"/>
        <w:rPr>
          <w:rtl/>
        </w:rPr>
      </w:pPr>
      <w:r w:rsidRPr="006F178A">
        <w:rPr>
          <w:rtl/>
        </w:rPr>
        <w:t xml:space="preserve">מן הגריסין - אסור במקפה, </w:t>
      </w:r>
      <w:r w:rsidRPr="00992870">
        <w:rPr>
          <w:rStyle w:val="TanaimMishna"/>
          <w:rtl/>
          <w:rPrChange w:id="20141" w:author="קלוד" w:date="2026-10-06T10:09:38Z">
            <w:rPr>
              <w:rStyle w:val="affffe"/>
              <w:rtl/>
            </w:rPr>
          </w:rPrChange>
        </w:rPr>
        <w:t>ורבי יוסי</w:t>
      </w:r>
      <w:r w:rsidRPr="006F178A">
        <w:rPr>
          <w:rtl/>
        </w:rPr>
        <w:t xml:space="preserve"> מתיר;</w:t>
      </w:r>
    </w:p>
    <w:p w14:paraId="77C9C7BD" w14:textId="77777777" w:rsidR="003E2DCC" w:rsidRPr="006F178A" w:rsidRDefault="003E2DCC" w:rsidP="003E2DCC">
      <w:pPr>
        <w:pStyle w:val="afff5"/>
        <w:rPr>
          <w:rtl/>
        </w:rPr>
      </w:pPr>
      <w:r w:rsidRPr="006F178A">
        <w:rPr>
          <w:rtl/>
        </w:rPr>
        <w:t>מן המקפה - מותר בגריסין.</w:t>
      </w:r>
    </w:p>
    <w:p w14:paraId="13008A16" w14:textId="25967FD9" w:rsidR="003E2DCC" w:rsidRPr="006F178A" w:rsidRDefault="003E2DCC" w:rsidP="003E2DCC">
      <w:pPr>
        <w:pStyle w:val="afff5"/>
        <w:rPr>
          <w:rtl/>
        </w:rPr>
      </w:pPr>
      <w:r w:rsidRPr="006F178A">
        <w:rPr>
          <w:rtl/>
        </w:rPr>
        <w:t xml:space="preserve">מן המקפה - אסור בשום, </w:t>
      </w:r>
      <w:r w:rsidR="009E19CB">
        <w:rPr>
          <w:rtl/>
        </w:rPr>
        <w:tab/>
      </w:r>
      <w:r w:rsidRPr="00992870">
        <w:rPr>
          <w:rStyle w:val="TanaimMishna"/>
          <w:rtl/>
          <w:rPrChange w:id="20142" w:author="קלוד" w:date="2026-10-06T10:09:38Z">
            <w:rPr>
              <w:rStyle w:val="affffe"/>
              <w:rtl/>
            </w:rPr>
          </w:rPrChange>
        </w:rPr>
        <w:t>ור' יוסי</w:t>
      </w:r>
      <w:r w:rsidRPr="006F178A">
        <w:rPr>
          <w:rtl/>
        </w:rPr>
        <w:t xml:space="preserve"> מתיר;</w:t>
      </w:r>
    </w:p>
    <w:p w14:paraId="16BE1B2D" w14:textId="77777777" w:rsidR="003E2DCC" w:rsidRPr="006F178A" w:rsidRDefault="003E2DCC" w:rsidP="003E2DCC">
      <w:pPr>
        <w:pStyle w:val="afff5"/>
        <w:rPr>
          <w:rtl/>
        </w:rPr>
      </w:pPr>
      <w:r w:rsidRPr="006F178A">
        <w:rPr>
          <w:rtl/>
        </w:rPr>
        <w:t>מן השום - מותר במקפה.</w:t>
      </w:r>
    </w:p>
    <w:p w14:paraId="16255522" w14:textId="77777777" w:rsidR="003E2DCC" w:rsidRPr="006F178A" w:rsidRDefault="003E2DCC" w:rsidP="003E2DCC">
      <w:pPr>
        <w:pStyle w:val="afff5"/>
        <w:rPr>
          <w:rtl/>
        </w:rPr>
      </w:pPr>
      <w:r w:rsidRPr="006F178A">
        <w:rPr>
          <w:rtl/>
        </w:rPr>
        <w:t xml:space="preserve">מן העדשים - אסור באשישים, </w:t>
      </w:r>
      <w:r w:rsidRPr="009E19CB">
        <w:rPr>
          <w:rStyle w:val="TanaimMishna"/>
          <w:rtl/>
          <w:rPrChange w:id="20143" w:author="קלוד" w:date="2026-10-06T10:09:38Z">
            <w:rPr>
              <w:rStyle w:val="affffe"/>
              <w:rtl/>
            </w:rPr>
          </w:rPrChange>
        </w:rPr>
        <w:t>ר' יוסי</w:t>
      </w:r>
      <w:r w:rsidRPr="006F178A">
        <w:rPr>
          <w:rtl/>
        </w:rPr>
        <w:t xml:space="preserve"> מתיר;</w:t>
      </w:r>
    </w:p>
    <w:p w14:paraId="313FAD47" w14:textId="77777777" w:rsidR="003E2DCC" w:rsidRPr="006F178A" w:rsidRDefault="003E2DCC" w:rsidP="003E2DCC">
      <w:pPr>
        <w:pStyle w:val="afff5"/>
        <w:rPr>
          <w:rtl/>
        </w:rPr>
      </w:pPr>
      <w:r w:rsidRPr="006F178A">
        <w:rPr>
          <w:rtl/>
        </w:rPr>
        <w:t>מן האשישים - מותר בעדשים.</w:t>
      </w:r>
    </w:p>
    <w:p w14:paraId="72E751E9" w14:textId="77777777" w:rsidR="003E2DCC" w:rsidRPr="006F178A" w:rsidRDefault="003E2DCC" w:rsidP="003E2DCC">
      <w:pPr>
        <w:pStyle w:val="afff5"/>
        <w:rPr>
          <w:rtl/>
        </w:rPr>
      </w:pPr>
      <w:r w:rsidRPr="006F178A">
        <w:rPr>
          <w:rtl/>
        </w:rPr>
        <w:t xml:space="preserve">חטה חטין שאני טועם - אסור בהן בין קמח בין הפת, </w:t>
      </w:r>
    </w:p>
    <w:p w14:paraId="2F3E3EAC" w14:textId="77777777" w:rsidR="003E2DCC" w:rsidRPr="006F178A" w:rsidRDefault="003E2DCC" w:rsidP="003E2DCC">
      <w:pPr>
        <w:pStyle w:val="afff5"/>
        <w:rPr>
          <w:rtl/>
        </w:rPr>
      </w:pPr>
      <w:r w:rsidRPr="006F178A">
        <w:rPr>
          <w:rtl/>
        </w:rPr>
        <w:t>גריס גריסין שאני טועם - אסור בהן בין חיין בין מבושלין;</w:t>
      </w:r>
    </w:p>
    <w:p w14:paraId="36CE90A9" w14:textId="33DF5233" w:rsidR="00482CEE" w:rsidRDefault="003E2DCC" w:rsidP="00992870">
      <w:pPr>
        <w:pStyle w:val="afff5"/>
        <w:spacing w:after="120"/>
        <w:rPr>
          <w:rtl/>
        </w:rPr>
      </w:pPr>
      <w:r w:rsidRPr="00992870">
        <w:rPr>
          <w:rStyle w:val="TanaimMishna"/>
          <w:rtl/>
          <w:rPrChange w:id="20144" w:author="קלוד" w:date="2026-10-06T10:09:38Z">
            <w:rPr>
              <w:rStyle w:val="affffe"/>
              <w:rtl/>
            </w:rPr>
          </w:rPrChange>
        </w:rPr>
        <w:t>רבי יהודה:</w:t>
      </w:r>
      <w:r w:rsidRPr="006F178A">
        <w:rPr>
          <w:rtl/>
        </w:rPr>
        <w:t xml:space="preserve"> קונם גריס או חטה שאני טועם - מותר לכוס חיים.</w:t>
      </w:r>
    </w:p>
    <w:p w14:paraId="40AD498E" w14:textId="120C253F" w:rsidR="00992870" w:rsidRPr="00C14A40" w:rsidRDefault="003E2DCC" w:rsidP="00992870">
      <w:pPr>
        <w:pStyle w:val="38"/>
        <w:framePr w:wrap="notBeside"/>
        <w:rPr>
          <w:rFonts w:hint="cs"/>
          <w:rtl/>
        </w:rPr>
      </w:pPr>
      <w:r w:rsidRPr="00C14A40">
        <w:rPr>
          <w:rtl/>
        </w:rPr>
        <w:t>תניא</w:t>
      </w:r>
      <w:r w:rsidR="00992870" w:rsidRPr="00C14A40">
        <w:rPr>
          <w:rFonts w:hint="cs"/>
          <w:rtl/>
        </w:rPr>
        <w:t xml:space="preserve"> רשב</w:t>
      </w:r>
      <w:r w:rsidR="0075729B">
        <w:rPr>
          <w:rtl/>
        </w:rPr>
        <w:t>"</w:t>
      </w:r>
      <w:r w:rsidR="00992870" w:rsidRPr="00C14A40">
        <w:rPr>
          <w:rFonts w:hint="cs"/>
          <w:rtl/>
        </w:rPr>
        <w:t>ג:</w:t>
      </w:r>
      <w:r w:rsidRPr="00C14A40">
        <w:rPr>
          <w:rFonts w:hint="cs"/>
          <w:rtl/>
        </w:rPr>
        <w:t xml:space="preserve"> </w:t>
      </w:r>
    </w:p>
    <w:p w14:paraId="24FEA09B" w14:textId="02D69182" w:rsidR="003E2DCC" w:rsidRPr="006F178A" w:rsidRDefault="003E2DCC" w:rsidP="00992870">
      <w:pPr>
        <w:rPr>
          <w:rtl/>
        </w:rPr>
      </w:pPr>
      <w:r w:rsidRPr="006F178A">
        <w:rPr>
          <w:rFonts w:ascii="Fb Fontext" w:hAnsi="Fb Fontext"/>
          <w:rtl/>
        </w:rPr>
        <w:t xml:space="preserve">חטה שאני טועם - אסור לאפות ומותר לכוס, </w:t>
      </w:r>
    </w:p>
    <w:p w14:paraId="57641113" w14:textId="77777777" w:rsidR="003E2DCC" w:rsidRPr="006F178A" w:rsidRDefault="003E2DCC" w:rsidP="003E2DCC">
      <w:pPr>
        <w:rPr>
          <w:rtl/>
        </w:rPr>
      </w:pPr>
      <w:r w:rsidRPr="006F178A">
        <w:rPr>
          <w:rtl/>
        </w:rPr>
        <w:t xml:space="preserve">חטים שאני טועם - אסור לכוס ומותר לאפות, </w:t>
      </w:r>
    </w:p>
    <w:p w14:paraId="34EFED61" w14:textId="77777777" w:rsidR="003E2DCC" w:rsidRPr="006F178A" w:rsidRDefault="003E2DCC" w:rsidP="003E2DCC">
      <w:pPr>
        <w:rPr>
          <w:rtl/>
        </w:rPr>
      </w:pPr>
      <w:r w:rsidRPr="006F178A">
        <w:rPr>
          <w:rtl/>
        </w:rPr>
        <w:t>חטה חטין שאני טועם - אסור בין לכוס בין לאפות.</w:t>
      </w:r>
    </w:p>
    <w:p w14:paraId="73727628" w14:textId="77777777" w:rsidR="003E2DCC" w:rsidRPr="006F178A" w:rsidRDefault="003E2DCC" w:rsidP="003E2DCC">
      <w:pPr>
        <w:rPr>
          <w:rtl/>
        </w:rPr>
      </w:pPr>
      <w:r w:rsidRPr="006F178A">
        <w:rPr>
          <w:rtl/>
        </w:rPr>
        <w:t xml:space="preserve">גריס שאני טועם - אסור לבשל ומותר לכוס, </w:t>
      </w:r>
    </w:p>
    <w:p w14:paraId="092BC728" w14:textId="77777777" w:rsidR="003E2DCC" w:rsidRPr="006F178A" w:rsidRDefault="003E2DCC" w:rsidP="003E2DCC">
      <w:pPr>
        <w:rPr>
          <w:rtl/>
        </w:rPr>
      </w:pPr>
      <w:r w:rsidRPr="006F178A">
        <w:rPr>
          <w:rtl/>
        </w:rPr>
        <w:t xml:space="preserve">גריסין שאני טועם - אסור לכוס ומותר לבשל, </w:t>
      </w:r>
    </w:p>
    <w:p w14:paraId="6F840F49" w14:textId="77777777" w:rsidR="003E2DCC" w:rsidRPr="006F178A" w:rsidRDefault="003E2DCC" w:rsidP="003E2DCC">
      <w:pPr>
        <w:rPr>
          <w:rtl/>
        </w:rPr>
      </w:pPr>
      <w:r w:rsidRPr="006F178A">
        <w:rPr>
          <w:rtl/>
        </w:rPr>
        <w:t>גריס גריסין שאני טועם - אסור בין לבשל בין לכוס.</w:t>
      </w:r>
    </w:p>
    <w:p w14:paraId="3FDB9AEB" w14:textId="77777777" w:rsidR="003E2DCC" w:rsidRPr="006F178A" w:rsidRDefault="003E2DCC" w:rsidP="003E2DCC">
      <w:pPr>
        <w:pStyle w:val="Hadran"/>
        <w:rPr>
          <w:sz w:val="20"/>
          <w:rtl/>
        </w:rPr>
        <w:sectPr w:rsidR="003E2DCC" w:rsidRPr="006F178A" w:rsidSect="002C7B67">
          <w:type w:val="nextColumn"/>
          <w:pgSz w:w="9639" w:h="14181" w:code="138"/>
          <w:pgMar w:top="284" w:right="1134" w:bottom="284" w:left="567" w:header="284" w:footer="284" w:gutter="0"/>
          <w:pgNumType w:start="1"/>
          <w:cols w:num="2" w:space="1134"/>
          <w:titlePg/>
          <w:bidi/>
          <w:rtlGutter/>
          <w:docGrid w:linePitch="360"/>
        </w:sectPr>
        <w:pPrChange w:id="91038" w:author="Claude" w:date="2026-10-08T08:34:49Z">
          <w:pPr>
            <w:pStyle w:val="afffb"/>
            <w:rPr>
              <w:sz w:val="20"/>
              <w:rtl/>
            </w:rPr>
            <w:sectPr w:rsidR="003E2DCC" w:rsidRPr="006F178A" w:rsidSect="002C7B67">
              <w:type w:val="nextColumn"/>
              <w:pgSz w:w="9639" w:h="14181" w:code="138"/>
              <w:pgMar w:top="284" w:right="1134" w:bottom="284" w:left="567" w:header="284" w:footer="284" w:gutter="0"/>
              <w:pgNumType w:start="1"/>
              <w:cols w:num="2" w:space="1134"/>
              <w:titlePg/>
              <w:bidi/>
              <w:rtlGutter/>
              <w:docGrid w:linePitch="360"/>
            </w:sectPr>
          </w:pPr>
        </w:pPrChange>
      </w:pPr>
      <w:r w:rsidRPr="006F178A">
        <w:rPr>
          <w:sz w:val="20"/>
          <w:rtl/>
        </w:rPr>
        <w:t>הדרן עלך הנודר מן המבושל.</w:t>
      </w:r>
    </w:p>
    <w:p w14:paraId="09C70D70" w14:textId="77777777" w:rsidR="003E2DCC" w:rsidRPr="006F178A" w:rsidRDefault="003E2DCC" w:rsidP="003E2DCC">
      <w:pPr>
        <w:pStyle w:val="afff2"/>
        <w:framePr w:wrap="around"/>
        <w:spacing w:line="276" w:lineRule="auto"/>
        <w:rPr>
          <w:del w:id="41123" w:author="Claude" w:date="2026-10-07T09:24:31Z"/>
          <w:sz w:val="20"/>
          <w:rtl/>
        </w:rPr>
      </w:pPr>
      <w:del w:id="41121" w:author="Claude" w:date="2026-10-07T09:24:31Z">
        <w:r w:rsidRPr="006F178A">
          <w:rPr>
            <w:sz w:val="20"/>
            <w:rtl/>
          </w:rPr>
          <w:lastRenderedPageBreak/>
          <w:delText xml:space="preserve">פרק </w:delText>
        </w:r>
      </w:del>
      <w:del w:id="41122" w:author="Claude" w:date="2026-10-07T09:24:31Z">
        <w:r w:rsidRPr="006F178A">
          <w:rPr>
            <w:rFonts w:hint="cs"/>
            <w:sz w:val="20"/>
            <w:rtl/>
          </w:rPr>
          <w:delText xml:space="preserve">שביעי</w:delText>
        </w:r>
      </w:del>
    </w:p>
    <w:p w14:paraId="2994E39F" w14:textId="77777777" w:rsidR="003E2DCC" w:rsidRPr="006F178A" w:rsidRDefault="003E2DCC" w:rsidP="00A522DC">
      <w:pPr>
        <w:pStyle w:val="a3"/>
        <w:framePr w:wrap="around"/>
        <w:rPr>
          <w:rtl/>
        </w:rPr>
      </w:pPr>
      <w:r w:rsidRPr="006F178A">
        <w:rPr>
          <w:rtl/>
        </w:rPr>
        <w:t>נד.</w:t>
      </w:r>
    </w:p>
    <w:p w14:paraId="4FED19A9" w14:textId="77777777" w:rsidR="003E2DCC" w:rsidRPr="006F178A" w:rsidRDefault="003E2DCC" w:rsidP="003E2DCC">
      <w:pPr>
        <w:pStyle w:val="afff3"/>
        <w:framePr w:wrap="around"/>
        <w:spacing w:line="276" w:lineRule="auto"/>
        <w:rPr>
          <w:del w:id="41125" w:author="Claude" w:date="2026-10-07T09:24:31Z"/>
          <w:sz w:val="20"/>
          <w:rtl/>
        </w:rPr>
      </w:pPr>
      <w:del w:id="41124" w:author="Claude" w:date="2026-10-07T09:24:31Z">
        <w:r w:rsidRPr="006F178A">
          <w:rPr>
            <w:rFonts w:hint="cs"/>
            <w:sz w:val="20"/>
            <w:rtl/>
          </w:rPr>
          <w:delText xml:space="preserve">הנודר מן הירק </w:delText>
        </w:r>
      </w:del>
    </w:p>
    <w:p>
      <w:pPr>
        <w:pStyle w:val="PetichatPerek"/>
        <w:rPr>
          <w:ins w:id="41120" w:author="Claude" w:date="2026-10-07T09:24:31Z"/>
        </w:rPr>
      </w:pPr>
      <w:ins w:id="41119" w:author="Claude" w:date="2026-10-07T09:24:31Z">
        <w:r>
          <w:rPr>
            <w:sz w:val="20"/>
            <w:rtl/>
          </w:rPr>
          <w:t xml:space="preserve">פרק שביעי</w:t>
        </w:r>
        <w:r>
          <w:rPr>
            <w:sz w:val="20"/>
            <w:rtl/>
          </w:rPr>
          <w:t xml:space="preserve"> - </w:t>
        </w:r>
        <w:r>
          <w:rPr>
            <w:rFonts w:hint="cs"/>
            <w:sz w:val="20"/>
            <w:rtl/>
          </w:rPr>
          <w:t xml:space="preserve">הנודר מן הירק</w:t>
        </w:r>
      </w:ins>
    </w:p>
    <w:p>
      <w:pPr>
        <w:pStyle w:val="afffffb"/>
        <w:rPr>
          <w:ins w:id="20407" w:author="קלוד" w:date="2026-10-06T10:09:38Z"/>
        </w:rPr>
      </w:pPr>
      <w:ins w:id="20406" w:author="קלוד" w:date="2026-10-06T10:09:38Z">
        <w:r>
          <w:t xml:space="preserve">משנה א</w:t>
        </w:r>
      </w:ins>
    </w:p>
    <w:p w14:paraId="20FCC142" w14:textId="77777777" w:rsidR="00992870" w:rsidRDefault="003E2DCC" w:rsidP="00162083">
      <w:pPr>
        <w:pStyle w:val="afff5"/>
        <w:jc w:val="center"/>
        <w:rPr>
          <w:rtl/>
        </w:rPr>
      </w:pPr>
      <w:r w:rsidRPr="006F178A">
        <w:rPr>
          <w:rtl/>
        </w:rPr>
        <w:t xml:space="preserve">הנודר מן הירק </w:t>
      </w:r>
    </w:p>
    <w:p w14:paraId="17C997C1" w14:textId="7A7195C8" w:rsidR="003E2DCC" w:rsidRPr="006F178A" w:rsidRDefault="00992870" w:rsidP="00992870">
      <w:pPr>
        <w:pStyle w:val="afff5"/>
        <w:rPr>
          <w:rtl/>
        </w:rPr>
      </w:pPr>
      <w:r>
        <w:rPr>
          <w:rStyle w:val="TanaimMishna"/>
          <w:rFonts w:hint="cs"/>
          <w:rtl/>
          <w:rPrChange w:id="20145" w:author="קלוד" w:date="2026-10-06T10:09:38Z">
            <w:rPr>
              <w:rStyle w:val="affffe"/>
              <w:rFonts w:hint="cs"/>
              <w:rtl/>
            </w:rPr>
          </w:rPrChange>
        </w:rPr>
        <w:t>ל</w:t>
      </w:r>
      <w:r w:rsidRPr="00992870">
        <w:rPr>
          <w:rStyle w:val="TanaimMishna"/>
          <w:rFonts w:hint="cs"/>
          <w:rtl/>
          <w:rPrChange w:id="20146" w:author="קלוד" w:date="2026-10-06T10:09:38Z">
            <w:rPr>
              <w:rStyle w:val="affffe"/>
              <w:rFonts w:hint="cs"/>
              <w:rtl/>
            </w:rPr>
          </w:rPrChange>
        </w:rPr>
        <w:t>ת</w:t>
      </w:r>
      <w:r w:rsidR="0075729B">
        <w:rPr>
          <w:rStyle w:val="TanaimMishna"/>
          <w:rtl/>
          <w:rPrChange w:id="20147" w:author="קלוד" w:date="2026-10-06T10:09:38Z">
            <w:rPr>
              <w:rStyle w:val="affffe"/>
              <w:rtl/>
            </w:rPr>
          </w:rPrChange>
        </w:rPr>
        <w:t>"</w:t>
      </w:r>
      <w:r w:rsidRPr="00992870">
        <w:rPr>
          <w:rStyle w:val="TanaimMishna"/>
          <w:rFonts w:hint="cs"/>
          <w:rtl/>
          <w:rPrChange w:id="20148" w:author="קלוד" w:date="2026-10-06T10:09:38Z">
            <w:rPr>
              <w:rStyle w:val="affffe"/>
              <w:rFonts w:hint="cs"/>
              <w:rtl/>
            </w:rPr>
          </w:rPrChange>
        </w:rPr>
        <w:t>ק</w:t>
      </w:r>
      <w:r>
        <w:rPr>
          <w:rStyle w:val="TanaimMishna"/>
          <w:rFonts w:hint="cs"/>
          <w:rtl/>
          <w:rPrChange w:id="20149" w:author="קלוד" w:date="2026-10-06T10:09:38Z">
            <w:rPr>
              <w:rStyle w:val="affffe"/>
              <w:rFonts w:hint="cs"/>
              <w:rtl/>
            </w:rPr>
          </w:rPrChange>
        </w:rPr>
        <w:t>:</w:t>
      </w:r>
      <w:r w:rsidR="003E2DCC" w:rsidRPr="006F178A">
        <w:rPr>
          <w:rtl/>
        </w:rPr>
        <w:t xml:space="preserve"> מותר בדלועין, </w:t>
      </w:r>
      <w:r w:rsidR="003E2DCC" w:rsidRPr="009B14A0">
        <w:rPr>
          <w:rStyle w:val="TanaimMishna"/>
          <w:rtl/>
          <w:rPrChange w:id="20150" w:author="קלוד" w:date="2026-10-06T10:09:38Z">
            <w:rPr>
              <w:rStyle w:val="affffe"/>
              <w:rtl/>
            </w:rPr>
          </w:rPrChange>
        </w:rPr>
        <w:t>ורבי עקיבא</w:t>
      </w:r>
      <w:r w:rsidR="009B14A0">
        <w:rPr>
          <w:rStyle w:val="TanaimMishna"/>
          <w:rFonts w:hint="cs"/>
          <w:rtl/>
          <w:rPrChange w:id="20151" w:author="קלוד" w:date="2026-10-06T10:09:38Z">
            <w:rPr>
              <w:rStyle w:val="affffe"/>
              <w:rFonts w:hint="cs"/>
              <w:rtl/>
            </w:rPr>
          </w:rPrChange>
        </w:rPr>
        <w:t>:</w:t>
      </w:r>
      <w:r w:rsidR="003E2DCC" w:rsidRPr="009B14A0">
        <w:rPr>
          <w:rStyle w:val="TanaimMishna"/>
          <w:rtl/>
          <w:rPrChange w:id="20152" w:author="קלוד" w:date="2026-10-06T10:09:38Z">
            <w:rPr>
              <w:rStyle w:val="affffe"/>
              <w:rtl/>
            </w:rPr>
          </w:rPrChange>
        </w:rPr>
        <w:t xml:space="preserve"> </w:t>
      </w:r>
      <w:r w:rsidR="003E2DCC" w:rsidRPr="006F178A">
        <w:rPr>
          <w:rtl/>
        </w:rPr>
        <w:t>אוסר.</w:t>
      </w:r>
    </w:p>
    <w:p w14:paraId="2BCF8501" w14:textId="00AF825E" w:rsidR="003E2DCC" w:rsidRPr="006F178A" w:rsidRDefault="003E2DCC" w:rsidP="003E2DCC">
      <w:pPr>
        <w:pStyle w:val="afff5"/>
        <w:rPr>
          <w:rtl/>
        </w:rPr>
      </w:pPr>
      <w:r w:rsidRPr="009B14A0">
        <w:rPr>
          <w:rStyle w:val="TanaimMishna"/>
          <w:rtl/>
          <w:rPrChange w:id="20153" w:author="קלוד" w:date="2026-10-06T10:09:38Z">
            <w:rPr>
              <w:rStyle w:val="affffe"/>
              <w:rtl/>
            </w:rPr>
          </w:rPrChange>
        </w:rPr>
        <w:t>אמרו ל</w:t>
      </w:r>
      <w:r w:rsidR="00CF362D">
        <w:rPr>
          <w:rStyle w:val="TanaimMishna"/>
          <w:rFonts w:hint="cs"/>
          <w:rtl/>
          <w:rPrChange w:id="20154" w:author="קלוד" w:date="2026-10-06T10:09:38Z">
            <w:rPr>
              <w:rStyle w:val="affffe"/>
              <w:rFonts w:hint="cs"/>
              <w:rtl/>
            </w:rPr>
          </w:rPrChange>
        </w:rPr>
        <w:t>ר</w:t>
      </w:r>
      <w:r w:rsidR="0075729B">
        <w:rPr>
          <w:rStyle w:val="TanaimMishna"/>
          <w:rtl/>
          <w:rPrChange w:id="20155" w:author="קלוד" w:date="2026-10-06T10:09:38Z">
            <w:rPr>
              <w:rStyle w:val="affffe"/>
              <w:rtl/>
            </w:rPr>
          </w:rPrChange>
        </w:rPr>
        <w:t>"</w:t>
      </w:r>
      <w:r w:rsidR="00CF362D">
        <w:rPr>
          <w:rStyle w:val="TanaimMishna"/>
          <w:rFonts w:hint="cs"/>
          <w:rtl/>
          <w:rPrChange w:id="20156" w:author="קלוד" w:date="2026-10-06T10:09:38Z">
            <w:rPr>
              <w:rStyle w:val="affffe"/>
              <w:rFonts w:hint="cs"/>
              <w:rtl/>
            </w:rPr>
          </w:rPrChange>
        </w:rPr>
        <w:t>ע:</w:t>
      </w:r>
      <w:r w:rsidRPr="009B14A0">
        <w:rPr>
          <w:rStyle w:val="TanaimMishna"/>
          <w:rtl/>
          <w:rPrChange w:id="20157" w:author="קלוד" w:date="2026-10-06T10:09:38Z">
            <w:rPr>
              <w:rStyle w:val="affffe"/>
              <w:rtl/>
            </w:rPr>
          </w:rPrChange>
        </w:rPr>
        <w:t xml:space="preserve"> </w:t>
      </w:r>
      <w:r w:rsidRPr="006F178A">
        <w:rPr>
          <w:rtl/>
        </w:rPr>
        <w:t xml:space="preserve">והלא אומר </w:t>
      </w:r>
      <w:r w:rsidR="00CF362D">
        <w:rPr>
          <w:rFonts w:hint="cs"/>
          <w:rtl/>
        </w:rPr>
        <w:t>ל</w:t>
      </w:r>
      <w:r w:rsidRPr="006F178A">
        <w:rPr>
          <w:rtl/>
        </w:rPr>
        <w:t>שלוחו קח לי ירק, והוא אומר לא מצאתי אלא דלועין!</w:t>
      </w:r>
    </w:p>
    <w:p w14:paraId="549E6561" w14:textId="77777777" w:rsidR="006666DF" w:rsidRDefault="003E2DCC" w:rsidP="003E2DCC">
      <w:pPr>
        <w:pStyle w:val="afff5"/>
        <w:rPr>
          <w:rtl/>
        </w:rPr>
      </w:pPr>
      <w:r w:rsidRPr="009B14A0">
        <w:rPr>
          <w:rStyle w:val="TanaimMishna"/>
          <w:rtl/>
          <w:rPrChange w:id="20158" w:author="קלוד" w:date="2026-10-06T10:09:38Z">
            <w:rPr>
              <w:rStyle w:val="affffe"/>
              <w:rtl/>
            </w:rPr>
          </w:rPrChange>
        </w:rPr>
        <w:t xml:space="preserve">אמר להם: </w:t>
      </w:r>
      <w:r w:rsidRPr="006F178A">
        <w:rPr>
          <w:rtl/>
        </w:rPr>
        <w:t xml:space="preserve">כן הדבר, או שמא </w:t>
      </w:r>
      <w:r w:rsidR="007F189A">
        <w:rPr>
          <w:rFonts w:hint="cs"/>
          <w:rtl/>
        </w:rPr>
        <w:t xml:space="preserve">הוא </w:t>
      </w:r>
      <w:r w:rsidRPr="006F178A">
        <w:rPr>
          <w:rtl/>
        </w:rPr>
        <w:t>אומר לא מצאתי אלא קיטנית?</w:t>
      </w:r>
      <w:r>
        <w:rPr>
          <w:rFonts w:hint="cs"/>
          <w:rtl/>
        </w:rPr>
        <w:t xml:space="preserve"> </w:t>
      </w:r>
    </w:p>
    <w:p w14:paraId="3321C73C" w14:textId="6A5832B6" w:rsidR="003E2DCC" w:rsidRPr="006F178A" w:rsidRDefault="00992870" w:rsidP="00992870">
      <w:pPr>
        <w:pStyle w:val="afff5"/>
        <w:rPr>
          <w:rtl/>
        </w:rPr>
      </w:pPr>
      <w:r>
        <w:rPr>
          <w:rtl/>
        </w:rPr>
        <w:tab/>
      </w:r>
      <w:r>
        <w:rPr>
          <w:rtl/>
        </w:rPr>
        <w:tab/>
      </w:r>
      <w:r>
        <w:rPr>
          <w:rtl/>
        </w:rPr>
        <w:tab/>
      </w:r>
      <w:r w:rsidR="003E2DCC" w:rsidRPr="006F178A">
        <w:rPr>
          <w:rtl/>
        </w:rPr>
        <w:t>אלא שהדלועין בכלל ירק, וקיטנית אינו בכלל ירק.</w:t>
      </w:r>
    </w:p>
    <w:p w14:paraId="31E524BC" w14:textId="77777777" w:rsidR="003E2DCC" w:rsidRPr="006F178A" w:rsidRDefault="003E2DCC" w:rsidP="00162083">
      <w:pPr>
        <w:pStyle w:val="afff5"/>
        <w:jc w:val="center"/>
        <w:rPr>
          <w:rtl/>
        </w:rPr>
      </w:pPr>
      <w:r w:rsidRPr="006F178A">
        <w:rPr>
          <w:rtl/>
        </w:rPr>
        <w:t>ואסור בפול המצרי לח, ומותר ביבש.</w:t>
      </w:r>
    </w:p>
    <w:p w14:paraId="439FAACB" w14:textId="77777777" w:rsidR="003E2DCC" w:rsidRPr="006F178A" w:rsidRDefault="003E2DCC" w:rsidP="000F1DD4">
      <w:pPr>
        <w:pStyle w:val="afffd"/>
        <w:rPr>
          <w:rtl/>
        </w:rPr>
      </w:pPr>
      <w:ins w:id="9886" w:author="מספור קטעי משנה" w:date="2026-10-06T06:45:39Z">
        <w:r>
          <w:rPr>
            <w:rStyle w:val="MisparKeta"/>
          </w:rPr>
          <w:t xml:space="preserve">א. </w:t>
        </w:r>
      </w:ins>
      <w:r w:rsidRPr="006F178A">
        <w:rPr>
          <w:rtl/>
        </w:rPr>
        <w:t xml:space="preserve">הנודר מן הירק </w:t>
      </w:r>
      <w:r w:rsidRPr="006F178A">
        <w:rPr>
          <w:rFonts w:hint="cs"/>
          <w:rtl/>
        </w:rPr>
        <w:t>מותר בדלועין ור</w:t>
      </w:r>
      <w:r w:rsidRPr="006F178A">
        <w:rPr>
          <w:rtl/>
        </w:rPr>
        <w:t>"</w:t>
      </w:r>
      <w:r w:rsidRPr="006F178A">
        <w:rPr>
          <w:rFonts w:hint="cs"/>
          <w:rtl/>
        </w:rPr>
        <w:t>ע אוסר</w:t>
      </w:r>
      <w:r w:rsidRPr="006F178A">
        <w:rPr>
          <w:rtl/>
        </w:rPr>
        <w:t>.</w:t>
      </w:r>
    </w:p>
    <w:p w14:paraId="041E2FD5" w14:textId="77777777" w:rsidR="00992870" w:rsidRPr="00C14A40" w:rsidRDefault="003E2DCC" w:rsidP="00992870">
      <w:pPr>
        <w:pStyle w:val="38"/>
        <w:framePr w:wrap="notBeside"/>
        <w:rPr>
          <w:rFonts w:hint="cs"/>
          <w:rtl/>
        </w:rPr>
      </w:pPr>
      <w:r w:rsidRPr="00C14A40">
        <w:rPr>
          <w:rFonts w:hint="cs"/>
          <w:rtl/>
        </w:rPr>
        <w:t>עולא:</w:t>
      </w:r>
    </w:p>
    <w:p w14:paraId="5F680676" w14:textId="6B95B45C" w:rsidR="003E2DCC" w:rsidRPr="006F178A" w:rsidRDefault="003E2DCC" w:rsidP="003E2DCC">
      <w:pPr>
        <w:rPr>
          <w:rtl/>
        </w:rPr>
      </w:pPr>
      <w:r w:rsidRPr="006F178A">
        <w:rPr>
          <w:rFonts w:ascii="Fb Fontext" w:hAnsi="Fb Fontext"/>
          <w:rtl/>
        </w:rPr>
        <w:t>באומר ירק המתבשל בקדרה עלי.</w:t>
      </w:r>
    </w:p>
    <w:p w14:paraId="34CCB91B" w14:textId="1D3CD398" w:rsidR="003E2DCC" w:rsidRPr="006F178A" w:rsidRDefault="007F189A" w:rsidP="00992870">
      <w:pPr>
        <w:rPr>
          <w:rtl/>
        </w:rPr>
      </w:pPr>
      <w:r>
        <w:rPr>
          <w:rStyle w:val="affffe"/>
          <w:rFonts w:hint="cs"/>
          <w:rtl/>
        </w:rPr>
        <w:t>ל</w:t>
      </w:r>
      <w:r w:rsidR="003E2DCC" w:rsidRPr="007F189A">
        <w:rPr>
          <w:rStyle w:val="affffe"/>
          <w:rFonts w:hint="cs"/>
          <w:rtl/>
        </w:rPr>
        <w:t>ר</w:t>
      </w:r>
      <w:r w:rsidR="003E2DCC" w:rsidRPr="007F189A">
        <w:rPr>
          <w:rStyle w:val="affffe"/>
          <w:rtl/>
        </w:rPr>
        <w:t>בנן:</w:t>
      </w:r>
      <w:r w:rsidR="003E2DCC" w:rsidRPr="006F178A">
        <w:rPr>
          <w:rtl/>
        </w:rPr>
        <w:t xml:space="preserve"> כל </w:t>
      </w:r>
      <w:r w:rsidR="003E2DCC" w:rsidRPr="006F178A">
        <w:rPr>
          <w:rFonts w:hint="cs"/>
          <w:rtl/>
        </w:rPr>
        <w:t>דבר ש</w:t>
      </w:r>
      <w:r>
        <w:rPr>
          <w:rFonts w:hint="cs"/>
          <w:rtl/>
        </w:rPr>
        <w:t>השליח צריך לו רשות</w:t>
      </w:r>
      <w:r w:rsidR="003E2DCC" w:rsidRPr="006F178A">
        <w:rPr>
          <w:rFonts w:hint="cs"/>
          <w:rtl/>
        </w:rPr>
        <w:t xml:space="preserve"> </w:t>
      </w:r>
      <w:r w:rsidR="003E2DCC" w:rsidRPr="006F178A">
        <w:rPr>
          <w:rtl/>
        </w:rPr>
        <w:t>- לאו מינ</w:t>
      </w:r>
      <w:r>
        <w:rPr>
          <w:rFonts w:hint="cs"/>
          <w:rtl/>
        </w:rPr>
        <w:t>ו</w:t>
      </w:r>
      <w:r w:rsidR="003E2DCC" w:rsidRPr="006F178A">
        <w:rPr>
          <w:rtl/>
        </w:rPr>
        <w:t xml:space="preserve"> הוא, </w:t>
      </w:r>
    </w:p>
    <w:p w14:paraId="2CE60B4A" w14:textId="113A441C" w:rsidR="003E2DCC" w:rsidRPr="006F178A" w:rsidRDefault="007F189A" w:rsidP="00992870">
      <w:pPr>
        <w:rPr>
          <w:rtl/>
        </w:rPr>
      </w:pPr>
      <w:r w:rsidRPr="007F189A">
        <w:rPr>
          <w:rStyle w:val="affffe"/>
          <w:rFonts w:hint="cs"/>
          <w:rtl/>
        </w:rPr>
        <w:t>ל</w:t>
      </w:r>
      <w:r w:rsidR="003E2DCC" w:rsidRPr="007F189A">
        <w:rPr>
          <w:rStyle w:val="affffe"/>
          <w:rFonts w:hint="cs"/>
          <w:rtl/>
        </w:rPr>
        <w:t>ר</w:t>
      </w:r>
      <w:r w:rsidR="003E2DCC" w:rsidRPr="007F189A">
        <w:rPr>
          <w:rStyle w:val="affffe"/>
          <w:rtl/>
        </w:rPr>
        <w:t>"</w:t>
      </w:r>
      <w:r w:rsidR="003E2DCC" w:rsidRPr="007F189A">
        <w:rPr>
          <w:rStyle w:val="affffe"/>
          <w:rFonts w:hint="cs"/>
          <w:rtl/>
        </w:rPr>
        <w:t>ע</w:t>
      </w:r>
      <w:r w:rsidR="003E2DCC" w:rsidRPr="007F189A">
        <w:rPr>
          <w:rStyle w:val="affffe"/>
          <w:rtl/>
        </w:rPr>
        <w:t>:</w:t>
      </w:r>
      <w:r w:rsidR="003E2DCC" w:rsidRPr="006F178A">
        <w:rPr>
          <w:rtl/>
        </w:rPr>
        <w:t xml:space="preserve"> כל </w:t>
      </w:r>
      <w:r w:rsidR="003E2DCC" w:rsidRPr="006F178A">
        <w:rPr>
          <w:rFonts w:hint="cs"/>
          <w:rtl/>
        </w:rPr>
        <w:t>דבר שהשליח קיבל עליו רשות</w:t>
      </w:r>
      <w:r w:rsidR="003E2DCC" w:rsidRPr="006F178A">
        <w:rPr>
          <w:rtl/>
        </w:rPr>
        <w:t xml:space="preserve"> - מינ</w:t>
      </w:r>
      <w:r w:rsidR="00F3254C">
        <w:rPr>
          <w:rFonts w:hint="cs"/>
          <w:rtl/>
        </w:rPr>
        <w:t>ו</w:t>
      </w:r>
      <w:r w:rsidR="003E2DCC" w:rsidRPr="006F178A">
        <w:rPr>
          <w:rtl/>
        </w:rPr>
        <w:t xml:space="preserve"> הוא.</w:t>
      </w:r>
    </w:p>
    <w:p w14:paraId="4B6C2EA7" w14:textId="77777777" w:rsidR="00992870" w:rsidRPr="00C14A40" w:rsidRDefault="003E2DCC" w:rsidP="00992870">
      <w:pPr>
        <w:pStyle w:val="38"/>
        <w:framePr w:wrap="notBeside"/>
        <w:rPr>
          <w:rtl/>
        </w:rPr>
      </w:pPr>
      <w:r w:rsidRPr="00C14A40">
        <w:rPr>
          <w:rtl/>
        </w:rPr>
        <w:t>אביי</w:t>
      </w:r>
    </w:p>
    <w:p w14:paraId="104BDE7E" w14:textId="28E71C19" w:rsidR="003E2DCC" w:rsidRPr="006F178A" w:rsidRDefault="003E2DCC" w:rsidP="003E2DCC">
      <w:pPr>
        <w:rPr>
          <w:rtl/>
        </w:rPr>
      </w:pPr>
      <w:r>
        <w:rPr>
          <w:rtl/>
        </w:rPr>
        <w:t xml:space="preserve">מודה </w:t>
      </w:r>
      <w:r>
        <w:rPr>
          <w:rStyle w:val="affffe"/>
          <w:rtl/>
          <w:rPrChange w:id="9121" w:author="מנוע אמוראים" w:date="2026-10-05T16:41:00Z">
            <w:rPr>
              <w:rtl/>
            </w:rPr>
          </w:rPrChange>
        </w:rPr>
        <w:t xml:space="preserve">ר</w:t>
      </w:r>
      <w:r>
        <w:rPr>
          <w:rStyle w:val="affffe"/>
          <w:rFonts w:hint="cs"/>
          <w:rtl/>
          <w:rPrChange w:id="9122" w:author="מנוע אמוראים" w:date="2026-10-05T16:41:00Z">
            <w:rPr>
              <w:rFonts w:hint="cs"/>
              <w:rtl/>
            </w:rPr>
          </w:rPrChange>
        </w:rPr>
        <w:t xml:space="preserve">"ע</w:t>
      </w:r>
      <w:r w:rsidR="00162083">
        <w:rPr>
          <w:rFonts w:hint="cs"/>
          <w:rtl/>
        </w:rPr>
        <w:t>:</w:t>
      </w:r>
      <w:r w:rsidRPr="006F178A">
        <w:rPr>
          <w:rtl/>
        </w:rPr>
        <w:t xml:space="preserve"> שאינו לוקה.</w:t>
      </w:r>
    </w:p>
    <w:p w14:paraId="3B1FDACA" w14:textId="77777777" w:rsidR="008D70CF" w:rsidRPr="008D70CF" w:rsidRDefault="008D70CF" w:rsidP="008D70CF">
      <w:pPr>
        <w:pStyle w:val="affffb"/>
        <w:rPr>
          <w:rtl/>
        </w:rPr>
      </w:pPr>
      <w:r w:rsidRPr="008D70CF">
        <w:rPr>
          <w:rFonts w:hint="cs"/>
          <w:rtl/>
        </w:rPr>
        <w:t>מי התנא דמתני' דלקמן</w:t>
      </w:r>
    </w:p>
    <w:p w14:paraId="49A33BA0" w14:textId="72AECA0C" w:rsidR="003E2DCC" w:rsidRPr="006F178A" w:rsidRDefault="003E2DCC" w:rsidP="008D70CF">
      <w:pPr>
        <w:rPr>
          <w:rtl/>
        </w:rPr>
      </w:pPr>
      <w:r w:rsidRPr="006F178A">
        <w:rPr>
          <w:rtl/>
        </w:rPr>
        <w:t>שליח שעשה שליחותו בע</w:t>
      </w:r>
      <w:r w:rsidR="00F3254C">
        <w:rPr>
          <w:rFonts w:hint="cs"/>
          <w:rtl/>
        </w:rPr>
        <w:t>ה"ב</w:t>
      </w:r>
      <w:r w:rsidRPr="006F178A">
        <w:rPr>
          <w:rtl/>
        </w:rPr>
        <w:t xml:space="preserve"> מעל, לא עשה שליחותו שליח מעל.</w:t>
      </w:r>
    </w:p>
    <w:p w14:paraId="422CE338" w14:textId="77777777" w:rsidR="006666DF" w:rsidRPr="00C14A40" w:rsidRDefault="003E2DCC" w:rsidP="00992870">
      <w:pPr>
        <w:pStyle w:val="38"/>
        <w:framePr w:wrap="notBeside"/>
        <w:rPr>
          <w:rtl/>
        </w:rPr>
      </w:pPr>
      <w:r w:rsidRPr="00C14A40">
        <w:rPr>
          <w:rtl/>
        </w:rPr>
        <w:t>ר"</w:t>
      </w:r>
      <w:r w:rsidRPr="00C14A40">
        <w:rPr>
          <w:rFonts w:hint="cs"/>
          <w:rtl/>
        </w:rPr>
        <w:t>ח</w:t>
      </w:r>
      <w:r w:rsidRPr="00C14A40">
        <w:rPr>
          <w:rtl/>
        </w:rPr>
        <w:t>:</w:t>
      </w:r>
    </w:p>
    <w:p w14:paraId="0C056F47" w14:textId="5BA41E57" w:rsidR="00C82464" w:rsidRDefault="003E2DCC" w:rsidP="003E2DCC">
      <w:pPr>
        <w:rPr>
          <w:rtl/>
        </w:rPr>
      </w:pPr>
      <w:r w:rsidRPr="00071F7F">
        <w:rPr>
          <w:rStyle w:val="affffe"/>
          <w:rtl/>
        </w:rPr>
        <w:t>מתני</w:t>
      </w:r>
      <w:r w:rsidR="00CA2F63">
        <w:rPr>
          <w:rStyle w:val="affffe"/>
          <w:rFonts w:hint="cs"/>
          <w:rtl/>
        </w:rPr>
        <w:t>'</w:t>
      </w:r>
      <w:r w:rsidRPr="00071F7F">
        <w:rPr>
          <w:rStyle w:val="affffe"/>
          <w:rtl/>
        </w:rPr>
        <w:t xml:space="preserve"> דלא כר"</w:t>
      </w:r>
      <w:r w:rsidRPr="00071F7F">
        <w:rPr>
          <w:rStyle w:val="affffe"/>
          <w:rFonts w:hint="cs"/>
          <w:rtl/>
        </w:rPr>
        <w:t>ע</w:t>
      </w:r>
      <w:r w:rsidRPr="00071F7F">
        <w:rPr>
          <w:rStyle w:val="affffe"/>
          <w:rtl/>
        </w:rPr>
        <w:t>!</w:t>
      </w:r>
      <w:r w:rsidRPr="00071F7F">
        <w:rPr>
          <w:rStyle w:val="affffe"/>
          <w:rFonts w:hint="cs"/>
          <w:rtl/>
        </w:rPr>
        <w:t xml:space="preserve"> </w:t>
      </w:r>
      <w:r w:rsidRPr="00071F7F">
        <w:rPr>
          <w:rStyle w:val="affffe"/>
          <w:rtl/>
        </w:rPr>
        <w:t>דתנן:</w:t>
      </w:r>
      <w:r w:rsidRPr="006F178A">
        <w:rPr>
          <w:rtl/>
        </w:rPr>
        <w:t xml:space="preserve"> אמר לו תן בשר לאורחים ונתן להם כבד, </w:t>
      </w:r>
    </w:p>
    <w:p w14:paraId="16333747" w14:textId="42532D80" w:rsidR="003E2DCC" w:rsidRPr="006F178A" w:rsidRDefault="003E2DCC" w:rsidP="00C82464">
      <w:pPr>
        <w:ind w:left="1303"/>
        <w:rPr>
          <w:rtl/>
        </w:rPr>
      </w:pPr>
      <w:r w:rsidRPr="006F178A">
        <w:rPr>
          <w:rtl/>
        </w:rPr>
        <w:t>תן כבד ונתן להם בשר - השליח מעל;</w:t>
      </w:r>
    </w:p>
    <w:p w14:paraId="10642BC6" w14:textId="77777777" w:rsidR="006666DF" w:rsidRPr="00C14A40" w:rsidRDefault="003E2DCC" w:rsidP="00992870">
      <w:pPr>
        <w:pStyle w:val="38"/>
        <w:framePr w:wrap="notBeside"/>
        <w:rPr>
          <w:rtl/>
        </w:rPr>
      </w:pPr>
      <w:r w:rsidRPr="00C14A40">
        <w:rPr>
          <w:rtl/>
        </w:rPr>
        <w:t>אביי:</w:t>
      </w:r>
    </w:p>
    <w:p w14:paraId="45DC6394" w14:textId="07746EB3" w:rsidR="003E2DCC" w:rsidRPr="006F178A" w:rsidRDefault="003E2DCC" w:rsidP="003E2DCC">
      <w:pPr>
        <w:rPr>
          <w:rtl/>
        </w:rPr>
      </w:pPr>
      <w:r w:rsidRPr="007F70A3">
        <w:rPr>
          <w:rStyle w:val="affffe"/>
          <w:rtl/>
        </w:rPr>
        <w:t>א</w:t>
      </w:r>
      <w:r w:rsidR="00012BB6" w:rsidRPr="007F70A3">
        <w:rPr>
          <w:rStyle w:val="affffe"/>
          <w:rFonts w:hint="cs"/>
          <w:rtl/>
        </w:rPr>
        <w:t>ף כר</w:t>
      </w:r>
      <w:r w:rsidR="0075729B">
        <w:rPr>
          <w:rStyle w:val="affffe"/>
          <w:rtl/>
        </w:rPr>
        <w:t>"</w:t>
      </w:r>
      <w:r w:rsidR="00012BB6" w:rsidRPr="007F70A3">
        <w:rPr>
          <w:rStyle w:val="affffe"/>
          <w:rFonts w:hint="cs"/>
          <w:rtl/>
        </w:rPr>
        <w:t>ע</w:t>
      </w:r>
      <w:r w:rsidR="00012BB6">
        <w:rPr>
          <w:rFonts w:hint="cs"/>
          <w:rtl/>
        </w:rPr>
        <w:t xml:space="preserve"> </w:t>
      </w:r>
      <w:r w:rsidRPr="006F178A">
        <w:rPr>
          <w:rFonts w:hint="cs"/>
          <w:rtl/>
        </w:rPr>
        <w:t>אכתי צריך אימלוכי</w:t>
      </w:r>
      <w:r w:rsidR="007F70A3">
        <w:rPr>
          <w:rFonts w:hint="cs"/>
          <w:rtl/>
        </w:rPr>
        <w:t>,</w:t>
      </w:r>
      <w:r w:rsidRPr="006F178A">
        <w:rPr>
          <w:rFonts w:hint="cs"/>
          <w:rtl/>
        </w:rPr>
        <w:t xml:space="preserve"> </w:t>
      </w:r>
      <w:r w:rsidRPr="007F70A3">
        <w:rPr>
          <w:rStyle w:val="affffe"/>
          <w:rFonts w:hint="cs"/>
          <w:rtl/>
        </w:rPr>
        <w:t>רבא</w:t>
      </w:r>
      <w:r w:rsidR="007F70A3">
        <w:rPr>
          <w:rStyle w:val="affffe"/>
          <w:rFonts w:hint="cs"/>
          <w:rtl/>
        </w:rPr>
        <w:t>:</w:t>
      </w:r>
      <w:r w:rsidR="007F70A3" w:rsidRPr="006F178A">
        <w:rPr>
          <w:rFonts w:hint="cs"/>
          <w:rtl/>
        </w:rPr>
        <w:t xml:space="preserve"> </w:t>
      </w:r>
      <w:r w:rsidR="007F70A3">
        <w:rPr>
          <w:rFonts w:hint="cs"/>
          <w:rtl/>
        </w:rPr>
        <w:t xml:space="preserve">יפה </w:t>
      </w:r>
      <w:r w:rsidRPr="006F178A">
        <w:rPr>
          <w:rFonts w:hint="cs"/>
          <w:rtl/>
        </w:rPr>
        <w:t xml:space="preserve">אמר </w:t>
      </w:r>
      <w:r w:rsidRPr="007F70A3">
        <w:rPr>
          <w:rStyle w:val="affffe"/>
          <w:rFonts w:hint="cs"/>
          <w:rtl/>
        </w:rPr>
        <w:t xml:space="preserve">נחמני </w:t>
      </w:r>
      <w:r w:rsidRPr="007F70A3">
        <w:rPr>
          <w:rStyle w:val="afffff0"/>
          <w:rFonts w:hint="cs"/>
          <w:rtl/>
        </w:rPr>
        <w:t>[אביי]</w:t>
      </w:r>
    </w:p>
    <w:p w14:paraId="32E4F4DD" w14:textId="77777777" w:rsidR="003E2DCC" w:rsidRPr="006F178A" w:rsidRDefault="003E2DCC" w:rsidP="00A522DC">
      <w:pPr>
        <w:pStyle w:val="a3"/>
        <w:framePr w:wrap="around"/>
        <w:rPr>
          <w:rtl/>
        </w:rPr>
      </w:pPr>
      <w:r w:rsidRPr="006F178A">
        <w:rPr>
          <w:rtl/>
        </w:rPr>
        <w:t>נד:</w:t>
      </w:r>
    </w:p>
    <w:p w14:paraId="5B9AD139" w14:textId="7499B3C2" w:rsidR="00E30C5D" w:rsidRPr="00E30C5D" w:rsidRDefault="00E30C5D" w:rsidP="00E30C5D">
      <w:pPr>
        <w:pStyle w:val="affffb"/>
        <w:rPr>
          <w:rtl/>
        </w:rPr>
      </w:pPr>
      <w:r w:rsidRPr="00E30C5D">
        <w:rPr>
          <w:rFonts w:hint="cs"/>
          <w:rtl/>
        </w:rPr>
        <w:t>רשב</w:t>
      </w:r>
      <w:r w:rsidR="0075729B">
        <w:rPr>
          <w:rtl/>
        </w:rPr>
        <w:t>"</w:t>
      </w:r>
      <w:r w:rsidRPr="00E30C5D">
        <w:rPr>
          <w:rFonts w:hint="cs"/>
          <w:rtl/>
        </w:rPr>
        <w:t>ג הוא התנא שחולק על ר</w:t>
      </w:r>
      <w:r w:rsidR="0075729B">
        <w:rPr>
          <w:rtl/>
        </w:rPr>
        <w:t>"</w:t>
      </w:r>
      <w:r w:rsidRPr="00E30C5D">
        <w:rPr>
          <w:rFonts w:hint="cs"/>
          <w:rtl/>
        </w:rPr>
        <w:t>ע</w:t>
      </w:r>
    </w:p>
    <w:p w14:paraId="2B5309B4" w14:textId="77777777" w:rsidR="006666DF" w:rsidRPr="00C14A40" w:rsidRDefault="003E2DCC" w:rsidP="00992870">
      <w:pPr>
        <w:pStyle w:val="38"/>
        <w:framePr w:wrap="notBeside"/>
        <w:rPr>
          <w:rtl/>
        </w:rPr>
      </w:pPr>
      <w:r w:rsidRPr="00C14A40">
        <w:rPr>
          <w:rtl/>
        </w:rPr>
        <w:t>דתניא:</w:t>
      </w:r>
    </w:p>
    <w:p w14:paraId="587C1DC9" w14:textId="6DF00093" w:rsidR="003E2DCC" w:rsidRPr="006F178A" w:rsidRDefault="003E2DCC" w:rsidP="00992870">
      <w:pPr>
        <w:rPr>
          <w:rtl/>
        </w:rPr>
      </w:pPr>
      <w:r w:rsidRPr="006F178A">
        <w:rPr>
          <w:rFonts w:ascii="Fb Fontext" w:hAnsi="Fb Fontext"/>
          <w:rtl/>
        </w:rPr>
        <w:t xml:space="preserve">הנודר מן הבשר - אסור בכל מיני בשר, </w:t>
      </w:r>
      <w:r w:rsidRPr="006F178A">
        <w:rPr>
          <w:rtl/>
        </w:rPr>
        <w:t>בראש וברגלים בקנה בכבד בלב ובעופות, ומותר בבשר דגים וחגבים;</w:t>
      </w:r>
    </w:p>
    <w:p w14:paraId="57232490" w14:textId="77777777" w:rsidR="00992870" w:rsidRPr="00C14A40" w:rsidRDefault="003E2DCC" w:rsidP="00992870">
      <w:pPr>
        <w:pStyle w:val="38"/>
        <w:framePr w:wrap="notBeside"/>
        <w:rPr>
          <w:rtl/>
        </w:rPr>
      </w:pPr>
      <w:r w:rsidRPr="00C14A40">
        <w:rPr>
          <w:rtl/>
        </w:rPr>
        <w:t>רשב"ג:</w:t>
      </w:r>
    </w:p>
    <w:p w14:paraId="2C8F9245" w14:textId="69F93E00" w:rsidR="003E2DCC" w:rsidRPr="006F178A" w:rsidRDefault="003E2DCC" w:rsidP="003E2DCC">
      <w:pPr>
        <w:rPr>
          <w:rtl/>
        </w:rPr>
      </w:pPr>
      <w:r w:rsidRPr="006F178A">
        <w:rPr>
          <w:rtl/>
        </w:rPr>
        <w:t>הנודר מהבשר - אסור בכל מיני בשר, ומותר בראש ברגלים בקנה בכבד בלב ובעופות, וא</w:t>
      </w:r>
      <w:r w:rsidR="00C82464">
        <w:rPr>
          <w:rFonts w:hint="cs"/>
          <w:rtl/>
        </w:rPr>
        <w:t>צ"ל</w:t>
      </w:r>
      <w:r w:rsidRPr="006F178A">
        <w:rPr>
          <w:rtl/>
        </w:rPr>
        <w:t xml:space="preserve"> בשר דגים וחגבים.</w:t>
      </w:r>
    </w:p>
    <w:p w14:paraId="1BC7BEE5" w14:textId="77777777" w:rsidR="00992870" w:rsidRPr="00C14A40" w:rsidRDefault="003E2DCC" w:rsidP="00992870">
      <w:pPr>
        <w:pStyle w:val="38"/>
        <w:framePr w:wrap="notBeside"/>
        <w:rPr>
          <w:rtl/>
        </w:rPr>
      </w:pPr>
      <w:r w:rsidRPr="00C14A40">
        <w:rPr>
          <w:rtl/>
        </w:rPr>
        <w:t xml:space="preserve">רשב"ג: </w:t>
      </w:r>
    </w:p>
    <w:p w14:paraId="1AEB2A46" w14:textId="48EA913C" w:rsidR="003E2DCC" w:rsidRPr="006F178A" w:rsidRDefault="003E2DCC" w:rsidP="003E2DCC">
      <w:pPr>
        <w:rPr>
          <w:rtl/>
        </w:rPr>
      </w:pPr>
      <w:r w:rsidRPr="006F178A">
        <w:rPr>
          <w:rtl/>
        </w:rPr>
        <w:t>קרביים לאו בשר</w:t>
      </w:r>
      <w:r w:rsidR="00935C74">
        <w:rPr>
          <w:rFonts w:hint="cs"/>
          <w:rtl/>
        </w:rPr>
        <w:t>,</w:t>
      </w:r>
      <w:r w:rsidRPr="006F178A">
        <w:rPr>
          <w:rtl/>
        </w:rPr>
        <w:t xml:space="preserve"> ואוכליהן </w:t>
      </w:r>
      <w:r w:rsidR="009F2942">
        <w:rPr>
          <w:rStyle w:val="afffff0"/>
          <w:rFonts w:hint="cs"/>
          <w:rtl/>
        </w:rPr>
        <w:t xml:space="preserve">הקונה </w:t>
      </w:r>
      <w:r w:rsidR="009F2942">
        <w:rPr>
          <w:rFonts w:hint="cs"/>
          <w:rtl/>
        </w:rPr>
        <w:t>בטלה דעתם אצל בנ</w:t>
      </w:r>
      <w:r w:rsidR="0075729B">
        <w:rPr>
          <w:rtl/>
        </w:rPr>
        <w:t>"</w:t>
      </w:r>
      <w:r w:rsidR="009F2942">
        <w:rPr>
          <w:rFonts w:hint="cs"/>
          <w:rtl/>
        </w:rPr>
        <w:t xml:space="preserve">א. </w:t>
      </w:r>
    </w:p>
    <w:p w14:paraId="2CC14AA9" w14:textId="4F1FB164" w:rsidR="009352E2" w:rsidRPr="00E11907" w:rsidRDefault="00D3789A" w:rsidP="00E11907">
      <w:pPr>
        <w:pStyle w:val="affffb"/>
        <w:rPr>
          <w:rtl/>
        </w:rPr>
      </w:pPr>
      <w:r w:rsidRPr="00E11907">
        <w:rPr>
          <w:rFonts w:hint="cs"/>
          <w:rtl/>
        </w:rPr>
        <w:t>טעם ת</w:t>
      </w:r>
      <w:r w:rsidR="0075729B">
        <w:rPr>
          <w:rtl/>
        </w:rPr>
        <w:t>"</w:t>
      </w:r>
      <w:r w:rsidRPr="00E11907">
        <w:rPr>
          <w:rFonts w:hint="cs"/>
          <w:rtl/>
        </w:rPr>
        <w:t>ק</w:t>
      </w:r>
    </w:p>
    <w:p w14:paraId="55A187CF" w14:textId="77777777" w:rsidR="00992870" w:rsidRPr="00C14A40" w:rsidRDefault="003E2DCC" w:rsidP="00992870">
      <w:pPr>
        <w:pStyle w:val="38"/>
        <w:framePr w:wrap="notBeside"/>
        <w:rPr>
          <w:rFonts w:hint="cs"/>
          <w:rtl/>
        </w:rPr>
      </w:pPr>
      <w:r w:rsidRPr="00C14A40">
        <w:rPr>
          <w:rFonts w:hint="cs"/>
          <w:rtl/>
        </w:rPr>
        <w:t>לת</w:t>
      </w:r>
      <w:r w:rsidRPr="00C14A40">
        <w:rPr>
          <w:rtl/>
        </w:rPr>
        <w:t>"</w:t>
      </w:r>
      <w:r w:rsidRPr="00C14A40">
        <w:rPr>
          <w:rFonts w:hint="cs"/>
          <w:rtl/>
        </w:rPr>
        <w:t>ק</w:t>
      </w:r>
      <w:r w:rsidR="00935C74" w:rsidRPr="00C14A40">
        <w:rPr>
          <w:rFonts w:hint="cs"/>
          <w:rtl/>
        </w:rPr>
        <w:t>:</w:t>
      </w:r>
      <w:r w:rsidRPr="00C14A40">
        <w:rPr>
          <w:rFonts w:hint="cs"/>
          <w:rtl/>
        </w:rPr>
        <w:t xml:space="preserve"> </w:t>
      </w:r>
    </w:p>
    <w:p w14:paraId="28834CE3" w14:textId="3C3EF09D" w:rsidR="00935C74" w:rsidRDefault="003E2DCC" w:rsidP="003E2DCC">
      <w:pPr>
        <w:rPr>
          <w:rtl/>
        </w:rPr>
      </w:pPr>
      <w:r w:rsidRPr="006F178A">
        <w:rPr>
          <w:rFonts w:hint="cs"/>
          <w:rtl/>
        </w:rPr>
        <w:t>בשר עוף אסור</w:t>
      </w:r>
      <w:r w:rsidR="00935C74">
        <w:rPr>
          <w:rFonts w:hint="cs"/>
          <w:rtl/>
        </w:rPr>
        <w:t>,</w:t>
      </w:r>
      <w:r w:rsidRPr="006F178A">
        <w:rPr>
          <w:rFonts w:hint="cs"/>
          <w:rtl/>
        </w:rPr>
        <w:t xml:space="preserve"> </w:t>
      </w:r>
      <w:r w:rsidR="00CF1BA1">
        <w:rPr>
          <w:rFonts w:hint="cs"/>
          <w:rtl/>
        </w:rPr>
        <w:t>-</w:t>
      </w:r>
      <w:r w:rsidRPr="006F178A">
        <w:rPr>
          <w:rFonts w:hint="cs"/>
          <w:rtl/>
        </w:rPr>
        <w:t xml:space="preserve">דעביד שליח דמימליך עליה </w:t>
      </w:r>
    </w:p>
    <w:p w14:paraId="4AC184AA" w14:textId="5D340EEA" w:rsidR="003E2DCC" w:rsidRPr="006F178A" w:rsidRDefault="003E2DCC" w:rsidP="00992870">
      <w:pPr>
        <w:rPr>
          <w:rtl/>
        </w:rPr>
      </w:pPr>
      <w:r w:rsidRPr="006F178A">
        <w:rPr>
          <w:rFonts w:hint="cs"/>
          <w:rtl/>
        </w:rPr>
        <w:t xml:space="preserve">ועל דגים לא יביא </w:t>
      </w:r>
      <w:r w:rsidR="00343028">
        <w:rPr>
          <w:rtl/>
        </w:rPr>
        <w:tab/>
      </w:r>
      <w:r w:rsidR="00343028">
        <w:rPr>
          <w:rFonts w:hint="cs"/>
          <w:rtl/>
        </w:rPr>
        <w:t>-</w:t>
      </w:r>
      <w:r w:rsidRPr="006F178A">
        <w:rPr>
          <w:rFonts w:hint="cs"/>
          <w:rtl/>
        </w:rPr>
        <w:t>דמייר</w:t>
      </w:r>
      <w:r w:rsidR="00C82464">
        <w:rPr>
          <w:rFonts w:hint="cs"/>
          <w:rtl/>
        </w:rPr>
        <w:t>י</w:t>
      </w:r>
      <w:r w:rsidRPr="006F178A">
        <w:rPr>
          <w:rFonts w:hint="cs"/>
          <w:rtl/>
        </w:rPr>
        <w:t xml:space="preserve"> שהקיז דם דלא א</w:t>
      </w:r>
      <w:r w:rsidR="00CF1BA1">
        <w:rPr>
          <w:rFonts w:hint="cs"/>
          <w:rtl/>
        </w:rPr>
        <w:t>ו</w:t>
      </w:r>
      <w:r w:rsidRPr="006F178A">
        <w:rPr>
          <w:rFonts w:hint="cs"/>
          <w:rtl/>
        </w:rPr>
        <w:t>כל דגים</w:t>
      </w:r>
      <w:r w:rsidR="00C82464">
        <w:rPr>
          <w:rFonts w:hint="cs"/>
          <w:rtl/>
        </w:rPr>
        <w:t>.</w:t>
      </w:r>
      <w:r w:rsidRPr="006F178A">
        <w:rPr>
          <w:rFonts w:hint="cs"/>
          <w:rtl/>
        </w:rPr>
        <w:t xml:space="preserve"> </w:t>
      </w:r>
    </w:p>
    <w:p w14:paraId="7D0B414D" w14:textId="5AC027F0" w:rsidR="003E2DCC" w:rsidRPr="006F178A" w:rsidRDefault="00CF1BA1" w:rsidP="00992870">
      <w:pPr>
        <w:rPr>
          <w:rtl/>
        </w:rPr>
      </w:pPr>
      <w:r>
        <w:rPr>
          <w:rFonts w:hint="cs"/>
          <w:rtl/>
        </w:rPr>
        <w:t>ו</w:t>
      </w:r>
      <w:r w:rsidR="0052609B">
        <w:rPr>
          <w:rFonts w:hint="cs"/>
          <w:rtl/>
        </w:rPr>
        <w:t>אף</w:t>
      </w:r>
      <w:r w:rsidR="003E2DCC" w:rsidRPr="006F178A">
        <w:rPr>
          <w:rFonts w:hint="cs"/>
          <w:rtl/>
        </w:rPr>
        <w:t xml:space="preserve"> עופות לא אוכל </w:t>
      </w:r>
      <w:r w:rsidR="00BA6586">
        <w:rPr>
          <w:rStyle w:val="affffe"/>
          <w:rtl/>
        </w:rPr>
        <w:t>–</w:t>
      </w:r>
      <w:r w:rsidR="00BA6586">
        <w:rPr>
          <w:rStyle w:val="affffe"/>
          <w:rFonts w:hint="cs"/>
          <w:rtl/>
        </w:rPr>
        <w:t xml:space="preserve"> </w:t>
      </w:r>
      <w:r w:rsidR="003E2DCC" w:rsidRPr="0052757D">
        <w:rPr>
          <w:rStyle w:val="affffe"/>
          <w:rFonts w:hint="cs"/>
          <w:rtl/>
        </w:rPr>
        <w:t>כשמואל</w:t>
      </w:r>
      <w:r w:rsidR="00BA6586">
        <w:rPr>
          <w:rStyle w:val="affffe"/>
          <w:rFonts w:hint="cs"/>
          <w:rtl/>
        </w:rPr>
        <w:t>:</w:t>
      </w:r>
      <w:r w:rsidR="003E2DCC" w:rsidRPr="0052757D">
        <w:rPr>
          <w:rStyle w:val="affffe"/>
          <w:rFonts w:hint="cs"/>
          <w:rtl/>
        </w:rPr>
        <w:t xml:space="preserve"> </w:t>
      </w:r>
      <w:r w:rsidR="003E2DCC" w:rsidRPr="006F178A">
        <w:rPr>
          <w:rFonts w:hint="cs"/>
          <w:rtl/>
        </w:rPr>
        <w:t>ד</w:t>
      </w:r>
      <w:r w:rsidR="007773C3">
        <w:rPr>
          <w:rFonts w:hint="cs"/>
          <w:rtl/>
        </w:rPr>
        <w:t>המקיז דם ואוכל בשר עוף או צפור פורח ליבו כציפור.</w:t>
      </w:r>
    </w:p>
    <w:p w14:paraId="69A8B201" w14:textId="77777777" w:rsidR="00992870" w:rsidRPr="00C14A40" w:rsidRDefault="003E2DCC" w:rsidP="00992870">
      <w:pPr>
        <w:pStyle w:val="38"/>
        <w:framePr w:wrap="notBeside"/>
        <w:rPr>
          <w:rtl/>
        </w:rPr>
      </w:pPr>
      <w:r w:rsidRPr="00C14A40">
        <w:rPr>
          <w:rtl/>
        </w:rPr>
        <w:t>ותניא:</w:t>
      </w:r>
    </w:p>
    <w:p w14:paraId="33D5151E" w14:textId="2D7D3EE8" w:rsidR="003E2DCC" w:rsidRPr="006F178A" w:rsidRDefault="003E2DCC" w:rsidP="003E2DCC">
      <w:pPr>
        <w:rPr>
          <w:rtl/>
        </w:rPr>
      </w:pPr>
      <w:r w:rsidRPr="006F178A">
        <w:rPr>
          <w:rtl/>
        </w:rPr>
        <w:t xml:space="preserve">אין מקיזין לא על דגים </w:t>
      </w:r>
      <w:r w:rsidRPr="00295E41">
        <w:rPr>
          <w:rStyle w:val="afffa"/>
          <w:rtl/>
        </w:rPr>
        <w:t>ולא</w:t>
      </w:r>
      <w:r w:rsidRPr="006F178A">
        <w:rPr>
          <w:rtl/>
        </w:rPr>
        <w:t xml:space="preserve"> </w:t>
      </w:r>
      <w:r w:rsidRPr="00295E41">
        <w:rPr>
          <w:rStyle w:val="afffa"/>
          <w:rtl/>
        </w:rPr>
        <w:t>על</w:t>
      </w:r>
      <w:r w:rsidRPr="006F178A">
        <w:rPr>
          <w:rtl/>
        </w:rPr>
        <w:t xml:space="preserve"> </w:t>
      </w:r>
      <w:r w:rsidRPr="00295E41">
        <w:rPr>
          <w:rStyle w:val="afffa"/>
          <w:rtl/>
        </w:rPr>
        <w:t>עופות</w:t>
      </w:r>
      <w:r w:rsidRPr="006F178A">
        <w:rPr>
          <w:rtl/>
        </w:rPr>
        <w:t xml:space="preserve"> ולא על בשר מליח!</w:t>
      </w:r>
    </w:p>
    <w:p w14:paraId="17F3BD12" w14:textId="77777777" w:rsidR="00482CEE" w:rsidRPr="00C14A40" w:rsidRDefault="005703A1" w:rsidP="003E44F8">
      <w:pPr>
        <w:pStyle w:val="38"/>
        <w:framePr w:wrap="notBeside"/>
        <w:rPr>
          <w:rtl/>
        </w:rPr>
      </w:pPr>
      <w:r w:rsidRPr="00C14A40">
        <w:rPr>
          <w:rtl/>
        </w:rPr>
        <w:t>ותניא:</w:t>
      </w:r>
    </w:p>
    <w:p w14:paraId="1097FA57" w14:textId="2D906808" w:rsidR="003E2DCC" w:rsidRPr="00295E41" w:rsidRDefault="003E2DCC" w:rsidP="005703A1">
      <w:pPr>
        <w:rPr>
          <w:rStyle w:val="afffa"/>
          <w:rtl/>
        </w:rPr>
      </w:pPr>
      <w:r w:rsidRPr="00625DCC">
        <w:rPr>
          <w:spacing w:val="-4"/>
          <w:rtl/>
        </w:rPr>
        <w:t xml:space="preserve">הקיז דם לא יאכל לא חלב ולא גבינה, ולא ביצים ולא שחליים, </w:t>
      </w:r>
      <w:r w:rsidRPr="00295E41">
        <w:rPr>
          <w:rStyle w:val="afffa"/>
          <w:rtl/>
        </w:rPr>
        <w:t>ולא</w:t>
      </w:r>
      <w:r w:rsidRPr="00625DCC">
        <w:rPr>
          <w:spacing w:val="-4"/>
          <w:rtl/>
        </w:rPr>
        <w:t xml:space="preserve"> </w:t>
      </w:r>
      <w:r w:rsidRPr="00295E41">
        <w:rPr>
          <w:rStyle w:val="afffa"/>
          <w:rtl/>
        </w:rPr>
        <w:t>עופות</w:t>
      </w:r>
      <w:r w:rsidRPr="00625DCC">
        <w:rPr>
          <w:spacing w:val="-4"/>
          <w:rtl/>
        </w:rPr>
        <w:t xml:space="preserve"> ולא בשר מליח!</w:t>
      </w:r>
    </w:p>
    <w:p w14:paraId="69FE6961" w14:textId="77777777" w:rsidR="006666DF" w:rsidRPr="00C14A40" w:rsidRDefault="003E2DCC" w:rsidP="00992870">
      <w:pPr>
        <w:pStyle w:val="38"/>
        <w:framePr w:wrap="notBeside"/>
        <w:rPr>
          <w:rFonts w:hint="cs"/>
          <w:rtl/>
        </w:rPr>
      </w:pPr>
      <w:r w:rsidRPr="00C14A40">
        <w:rPr>
          <w:rFonts w:hint="cs"/>
          <w:rtl/>
        </w:rPr>
        <w:t>א.</w:t>
      </w:r>
    </w:p>
    <w:p w14:paraId="316B984C" w14:textId="2BA81370" w:rsidR="003E2DCC" w:rsidRPr="00295E41" w:rsidRDefault="003E2DCC" w:rsidP="003E2DCC">
      <w:pPr>
        <w:rPr>
          <w:rStyle w:val="afffa"/>
          <w:rtl/>
        </w:rPr>
      </w:pPr>
      <w:r w:rsidRPr="006F178A">
        <w:rPr>
          <w:rtl/>
        </w:rPr>
        <w:t>שאני עופות, דאפשר על ידי שליקה.</w:t>
      </w:r>
    </w:p>
    <w:p w14:paraId="6CF0BFC6" w14:textId="77777777" w:rsidR="006666DF" w:rsidRPr="00C14A40" w:rsidRDefault="003E2DCC" w:rsidP="00992870">
      <w:pPr>
        <w:pStyle w:val="38"/>
        <w:framePr w:wrap="notBeside"/>
        <w:rPr>
          <w:rtl/>
        </w:rPr>
      </w:pPr>
      <w:r w:rsidRPr="00C14A40">
        <w:rPr>
          <w:rFonts w:hint="cs"/>
          <w:rtl/>
        </w:rPr>
        <w:t xml:space="preserve">ב. </w:t>
      </w:r>
      <w:r w:rsidRPr="00C14A40">
        <w:rPr>
          <w:rtl/>
        </w:rPr>
        <w:t>אביי:</w:t>
      </w:r>
    </w:p>
    <w:p w14:paraId="7FC9DE44" w14:textId="601DA932" w:rsidR="00343028" w:rsidRDefault="003E2DCC" w:rsidP="003E2DCC">
      <w:pPr>
        <w:rPr>
          <w:rtl/>
        </w:rPr>
      </w:pPr>
      <w:r w:rsidRPr="006F178A">
        <w:rPr>
          <w:rtl/>
        </w:rPr>
        <w:t xml:space="preserve">כגון </w:t>
      </w:r>
      <w:r w:rsidRPr="006F178A">
        <w:rPr>
          <w:rFonts w:hint="cs"/>
          <w:rtl/>
        </w:rPr>
        <w:t>שכואבים לו העיניים</w:t>
      </w:r>
      <w:r w:rsidRPr="006F178A">
        <w:rPr>
          <w:rtl/>
        </w:rPr>
        <w:t>, דדגים קשין לעינים.</w:t>
      </w:r>
      <w:r w:rsidRPr="006F178A">
        <w:rPr>
          <w:rFonts w:hint="cs"/>
          <w:rtl/>
        </w:rPr>
        <w:t xml:space="preserve"> </w:t>
      </w:r>
    </w:p>
    <w:p w14:paraId="134EFDB1" w14:textId="77777777" w:rsidR="006666DF" w:rsidRPr="00C14A40" w:rsidRDefault="003E2DCC" w:rsidP="00992870">
      <w:pPr>
        <w:pStyle w:val="38"/>
        <w:framePr w:wrap="notBeside"/>
        <w:rPr>
          <w:rtl/>
        </w:rPr>
      </w:pPr>
      <w:r w:rsidRPr="00C14A40">
        <w:rPr>
          <w:rFonts w:hint="cs"/>
          <w:rtl/>
        </w:rPr>
        <w:t>והך דשמואל</w:t>
      </w:r>
      <w:r w:rsidRPr="00C14A40">
        <w:rPr>
          <w:rtl/>
        </w:rPr>
        <w:t>:</w:t>
      </w:r>
    </w:p>
    <w:p w14:paraId="09126DEF" w14:textId="77777777" w:rsidR="006666DF" w:rsidRDefault="003E2DCC" w:rsidP="00343028">
      <w:pPr>
        <w:rPr>
          <w:rtl/>
        </w:rPr>
      </w:pPr>
      <w:r w:rsidRPr="006F178A">
        <w:rPr>
          <w:rtl/>
        </w:rPr>
        <w:t>נו"ן סמ"ך עי"ן נונא ס</w:t>
      </w:r>
      <w:r w:rsidR="00162083">
        <w:rPr>
          <w:rFonts w:hint="cs"/>
          <w:rtl/>
        </w:rPr>
        <w:t>ם</w:t>
      </w:r>
      <w:r w:rsidRPr="006F178A">
        <w:rPr>
          <w:rtl/>
        </w:rPr>
        <w:t xml:space="preserve"> לעינים!</w:t>
      </w:r>
      <w:r w:rsidR="00343028">
        <w:rPr>
          <w:rFonts w:hint="cs"/>
          <w:rtl/>
        </w:rPr>
        <w:t>-</w:t>
      </w:r>
      <w:r w:rsidRPr="006F178A">
        <w:rPr>
          <w:rFonts w:hint="cs"/>
          <w:rtl/>
        </w:rPr>
        <w:t xml:space="preserve">הינו בסוף החולי </w:t>
      </w:r>
    </w:p>
    <w:p w14:paraId="5508F7F3" w14:textId="100993D2"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541D0C3A" w14:textId="77777777" w:rsidR="003E2DCC" w:rsidRPr="006F178A" w:rsidRDefault="003E2DCC" w:rsidP="00A522DC">
      <w:pPr>
        <w:pStyle w:val="a3"/>
        <w:framePr w:wrap="around"/>
        <w:rPr>
          <w:rtl/>
        </w:rPr>
      </w:pPr>
      <w:r w:rsidRPr="006F178A">
        <w:rPr>
          <w:rtl/>
        </w:rPr>
        <w:t>נה.</w:t>
      </w:r>
    </w:p>
    <w:p>
      <w:pPr>
        <w:pStyle w:val="afffffb"/>
        <w:rPr>
          <w:ins w:id="20409" w:author="קלוד" w:date="2026-10-06T10:09:38Z"/>
        </w:rPr>
      </w:pPr>
      <w:ins w:id="20408" w:author="קלוד" w:date="2026-10-06T10:09:38Z">
        <w:r>
          <w:t xml:space="preserve">משנה ב</w:t>
        </w:r>
      </w:ins>
    </w:p>
    <w:p w14:paraId="354AFAE0" w14:textId="77777777" w:rsidR="009B660A" w:rsidRDefault="003E2DCC" w:rsidP="003E2DCC">
      <w:pPr>
        <w:pStyle w:val="afff5"/>
        <w:rPr>
          <w:rtl/>
        </w:rPr>
      </w:pPr>
      <w:r w:rsidRPr="006F178A">
        <w:rPr>
          <w:rtl/>
        </w:rPr>
        <w:t xml:space="preserve">הנודר מן הדגן </w:t>
      </w:r>
    </w:p>
    <w:p w14:paraId="1876644C" w14:textId="2B774F4D" w:rsidR="003E2DCC" w:rsidRPr="006F178A" w:rsidRDefault="009B660A" w:rsidP="003E2DCC">
      <w:pPr>
        <w:pStyle w:val="afff5"/>
        <w:rPr>
          <w:rtl/>
        </w:rPr>
      </w:pPr>
      <w:r w:rsidRPr="009B660A">
        <w:rPr>
          <w:rStyle w:val="TanaimMishna"/>
          <w:rFonts w:hint="cs"/>
          <w:rtl/>
          <w:rPrChange w:id="20159" w:author="קלוד" w:date="2026-10-06T10:09:38Z">
            <w:rPr>
              <w:rStyle w:val="affffe"/>
              <w:rFonts w:hint="cs"/>
              <w:rtl/>
            </w:rPr>
          </w:rPrChange>
        </w:rPr>
        <w:t>לר</w:t>
      </w:r>
      <w:r w:rsidR="0075729B">
        <w:rPr>
          <w:rStyle w:val="TanaimMishna"/>
          <w:rtl/>
          <w:rPrChange w:id="20160" w:author="קלוד" w:date="2026-10-06T10:09:38Z">
            <w:rPr>
              <w:rStyle w:val="affffe"/>
              <w:rtl/>
            </w:rPr>
          </w:rPrChange>
        </w:rPr>
        <w:t>"</w:t>
      </w:r>
      <w:r w:rsidRPr="009B660A">
        <w:rPr>
          <w:rStyle w:val="TanaimMishna"/>
          <w:rFonts w:hint="cs"/>
          <w:rtl/>
          <w:rPrChange w:id="20161" w:author="קלוד" w:date="2026-10-06T10:09:38Z">
            <w:rPr>
              <w:rStyle w:val="affffe"/>
              <w:rFonts w:hint="cs"/>
              <w:rtl/>
            </w:rPr>
          </w:rPrChange>
        </w:rPr>
        <w:t>מ:</w:t>
      </w:r>
      <w:r>
        <w:rPr>
          <w:rFonts w:hint="cs"/>
          <w:rtl/>
        </w:rPr>
        <w:t xml:space="preserve"> </w:t>
      </w:r>
      <w:r w:rsidR="003E2DCC" w:rsidRPr="006F178A">
        <w:rPr>
          <w:rtl/>
        </w:rPr>
        <w:t xml:space="preserve">אסור בפול המצרי יבש, </w:t>
      </w:r>
      <w:r w:rsidR="003E2DCC" w:rsidRPr="009B660A">
        <w:rPr>
          <w:rStyle w:val="TanaimMishna"/>
          <w:rtl/>
          <w:rPrChange w:id="20162" w:author="קלוד" w:date="2026-10-06T10:09:38Z">
            <w:rPr>
              <w:rStyle w:val="affffe"/>
              <w:rtl/>
            </w:rPr>
          </w:rPrChange>
        </w:rPr>
        <w:t>וחכ"א:</w:t>
      </w:r>
      <w:r w:rsidR="003E2DCC" w:rsidRPr="006F178A">
        <w:rPr>
          <w:rtl/>
        </w:rPr>
        <w:t xml:space="preserve"> אסור </w:t>
      </w:r>
      <w:r>
        <w:rPr>
          <w:rFonts w:hint="cs"/>
          <w:rtl/>
        </w:rPr>
        <w:t>רק</w:t>
      </w:r>
      <w:r w:rsidR="003E2DCC" w:rsidRPr="006F178A">
        <w:rPr>
          <w:rtl/>
        </w:rPr>
        <w:t xml:space="preserve"> בחמשת המינין;</w:t>
      </w:r>
    </w:p>
    <w:p w14:paraId="10F27AAC" w14:textId="5ED9D86B" w:rsidR="003E2DCC" w:rsidRPr="006F178A" w:rsidRDefault="003E2DCC" w:rsidP="00992870">
      <w:pPr>
        <w:pStyle w:val="afff5"/>
        <w:spacing w:after="60"/>
        <w:rPr>
          <w:rtl/>
        </w:rPr>
      </w:pPr>
      <w:r w:rsidRPr="009B660A">
        <w:rPr>
          <w:rStyle w:val="TanaimMishna"/>
          <w:rtl/>
          <w:rPrChange w:id="20163" w:author="קלוד" w:date="2026-10-06T10:09:38Z">
            <w:rPr>
              <w:rStyle w:val="affffe"/>
              <w:rtl/>
            </w:rPr>
          </w:rPrChange>
        </w:rPr>
        <w:t>ר</w:t>
      </w:r>
      <w:r w:rsidR="009B660A">
        <w:rPr>
          <w:rStyle w:val="TanaimMishna"/>
          <w:rFonts w:hint="cs"/>
          <w:rtl/>
          <w:rPrChange w:id="20164" w:author="קלוד" w:date="2026-10-06T10:09:38Z">
            <w:rPr>
              <w:rStyle w:val="affffe"/>
              <w:rFonts w:hint="cs"/>
              <w:rtl/>
            </w:rPr>
          </w:rPrChange>
        </w:rPr>
        <w:t>"מ</w:t>
      </w:r>
      <w:r w:rsidRPr="009B660A">
        <w:rPr>
          <w:rStyle w:val="TanaimMishna"/>
          <w:rtl/>
          <w:rPrChange w:id="20165" w:author="קלוד" w:date="2026-10-06T10:09:38Z">
            <w:rPr>
              <w:rStyle w:val="affffe"/>
              <w:rtl/>
            </w:rPr>
          </w:rPrChange>
        </w:rPr>
        <w:t>:</w:t>
      </w:r>
      <w:r w:rsidRPr="006F178A">
        <w:rPr>
          <w:rtl/>
        </w:rPr>
        <w:t xml:space="preserve"> הנודר מן התבואה - אסור </w:t>
      </w:r>
      <w:r w:rsidR="009B660A">
        <w:rPr>
          <w:rFonts w:hint="cs"/>
          <w:rtl/>
        </w:rPr>
        <w:t>רק</w:t>
      </w:r>
      <w:r w:rsidRPr="006F178A">
        <w:rPr>
          <w:rtl/>
        </w:rPr>
        <w:t xml:space="preserve"> מחמשת המינין,</w:t>
      </w:r>
      <w:r w:rsidR="0075729B">
        <w:rPr>
          <w:rtl/>
        </w:rPr>
        <w:t xml:space="preserve"> </w:t>
      </w:r>
      <w:r w:rsidRPr="006F178A">
        <w:rPr>
          <w:rtl/>
        </w:rPr>
        <w:t>אבל הנודר מהדגן - אסור בכל, ומותר בפירות האילן ובירק.</w:t>
      </w:r>
    </w:p>
    <w:p w14:paraId="3A583AA1" w14:textId="77777777" w:rsidR="006666DF" w:rsidRPr="00C14A40" w:rsidRDefault="00E822D3" w:rsidP="00992870">
      <w:pPr>
        <w:pStyle w:val="38"/>
        <w:framePr w:wrap="notBeside"/>
        <w:rPr>
          <w:rtl/>
        </w:rPr>
      </w:pPr>
      <w:r w:rsidRPr="00C14A40">
        <w:rPr>
          <w:rFonts w:hint="cs"/>
          <w:rtl/>
        </w:rPr>
        <w:t>ל</w:t>
      </w:r>
      <w:r w:rsidR="003E2DCC" w:rsidRPr="00C14A40">
        <w:rPr>
          <w:rtl/>
        </w:rPr>
        <w:t>מימרא</w:t>
      </w:r>
    </w:p>
    <w:p w14:paraId="5C4C0DCB" w14:textId="23101090" w:rsidR="00230549" w:rsidRPr="00992870" w:rsidRDefault="003E2DCC" w:rsidP="003E2DCC">
      <w:pPr>
        <w:rPr>
          <w:rtl/>
        </w:rPr>
      </w:pPr>
      <w:r w:rsidRPr="006F178A">
        <w:rPr>
          <w:rFonts w:ascii="Fb Fontext" w:hAnsi="Fb Fontext"/>
          <w:rtl/>
        </w:rPr>
        <w:t>ד</w:t>
      </w:r>
      <w:r w:rsidRPr="00295E41">
        <w:rPr>
          <w:rStyle w:val="afffa"/>
          <w:rtl/>
        </w:rPr>
        <w:t>דגן</w:t>
      </w:r>
      <w:r w:rsidRPr="006F178A">
        <w:rPr>
          <w:rFonts w:ascii="Fb Fontext" w:hAnsi="Fb Fontext"/>
          <w:rtl/>
        </w:rPr>
        <w:t xml:space="preserve"> כל דמידגן משמע, </w:t>
      </w:r>
    </w:p>
    <w:p w14:paraId="2E2BB3A3" w14:textId="77777777" w:rsidR="006666DF" w:rsidRPr="00C14A40" w:rsidRDefault="003E2DCC" w:rsidP="00992870">
      <w:pPr>
        <w:pStyle w:val="38"/>
        <w:framePr w:wrap="notBeside"/>
        <w:rPr>
          <w:rtl/>
        </w:rPr>
      </w:pPr>
      <w:r w:rsidRPr="00C14A40">
        <w:rPr>
          <w:rtl/>
        </w:rPr>
        <w:t>מתיב רב יוסף:</w:t>
      </w:r>
    </w:p>
    <w:p w14:paraId="77555274" w14:textId="5F0FEB3F" w:rsidR="00E822D3" w:rsidRDefault="003E2DCC" w:rsidP="003E2DCC">
      <w:pPr>
        <w:rPr>
          <w:rFonts w:ascii="Fb Fontext" w:hAnsi="Fb Fontext"/>
          <w:rtl/>
        </w:rPr>
      </w:pPr>
      <w:r w:rsidRPr="00E822D3">
        <w:rPr>
          <w:rStyle w:val="affffa"/>
          <w:rtl/>
        </w:rPr>
        <w:t>וכפרוץ הדבר הרבו</w:t>
      </w:r>
      <w:r w:rsidR="0075729B">
        <w:rPr>
          <w:rStyle w:val="affffa"/>
          <w:rtl/>
        </w:rPr>
        <w:t>.</w:t>
      </w:r>
      <w:r w:rsidR="00230549">
        <w:rPr>
          <w:rStyle w:val="affffa"/>
          <w:rFonts w:hint="cs"/>
          <w:rtl/>
        </w:rPr>
        <w:t>..</w:t>
      </w:r>
      <w:r w:rsidRPr="00E822D3">
        <w:rPr>
          <w:rStyle w:val="affffa"/>
          <w:rtl/>
        </w:rPr>
        <w:t>ראשית דגן תירוש ויצהר</w:t>
      </w:r>
      <w:r w:rsidRPr="00E822D3">
        <w:rPr>
          <w:rStyle w:val="affffa"/>
          <w:rFonts w:hint="cs"/>
          <w:rtl/>
        </w:rPr>
        <w:t xml:space="preserve"> </w:t>
      </w:r>
      <w:r w:rsidRPr="00E822D3">
        <w:rPr>
          <w:rStyle w:val="affffa"/>
          <w:rtl/>
        </w:rPr>
        <w:t>וגו',</w:t>
      </w:r>
      <w:r w:rsidRPr="006F178A">
        <w:rPr>
          <w:rFonts w:ascii="Fb Fontext" w:hAnsi="Fb Fontext"/>
          <w:rtl/>
        </w:rPr>
        <w:t xml:space="preserve"> </w:t>
      </w:r>
    </w:p>
    <w:p w14:paraId="3E9E9993" w14:textId="77777777" w:rsidR="00992870" w:rsidRPr="00C14A40" w:rsidRDefault="003E2DCC" w:rsidP="00992870">
      <w:pPr>
        <w:pStyle w:val="38"/>
        <w:framePr w:wrap="notBeside"/>
        <w:rPr>
          <w:rtl/>
        </w:rPr>
      </w:pPr>
      <w:r w:rsidRPr="00C14A40">
        <w:rPr>
          <w:rtl/>
        </w:rPr>
        <w:t xml:space="preserve">ואי אמרת: </w:t>
      </w:r>
    </w:p>
    <w:p w14:paraId="1E71F27A" w14:textId="5839DB4A" w:rsidR="00230549" w:rsidRDefault="003E2DCC" w:rsidP="00992870">
      <w:pPr>
        <w:rPr>
          <w:rStyle w:val="affffe"/>
          <w:rtl/>
        </w:rPr>
      </w:pPr>
      <w:r w:rsidRPr="006F178A">
        <w:rPr>
          <w:rFonts w:ascii="Fb Fontext" w:hAnsi="Fb Fontext"/>
          <w:rtl/>
        </w:rPr>
        <w:t xml:space="preserve">דגן כל דמידגן משמע, </w:t>
      </w:r>
      <w:r w:rsidRPr="006F178A">
        <w:rPr>
          <w:rtl/>
        </w:rPr>
        <w:t>מאי</w:t>
      </w:r>
      <w:r w:rsidRPr="00A824E4">
        <w:rPr>
          <w:rStyle w:val="affffa"/>
          <w:rtl/>
        </w:rPr>
        <w:t xml:space="preserve"> </w:t>
      </w:r>
      <w:r w:rsidRPr="00A824E4">
        <w:rPr>
          <w:rStyle w:val="affffa"/>
          <w:rFonts w:hint="cs"/>
          <w:rtl/>
        </w:rPr>
        <w:t>'</w:t>
      </w:r>
      <w:r w:rsidRPr="00A824E4">
        <w:rPr>
          <w:rStyle w:val="affffa"/>
          <w:rtl/>
        </w:rPr>
        <w:t>כפרוץ הדבר הרבו</w:t>
      </w:r>
      <w:r w:rsidRPr="00A824E4">
        <w:rPr>
          <w:rStyle w:val="affffa"/>
          <w:rFonts w:hint="cs"/>
          <w:rtl/>
        </w:rPr>
        <w:t>'</w:t>
      </w:r>
    </w:p>
    <w:p w14:paraId="5AE59714" w14:textId="77777777" w:rsidR="00992870" w:rsidRPr="00C14A40" w:rsidRDefault="003E2DCC" w:rsidP="00992870">
      <w:pPr>
        <w:pStyle w:val="38"/>
        <w:framePr w:wrap="notBeside"/>
        <w:rPr>
          <w:rtl/>
        </w:rPr>
      </w:pPr>
      <w:r w:rsidRPr="00C14A40">
        <w:rPr>
          <w:rtl/>
        </w:rPr>
        <w:t xml:space="preserve">אמר אביי: </w:t>
      </w:r>
    </w:p>
    <w:p w14:paraId="07B5AD36" w14:textId="3870CFED" w:rsidR="003E2DCC" w:rsidRPr="006F178A" w:rsidRDefault="003E2DCC" w:rsidP="00230549">
      <w:pPr>
        <w:rPr>
          <w:rtl/>
        </w:rPr>
      </w:pPr>
      <w:r w:rsidRPr="00230549">
        <w:rPr>
          <w:rtl/>
        </w:rPr>
        <w:t>ל</w:t>
      </w:r>
      <w:r w:rsidRPr="006F178A">
        <w:rPr>
          <w:rtl/>
        </w:rPr>
        <w:t>אתויי פירות האילן וירק.</w:t>
      </w:r>
    </w:p>
    <w:p w14:paraId="46779CE9" w14:textId="77777777" w:rsidR="003E2DCC" w:rsidRPr="006F178A" w:rsidRDefault="003E2DCC" w:rsidP="000F1DD4">
      <w:pPr>
        <w:pStyle w:val="afffd"/>
        <w:rPr>
          <w:rtl/>
        </w:rPr>
      </w:pPr>
      <w:ins w:id="9888" w:author="מספור קטעי משנה" w:date="2026-10-06T06:45:39Z">
        <w:r>
          <w:rPr>
            <w:rStyle w:val="MisparKeta"/>
          </w:rPr>
          <w:t xml:space="preserve">ג. </w:t>
        </w:r>
      </w:ins>
      <w:r w:rsidRPr="006F178A">
        <w:rPr>
          <w:rtl/>
        </w:rPr>
        <w:t>ר' מאיר אומר: הנודר מן התבואה וכו'.</w:t>
      </w:r>
    </w:p>
    <w:p w14:paraId="0C393333" w14:textId="77777777" w:rsidR="006666DF" w:rsidRPr="00C14A40" w:rsidRDefault="003E2DCC" w:rsidP="00992870">
      <w:pPr>
        <w:pStyle w:val="38"/>
        <w:framePr w:wrap="notBeside"/>
        <w:rPr>
          <w:rtl/>
        </w:rPr>
      </w:pPr>
      <w:r w:rsidRPr="00C14A40">
        <w:rPr>
          <w:rtl/>
        </w:rPr>
        <w:t>ר</w:t>
      </w:r>
      <w:r w:rsidRPr="00C14A40">
        <w:rPr>
          <w:rFonts w:hint="cs"/>
          <w:rtl/>
        </w:rPr>
        <w:t>י</w:t>
      </w:r>
      <w:r w:rsidRPr="00C14A40">
        <w:rPr>
          <w:rtl/>
        </w:rPr>
        <w:t>"</w:t>
      </w:r>
      <w:r w:rsidRPr="00C14A40">
        <w:rPr>
          <w:rFonts w:hint="cs"/>
          <w:rtl/>
        </w:rPr>
        <w:t>ו:</w:t>
      </w:r>
    </w:p>
    <w:p w14:paraId="426D9A99" w14:textId="5D9730D5" w:rsidR="00992870" w:rsidRDefault="003E2DCC" w:rsidP="003E2DCC">
      <w:pPr>
        <w:rPr>
          <w:rtl/>
        </w:rPr>
      </w:pPr>
      <w:r w:rsidRPr="00295E41">
        <w:rPr>
          <w:rStyle w:val="afffa"/>
          <w:rtl/>
        </w:rPr>
        <w:t>הכל מודים</w:t>
      </w:r>
      <w:r w:rsidRPr="006F178A">
        <w:rPr>
          <w:rtl/>
        </w:rPr>
        <w:t xml:space="preserve"> בנודר מהתבואה, שאסור </w:t>
      </w:r>
      <w:r w:rsidR="00EC3485">
        <w:rPr>
          <w:rFonts w:hint="cs"/>
          <w:rtl/>
        </w:rPr>
        <w:t>רק</w:t>
      </w:r>
      <w:r w:rsidRPr="006F178A">
        <w:rPr>
          <w:rtl/>
        </w:rPr>
        <w:t xml:space="preserve"> </w:t>
      </w:r>
      <w:r w:rsidR="00EC3485">
        <w:rPr>
          <w:rFonts w:hint="cs"/>
          <w:rtl/>
        </w:rPr>
        <w:t>ב</w:t>
      </w:r>
      <w:r w:rsidRPr="006F178A">
        <w:rPr>
          <w:rtl/>
        </w:rPr>
        <w:t>חמשת המינין.</w:t>
      </w:r>
      <w:r w:rsidRPr="006F178A">
        <w:rPr>
          <w:rFonts w:hint="cs"/>
          <w:rtl/>
        </w:rPr>
        <w:t xml:space="preserve"> </w:t>
      </w:r>
    </w:p>
    <w:p w14:paraId="566482CB" w14:textId="77777777" w:rsidR="006666DF" w:rsidRPr="00C14A40" w:rsidRDefault="003E2DCC" w:rsidP="00992870">
      <w:pPr>
        <w:pStyle w:val="38"/>
        <w:framePr w:wrap="notBeside"/>
        <w:rPr>
          <w:rFonts w:hint="cs"/>
          <w:rtl/>
        </w:rPr>
      </w:pPr>
      <w:r w:rsidRPr="00C14A40">
        <w:rPr>
          <w:rFonts w:hint="cs"/>
          <w:rtl/>
        </w:rPr>
        <w:t>ותנ</w:t>
      </w:r>
      <w:r w:rsidRPr="00C14A40">
        <w:rPr>
          <w:rtl/>
        </w:rPr>
        <w:t>"</w:t>
      </w:r>
      <w:r w:rsidRPr="00C14A40">
        <w:rPr>
          <w:rFonts w:hint="cs"/>
          <w:rtl/>
        </w:rPr>
        <w:t>ה</w:t>
      </w:r>
    </w:p>
    <w:p w14:paraId="75CB7D85" w14:textId="096DDA83" w:rsidR="003E2DCC" w:rsidRPr="006F178A" w:rsidRDefault="003E2DCC" w:rsidP="009E19CB">
      <w:pPr>
        <w:spacing w:after="60"/>
        <w:rPr>
          <w:rtl/>
        </w:rPr>
      </w:pPr>
      <w:r w:rsidRPr="00992870">
        <w:rPr>
          <w:rStyle w:val="affffe"/>
          <w:rFonts w:hint="cs"/>
          <w:rtl/>
        </w:rPr>
        <w:t>וקמ</w:t>
      </w:r>
      <w:r w:rsidRPr="00992870">
        <w:rPr>
          <w:rStyle w:val="affffe"/>
          <w:rtl/>
        </w:rPr>
        <w:t>"</w:t>
      </w:r>
      <w:r w:rsidRPr="00992870">
        <w:rPr>
          <w:rStyle w:val="affffe"/>
          <w:rFonts w:hint="cs"/>
          <w:rtl/>
        </w:rPr>
        <w:t>ל</w:t>
      </w:r>
      <w:r w:rsidRPr="006F178A">
        <w:rPr>
          <w:rFonts w:hint="cs"/>
          <w:rtl/>
        </w:rPr>
        <w:t xml:space="preserve"> דתבואה לא משמע כל מילי </w:t>
      </w:r>
    </w:p>
    <w:p w14:paraId="4D7CDDF8" w14:textId="77777777" w:rsidR="00992870" w:rsidRPr="00C14A40" w:rsidRDefault="003E2DCC" w:rsidP="00992870">
      <w:pPr>
        <w:pStyle w:val="38"/>
        <w:framePr w:wrap="notBeside"/>
        <w:rPr>
          <w:rtl/>
        </w:rPr>
      </w:pPr>
      <w:r w:rsidRPr="00C14A40">
        <w:rPr>
          <w:rtl/>
        </w:rPr>
        <w:t xml:space="preserve">מתיב רב יוסף: </w:t>
      </w:r>
    </w:p>
    <w:p w14:paraId="1A9B4038" w14:textId="71330612" w:rsidR="003E2DCC" w:rsidRPr="006F178A" w:rsidRDefault="003E2DCC" w:rsidP="003E2DCC">
      <w:pPr>
        <w:rPr>
          <w:rFonts w:ascii="Fb Fontext" w:hAnsi="Fb Fontext"/>
          <w:rtl/>
        </w:rPr>
      </w:pPr>
      <w:r w:rsidRPr="00CF2EC9">
        <w:rPr>
          <w:rStyle w:val="affffa"/>
          <w:rtl/>
        </w:rPr>
        <w:t xml:space="preserve">וכפרוץ הדבר הרבו בני ישראל </w:t>
      </w:r>
      <w:r w:rsidR="00CF2EC9">
        <w:rPr>
          <w:rStyle w:val="affffa"/>
          <w:rFonts w:hint="cs"/>
          <w:rtl/>
        </w:rPr>
        <w:t>וגו</w:t>
      </w:r>
      <w:r w:rsidRPr="00CF2EC9">
        <w:rPr>
          <w:rStyle w:val="affffa"/>
          <w:rtl/>
        </w:rPr>
        <w:t>!</w:t>
      </w:r>
    </w:p>
    <w:p w14:paraId="6F7B9273" w14:textId="77777777" w:rsidR="006666DF" w:rsidRPr="00C14A40" w:rsidRDefault="003E2DCC" w:rsidP="00992870">
      <w:pPr>
        <w:pStyle w:val="38"/>
        <w:framePr w:wrap="notBeside"/>
        <w:rPr>
          <w:rtl/>
        </w:rPr>
      </w:pPr>
      <w:r w:rsidRPr="00C14A40">
        <w:rPr>
          <w:rtl/>
        </w:rPr>
        <w:t>אמר רבא:</w:t>
      </w:r>
    </w:p>
    <w:p w14:paraId="50FB6335" w14:textId="68FA9038" w:rsidR="003E2DCC" w:rsidRPr="006F178A" w:rsidRDefault="003E2DCC" w:rsidP="003E2DCC">
      <w:pPr>
        <w:rPr>
          <w:rFonts w:ascii="Fb Fontext" w:hAnsi="Fb Fontext"/>
          <w:rtl/>
        </w:rPr>
      </w:pPr>
      <w:r w:rsidRPr="006F178A">
        <w:rPr>
          <w:rFonts w:ascii="Fb Fontext" w:hAnsi="Fb Fontext"/>
          <w:rtl/>
        </w:rPr>
        <w:t>תבואה לחוד, תבואת שדה לחוד.</w:t>
      </w:r>
    </w:p>
    <w:p w14:paraId="15258E51" w14:textId="77777777" w:rsidR="00992870" w:rsidRPr="00C14A40" w:rsidRDefault="003E2DCC" w:rsidP="00992870">
      <w:pPr>
        <w:pStyle w:val="38"/>
        <w:framePr w:wrap="notBeside"/>
        <w:rPr>
          <w:rFonts w:hint="cs"/>
          <w:rtl/>
        </w:rPr>
      </w:pPr>
      <w:r w:rsidRPr="00C14A40">
        <w:rPr>
          <w:rtl/>
        </w:rPr>
        <w:t>ב</w:t>
      </w:r>
      <w:r w:rsidR="009C4337" w:rsidRPr="00C14A40">
        <w:rPr>
          <w:rFonts w:hint="cs"/>
          <w:rtl/>
        </w:rPr>
        <w:t>מ"ש:</w:t>
      </w:r>
      <w:r w:rsidRPr="00C14A40">
        <w:rPr>
          <w:rtl/>
        </w:rPr>
        <w:t xml:space="preserve"> </w:t>
      </w:r>
    </w:p>
    <w:p w14:paraId="5D201F67" w14:textId="6923955A" w:rsidR="009C4337" w:rsidRDefault="003E2DCC" w:rsidP="003E2DCC">
      <w:pPr>
        <w:rPr>
          <w:rtl/>
        </w:rPr>
      </w:pPr>
      <w:r w:rsidRPr="006F178A">
        <w:rPr>
          <w:rFonts w:hint="cs"/>
          <w:rtl/>
        </w:rPr>
        <w:t>ציווה לגבות י</w:t>
      </w:r>
      <w:r w:rsidRPr="006F178A">
        <w:rPr>
          <w:rtl/>
        </w:rPr>
        <w:t>"</w:t>
      </w:r>
      <w:r w:rsidRPr="006F178A">
        <w:rPr>
          <w:rFonts w:hint="cs"/>
          <w:rtl/>
        </w:rPr>
        <w:t xml:space="preserve">ג אלף זוז </w:t>
      </w:r>
      <w:r w:rsidRPr="009C4337">
        <w:rPr>
          <w:rStyle w:val="affffe"/>
          <w:rFonts w:hint="cs"/>
          <w:rtl/>
        </w:rPr>
        <w:t>לרבא</w:t>
      </w:r>
      <w:r w:rsidR="009C4337">
        <w:rPr>
          <w:rStyle w:val="affffe"/>
          <w:rFonts w:hint="cs"/>
          <w:rtl/>
        </w:rPr>
        <w:t>:</w:t>
      </w:r>
      <w:r w:rsidRPr="009C4337">
        <w:rPr>
          <w:rStyle w:val="affffe"/>
          <w:rFonts w:hint="cs"/>
          <w:rtl/>
        </w:rPr>
        <w:t xml:space="preserve"> </w:t>
      </w:r>
      <w:r w:rsidRPr="006F178A">
        <w:rPr>
          <w:rFonts w:hint="cs"/>
          <w:rtl/>
        </w:rPr>
        <w:t>מכל מי שעולה מ</w:t>
      </w:r>
      <w:r w:rsidRPr="006F178A">
        <w:rPr>
          <w:rtl/>
        </w:rPr>
        <w:t xml:space="preserve">נהר פניא, </w:t>
      </w:r>
    </w:p>
    <w:p w14:paraId="05A28ED0" w14:textId="77777777" w:rsidR="0024261A" w:rsidRDefault="003E2DCC" w:rsidP="003E2DCC">
      <w:pPr>
        <w:rPr>
          <w:rtl/>
        </w:rPr>
      </w:pPr>
      <w:r w:rsidRPr="00CF2EC9">
        <w:rPr>
          <w:rStyle w:val="affffe"/>
          <w:rtl/>
        </w:rPr>
        <w:t xml:space="preserve">שלחה רבא לפני דרב יוסף: </w:t>
      </w:r>
      <w:r w:rsidRPr="006F178A">
        <w:rPr>
          <w:rtl/>
        </w:rPr>
        <w:t xml:space="preserve">עללתא היכי מיקריא? </w:t>
      </w:r>
    </w:p>
    <w:p w14:paraId="0378E46B" w14:textId="77777777" w:rsidR="00992870" w:rsidRPr="00C14A40" w:rsidRDefault="003E2DCC" w:rsidP="00992870">
      <w:pPr>
        <w:pStyle w:val="38"/>
        <w:framePr w:wrap="notBeside"/>
        <w:rPr>
          <w:rtl/>
        </w:rPr>
      </w:pPr>
      <w:r w:rsidRPr="00C14A40">
        <w:rPr>
          <w:rtl/>
        </w:rPr>
        <w:t xml:space="preserve">רב יוסף, </w:t>
      </w:r>
    </w:p>
    <w:p w14:paraId="5719D14D" w14:textId="21C4518A" w:rsidR="003E2DCC" w:rsidRPr="006F178A" w:rsidRDefault="003E2DCC" w:rsidP="003E2DCC">
      <w:pPr>
        <w:rPr>
          <w:rtl/>
        </w:rPr>
      </w:pPr>
      <w:r w:rsidRPr="0024261A">
        <w:rPr>
          <w:rStyle w:val="affffe"/>
          <w:rtl/>
        </w:rPr>
        <w:t xml:space="preserve">מתני היא: </w:t>
      </w:r>
      <w:r w:rsidRPr="006F178A">
        <w:rPr>
          <w:rtl/>
        </w:rPr>
        <w:t xml:space="preserve">ושוין, בנודר מהתבואה, שאסור </w:t>
      </w:r>
      <w:r w:rsidR="0024261A">
        <w:rPr>
          <w:rFonts w:hint="cs"/>
          <w:rtl/>
        </w:rPr>
        <w:t>רק ב</w:t>
      </w:r>
      <w:r w:rsidRPr="006F178A">
        <w:rPr>
          <w:rtl/>
        </w:rPr>
        <w:t>חמשת המינין.</w:t>
      </w:r>
    </w:p>
    <w:p w14:paraId="07B9312D" w14:textId="77777777" w:rsidR="00992870" w:rsidRPr="00C14A40" w:rsidRDefault="003E2DCC" w:rsidP="00992870">
      <w:pPr>
        <w:pStyle w:val="38"/>
        <w:framePr w:wrap="notBeside"/>
        <w:rPr>
          <w:rtl/>
        </w:rPr>
      </w:pPr>
      <w:r w:rsidRPr="00C14A40">
        <w:rPr>
          <w:rtl/>
        </w:rPr>
        <w:t>א"ל אביי:</w:t>
      </w:r>
    </w:p>
    <w:p w14:paraId="147F6A24" w14:textId="3AFB4982" w:rsidR="003E2DCC" w:rsidRPr="006F178A" w:rsidRDefault="003E2DCC" w:rsidP="00992870">
      <w:pPr>
        <w:rPr>
          <w:rFonts w:ascii="Fb Fontext" w:hAnsi="Fb Fontext"/>
          <w:rtl/>
        </w:rPr>
      </w:pPr>
      <w:r w:rsidRPr="00992870">
        <w:rPr>
          <w:rStyle w:val="afffa"/>
          <w:rtl/>
        </w:rPr>
        <w:t>תבואה</w:t>
      </w:r>
      <w:r w:rsidRPr="006F178A">
        <w:rPr>
          <w:rFonts w:ascii="Fb Fontext" w:hAnsi="Fb Fontext"/>
          <w:rtl/>
        </w:rPr>
        <w:t xml:space="preserve"> משמע </w:t>
      </w:r>
      <w:r w:rsidR="00992870">
        <w:rPr>
          <w:rFonts w:ascii="Fb Fontext" w:hAnsi="Fb Fontext" w:hint="cs"/>
          <w:rtl/>
        </w:rPr>
        <w:t xml:space="preserve">רק </w:t>
      </w:r>
      <w:r w:rsidRPr="006F178A">
        <w:rPr>
          <w:rFonts w:ascii="Fb Fontext" w:hAnsi="Fb Fontext"/>
          <w:rtl/>
        </w:rPr>
        <w:t xml:space="preserve">מחמשת המינין, </w:t>
      </w:r>
      <w:r w:rsidRPr="00992870">
        <w:rPr>
          <w:rStyle w:val="afffa"/>
          <w:rtl/>
        </w:rPr>
        <w:t>עללתא</w:t>
      </w:r>
      <w:r w:rsidRPr="006F178A">
        <w:rPr>
          <w:rFonts w:ascii="Fb Fontext" w:hAnsi="Fb Fontext"/>
          <w:rtl/>
        </w:rPr>
        <w:t xml:space="preserve"> כל מילי משמע.</w:t>
      </w:r>
    </w:p>
    <w:p w14:paraId="1034A0FC" w14:textId="7D002719" w:rsidR="00992870" w:rsidRPr="00C14A40" w:rsidRDefault="00992870" w:rsidP="00992870">
      <w:pPr>
        <w:pStyle w:val="38"/>
        <w:framePr w:wrap="notBeside"/>
        <w:rPr>
          <w:rtl/>
        </w:rPr>
      </w:pPr>
      <w:r w:rsidRPr="00C14A40">
        <w:rPr>
          <w:rFonts w:hint="cs"/>
          <w:rtl/>
        </w:rPr>
        <w:t>כשאמרו לפני רבא:</w:t>
      </w:r>
      <w:r w:rsidR="003E2DCC" w:rsidRPr="00C14A40">
        <w:rPr>
          <w:rtl/>
        </w:rPr>
        <w:t xml:space="preserve"> </w:t>
      </w:r>
    </w:p>
    <w:p w14:paraId="7717A185" w14:textId="5AE14C30" w:rsidR="003E2DCC" w:rsidRPr="006F178A" w:rsidRDefault="003E2DCC" w:rsidP="003E2DCC">
      <w:pPr>
        <w:rPr>
          <w:rFonts w:ascii="Fb Fontext" w:hAnsi="Fb Fontext"/>
          <w:rtl/>
        </w:rPr>
      </w:pPr>
      <w:r w:rsidRPr="0024261A">
        <w:rPr>
          <w:rStyle w:val="affffe"/>
          <w:rtl/>
        </w:rPr>
        <w:t xml:space="preserve">אמר: </w:t>
      </w:r>
      <w:r w:rsidRPr="006F178A">
        <w:rPr>
          <w:rFonts w:ascii="Fb Fontext" w:hAnsi="Fb Fontext" w:hint="cs"/>
          <w:rtl/>
        </w:rPr>
        <w:t>שזה לא הוקשה לו דכל מילי משמע אלא הוקשה לו ש</w:t>
      </w:r>
      <w:r w:rsidRPr="006F178A">
        <w:rPr>
          <w:rFonts w:ascii="Fb Fontext" w:hAnsi="Fb Fontext"/>
          <w:rtl/>
        </w:rPr>
        <w:t xml:space="preserve">כר בתים ושכר ספינות, </w:t>
      </w:r>
      <w:r w:rsidRPr="006F178A">
        <w:rPr>
          <w:rFonts w:ascii="Fb Fontext" w:hAnsi="Fb Fontext" w:hint="cs"/>
          <w:rtl/>
        </w:rPr>
        <w:t xml:space="preserve">אי </w:t>
      </w:r>
      <w:r w:rsidRPr="006F178A">
        <w:rPr>
          <w:rFonts w:ascii="Fb Fontext" w:hAnsi="Fb Fontext"/>
          <w:rtl/>
        </w:rPr>
        <w:t xml:space="preserve">כיון דפחתן לאו עללתא היא, </w:t>
      </w:r>
      <w:r w:rsidRPr="0024261A">
        <w:rPr>
          <w:rStyle w:val="affffe"/>
          <w:rtl/>
        </w:rPr>
        <w:t>או</w:t>
      </w:r>
      <w:r w:rsidR="0024261A">
        <w:rPr>
          <w:rStyle w:val="affffe"/>
          <w:rFonts w:hint="cs"/>
          <w:rtl/>
        </w:rPr>
        <w:t xml:space="preserve"> </w:t>
      </w:r>
      <w:r w:rsidRPr="006F178A">
        <w:rPr>
          <w:rFonts w:ascii="Fb Fontext" w:hAnsi="Fb Fontext" w:hint="cs"/>
          <w:rtl/>
        </w:rPr>
        <w:t>כיון שלא יודע כמה מתחסר</w:t>
      </w:r>
      <w:r w:rsidR="0024261A">
        <w:rPr>
          <w:rFonts w:ascii="Fb Fontext" w:hAnsi="Fb Fontext" w:hint="cs"/>
          <w:rtl/>
        </w:rPr>
        <w:t xml:space="preserve"> </w:t>
      </w:r>
      <w:r w:rsidRPr="0024261A">
        <w:rPr>
          <w:rStyle w:val="afffff0"/>
          <w:rFonts w:hint="cs"/>
          <w:rtl/>
        </w:rPr>
        <w:t>[בלאי]</w:t>
      </w:r>
      <w:r w:rsidRPr="0024261A">
        <w:rPr>
          <w:rStyle w:val="afffff0"/>
          <w:rtl/>
        </w:rPr>
        <w:t xml:space="preserve"> </w:t>
      </w:r>
      <w:r w:rsidRPr="006F178A">
        <w:rPr>
          <w:rFonts w:ascii="Fb Fontext" w:hAnsi="Fb Fontext"/>
          <w:rtl/>
        </w:rPr>
        <w:t xml:space="preserve">עללתא היא? </w:t>
      </w:r>
    </w:p>
    <w:p w14:paraId="520185A5" w14:textId="77777777" w:rsidR="00992870" w:rsidRPr="00C14A40" w:rsidRDefault="003E2DCC" w:rsidP="00992870">
      <w:pPr>
        <w:pStyle w:val="38"/>
        <w:framePr w:wrap="notBeside"/>
        <w:rPr>
          <w:rFonts w:hint="cs"/>
          <w:rtl/>
        </w:rPr>
      </w:pPr>
      <w:r w:rsidRPr="00C14A40">
        <w:rPr>
          <w:rtl/>
        </w:rPr>
        <w:t xml:space="preserve">אמרו רבנן </w:t>
      </w:r>
    </w:p>
    <w:p w14:paraId="609C5F3B" w14:textId="14D53290" w:rsidR="003E2DCC" w:rsidRPr="006F178A" w:rsidRDefault="003E2DCC" w:rsidP="003E2DCC">
      <w:pPr>
        <w:rPr>
          <w:rFonts w:ascii="Fb Fontext" w:hAnsi="Fb Fontext"/>
          <w:rtl/>
        </w:rPr>
      </w:pPr>
      <w:r w:rsidRPr="0024261A">
        <w:rPr>
          <w:rStyle w:val="affffe"/>
          <w:rFonts w:hint="cs"/>
          <w:rtl/>
        </w:rPr>
        <w:t>לפני</w:t>
      </w:r>
      <w:r w:rsidRPr="0024261A">
        <w:rPr>
          <w:rStyle w:val="affffe"/>
          <w:rtl/>
        </w:rPr>
        <w:t xml:space="preserve"> רב יוסף, אמר:</w:t>
      </w:r>
      <w:r w:rsidRPr="006F178A">
        <w:rPr>
          <w:rFonts w:ascii="Fb Fontext" w:hAnsi="Fb Fontext"/>
          <w:rtl/>
        </w:rPr>
        <w:t xml:space="preserve"> </w:t>
      </w:r>
      <w:r w:rsidR="0024261A">
        <w:rPr>
          <w:rFonts w:ascii="Fb Fontext" w:hAnsi="Fb Fontext" w:hint="cs"/>
          <w:rtl/>
        </w:rPr>
        <w:t xml:space="preserve">אם </w:t>
      </w:r>
      <w:r w:rsidRPr="006F178A">
        <w:rPr>
          <w:rFonts w:ascii="Fb Fontext" w:hAnsi="Fb Fontext"/>
          <w:rtl/>
        </w:rPr>
        <w:t xml:space="preserve">לא צריך לן, </w:t>
      </w:r>
      <w:r w:rsidR="0024261A">
        <w:rPr>
          <w:rFonts w:ascii="Fb Fontext" w:hAnsi="Fb Fontext" w:hint="cs"/>
          <w:rtl/>
        </w:rPr>
        <w:t xml:space="preserve">למה שלח לן והקפיד </w:t>
      </w:r>
    </w:p>
    <w:p w14:paraId="238E769F" w14:textId="77777777" w:rsidR="006666DF" w:rsidRPr="00C14A40" w:rsidRDefault="003E2DCC" w:rsidP="00992870">
      <w:pPr>
        <w:pStyle w:val="38"/>
        <w:framePr w:wrap="notBeside"/>
        <w:rPr>
          <w:rFonts w:hint="cs"/>
          <w:rtl/>
        </w:rPr>
      </w:pPr>
      <w:r w:rsidRPr="00C14A40">
        <w:rPr>
          <w:rtl/>
        </w:rPr>
        <w:t>שמע רבא ו</w:t>
      </w:r>
      <w:r w:rsidRPr="00C14A40">
        <w:rPr>
          <w:rFonts w:hint="cs"/>
          <w:rtl/>
        </w:rPr>
        <w:t>בא לפניו</w:t>
      </w:r>
    </w:p>
    <w:p w14:paraId="69FE3445" w14:textId="37E824AD" w:rsidR="003E2DCC" w:rsidRPr="006F178A" w:rsidRDefault="003E2DCC" w:rsidP="003E2DCC">
      <w:pPr>
        <w:rPr>
          <w:rFonts w:ascii="Fb Fontext" w:hAnsi="Fb Fontext"/>
          <w:rtl/>
        </w:rPr>
      </w:pPr>
      <w:r w:rsidRPr="006F178A">
        <w:rPr>
          <w:rFonts w:ascii="Fb Fontext" w:hAnsi="Fb Fontext" w:hint="cs"/>
          <w:rtl/>
        </w:rPr>
        <w:t>בע</w:t>
      </w:r>
      <w:r w:rsidR="0024261A">
        <w:rPr>
          <w:rFonts w:ascii="Fb Fontext" w:hAnsi="Fb Fontext" w:hint="cs"/>
          <w:rtl/>
        </w:rPr>
        <w:t>י</w:t>
      </w:r>
      <w:r w:rsidR="00685BF4">
        <w:rPr>
          <w:rFonts w:ascii="Fb Fontext" w:hAnsi="Fb Fontext" w:hint="cs"/>
          <w:rtl/>
        </w:rPr>
        <w:t>ו</w:t>
      </w:r>
      <w:r w:rsidR="0075729B">
        <w:rPr>
          <w:rFonts w:ascii="Fb Fontext" w:hAnsi="Fb Fontext"/>
          <w:rtl/>
        </w:rPr>
        <w:t>"</w:t>
      </w:r>
      <w:r w:rsidR="0024261A">
        <w:rPr>
          <w:rFonts w:ascii="Fb Fontext" w:hAnsi="Fb Fontext" w:hint="cs"/>
          <w:rtl/>
        </w:rPr>
        <w:t>כ</w:t>
      </w:r>
      <w:r w:rsidRPr="006F178A">
        <w:rPr>
          <w:rFonts w:ascii="Fb Fontext" w:hAnsi="Fb Fontext" w:hint="cs"/>
          <w:rtl/>
        </w:rPr>
        <w:t xml:space="preserve"> מצאו לשמש שמזג לפניו יין </w:t>
      </w:r>
      <w:r w:rsidRPr="00992870">
        <w:rPr>
          <w:rStyle w:val="affffe"/>
          <w:rFonts w:hint="cs"/>
          <w:rtl/>
        </w:rPr>
        <w:t>א</w:t>
      </w:r>
      <w:r w:rsidRPr="00992870">
        <w:rPr>
          <w:rStyle w:val="affffe"/>
          <w:rtl/>
        </w:rPr>
        <w:t>"</w:t>
      </w:r>
      <w:r w:rsidRPr="00992870">
        <w:rPr>
          <w:rStyle w:val="affffe"/>
          <w:rFonts w:hint="cs"/>
          <w:rtl/>
        </w:rPr>
        <w:t>ל</w:t>
      </w:r>
      <w:r>
        <w:rPr>
          <w:rFonts w:ascii="Fb Fontext" w:hAnsi="Fb Fontext" w:hint="cs"/>
          <w:rtl/>
        </w:rPr>
        <w:t xml:space="preserve"> תן לי שאני אמזוג לו ונתן לו ומזג, כששתה אמר מזיגה זו של מזיגת רבא </w:t>
      </w:r>
      <w:r>
        <w:rPr>
          <w:rStyle w:val="affffe"/>
          <w:rFonts w:ascii="Fb Fontext" w:hAnsi="Fb Fontext" w:hint="cs"/>
          <w:rtl/>
          <w:rPrChange w:id="9123" w:author="מנוע אמוראים" w:date="2026-10-05T16:41:00Z">
            <w:rPr>
              <w:rFonts w:ascii="Fb Fontext" w:hAnsi="Fb Fontext" w:hint="cs"/>
              <w:rtl/>
            </w:rPr>
          </w:rPrChange>
        </w:rPr>
        <w:t xml:space="preserve">בדריב</w:t>
      </w:r>
      <w:r>
        <w:rPr>
          <w:rStyle w:val="affffe"/>
          <w:rFonts w:ascii="Fb Fontext" w:hAnsi="Fb Fontext"/>
          <w:rtl/>
          <w:rPrChange w:id="9124" w:author="מנוע אמוראים" w:date="2026-10-05T16:41:00Z">
            <w:rPr>
              <w:rFonts w:ascii="Fb Fontext" w:hAnsi="Fb Fontext"/>
              <w:rtl/>
            </w:rPr>
          </w:rPrChange>
        </w:rPr>
        <w:t xml:space="preserve">"</w:t>
      </w:r>
      <w:r>
        <w:rPr>
          <w:rStyle w:val="affffe"/>
          <w:rFonts w:ascii="Fb Fontext" w:hAnsi="Fb Fontext" w:hint="cs"/>
          <w:rtl/>
          <w:rPrChange w:id="9125" w:author="מנוע אמוראים" w:date="2026-10-05T16:41:00Z">
            <w:rPr>
              <w:rFonts w:ascii="Fb Fontext" w:hAnsi="Fb Fontext" w:hint="cs"/>
              <w:rtl/>
            </w:rPr>
          </w:rPrChange>
        </w:rPr>
        <w:t xml:space="preserve">ח</w:t>
      </w:r>
      <w:r>
        <w:rPr>
          <w:rFonts w:ascii="Fb Fontext" w:hAnsi="Fb Fontext" w:hint="cs"/>
          <w:rtl/>
        </w:rPr>
        <w:t xml:space="preserve">, </w:t>
      </w:r>
      <w:r w:rsidRPr="00992870">
        <w:rPr>
          <w:rStyle w:val="affffe"/>
          <w:rFonts w:hint="cs"/>
          <w:rtl/>
        </w:rPr>
        <w:t>א</w:t>
      </w:r>
      <w:r w:rsidRPr="00992870">
        <w:rPr>
          <w:rStyle w:val="affffe"/>
          <w:rtl/>
        </w:rPr>
        <w:t>"</w:t>
      </w:r>
      <w:r w:rsidRPr="00992870">
        <w:rPr>
          <w:rStyle w:val="affffe"/>
          <w:rFonts w:hint="cs"/>
          <w:rtl/>
        </w:rPr>
        <w:t>ל</w:t>
      </w:r>
      <w:r w:rsidRPr="006F178A">
        <w:rPr>
          <w:rFonts w:ascii="Fb Fontext" w:hAnsi="Fb Fontext" w:hint="cs"/>
          <w:rtl/>
        </w:rPr>
        <w:t xml:space="preserve"> שכן, </w:t>
      </w:r>
      <w:r w:rsidRPr="00992870">
        <w:rPr>
          <w:rStyle w:val="affffe"/>
          <w:rFonts w:hint="cs"/>
          <w:rtl/>
        </w:rPr>
        <w:t>א</w:t>
      </w:r>
      <w:r w:rsidRPr="00992870">
        <w:rPr>
          <w:rStyle w:val="affffe"/>
          <w:rtl/>
        </w:rPr>
        <w:t>"</w:t>
      </w:r>
      <w:r w:rsidRPr="00992870">
        <w:rPr>
          <w:rStyle w:val="affffe"/>
          <w:rFonts w:hint="cs"/>
          <w:rtl/>
        </w:rPr>
        <w:t>ל</w:t>
      </w:r>
      <w:r w:rsidRPr="006F178A">
        <w:rPr>
          <w:rFonts w:ascii="Fb Fontext" w:hAnsi="Fb Fontext" w:hint="cs"/>
          <w:rtl/>
        </w:rPr>
        <w:t xml:space="preserve"> לא תשב עד שתאמר לי פירוש הדבר- </w:t>
      </w:r>
    </w:p>
    <w:p w14:paraId="5828331A" w14:textId="33672D48" w:rsidR="003E2DCC" w:rsidRPr="006F178A" w:rsidRDefault="003E2DCC" w:rsidP="003E2DCC">
      <w:pPr>
        <w:rPr>
          <w:rFonts w:ascii="Fb Fontext" w:hAnsi="Fb Fontext"/>
          <w:rtl/>
        </w:rPr>
      </w:pPr>
      <w:r w:rsidRPr="006F178A">
        <w:rPr>
          <w:rFonts w:ascii="Fb Fontext" w:hAnsi="Fb Fontext" w:hint="cs"/>
          <w:rtl/>
        </w:rPr>
        <w:t>הך</w:t>
      </w:r>
      <w:r w:rsidR="0075729B">
        <w:rPr>
          <w:rFonts w:ascii="Fb Fontext" w:hAnsi="Fb Fontext" w:hint="cs"/>
          <w:rtl/>
        </w:rPr>
        <w:t xml:space="preserve"> </w:t>
      </w:r>
      <w:r w:rsidRPr="006F178A">
        <w:rPr>
          <w:rFonts w:ascii="Fb Fontext" w:hAnsi="Fb Fontext" w:hint="cs"/>
          <w:rtl/>
        </w:rPr>
        <w:t>ד</w:t>
      </w:r>
      <w:r w:rsidR="00685BF4" w:rsidRPr="00685BF4">
        <w:rPr>
          <w:rStyle w:val="affffa"/>
          <w:rFonts w:hint="cs"/>
          <w:rtl/>
        </w:rPr>
        <w:t>'</w:t>
      </w:r>
      <w:r w:rsidRPr="00685BF4">
        <w:rPr>
          <w:rStyle w:val="affffa"/>
          <w:rtl/>
        </w:rPr>
        <w:t>וממדבר מתנה וממתנה נחליאל ומנחליאל במות</w:t>
      </w:r>
      <w:r w:rsidRPr="00685BF4">
        <w:rPr>
          <w:rStyle w:val="affffa"/>
          <w:rFonts w:hint="cs"/>
          <w:rtl/>
        </w:rPr>
        <w:t>'</w:t>
      </w:r>
      <w:r w:rsidRPr="006F178A">
        <w:rPr>
          <w:rFonts w:ascii="Fb Fontext" w:hAnsi="Fb Fontext"/>
          <w:rtl/>
        </w:rPr>
        <w:t xml:space="preserve">? </w:t>
      </w:r>
    </w:p>
    <w:p w14:paraId="642F062D" w14:textId="5C7F4EDC" w:rsidR="00210298" w:rsidRPr="00C14A40" w:rsidRDefault="00210298" w:rsidP="003E44F8">
      <w:pPr>
        <w:pStyle w:val="38"/>
        <w:framePr w:wrap="notBeside"/>
        <w:rPr>
          <w:rtl/>
        </w:rPr>
      </w:pPr>
      <w:r w:rsidRPr="00C14A40">
        <w:rPr>
          <w:rFonts w:hint="cs"/>
          <w:rtl/>
        </w:rPr>
        <w:t>א</w:t>
      </w:r>
      <w:r w:rsidR="0075729B">
        <w:rPr>
          <w:rtl/>
        </w:rPr>
        <w:t>"</w:t>
      </w:r>
      <w:r w:rsidRPr="00C14A40">
        <w:rPr>
          <w:rFonts w:hint="cs"/>
          <w:rtl/>
        </w:rPr>
        <w:t xml:space="preserve">ל: </w:t>
      </w:r>
    </w:p>
    <w:p w14:paraId="3832F8F5" w14:textId="69DCDEC5" w:rsidR="007456C6" w:rsidRPr="00992870" w:rsidRDefault="00210298" w:rsidP="00210298">
      <w:pPr>
        <w:rPr>
          <w:rStyle w:val="afffa"/>
          <w:rtl/>
        </w:rPr>
      </w:pPr>
      <w:r w:rsidRPr="00992870">
        <w:rPr>
          <w:rStyle w:val="afffa"/>
          <w:rFonts w:hint="cs"/>
          <w:rtl/>
        </w:rPr>
        <w:t>כ</w:t>
      </w:r>
      <w:r w:rsidR="003E2DCC" w:rsidRPr="00992870">
        <w:rPr>
          <w:rStyle w:val="afffa"/>
          <w:rtl/>
        </w:rPr>
        <w:t>יון שעושה אדם את עצמו כמדבר שמופקר לכל</w:t>
      </w:r>
      <w:r w:rsidR="007456C6" w:rsidRPr="00992870">
        <w:rPr>
          <w:rStyle w:val="afffa"/>
          <w:rFonts w:hint="cs"/>
          <w:rtl/>
        </w:rPr>
        <w:t>-</w:t>
      </w:r>
      <w:r w:rsidR="003E2DCC" w:rsidRPr="00992870">
        <w:rPr>
          <w:rStyle w:val="afffa"/>
          <w:rtl/>
        </w:rPr>
        <w:t xml:space="preserve"> </w:t>
      </w:r>
    </w:p>
    <w:p w14:paraId="34BBEDFA" w14:textId="0F92BBAF" w:rsidR="00685BF4" w:rsidRDefault="003E2DCC" w:rsidP="003E2DCC">
      <w:pPr>
        <w:rPr>
          <w:rFonts w:ascii="Fb Fontext" w:hAnsi="Fb Fontext"/>
          <w:rtl/>
        </w:rPr>
      </w:pPr>
      <w:r w:rsidRPr="00992870">
        <w:rPr>
          <w:rStyle w:val="afffa"/>
          <w:rtl/>
        </w:rPr>
        <w:t>תורה ניתנה לו במתנה</w:t>
      </w:r>
      <w:r w:rsidR="00992870">
        <w:rPr>
          <w:rStyle w:val="afffa"/>
          <w:rtl/>
        </w:rPr>
        <w:tab/>
      </w:r>
      <w:r w:rsidR="00992870">
        <w:rPr>
          <w:rStyle w:val="afffa"/>
          <w:rtl/>
        </w:rPr>
        <w:tab/>
      </w:r>
      <w:r w:rsidR="00992870">
        <w:rPr>
          <w:rStyle w:val="afffa"/>
          <w:rtl/>
        </w:rPr>
        <w:tab/>
      </w:r>
      <w:r w:rsidR="00992870">
        <w:rPr>
          <w:rStyle w:val="afffa"/>
          <w:rtl/>
        </w:rPr>
        <w:tab/>
      </w:r>
      <w:r w:rsidR="00992870">
        <w:rPr>
          <w:rStyle w:val="afffa"/>
          <w:rtl/>
        </w:rPr>
        <w:tab/>
      </w:r>
      <w:r w:rsidR="00992870">
        <w:rPr>
          <w:rStyle w:val="afffa"/>
          <w:rFonts w:hint="cs"/>
          <w:rtl/>
        </w:rPr>
        <w:t>-</w:t>
      </w:r>
      <w:r w:rsidR="0075729B">
        <w:rPr>
          <w:rStyle w:val="afffa"/>
          <w:rFonts w:hint="cs"/>
          <w:rtl/>
        </w:rPr>
        <w:t xml:space="preserve"> </w:t>
      </w:r>
      <w:r w:rsidR="00685BF4">
        <w:rPr>
          <w:rFonts w:ascii="Fb Fontext" w:hAnsi="Fb Fontext" w:hint="cs"/>
          <w:rtl/>
        </w:rPr>
        <w:t>ד</w:t>
      </w:r>
      <w:r w:rsidRPr="004A3A20">
        <w:rPr>
          <w:rStyle w:val="affffa"/>
          <w:rtl/>
        </w:rPr>
        <w:t>'וממדבר מתנה',</w:t>
      </w:r>
      <w:r w:rsidRPr="006F178A">
        <w:rPr>
          <w:rFonts w:ascii="Fb Fontext" w:hAnsi="Fb Fontext"/>
          <w:rtl/>
        </w:rPr>
        <w:t xml:space="preserve"> </w:t>
      </w:r>
    </w:p>
    <w:p w14:paraId="7987A521" w14:textId="577016D9" w:rsidR="00685BF4" w:rsidRDefault="003E2DCC" w:rsidP="003E2DCC">
      <w:pPr>
        <w:rPr>
          <w:rFonts w:ascii="Fb Fontext" w:hAnsi="Fb Fontext"/>
          <w:rtl/>
        </w:rPr>
      </w:pPr>
      <w:r w:rsidRPr="006F178A">
        <w:rPr>
          <w:rFonts w:ascii="Fb Fontext" w:hAnsi="Fb Fontext"/>
          <w:rtl/>
        </w:rPr>
        <w:t xml:space="preserve">וכיון שניתנה לו במתנה נחלו אל, </w:t>
      </w:r>
      <w:r w:rsidR="00992870">
        <w:rPr>
          <w:rFonts w:ascii="Fb Fontext" w:hAnsi="Fb Fontext" w:hint="cs"/>
          <w:rtl/>
        </w:rPr>
        <w:t xml:space="preserve">- </w:t>
      </w:r>
      <w:r w:rsidR="00685BF4">
        <w:rPr>
          <w:rFonts w:ascii="Fb Fontext" w:hAnsi="Fb Fontext" w:hint="cs"/>
          <w:rtl/>
        </w:rPr>
        <w:t>ד</w:t>
      </w:r>
      <w:r w:rsidRPr="00A824E4">
        <w:rPr>
          <w:rStyle w:val="affffa"/>
          <w:rFonts w:hint="cs"/>
          <w:rtl/>
        </w:rPr>
        <w:t>'</w:t>
      </w:r>
      <w:r w:rsidRPr="00A824E4">
        <w:rPr>
          <w:rStyle w:val="affffa"/>
          <w:rtl/>
        </w:rPr>
        <w:t>וממתנה נחליאל</w:t>
      </w:r>
      <w:r w:rsidRPr="00A824E4">
        <w:rPr>
          <w:rStyle w:val="affffa"/>
          <w:rFonts w:hint="cs"/>
          <w:rtl/>
        </w:rPr>
        <w:t>'</w:t>
      </w:r>
      <w:r w:rsidRPr="00A824E4">
        <w:rPr>
          <w:rStyle w:val="affffa"/>
          <w:rtl/>
        </w:rPr>
        <w:t>,</w:t>
      </w:r>
      <w:r w:rsidRPr="006F178A">
        <w:rPr>
          <w:rFonts w:ascii="Fb Fontext" w:hAnsi="Fb Fontext"/>
          <w:rtl/>
        </w:rPr>
        <w:t xml:space="preserve"> </w:t>
      </w:r>
    </w:p>
    <w:p w14:paraId="723C0E23" w14:textId="0C6ECB8D" w:rsidR="00685BF4" w:rsidRDefault="003E2DCC" w:rsidP="003E2DCC">
      <w:pPr>
        <w:rPr>
          <w:rFonts w:ascii="Fb Fontext" w:hAnsi="Fb Fontext"/>
          <w:rtl/>
        </w:rPr>
      </w:pPr>
      <w:r w:rsidRPr="006F178A">
        <w:rPr>
          <w:rFonts w:ascii="Fb Fontext" w:hAnsi="Fb Fontext"/>
          <w:rtl/>
        </w:rPr>
        <w:t xml:space="preserve">וכיון שנחלו אל עולה לגדולה, </w:t>
      </w:r>
      <w:r w:rsidR="00992870">
        <w:rPr>
          <w:rFonts w:ascii="Fb Fontext" w:hAnsi="Fb Fontext"/>
          <w:rtl/>
        </w:rPr>
        <w:tab/>
      </w:r>
      <w:r w:rsidR="00992870">
        <w:rPr>
          <w:rFonts w:ascii="Fb Fontext" w:hAnsi="Fb Fontext" w:hint="cs"/>
          <w:rtl/>
        </w:rPr>
        <w:t xml:space="preserve">- </w:t>
      </w:r>
      <w:r w:rsidR="00685BF4">
        <w:rPr>
          <w:rFonts w:ascii="Fb Fontext" w:hAnsi="Fb Fontext" w:hint="cs"/>
          <w:rtl/>
        </w:rPr>
        <w:t>ד</w:t>
      </w:r>
      <w:r w:rsidRPr="004A3A20">
        <w:rPr>
          <w:rStyle w:val="affffa"/>
          <w:rFonts w:hint="cs"/>
          <w:rtl/>
        </w:rPr>
        <w:t>'</w:t>
      </w:r>
      <w:r w:rsidRPr="004A3A20">
        <w:rPr>
          <w:rStyle w:val="affffa"/>
          <w:rtl/>
        </w:rPr>
        <w:t>ומנחליאל במות</w:t>
      </w:r>
      <w:r w:rsidRPr="004A3A20">
        <w:rPr>
          <w:rStyle w:val="affffa"/>
          <w:rFonts w:hint="cs"/>
          <w:rtl/>
        </w:rPr>
        <w:t>'</w:t>
      </w:r>
      <w:r w:rsidRPr="004A3A20">
        <w:rPr>
          <w:rStyle w:val="affffa"/>
          <w:rtl/>
        </w:rPr>
        <w:t>,</w:t>
      </w:r>
      <w:r w:rsidRPr="006F178A">
        <w:rPr>
          <w:rFonts w:ascii="Fb Fontext" w:hAnsi="Fb Fontext"/>
          <w:rtl/>
        </w:rPr>
        <w:t xml:space="preserve"> </w:t>
      </w:r>
    </w:p>
    <w:p w14:paraId="4B78AFBB" w14:textId="77777777" w:rsidR="00685BF4" w:rsidRDefault="003E2DCC" w:rsidP="003E2DCC">
      <w:pPr>
        <w:rPr>
          <w:rFonts w:ascii="Fb Fontext" w:hAnsi="Fb Fontext"/>
          <w:rtl/>
        </w:rPr>
      </w:pPr>
      <w:r w:rsidRPr="006F178A">
        <w:rPr>
          <w:rFonts w:ascii="Fb Fontext" w:hAnsi="Fb Fontext"/>
          <w:rtl/>
        </w:rPr>
        <w:t xml:space="preserve">ואם הגביה עצמו הקב"ה משפילו, </w:t>
      </w:r>
      <w:r w:rsidR="00685BF4">
        <w:rPr>
          <w:rFonts w:ascii="Fb Fontext" w:hAnsi="Fb Fontext" w:hint="cs"/>
          <w:rtl/>
        </w:rPr>
        <w:t>ד</w:t>
      </w:r>
      <w:r w:rsidRPr="004A3A20">
        <w:rPr>
          <w:rStyle w:val="affffa"/>
          <w:rtl/>
        </w:rPr>
        <w:t>'ומבמות הגיא</w:t>
      </w:r>
      <w:r>
        <w:rPr>
          <w:rStyle w:val="affffa"/>
          <w:rFonts w:hint="cs"/>
          <w:rtl/>
        </w:rPr>
        <w:t>'</w:t>
      </w:r>
      <w:r w:rsidRPr="004A3A20">
        <w:rPr>
          <w:rStyle w:val="affffa"/>
          <w:rtl/>
        </w:rPr>
        <w:t>,</w:t>
      </w:r>
      <w:r w:rsidRPr="006F178A">
        <w:rPr>
          <w:rFonts w:ascii="Fb Fontext" w:hAnsi="Fb Fontext"/>
          <w:rtl/>
        </w:rPr>
        <w:t xml:space="preserve"> </w:t>
      </w:r>
    </w:p>
    <w:p w14:paraId="5DFEE6E8" w14:textId="53488906" w:rsidR="00685BF4" w:rsidRDefault="00992870" w:rsidP="003E2DCC">
      <w:pPr>
        <w:rPr>
          <w:rFonts w:ascii="Fb Fontext" w:hAnsi="Fb Fontext"/>
          <w:rtl/>
        </w:rPr>
      </w:pPr>
      <w:r>
        <w:rPr>
          <w:rFonts w:ascii="Fb Fontext" w:hAnsi="Fb Fontext" w:hint="cs"/>
          <w:rtl/>
        </w:rPr>
        <w:t>ו</w:t>
      </w:r>
      <w:r w:rsidR="003E2DCC" w:rsidRPr="006F178A">
        <w:rPr>
          <w:rFonts w:ascii="Fb Fontext" w:hAnsi="Fb Fontext"/>
          <w:rtl/>
        </w:rPr>
        <w:t xml:space="preserve">עוד ששוקעין אותו בקרקע, </w:t>
      </w:r>
      <w:r>
        <w:rPr>
          <w:rFonts w:ascii="Fb Fontext" w:hAnsi="Fb Fontext"/>
          <w:rtl/>
        </w:rPr>
        <w:tab/>
      </w:r>
      <w:r>
        <w:rPr>
          <w:rFonts w:ascii="Fb Fontext" w:hAnsi="Fb Fontext"/>
          <w:rtl/>
        </w:rPr>
        <w:tab/>
      </w:r>
      <w:r w:rsidR="0075729B">
        <w:rPr>
          <w:rFonts w:ascii="Fb Fontext" w:hAnsi="Fb Fontext" w:hint="cs"/>
          <w:rtl/>
        </w:rPr>
        <w:t xml:space="preserve"> </w:t>
      </w:r>
      <w:r w:rsidR="00685BF4">
        <w:rPr>
          <w:rFonts w:ascii="Fb Fontext" w:hAnsi="Fb Fontext" w:hint="cs"/>
          <w:rtl/>
        </w:rPr>
        <w:t>ד</w:t>
      </w:r>
      <w:r w:rsidR="003E2DCC" w:rsidRPr="00A824E4">
        <w:rPr>
          <w:rStyle w:val="affffa"/>
          <w:rFonts w:hint="cs"/>
          <w:rtl/>
        </w:rPr>
        <w:t>'</w:t>
      </w:r>
      <w:r w:rsidR="003E2DCC" w:rsidRPr="00A824E4">
        <w:rPr>
          <w:rStyle w:val="affffa"/>
          <w:rtl/>
        </w:rPr>
        <w:t>ונשקפה על פני הישימון</w:t>
      </w:r>
      <w:r w:rsidR="003E2DCC" w:rsidRPr="00A824E4">
        <w:rPr>
          <w:rStyle w:val="affffa"/>
          <w:rFonts w:hint="cs"/>
          <w:rtl/>
        </w:rPr>
        <w:t>'</w:t>
      </w:r>
      <w:r w:rsidR="003E2DCC" w:rsidRPr="00A824E4">
        <w:rPr>
          <w:rStyle w:val="affffa"/>
          <w:rtl/>
        </w:rPr>
        <w:t>,</w:t>
      </w:r>
      <w:r w:rsidR="003E2DCC" w:rsidRPr="006F178A">
        <w:rPr>
          <w:rFonts w:ascii="Fb Fontext" w:hAnsi="Fb Fontext"/>
          <w:rtl/>
        </w:rPr>
        <w:t xml:space="preserve"> </w:t>
      </w:r>
    </w:p>
    <w:p w14:paraId="193D45D6" w14:textId="20DE8B6A" w:rsidR="003E2DCC" w:rsidRDefault="003E2DCC" w:rsidP="00FB5882">
      <w:pPr>
        <w:spacing w:after="60"/>
        <w:rPr>
          <w:rtl/>
        </w:rPr>
      </w:pPr>
      <w:r w:rsidRPr="006F178A">
        <w:rPr>
          <w:rFonts w:ascii="Fb Fontext" w:hAnsi="Fb Fontext"/>
          <w:rtl/>
        </w:rPr>
        <w:t>ואם חוזר בו - הקב"ה מגביהו,</w:t>
      </w:r>
      <w:r w:rsidRPr="006F178A">
        <w:rPr>
          <w:rFonts w:ascii="Fb Fontext" w:hAnsi="Fb Fontext" w:hint="cs"/>
          <w:rtl/>
        </w:rPr>
        <w:t xml:space="preserve"> </w:t>
      </w:r>
      <w:r w:rsidR="00992870">
        <w:rPr>
          <w:rFonts w:ascii="Fb Fontext" w:hAnsi="Fb Fontext"/>
          <w:rtl/>
        </w:rPr>
        <w:tab/>
      </w:r>
      <w:r w:rsidR="0075729B">
        <w:rPr>
          <w:rFonts w:ascii="Fb Fontext" w:hAnsi="Fb Fontext" w:hint="cs"/>
          <w:rtl/>
        </w:rPr>
        <w:t xml:space="preserve"> </w:t>
      </w:r>
      <w:r w:rsidR="00992870">
        <w:rPr>
          <w:rFonts w:ascii="Fb Fontext" w:hAnsi="Fb Fontext" w:hint="cs"/>
          <w:rtl/>
        </w:rPr>
        <w:t xml:space="preserve"> </w:t>
      </w:r>
      <w:r w:rsidR="00685BF4">
        <w:rPr>
          <w:rFonts w:ascii="Fb Fontext" w:hAnsi="Fb Fontext" w:hint="cs"/>
          <w:rtl/>
        </w:rPr>
        <w:t>ד</w:t>
      </w:r>
      <w:r w:rsidRPr="004A3A20">
        <w:rPr>
          <w:rStyle w:val="affffa"/>
          <w:rFonts w:hint="cs"/>
          <w:rtl/>
        </w:rPr>
        <w:t>'כל גיא ינשא</w:t>
      </w:r>
      <w:r w:rsidRPr="004A3A20">
        <w:rPr>
          <w:rStyle w:val="affffa"/>
          <w:rtl/>
        </w:rPr>
        <w:t>'</w:t>
      </w:r>
      <w:r w:rsidRPr="004A3A20">
        <w:rPr>
          <w:rStyle w:val="affffa"/>
          <w:rFonts w:hint="cs"/>
          <w:rtl/>
        </w:rPr>
        <w:t>,</w:t>
      </w:r>
    </w:p>
    <w:p w14:paraId="5EACF0F7" w14:textId="77777777" w:rsidR="003E2DCC" w:rsidRPr="006F178A" w:rsidRDefault="003E2DCC" w:rsidP="00A522DC">
      <w:pPr>
        <w:pStyle w:val="a3"/>
        <w:framePr w:wrap="around"/>
        <w:rPr>
          <w:rtl/>
        </w:rPr>
      </w:pPr>
      <w:r w:rsidRPr="006F178A">
        <w:rPr>
          <w:rtl/>
        </w:rPr>
        <w:t>נה:</w:t>
      </w:r>
    </w:p>
    <w:p w14:paraId="07E189DE" w14:textId="77777777" w:rsidR="006666DF" w:rsidRPr="00C14A40" w:rsidRDefault="003E2DCC" w:rsidP="00992870">
      <w:pPr>
        <w:pStyle w:val="38"/>
        <w:framePr w:wrap="notBeside"/>
        <w:rPr>
          <w:rtl/>
        </w:rPr>
      </w:pPr>
      <w:r w:rsidRPr="00C14A40">
        <w:rPr>
          <w:rtl/>
        </w:rPr>
        <w:t>•</w:t>
      </w:r>
      <w:r w:rsidRPr="00C14A40">
        <w:rPr>
          <w:rFonts w:hint="cs"/>
          <w:rtl/>
        </w:rPr>
        <w:t xml:space="preserve"> </w:t>
      </w:r>
      <w:r w:rsidRPr="00C14A40">
        <w:rPr>
          <w:rtl/>
        </w:rPr>
        <w:t>תניא:</w:t>
      </w:r>
    </w:p>
    <w:p w14:paraId="6FFB6792" w14:textId="2B697606" w:rsidR="006F0B53" w:rsidRDefault="003E2DCC" w:rsidP="003E2DCC">
      <w:pPr>
        <w:rPr>
          <w:rFonts w:ascii="Fb Fontext" w:hAnsi="Fb Fontext"/>
          <w:rtl/>
        </w:rPr>
      </w:pPr>
      <w:r w:rsidRPr="008B1B1A">
        <w:rPr>
          <w:rStyle w:val="afffa"/>
          <w:rtl/>
        </w:rPr>
        <w:t>הנודר מן הדגן</w:t>
      </w:r>
      <w:r w:rsidRPr="006F178A">
        <w:rPr>
          <w:rFonts w:ascii="Fb Fontext" w:hAnsi="Fb Fontext"/>
          <w:rtl/>
        </w:rPr>
        <w:t xml:space="preserve"> אסור אף בפול המצרי יבש</w:t>
      </w:r>
      <w:r w:rsidR="006F0B53">
        <w:rPr>
          <w:rFonts w:ascii="Fb Fontext" w:hAnsi="Fb Fontext" w:hint="cs"/>
          <w:rtl/>
        </w:rPr>
        <w:t>,</w:t>
      </w:r>
      <w:r w:rsidRPr="006F178A">
        <w:rPr>
          <w:rFonts w:ascii="Fb Fontext" w:hAnsi="Fb Fontext"/>
          <w:rtl/>
        </w:rPr>
        <w:t xml:space="preserve"> </w:t>
      </w:r>
    </w:p>
    <w:p w14:paraId="2BA525D9" w14:textId="3C2EF1B4" w:rsidR="003E2DCC" w:rsidRPr="006F178A" w:rsidRDefault="003E2DCC" w:rsidP="00992870">
      <w:pPr>
        <w:rPr>
          <w:rtl/>
        </w:rPr>
      </w:pPr>
      <w:r w:rsidRPr="006F178A">
        <w:rPr>
          <w:rFonts w:ascii="Fb Fontext" w:hAnsi="Fb Fontext"/>
          <w:rtl/>
        </w:rPr>
        <w:t>ומותר בלח, ובאורז, בחילקא, בטרגיס ובטיסני.</w:t>
      </w:r>
    </w:p>
    <w:p w14:paraId="26B2E05B" w14:textId="77777777" w:rsidR="006F0B53" w:rsidRPr="006F0B53" w:rsidRDefault="003E2DCC" w:rsidP="00992870">
      <w:pPr>
        <w:rPr>
          <w:rtl/>
        </w:rPr>
      </w:pPr>
      <w:r w:rsidRPr="008B1B1A">
        <w:rPr>
          <w:rStyle w:val="afffa"/>
          <w:rtl/>
        </w:rPr>
        <w:t>הנודר מן פירות השנה -</w:t>
      </w:r>
      <w:r w:rsidRPr="006F0B53">
        <w:rPr>
          <w:rtl/>
        </w:rPr>
        <w:t xml:space="preserve"> אסור בכל פירות השנה, </w:t>
      </w:r>
    </w:p>
    <w:p w14:paraId="79A9C1CE" w14:textId="3255F55E" w:rsidR="003E2DCC" w:rsidRPr="006F0B53" w:rsidRDefault="003E2DCC" w:rsidP="00992870">
      <w:pPr>
        <w:rPr>
          <w:rtl/>
        </w:rPr>
      </w:pPr>
      <w:r w:rsidRPr="006F0B53">
        <w:rPr>
          <w:rtl/>
        </w:rPr>
        <w:t>ומותר בגדיים ובטלאים, ובחלב ובביצים, ובגוזלות;</w:t>
      </w:r>
    </w:p>
    <w:p w14:paraId="007D0316" w14:textId="77777777" w:rsidR="003E2DCC" w:rsidRPr="006F178A" w:rsidRDefault="003E2DCC" w:rsidP="00992870">
      <w:pPr>
        <w:rPr>
          <w:rtl/>
        </w:rPr>
      </w:pPr>
      <w:r w:rsidRPr="006F178A">
        <w:rPr>
          <w:rtl/>
        </w:rPr>
        <w:t>ואם אמר גידולי שנה עלי - אסור בכולן.</w:t>
      </w:r>
    </w:p>
    <w:p w14:paraId="56EC1139" w14:textId="4C0E0C97" w:rsidR="003E2DCC" w:rsidRPr="006F178A" w:rsidRDefault="003E2DCC" w:rsidP="003E2DCC">
      <w:pPr>
        <w:rPr>
          <w:rtl/>
        </w:rPr>
      </w:pPr>
      <w:r w:rsidRPr="008B1B1A">
        <w:rPr>
          <w:rStyle w:val="afffa"/>
          <w:rtl/>
        </w:rPr>
        <w:t>הנודר מפירות הארץ</w:t>
      </w:r>
      <w:r w:rsidRPr="006F178A">
        <w:rPr>
          <w:rtl/>
        </w:rPr>
        <w:t xml:space="preserve"> אסור בכל פירות הארץ, ומותר בכמהין ופטריות;</w:t>
      </w:r>
    </w:p>
    <w:p w14:paraId="395D9452" w14:textId="77777777" w:rsidR="003E2DCC" w:rsidRPr="006F178A" w:rsidRDefault="003E2DCC" w:rsidP="008B1B1A">
      <w:pPr>
        <w:spacing w:after="60"/>
        <w:rPr>
          <w:rtl/>
        </w:rPr>
      </w:pPr>
      <w:r w:rsidRPr="006F178A">
        <w:rPr>
          <w:rtl/>
        </w:rPr>
        <w:t>ואם אמר גידולי קרקע עלי - אסור בכולן.</w:t>
      </w:r>
    </w:p>
    <w:p w14:paraId="36610B36" w14:textId="3EB745E2" w:rsidR="006666DF" w:rsidRPr="00C14A40" w:rsidRDefault="003E2DCC" w:rsidP="00992870">
      <w:pPr>
        <w:pStyle w:val="38"/>
        <w:framePr w:wrap="notBeside"/>
        <w:rPr>
          <w:rtl/>
        </w:rPr>
      </w:pPr>
      <w:r w:rsidRPr="00C14A40">
        <w:rPr>
          <w:rtl/>
        </w:rPr>
        <w:t>רמינהי:</w:t>
      </w:r>
    </w:p>
    <w:p w14:paraId="1F05A10B" w14:textId="7272BA46" w:rsidR="00992870" w:rsidRDefault="003E2DCC" w:rsidP="003E2DCC">
      <w:pPr>
        <w:rPr>
          <w:rtl/>
        </w:rPr>
      </w:pPr>
      <w:r w:rsidRPr="006F178A">
        <w:rPr>
          <w:rtl/>
        </w:rPr>
        <w:t xml:space="preserve">על דבר שאין </w:t>
      </w:r>
      <w:r w:rsidRPr="00295E41">
        <w:rPr>
          <w:rStyle w:val="afffa"/>
          <w:rtl/>
        </w:rPr>
        <w:t>גידולו</w:t>
      </w:r>
      <w:r w:rsidRPr="006F178A">
        <w:rPr>
          <w:rtl/>
        </w:rPr>
        <w:t xml:space="preserve"> מן הארץ, אומר שהכל נהיה בדברו, </w:t>
      </w:r>
    </w:p>
    <w:p w14:paraId="1A380586" w14:textId="77777777" w:rsidR="006666DF" w:rsidRPr="00C14A40" w:rsidRDefault="003E2DCC" w:rsidP="00992870">
      <w:pPr>
        <w:pStyle w:val="38"/>
        <w:framePr w:wrap="notBeside"/>
        <w:rPr>
          <w:rtl/>
        </w:rPr>
      </w:pPr>
      <w:r w:rsidRPr="00C14A40">
        <w:rPr>
          <w:rtl/>
        </w:rPr>
        <w:t>ותניא:</w:t>
      </w:r>
    </w:p>
    <w:p w14:paraId="560FE036" w14:textId="43F7F327" w:rsidR="003E2DCC" w:rsidRPr="006F178A" w:rsidRDefault="003E2DCC" w:rsidP="003E2DCC">
      <w:pPr>
        <w:rPr>
          <w:rtl/>
        </w:rPr>
      </w:pPr>
      <w:r w:rsidRPr="006F178A">
        <w:rPr>
          <w:rtl/>
        </w:rPr>
        <w:t>על המלח ועל הזמית, ועל כמהין ופטריות, אומר שהכל נהיה בדברו.</w:t>
      </w:r>
    </w:p>
    <w:p w14:paraId="41FD702F" w14:textId="77777777" w:rsidR="00992870" w:rsidRPr="00C14A40" w:rsidRDefault="003E2DCC" w:rsidP="00992870">
      <w:pPr>
        <w:pStyle w:val="38"/>
        <w:framePr w:wrap="notBeside"/>
        <w:rPr>
          <w:rFonts w:hint="cs"/>
          <w:rtl/>
        </w:rPr>
      </w:pPr>
      <w:r w:rsidRPr="00C14A40">
        <w:rPr>
          <w:rtl/>
        </w:rPr>
        <w:t xml:space="preserve">אביי: </w:t>
      </w:r>
    </w:p>
    <w:p w14:paraId="184B6E9F" w14:textId="77777777" w:rsidR="008B1B1A" w:rsidRDefault="003E2DCC" w:rsidP="003E2DCC">
      <w:pPr>
        <w:rPr>
          <w:rStyle w:val="affffe"/>
          <w:rtl/>
        </w:rPr>
      </w:pPr>
      <w:r w:rsidRPr="00992870">
        <w:rPr>
          <w:rFonts w:ascii="Fb Fontext" w:hAnsi="Fb Fontext" w:hint="cs"/>
          <w:rtl/>
        </w:rPr>
        <w:t xml:space="preserve">מתרבים מן הארץ אבל יונקים מן האויר </w:t>
      </w:r>
      <w:r w:rsidRPr="006F0B53">
        <w:rPr>
          <w:rStyle w:val="afffff0"/>
          <w:rFonts w:hint="cs"/>
          <w:rtl/>
        </w:rPr>
        <w:t xml:space="preserve">[ולא מהקרקע] </w:t>
      </w:r>
    </w:p>
    <w:p w14:paraId="778DA234" w14:textId="77777777" w:rsidR="008B1B1A" w:rsidRPr="00C14A40" w:rsidRDefault="003E2DCC" w:rsidP="008B1B1A">
      <w:pPr>
        <w:pStyle w:val="38"/>
        <w:framePr w:wrap="notBeside"/>
        <w:rPr>
          <w:rtl/>
        </w:rPr>
      </w:pPr>
      <w:r w:rsidRPr="00C14A40">
        <w:rPr>
          <w:rFonts w:hint="cs"/>
          <w:rtl/>
        </w:rPr>
        <w:t>ותני</w:t>
      </w:r>
      <w:r w:rsidRPr="00C14A40">
        <w:rPr>
          <w:rtl/>
        </w:rPr>
        <w:t xml:space="preserve">: </w:t>
      </w:r>
    </w:p>
    <w:p w14:paraId="010A9D30" w14:textId="42F62246" w:rsidR="006666DF" w:rsidRDefault="003E2DCC" w:rsidP="003E2DCC">
      <w:pPr>
        <w:rPr>
          <w:rtl/>
        </w:rPr>
      </w:pPr>
      <w:r w:rsidRPr="00992870">
        <w:rPr>
          <w:rFonts w:ascii="Fb Fontext" w:hAnsi="Fb Fontext"/>
          <w:rtl/>
        </w:rPr>
        <w:t xml:space="preserve">על דבר שאין </w:t>
      </w:r>
      <w:r w:rsidRPr="00992870">
        <w:rPr>
          <w:rFonts w:ascii="Fb Fontext" w:hAnsi="Fb Fontext"/>
          <w:b/>
          <w:bCs/>
          <w:rtl/>
        </w:rPr>
        <w:t>יונק</w:t>
      </w:r>
      <w:r w:rsidRPr="00992870">
        <w:rPr>
          <w:rFonts w:ascii="Fb Fontext" w:hAnsi="Fb Fontext"/>
          <w:rtl/>
        </w:rPr>
        <w:t xml:space="preserve"> מן הארץ.</w:t>
      </w:r>
    </w:p>
    <w:p w14:paraId="7737541B" w14:textId="055A1EB6"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11" w:author="קלוד" w:date="2026-10-06T10:09:38Z"/>
        </w:rPr>
      </w:pPr>
      <w:ins w:id="20410" w:author="קלוד" w:date="2026-10-06T10:09:38Z">
        <w:r>
          <w:t xml:space="preserve">משנה ה</w:t>
        </w:r>
      </w:ins>
    </w:p>
    <w:p w14:paraId="15EEE6B0" w14:textId="4F3F2C8C" w:rsidR="003E2DCC" w:rsidRPr="006F178A" w:rsidRDefault="003E2DCC" w:rsidP="003E2DCC">
      <w:pPr>
        <w:pStyle w:val="afff5"/>
        <w:rPr>
          <w:rtl/>
        </w:rPr>
      </w:pPr>
      <w:r w:rsidRPr="006F178A">
        <w:rPr>
          <w:rtl/>
        </w:rPr>
        <w:t xml:space="preserve">הנודר מן הכסות </w:t>
      </w:r>
      <w:r w:rsidR="00FB5882">
        <w:rPr>
          <w:rtl/>
        </w:rPr>
        <w:tab/>
      </w:r>
      <w:r w:rsidR="00FB5882">
        <w:rPr>
          <w:rtl/>
        </w:rPr>
        <w:tab/>
      </w:r>
      <w:r w:rsidR="00FB5882">
        <w:rPr>
          <w:rtl/>
        </w:rPr>
        <w:tab/>
      </w:r>
      <w:r w:rsidRPr="006F178A">
        <w:rPr>
          <w:rtl/>
        </w:rPr>
        <w:t>- מותר בשק וביריעה ובחמילה.</w:t>
      </w:r>
    </w:p>
    <w:p w14:paraId="0914A131" w14:textId="77777777" w:rsidR="003E2DCC" w:rsidRPr="006F178A" w:rsidRDefault="003E2DCC" w:rsidP="003E2DCC">
      <w:pPr>
        <w:pStyle w:val="afff5"/>
        <w:rPr>
          <w:rtl/>
        </w:rPr>
      </w:pPr>
      <w:r w:rsidRPr="006F178A">
        <w:rPr>
          <w:rtl/>
        </w:rPr>
        <w:t xml:space="preserve">אמר קונם צמר עולה עלי - מותר להתכסות בגיזי צמר, </w:t>
      </w:r>
    </w:p>
    <w:p w14:paraId="77789191" w14:textId="23AED6D3" w:rsidR="003E2DCC" w:rsidRPr="006F178A" w:rsidRDefault="003E2DCC" w:rsidP="003E2DCC">
      <w:pPr>
        <w:pStyle w:val="afff5"/>
        <w:rPr>
          <w:rtl/>
        </w:rPr>
      </w:pPr>
      <w:r w:rsidRPr="006F178A">
        <w:rPr>
          <w:rtl/>
        </w:rPr>
        <w:t xml:space="preserve">הפשתן עולה עלי </w:t>
      </w:r>
      <w:r w:rsidR="00FB5882">
        <w:rPr>
          <w:rtl/>
        </w:rPr>
        <w:tab/>
      </w:r>
      <w:r w:rsidR="00FB5882">
        <w:rPr>
          <w:rtl/>
        </w:rPr>
        <w:tab/>
      </w:r>
      <w:r w:rsidR="00FB5882">
        <w:rPr>
          <w:rtl/>
        </w:rPr>
        <w:tab/>
      </w:r>
      <w:r w:rsidRPr="006F178A">
        <w:rPr>
          <w:rtl/>
        </w:rPr>
        <w:t>- מותר להתכסות באניצי פשתן;</w:t>
      </w:r>
    </w:p>
    <w:p w14:paraId="1A284237" w14:textId="7348406A" w:rsidR="003E2DCC" w:rsidRPr="006F178A" w:rsidRDefault="003E2DCC" w:rsidP="00992870">
      <w:pPr>
        <w:pStyle w:val="afff5"/>
        <w:spacing w:after="120"/>
        <w:rPr>
          <w:rtl/>
        </w:rPr>
      </w:pPr>
      <w:r w:rsidRPr="00992870">
        <w:rPr>
          <w:rStyle w:val="TanaimMishna"/>
          <w:rtl/>
          <w:rPrChange w:id="20166" w:author="קלוד" w:date="2026-10-06T10:09:38Z">
            <w:rPr>
              <w:rStyle w:val="affffe"/>
              <w:rtl/>
            </w:rPr>
          </w:rPrChange>
        </w:rPr>
        <w:t xml:space="preserve">ר' יהודה: </w:t>
      </w:r>
      <w:r w:rsidRPr="006F178A">
        <w:rPr>
          <w:rtl/>
        </w:rPr>
        <w:t xml:space="preserve">הכל לפי הנודר, טען והזיע והיה ריחו קשה, אמר קונם </w:t>
      </w:r>
      <w:r w:rsidRPr="00FB5882">
        <w:rPr>
          <w:spacing w:val="2"/>
          <w:rtl/>
        </w:rPr>
        <w:t>צמר ופשתים עולה עלי מותר להתכסות ואסור להפשיל לאחוריו</w:t>
      </w:r>
      <w:r w:rsidRPr="00392931">
        <w:rPr>
          <w:rtl/>
        </w:rPr>
        <w:t>.</w:t>
      </w:r>
      <w:r w:rsidRPr="006F178A">
        <w:rPr>
          <w:rFonts w:ascii="Fb Fontext" w:hAnsi="Fb Fontext"/>
          <w:rtl/>
        </w:rPr>
        <w:t xml:space="preserve"> </w:t>
      </w:r>
    </w:p>
    <w:p w14:paraId="097FC496" w14:textId="77777777" w:rsidR="00992870" w:rsidRPr="00C14A40" w:rsidRDefault="003E2DCC" w:rsidP="00992870">
      <w:pPr>
        <w:pStyle w:val="38"/>
        <w:framePr w:wrap="notBeside"/>
        <w:rPr>
          <w:rtl/>
        </w:rPr>
      </w:pPr>
      <w:r w:rsidRPr="00C14A40">
        <w:rPr>
          <w:rtl/>
        </w:rPr>
        <w:t>תניא:</w:t>
      </w:r>
    </w:p>
    <w:p w14:paraId="1580F5E0" w14:textId="342DA1D7" w:rsidR="003E2DCC" w:rsidRPr="006F178A" w:rsidRDefault="003E2DCC" w:rsidP="00FB5882">
      <w:pPr>
        <w:spacing w:after="60"/>
        <w:rPr>
          <w:rtl/>
        </w:rPr>
      </w:pPr>
      <w:r w:rsidRPr="00295E41">
        <w:rPr>
          <w:rStyle w:val="afffa"/>
          <w:rtl/>
        </w:rPr>
        <w:t>הנודר מן הכסות</w:t>
      </w:r>
      <w:r w:rsidRPr="006F178A">
        <w:rPr>
          <w:rFonts w:ascii="Fb Fontext" w:hAnsi="Fb Fontext"/>
          <w:rtl/>
        </w:rPr>
        <w:t xml:space="preserve"> מותר בשק וביריעה ובחמילה, ואסור בפונדא</w:t>
      </w:r>
      <w:r w:rsidR="00D27189">
        <w:rPr>
          <w:rFonts w:ascii="Fb Fontext" w:hAnsi="Fb Fontext" w:hint="cs"/>
          <w:rtl/>
        </w:rPr>
        <w:t xml:space="preserve"> </w:t>
      </w:r>
      <w:r w:rsidRPr="00F4640E">
        <w:rPr>
          <w:rStyle w:val="afffff0"/>
          <w:rFonts w:hint="cs"/>
          <w:rtl/>
        </w:rPr>
        <w:t>[חגורה חלולה]</w:t>
      </w:r>
      <w:r w:rsidRPr="00F4640E">
        <w:rPr>
          <w:rStyle w:val="afffff0"/>
          <w:rtl/>
        </w:rPr>
        <w:t xml:space="preserve"> </w:t>
      </w:r>
      <w:r w:rsidRPr="00625DCC">
        <w:rPr>
          <w:rFonts w:ascii="Fb Fontext" w:hAnsi="Fb Fontext"/>
          <w:spacing w:val="-2"/>
          <w:rtl/>
        </w:rPr>
        <w:t>ובפסקיא</w:t>
      </w:r>
      <w:r w:rsidR="00F4640E">
        <w:rPr>
          <w:rFonts w:ascii="Fb Fontext" w:hAnsi="Fb Fontext" w:hint="cs"/>
          <w:spacing w:val="-2"/>
          <w:rtl/>
        </w:rPr>
        <w:t xml:space="preserve"> </w:t>
      </w:r>
      <w:r w:rsidRPr="00F4640E">
        <w:rPr>
          <w:rStyle w:val="afffff0"/>
          <w:rFonts w:hint="cs"/>
          <w:rtl/>
        </w:rPr>
        <w:t>[אזור רחב]</w:t>
      </w:r>
      <w:r w:rsidRPr="00F4640E">
        <w:rPr>
          <w:rStyle w:val="afffff0"/>
          <w:rtl/>
        </w:rPr>
        <w:t>,</w:t>
      </w:r>
      <w:r w:rsidRPr="00625DCC">
        <w:rPr>
          <w:rFonts w:ascii="Fb Fontext" w:hAnsi="Fb Fontext"/>
          <w:spacing w:val="-2"/>
          <w:rtl/>
        </w:rPr>
        <w:t xml:space="preserve"> ובסקורטיא ובקטבליא, ואנפליא ופליניא</w:t>
      </w:r>
      <w:r w:rsidR="00F4640E">
        <w:rPr>
          <w:rStyle w:val="afffff0"/>
          <w:rFonts w:hint="cs"/>
          <w:rtl/>
        </w:rPr>
        <w:t xml:space="preserve"> </w:t>
      </w:r>
      <w:r w:rsidRPr="00F4640E">
        <w:rPr>
          <w:rStyle w:val="afffff0"/>
          <w:rFonts w:hint="cs"/>
          <w:rtl/>
        </w:rPr>
        <w:t>[סינר]</w:t>
      </w:r>
      <w:r w:rsidRPr="00F4640E">
        <w:rPr>
          <w:rStyle w:val="afffff0"/>
          <w:rtl/>
        </w:rPr>
        <w:t>,</w:t>
      </w:r>
      <w:r w:rsidRPr="00625DCC">
        <w:rPr>
          <w:rFonts w:ascii="Fb Fontext" w:hAnsi="Fb Fontext"/>
          <w:spacing w:val="-2"/>
          <w:rtl/>
        </w:rPr>
        <w:t xml:space="preserve"> ומכנסים וכובע.</w:t>
      </w:r>
    </w:p>
    <w:p w14:paraId="359A548F" w14:textId="77777777" w:rsidR="00992870" w:rsidRPr="00C14A40" w:rsidRDefault="00992870" w:rsidP="00992870">
      <w:pPr>
        <w:pStyle w:val="38"/>
        <w:framePr w:wrap="notBeside"/>
        <w:rPr>
          <w:rtl/>
        </w:rPr>
      </w:pPr>
      <w:r w:rsidRPr="00C14A40">
        <w:rPr>
          <w:rFonts w:hint="cs"/>
          <w:rtl/>
        </w:rPr>
        <w:t>רבב</w:t>
      </w:r>
      <w:r w:rsidRPr="00C14A40">
        <w:rPr>
          <w:rtl/>
        </w:rPr>
        <w:t>"</w:t>
      </w:r>
      <w:r w:rsidRPr="00C14A40">
        <w:rPr>
          <w:rFonts w:hint="cs"/>
          <w:rtl/>
        </w:rPr>
        <w:t>ח</w:t>
      </w:r>
      <w:r w:rsidRPr="00C14A40">
        <w:rPr>
          <w:rtl/>
        </w:rPr>
        <w:t>:</w:t>
      </w:r>
    </w:p>
    <w:p w14:paraId="0F654734" w14:textId="12ADEE44" w:rsidR="003E2DCC" w:rsidRPr="006F178A" w:rsidRDefault="003E2DCC" w:rsidP="003E2DCC">
      <w:pPr>
        <w:rPr>
          <w:rtl/>
        </w:rPr>
      </w:pPr>
      <w:r w:rsidRPr="00295E41">
        <w:rPr>
          <w:rStyle w:val="afffa"/>
          <w:rtl/>
        </w:rPr>
        <w:t>איסקורטי</w:t>
      </w:r>
      <w:r w:rsidRPr="006F178A">
        <w:rPr>
          <w:rtl/>
        </w:rPr>
        <w:t>?</w:t>
      </w:r>
      <w:r w:rsidRPr="00F4640E">
        <w:rPr>
          <w:rStyle w:val="affffe"/>
          <w:rtl/>
        </w:rPr>
        <w:t xml:space="preserve"> </w:t>
      </w:r>
      <w:r w:rsidRPr="006F178A">
        <w:rPr>
          <w:rtl/>
        </w:rPr>
        <w:t>כיתונא דצלא.</w:t>
      </w:r>
    </w:p>
    <w:p w14:paraId="3162E5F5" w14:textId="77777777" w:rsidR="006666DF" w:rsidRPr="00C14A40" w:rsidRDefault="003E2DCC" w:rsidP="00992870">
      <w:pPr>
        <w:pStyle w:val="38"/>
        <w:framePr w:wrap="notBeside"/>
        <w:rPr>
          <w:rtl/>
        </w:rPr>
      </w:pPr>
      <w:r w:rsidRPr="00C14A40">
        <w:rPr>
          <w:rtl/>
        </w:rPr>
        <w:t>תניא:</w:t>
      </w:r>
    </w:p>
    <w:p w14:paraId="3B694B8A" w14:textId="0F3CFA81" w:rsidR="003E2DCC" w:rsidRPr="006F178A" w:rsidRDefault="003E2DCC" w:rsidP="003E2DCC">
      <w:pPr>
        <w:rPr>
          <w:rtl/>
        </w:rPr>
      </w:pPr>
      <w:r w:rsidRPr="006F178A">
        <w:rPr>
          <w:rtl/>
        </w:rPr>
        <w:t>יוצאין בשק עבה ובסגוס עבה, וביריעה ובחמילה מפני הגשמים, אבל לא בתיבה</w:t>
      </w:r>
      <w:r w:rsidR="00F4640E">
        <w:rPr>
          <w:rStyle w:val="afffff0"/>
          <w:rFonts w:hint="cs"/>
          <w:rtl/>
        </w:rPr>
        <w:t xml:space="preserve"> </w:t>
      </w:r>
      <w:r w:rsidRPr="00F4640E">
        <w:rPr>
          <w:rStyle w:val="afffff0"/>
          <w:rFonts w:hint="cs"/>
          <w:rtl/>
        </w:rPr>
        <w:t>[משוי]</w:t>
      </w:r>
      <w:r w:rsidRPr="006F178A">
        <w:rPr>
          <w:rtl/>
        </w:rPr>
        <w:t xml:space="preserve"> ולא בקופה, ולא במחצלת מפני הגשמים;</w:t>
      </w:r>
    </w:p>
    <w:p w14:paraId="5183C912" w14:textId="77777777" w:rsidR="003E2DCC" w:rsidRPr="006F178A" w:rsidRDefault="003E2DCC" w:rsidP="003E2DCC">
      <w:pPr>
        <w:rPr>
          <w:rtl/>
        </w:rPr>
      </w:pPr>
      <w:r w:rsidRPr="006F178A">
        <w:rPr>
          <w:rtl/>
        </w:rPr>
        <w:t>הרועים יוצאין בשקים, ולא רועים בלבד אמרו אלא כל אדם, אלא שדברו חכמים בהווה.</w:t>
      </w:r>
    </w:p>
    <w:p w14:paraId="00AC3052" w14:textId="77777777" w:rsidR="003E2DCC" w:rsidRPr="006F178A" w:rsidRDefault="003E2DCC" w:rsidP="000F1DD4">
      <w:pPr>
        <w:pStyle w:val="afffd"/>
        <w:rPr>
          <w:rtl/>
        </w:rPr>
      </w:pPr>
      <w:ins w:id="9889" w:author="מספור קטעי משנה" w:date="2026-10-06T06:45:39Z">
        <w:r>
          <w:rPr>
            <w:rStyle w:val="MisparKeta"/>
          </w:rPr>
          <w:t xml:space="preserve">ד. </w:t>
        </w:r>
      </w:ins>
      <w:r w:rsidRPr="006F178A">
        <w:rPr>
          <w:rtl/>
        </w:rPr>
        <w:t>ר' יהודה אומר: הכל לפי הנודר כו'.</w:t>
      </w:r>
    </w:p>
    <w:p w14:paraId="30686DBC" w14:textId="77777777" w:rsidR="00992870" w:rsidRPr="00C14A40" w:rsidRDefault="003E2DCC" w:rsidP="00992870">
      <w:pPr>
        <w:pStyle w:val="38"/>
        <w:framePr w:wrap="notBeside"/>
        <w:rPr>
          <w:rFonts w:hint="cs"/>
          <w:rtl/>
        </w:rPr>
      </w:pPr>
      <w:r w:rsidRPr="00C14A40">
        <w:rPr>
          <w:rtl/>
        </w:rPr>
        <w:t>תניא: כיצד א</w:t>
      </w:r>
      <w:r w:rsidRPr="00C14A40">
        <w:rPr>
          <w:rFonts w:hint="cs"/>
          <w:rtl/>
        </w:rPr>
        <w:t>ר</w:t>
      </w:r>
      <w:r w:rsidRPr="00C14A40">
        <w:rPr>
          <w:rtl/>
        </w:rPr>
        <w:t>"</w:t>
      </w:r>
      <w:r w:rsidRPr="00C14A40">
        <w:rPr>
          <w:rFonts w:hint="cs"/>
          <w:rtl/>
        </w:rPr>
        <w:t>י</w:t>
      </w:r>
    </w:p>
    <w:p w14:paraId="68C66C24" w14:textId="707F3CF7" w:rsidR="003E2DCC" w:rsidRPr="006F178A" w:rsidRDefault="003E2DCC" w:rsidP="003E2DCC">
      <w:pPr>
        <w:rPr>
          <w:rtl/>
        </w:rPr>
      </w:pPr>
      <w:r w:rsidRPr="00992870">
        <w:rPr>
          <w:rFonts w:ascii="Fb Fontext" w:hAnsi="Fb Fontext"/>
          <w:spacing w:val="-4"/>
          <w:rtl/>
        </w:rPr>
        <w:t>הכל לפי הנודר? היה לבוש צמר והצר, ואמר קונם צמר עולה עלי</w:t>
      </w:r>
      <w:r w:rsidRPr="006F178A">
        <w:rPr>
          <w:rFonts w:ascii="Fb Fontext" w:hAnsi="Fb Fontext"/>
          <w:rtl/>
        </w:rPr>
        <w:t xml:space="preserve"> - אסור ללבוש ומותר לטעון;</w:t>
      </w:r>
    </w:p>
    <w:p w14:paraId="5DF523F2" w14:textId="77777777" w:rsidR="00F4640E" w:rsidRDefault="003E2DCC" w:rsidP="003E2DCC">
      <w:pPr>
        <w:rPr>
          <w:rtl/>
        </w:rPr>
      </w:pPr>
      <w:r w:rsidRPr="006F178A">
        <w:rPr>
          <w:rtl/>
        </w:rPr>
        <w:t xml:space="preserve">היה טעון פשתן והזיע, ואמר קונם פשתן עולה עלי </w:t>
      </w:r>
    </w:p>
    <w:p w14:paraId="77E88F61" w14:textId="77777777" w:rsidR="006666DF" w:rsidRDefault="003E2DCC" w:rsidP="00F4640E">
      <w:pPr>
        <w:rPr>
          <w:rtl/>
        </w:rPr>
      </w:pPr>
      <w:r w:rsidRPr="006F178A">
        <w:rPr>
          <w:rtl/>
        </w:rPr>
        <w:t>- מותר ללבוש ואסור לטעון.</w:t>
      </w:r>
    </w:p>
    <w:p w14:paraId="7BE7625D" w14:textId="0555BE18"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76B59719" w14:textId="77777777" w:rsidR="003E2DCC" w:rsidRPr="006F178A" w:rsidRDefault="003E2DCC" w:rsidP="00A522DC">
      <w:pPr>
        <w:pStyle w:val="a3"/>
        <w:framePr w:wrap="around"/>
        <w:rPr>
          <w:rtl/>
        </w:rPr>
      </w:pPr>
      <w:r w:rsidRPr="006F178A">
        <w:rPr>
          <w:rtl/>
        </w:rPr>
        <w:t>נו.</w:t>
      </w:r>
    </w:p>
    <w:p>
      <w:pPr>
        <w:pStyle w:val="afffffb"/>
        <w:rPr>
          <w:ins w:id="20413" w:author="קלוד" w:date="2026-10-06T10:09:38Z"/>
        </w:rPr>
      </w:pPr>
      <w:ins w:id="20412" w:author="קלוד" w:date="2026-10-06T10:09:38Z">
        <w:r>
          <w:t xml:space="preserve">משנה ה</w:t>
        </w:r>
      </w:ins>
    </w:p>
    <w:p w14:paraId="5828D033" w14:textId="61F5ED14" w:rsidR="003E2DCC" w:rsidRPr="00B15076" w:rsidRDefault="003E2DCC" w:rsidP="003E2DCC">
      <w:pPr>
        <w:pStyle w:val="afff5"/>
        <w:rPr>
          <w:rtl/>
        </w:rPr>
      </w:pPr>
      <w:r w:rsidRPr="00B15076">
        <w:rPr>
          <w:rtl/>
        </w:rPr>
        <w:t>הנודר מן הבית -</w:t>
      </w:r>
      <w:r w:rsidR="00A32DAA" w:rsidRPr="00A32DAA">
        <w:rPr>
          <w:rStyle w:val="TanaimMishna"/>
          <w:rFonts w:hint="cs"/>
          <w:rtl/>
          <w:rPrChange w:id="20167" w:author="קלוד" w:date="2026-10-06T10:09:38Z">
            <w:rPr>
              <w:rStyle w:val="affffe"/>
              <w:rFonts w:hint="cs"/>
              <w:rtl/>
            </w:rPr>
          </w:rPrChange>
        </w:rPr>
        <w:t>לר</w:t>
      </w:r>
      <w:r w:rsidR="0075729B">
        <w:rPr>
          <w:rStyle w:val="TanaimMishna"/>
          <w:rtl/>
          <w:rPrChange w:id="20168" w:author="קלוד" w:date="2026-10-06T10:09:38Z">
            <w:rPr>
              <w:rStyle w:val="affffe"/>
              <w:rtl/>
            </w:rPr>
          </w:rPrChange>
        </w:rPr>
        <w:t>"</w:t>
      </w:r>
      <w:r w:rsidR="00A32DAA" w:rsidRPr="00A32DAA">
        <w:rPr>
          <w:rStyle w:val="TanaimMishna"/>
          <w:rFonts w:hint="cs"/>
          <w:rtl/>
          <w:rPrChange w:id="20169" w:author="קלוד" w:date="2026-10-06T10:09:38Z">
            <w:rPr>
              <w:rStyle w:val="affffe"/>
              <w:rFonts w:hint="cs"/>
              <w:rtl/>
            </w:rPr>
          </w:rPrChange>
        </w:rPr>
        <w:t>מ</w:t>
      </w:r>
      <w:r w:rsidRPr="00B15076">
        <w:rPr>
          <w:rtl/>
        </w:rPr>
        <w:t xml:space="preserve"> מותר בעלייה, </w:t>
      </w:r>
      <w:r w:rsidR="00A32DAA" w:rsidRPr="00A32DAA">
        <w:rPr>
          <w:rStyle w:val="TanaimMishna"/>
          <w:rFonts w:hint="cs"/>
          <w:rtl/>
          <w:rPrChange w:id="20170" w:author="קלוד" w:date="2026-10-06T10:09:38Z">
            <w:rPr>
              <w:rStyle w:val="affffe"/>
              <w:rFonts w:hint="cs"/>
              <w:rtl/>
            </w:rPr>
          </w:rPrChange>
        </w:rPr>
        <w:t>וחכ</w:t>
      </w:r>
      <w:r w:rsidR="0075729B">
        <w:rPr>
          <w:rStyle w:val="TanaimMishna"/>
          <w:rtl/>
          <w:rPrChange w:id="20171" w:author="קלוד" w:date="2026-10-06T10:09:38Z">
            <w:rPr>
              <w:rStyle w:val="affffe"/>
              <w:rtl/>
            </w:rPr>
          </w:rPrChange>
        </w:rPr>
        <w:t>"</w:t>
      </w:r>
      <w:r w:rsidR="00A32DAA" w:rsidRPr="00A32DAA">
        <w:rPr>
          <w:rStyle w:val="TanaimMishna"/>
          <w:rFonts w:hint="cs"/>
          <w:rtl/>
          <w:rPrChange w:id="20172" w:author="קלוד" w:date="2026-10-06T10:09:38Z">
            <w:rPr>
              <w:rStyle w:val="affffe"/>
              <w:rFonts w:hint="cs"/>
              <w:rtl/>
            </w:rPr>
          </w:rPrChange>
        </w:rPr>
        <w:t>א</w:t>
      </w:r>
      <w:r w:rsidRPr="00A32DAA">
        <w:rPr>
          <w:rStyle w:val="TanaimMishna"/>
          <w:rtl/>
          <w:rPrChange w:id="20173" w:author="קלוד" w:date="2026-10-06T10:09:38Z">
            <w:rPr>
              <w:rStyle w:val="affffe"/>
              <w:rtl/>
            </w:rPr>
          </w:rPrChange>
        </w:rPr>
        <w:t xml:space="preserve">: </w:t>
      </w:r>
      <w:r w:rsidRPr="00B15076">
        <w:rPr>
          <w:rtl/>
        </w:rPr>
        <w:t>עלייה בכלל הבית;</w:t>
      </w:r>
    </w:p>
    <w:p w14:paraId="30C81CAE" w14:textId="77777777" w:rsidR="003E2DCC" w:rsidRPr="006F178A" w:rsidRDefault="003E2DCC" w:rsidP="003E2DCC">
      <w:pPr>
        <w:pStyle w:val="afff5"/>
        <w:rPr>
          <w:rtl/>
        </w:rPr>
      </w:pPr>
      <w:r w:rsidRPr="006F178A">
        <w:rPr>
          <w:rtl/>
        </w:rPr>
        <w:t>הנודר מן עלייה - מותר בבית.</w:t>
      </w:r>
    </w:p>
    <w:p w14:paraId="4D4ECFE5" w14:textId="06E85C1C" w:rsidR="004A7C6D" w:rsidRPr="00C46600" w:rsidRDefault="004A7C6D" w:rsidP="00C46600">
      <w:pPr>
        <w:pStyle w:val="affffb"/>
        <w:rPr>
          <w:rtl/>
        </w:rPr>
      </w:pPr>
      <w:r w:rsidRPr="00C46600">
        <w:rPr>
          <w:rFonts w:hint="cs"/>
          <w:rtl/>
        </w:rPr>
        <w:t xml:space="preserve">מאן תנא </w:t>
      </w:r>
      <w:r w:rsidR="00C46600">
        <w:rPr>
          <w:rFonts w:hint="cs"/>
          <w:rtl/>
        </w:rPr>
        <w:t>'</w:t>
      </w:r>
      <w:r w:rsidRPr="00C46600">
        <w:rPr>
          <w:rFonts w:hint="cs"/>
          <w:rtl/>
        </w:rPr>
        <w:t>בית</w:t>
      </w:r>
      <w:r w:rsidR="00C46600">
        <w:rPr>
          <w:rFonts w:hint="cs"/>
          <w:rtl/>
        </w:rPr>
        <w:t>'</w:t>
      </w:r>
      <w:r w:rsidRPr="00C46600">
        <w:rPr>
          <w:rFonts w:hint="cs"/>
          <w:rtl/>
        </w:rPr>
        <w:t xml:space="preserve"> דצרעת בתים </w:t>
      </w:r>
      <w:r w:rsidR="00C46600" w:rsidRPr="00C46600">
        <w:rPr>
          <w:rFonts w:hint="cs"/>
          <w:rtl/>
        </w:rPr>
        <w:t>לרבות את היציע</w:t>
      </w:r>
    </w:p>
    <w:p w14:paraId="13E49E1D" w14:textId="77777777" w:rsidR="006666DF" w:rsidRPr="00C14A40" w:rsidRDefault="00897647" w:rsidP="00992870">
      <w:pPr>
        <w:pStyle w:val="38"/>
        <w:framePr w:wrap="notBeside"/>
        <w:rPr>
          <w:rFonts w:hint="cs"/>
          <w:rtl/>
        </w:rPr>
      </w:pPr>
      <w:r w:rsidRPr="00C14A40">
        <w:rPr>
          <w:rFonts w:hint="cs"/>
          <w:rtl/>
        </w:rPr>
        <w:t>א.</w:t>
      </w:r>
    </w:p>
    <w:p w14:paraId="2A2E3BCC" w14:textId="2FD184E9" w:rsidR="003E2DCC" w:rsidRPr="00CA2B12" w:rsidRDefault="00CA2B12" w:rsidP="00897647">
      <w:pPr>
        <w:rPr>
          <w:rStyle w:val="afffff0"/>
          <w:rtl/>
        </w:rPr>
      </w:pPr>
      <w:r>
        <w:rPr>
          <w:rStyle w:val="affffe"/>
          <w:rFonts w:hint="cs"/>
          <w:rtl/>
          <w:rPrChange w:id="9126" w:author="מנוע אמוראים" w:date="2026-10-05T16:41:00Z">
            <w:rPr>
              <w:rFonts w:hint="cs"/>
              <w:rtl/>
            </w:rPr>
          </w:rPrChange>
        </w:rPr>
        <w:t xml:space="preserve">כ</w:t>
      </w:r>
      <w:r>
        <w:rPr>
          <w:rStyle w:val="affffe"/>
          <w:rFonts w:hint="cs"/>
          <w:rtl/>
          <w:rPrChange w:id="9127" w:author="מנוע אמוראים" w:date="2026-10-05T16:41:00Z">
            <w:rPr>
              <w:rFonts w:hint="cs"/>
              <w:rtl/>
            </w:rPr>
          </w:rPrChange>
        </w:rPr>
        <w:t xml:space="preserve">ר</w:t>
      </w:r>
      <w:r>
        <w:rPr>
          <w:rStyle w:val="affffe"/>
          <w:rtl/>
          <w:rPrChange w:id="9128" w:author="מנוע אמוראים" w:date="2026-10-05T16:41:00Z">
            <w:rPr>
              <w:rtl/>
            </w:rPr>
          </w:rPrChange>
        </w:rPr>
        <w:t xml:space="preserve">"</w:t>
      </w:r>
      <w:r>
        <w:rPr>
          <w:rStyle w:val="affffe"/>
          <w:rFonts w:hint="cs"/>
          <w:rtl/>
          <w:rPrChange w:id="9129" w:author="מנוע אמוראים" w:date="2026-10-05T16:41:00Z">
            <w:rPr>
              <w:rFonts w:hint="cs"/>
              <w:rtl/>
            </w:rPr>
          </w:rPrChange>
        </w:rPr>
        <w:t xml:space="preserve">מ</w:t>
      </w:r>
      <w:r>
        <w:rPr>
          <w:rFonts w:hint="cs"/>
          <w:rtl/>
        </w:rPr>
        <w:t xml:space="preserve">,</w:t>
      </w:r>
      <w:r w:rsidR="00897647">
        <w:rPr>
          <w:rFonts w:hint="cs"/>
          <w:rtl/>
        </w:rPr>
        <w:t xml:space="preserve"> </w:t>
      </w:r>
      <w:r w:rsidR="003E2DCC" w:rsidRPr="00CA2B12">
        <w:rPr>
          <w:rStyle w:val="afffff0"/>
          <w:rFonts w:hint="cs"/>
          <w:rtl/>
        </w:rPr>
        <w:t>[דלרבנן עלייה בכלל בית '</w:t>
      </w:r>
      <w:r w:rsidR="003E2DCC" w:rsidRPr="00295E41">
        <w:rPr>
          <w:rStyle w:val="afffa"/>
          <w:rFonts w:hint="cs"/>
          <w:rtl/>
        </w:rPr>
        <w:t>ב</w:t>
      </w:r>
      <w:r w:rsidR="003E2DCC" w:rsidRPr="00CA2B12">
        <w:rPr>
          <w:rStyle w:val="afffff0"/>
          <w:rFonts w:hint="cs"/>
          <w:rtl/>
        </w:rPr>
        <w:t>בית' לריבוי.</w:t>
      </w:r>
    </w:p>
    <w:p w14:paraId="44D635AF" w14:textId="77777777" w:rsidR="00992870" w:rsidRPr="00C14A40" w:rsidRDefault="007E17B9" w:rsidP="00992870">
      <w:pPr>
        <w:pStyle w:val="38"/>
        <w:framePr w:wrap="notBeside"/>
        <w:rPr>
          <w:rtl/>
        </w:rPr>
      </w:pPr>
      <w:r w:rsidRPr="00C14A40">
        <w:rPr>
          <w:rFonts w:hint="cs"/>
          <w:rtl/>
        </w:rPr>
        <w:t xml:space="preserve">ב. </w:t>
      </w:r>
      <w:r w:rsidR="003E2DCC" w:rsidRPr="00C14A40">
        <w:rPr>
          <w:rtl/>
        </w:rPr>
        <w:t>אביי:</w:t>
      </w:r>
    </w:p>
    <w:p w14:paraId="4AB8CA2A" w14:textId="0CD53E82" w:rsidR="003E2DCC" w:rsidRPr="006F178A" w:rsidRDefault="0052609B" w:rsidP="003E2DCC">
      <w:pPr>
        <w:rPr>
          <w:rtl/>
        </w:rPr>
      </w:pPr>
      <w:r>
        <w:rPr>
          <w:rtl/>
        </w:rPr>
        <w:t>אף</w:t>
      </w:r>
      <w:r w:rsidR="003E2DCC" w:rsidRPr="006F178A">
        <w:rPr>
          <w:rtl/>
        </w:rPr>
        <w:t xml:space="preserve"> </w:t>
      </w:r>
      <w:r w:rsidR="003E2DCC" w:rsidRPr="006F178A">
        <w:rPr>
          <w:rFonts w:hint="cs"/>
          <w:rtl/>
        </w:rPr>
        <w:t>ל</w:t>
      </w:r>
      <w:r w:rsidR="003E2DCC" w:rsidRPr="006F178A">
        <w:rPr>
          <w:rtl/>
        </w:rPr>
        <w:t xml:space="preserve">רבנן, </w:t>
      </w:r>
      <w:r w:rsidR="003E2DCC" w:rsidRPr="00B97D61">
        <w:rPr>
          <w:rStyle w:val="affffe"/>
          <w:rFonts w:hint="cs"/>
          <w:rtl/>
        </w:rPr>
        <w:t>ו</w:t>
      </w:r>
      <w:r w:rsidR="003E2DCC" w:rsidRPr="00B97D61">
        <w:rPr>
          <w:rStyle w:val="affffe"/>
          <w:rtl/>
        </w:rPr>
        <w:t>בעי קרא</w:t>
      </w:r>
      <w:r w:rsidR="003E2DCC" w:rsidRPr="006F178A">
        <w:rPr>
          <w:rtl/>
        </w:rPr>
        <w:t xml:space="preserve"> </w:t>
      </w:r>
      <w:r>
        <w:rPr>
          <w:rFonts w:hint="cs"/>
          <w:rtl/>
        </w:rPr>
        <w:t>אף</w:t>
      </w:r>
      <w:r w:rsidR="003E2DCC" w:rsidRPr="006F178A">
        <w:rPr>
          <w:rFonts w:hint="cs"/>
          <w:rtl/>
        </w:rPr>
        <w:t xml:space="preserve"> דלא מחבר בא</w:t>
      </w:r>
      <w:r w:rsidR="0036513E">
        <w:rPr>
          <w:rFonts w:hint="cs"/>
          <w:rtl/>
        </w:rPr>
        <w:t>רץ</w:t>
      </w:r>
      <w:r w:rsidR="003E2DCC" w:rsidRPr="006F178A">
        <w:rPr>
          <w:rFonts w:hint="cs"/>
          <w:rtl/>
        </w:rPr>
        <w:t xml:space="preserve"> </w:t>
      </w:r>
      <w:r w:rsidR="003E2DCC" w:rsidRPr="0036513E">
        <w:rPr>
          <w:rStyle w:val="affffa"/>
          <w:rFonts w:hint="cs"/>
          <w:rtl/>
        </w:rPr>
        <w:t>כ'ב</w:t>
      </w:r>
      <w:r w:rsidR="003E2DCC" w:rsidRPr="0036513E">
        <w:rPr>
          <w:rStyle w:val="affffa"/>
          <w:rtl/>
        </w:rPr>
        <w:t>בית ארץ אחזתכם</w:t>
      </w:r>
      <w:r w:rsidR="003E2DCC" w:rsidRPr="0036513E">
        <w:rPr>
          <w:rStyle w:val="affffa"/>
          <w:rFonts w:hint="cs"/>
          <w:rtl/>
        </w:rPr>
        <w:t>'</w:t>
      </w:r>
      <w:r w:rsidR="003E2DCC" w:rsidRPr="0036513E">
        <w:rPr>
          <w:rStyle w:val="affffa"/>
          <w:rtl/>
        </w:rPr>
        <w:t xml:space="preserve"> </w:t>
      </w:r>
    </w:p>
    <w:p w14:paraId="4E5BF439" w14:textId="77777777" w:rsidR="00992870" w:rsidRPr="00C14A40" w:rsidRDefault="003E2DCC" w:rsidP="00992870">
      <w:pPr>
        <w:pStyle w:val="38"/>
        <w:framePr w:wrap="notBeside"/>
        <w:rPr>
          <w:rtl/>
        </w:rPr>
      </w:pPr>
      <w:r w:rsidRPr="00C14A40">
        <w:rPr>
          <w:rFonts w:hint="cs"/>
          <w:rtl/>
        </w:rPr>
        <w:t xml:space="preserve">והך </w:t>
      </w:r>
      <w:r w:rsidR="003E227B" w:rsidRPr="00C14A40">
        <w:rPr>
          <w:rFonts w:hint="cs"/>
          <w:rtl/>
        </w:rPr>
        <w:t>ד</w:t>
      </w:r>
      <w:r w:rsidRPr="00C14A40">
        <w:rPr>
          <w:rFonts w:hint="cs"/>
          <w:rtl/>
        </w:rPr>
        <w:t>רב</w:t>
      </w:r>
      <w:r w:rsidRPr="00C14A40">
        <w:rPr>
          <w:rtl/>
        </w:rPr>
        <w:t>:</w:t>
      </w:r>
    </w:p>
    <w:p w14:paraId="2E308AEB" w14:textId="129B9012" w:rsidR="003E2DCC" w:rsidRPr="006F178A" w:rsidRDefault="003E2DCC" w:rsidP="007E17B9">
      <w:pPr>
        <w:rPr>
          <w:rtl/>
        </w:rPr>
      </w:pPr>
      <w:r w:rsidRPr="006F178A">
        <w:rPr>
          <w:rtl/>
        </w:rPr>
        <w:t xml:space="preserve">בית בביתי אני מוכר לך - מראהו עלייה, </w:t>
      </w:r>
    </w:p>
    <w:p w14:paraId="174E3529" w14:textId="2EEC4684" w:rsidR="003E2DCC" w:rsidRPr="006F178A" w:rsidRDefault="003E2DCC" w:rsidP="00992870">
      <w:pPr>
        <w:rPr>
          <w:rtl/>
        </w:rPr>
      </w:pPr>
      <w:r w:rsidRPr="006F178A">
        <w:rPr>
          <w:rtl/>
        </w:rPr>
        <w:t xml:space="preserve">בית סתם - אינו מראהו עלייה, </w:t>
      </w:r>
    </w:p>
    <w:p w14:paraId="404F58B8" w14:textId="77777777" w:rsidR="006666DF" w:rsidRPr="00C14A40" w:rsidRDefault="003E2DCC" w:rsidP="00992870">
      <w:pPr>
        <w:pStyle w:val="38"/>
        <w:framePr w:wrap="notBeside"/>
        <w:rPr>
          <w:rFonts w:hint="cs"/>
          <w:rtl/>
        </w:rPr>
      </w:pPr>
      <w:r w:rsidRPr="00C14A40">
        <w:rPr>
          <w:rFonts w:hint="cs"/>
          <w:rtl/>
        </w:rPr>
        <w:t>-</w:t>
      </w:r>
    </w:p>
    <w:p w14:paraId="34A0AE0C" w14:textId="77777777" w:rsidR="006666DF" w:rsidRDefault="0052609B" w:rsidP="00992870">
      <w:pPr>
        <w:rPr>
          <w:rtl/>
        </w:rPr>
      </w:pPr>
      <w:r w:rsidRPr="00B97D61">
        <w:rPr>
          <w:rStyle w:val="affffe"/>
          <w:rFonts w:hint="cs"/>
          <w:rtl/>
        </w:rPr>
        <w:t>אף</w:t>
      </w:r>
      <w:r w:rsidR="003E2DCC" w:rsidRPr="00B97D61">
        <w:rPr>
          <w:rStyle w:val="affffe"/>
          <w:rFonts w:hint="cs"/>
          <w:rtl/>
        </w:rPr>
        <w:t xml:space="preserve"> כרבנן</w:t>
      </w:r>
      <w:r w:rsidR="003E2DCC" w:rsidRPr="006F178A">
        <w:rPr>
          <w:rFonts w:hint="cs"/>
          <w:rtl/>
        </w:rPr>
        <w:t xml:space="preserve"> הך </w:t>
      </w:r>
      <w:r w:rsidR="003E2DCC" w:rsidRPr="00B97D61">
        <w:rPr>
          <w:rStyle w:val="affffa"/>
          <w:rFonts w:hint="cs"/>
          <w:rtl/>
        </w:rPr>
        <w:t>עלייה</w:t>
      </w:r>
      <w:r w:rsidR="003E2DCC" w:rsidRPr="006F178A">
        <w:rPr>
          <w:rFonts w:hint="cs"/>
          <w:rtl/>
        </w:rPr>
        <w:t xml:space="preserve"> היינו מעולה שבבתים.</w:t>
      </w:r>
    </w:p>
    <w:p w14:paraId="547A616E" w14:textId="19D1E5FF"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15" w:author="קלוד" w:date="2026-10-06T10:09:38Z"/>
        </w:rPr>
      </w:pPr>
      <w:ins w:id="20414" w:author="קלוד" w:date="2026-10-06T10:09:38Z">
        <w:r>
          <w:t xml:space="preserve">משנה ה</w:t>
        </w:r>
      </w:ins>
    </w:p>
    <w:p w14:paraId="5BDCB760" w14:textId="1C79A989" w:rsidR="003E2DCC" w:rsidRPr="00392931" w:rsidRDefault="003E2DCC" w:rsidP="003E2DCC">
      <w:pPr>
        <w:pStyle w:val="afff5"/>
        <w:rPr>
          <w:rtl/>
        </w:rPr>
      </w:pPr>
      <w:r w:rsidRPr="00392931">
        <w:rPr>
          <w:rtl/>
        </w:rPr>
        <w:t xml:space="preserve">הנודר מן המטה </w:t>
      </w:r>
      <w:r w:rsidR="002A1C26" w:rsidRPr="002A1C26">
        <w:rPr>
          <w:rStyle w:val="TanaimMishna"/>
          <w:rFonts w:hint="cs"/>
          <w:rtl/>
          <w:rPrChange w:id="20174" w:author="קלוד" w:date="2026-10-06T10:09:38Z">
            <w:rPr>
              <w:rStyle w:val="affffe"/>
              <w:rFonts w:hint="cs"/>
              <w:rtl/>
            </w:rPr>
          </w:rPrChange>
        </w:rPr>
        <w:t>לר</w:t>
      </w:r>
      <w:r w:rsidR="0075729B">
        <w:rPr>
          <w:rStyle w:val="TanaimMishna"/>
          <w:rtl/>
          <w:rPrChange w:id="20175" w:author="קלוד" w:date="2026-10-06T10:09:38Z">
            <w:rPr>
              <w:rStyle w:val="affffe"/>
              <w:rtl/>
            </w:rPr>
          </w:rPrChange>
        </w:rPr>
        <w:t>"</w:t>
      </w:r>
      <w:r w:rsidR="002A1C26" w:rsidRPr="002A1C26">
        <w:rPr>
          <w:rStyle w:val="TanaimMishna"/>
          <w:rFonts w:hint="cs"/>
          <w:rtl/>
          <w:rPrChange w:id="20176" w:author="קלוד" w:date="2026-10-06T10:09:38Z">
            <w:rPr>
              <w:rStyle w:val="affffe"/>
              <w:rFonts w:hint="cs"/>
              <w:rtl/>
            </w:rPr>
          </w:rPrChange>
        </w:rPr>
        <w:t xml:space="preserve">מ: </w:t>
      </w:r>
      <w:r w:rsidRPr="00392931">
        <w:rPr>
          <w:rtl/>
        </w:rPr>
        <w:t xml:space="preserve">מותר בדרגש, </w:t>
      </w:r>
      <w:r w:rsidRPr="002A1C26">
        <w:rPr>
          <w:rStyle w:val="TanaimMishna"/>
          <w:rtl/>
          <w:rPrChange w:id="20177" w:author="קלוד" w:date="2026-10-06T10:09:38Z">
            <w:rPr>
              <w:rStyle w:val="affffe"/>
              <w:rtl/>
            </w:rPr>
          </w:rPrChange>
        </w:rPr>
        <w:t xml:space="preserve">וחכ"א: </w:t>
      </w:r>
      <w:r w:rsidRPr="00392931">
        <w:rPr>
          <w:rtl/>
        </w:rPr>
        <w:t>דרגש בכלל מטה;</w:t>
      </w:r>
    </w:p>
    <w:p w14:paraId="7453B356" w14:textId="77777777" w:rsidR="00482CEE" w:rsidRDefault="003E2DCC" w:rsidP="003E2DCC">
      <w:pPr>
        <w:pStyle w:val="afff5"/>
        <w:rPr>
          <w:rtl/>
        </w:rPr>
      </w:pPr>
      <w:r w:rsidRPr="006F178A">
        <w:rPr>
          <w:rtl/>
        </w:rPr>
        <w:t>הנודר מן הדרגש - מותר במטה.</w:t>
      </w:r>
    </w:p>
    <w:p w14:paraId="45D4322A" w14:textId="77777777" w:rsidR="00992870" w:rsidRPr="00992870" w:rsidRDefault="003E2DCC" w:rsidP="00992870">
      <w:pPr>
        <w:pStyle w:val="afffd"/>
        <w:rPr>
          <w:rtl/>
        </w:rPr>
      </w:pPr>
      <w:ins w:id="9892" w:author="מספור קטעי משנה" w:date="2026-10-06T06:45:39Z">
        <w:r>
          <w:rPr>
            <w:rStyle w:val="MisparKeta"/>
          </w:rPr>
          <w:t xml:space="preserve">ד. </w:t>
        </w:r>
      </w:ins>
      <w:r w:rsidRPr="00992870">
        <w:rPr>
          <w:rtl/>
        </w:rPr>
        <w:t>דרגש</w:t>
      </w:r>
    </w:p>
    <w:p w14:paraId="25A90956" w14:textId="77777777" w:rsidR="00992870" w:rsidRPr="00C14A40" w:rsidRDefault="002A1C26" w:rsidP="00992870">
      <w:pPr>
        <w:pStyle w:val="38"/>
        <w:framePr w:wrap="notBeside"/>
        <w:rPr>
          <w:rtl/>
        </w:rPr>
      </w:pPr>
      <w:r w:rsidRPr="00C14A40">
        <w:rPr>
          <w:rFonts w:hint="cs"/>
          <w:rtl/>
        </w:rPr>
        <w:lastRenderedPageBreak/>
        <w:t>-</w:t>
      </w:r>
      <w:r w:rsidR="003E2DCC" w:rsidRPr="00C14A40">
        <w:rPr>
          <w:rtl/>
        </w:rPr>
        <w:t xml:space="preserve"> עולא:</w:t>
      </w:r>
    </w:p>
    <w:p w14:paraId="340604BA" w14:textId="22E36DE3" w:rsidR="003E2DCC" w:rsidRPr="006F178A" w:rsidRDefault="003E2DCC" w:rsidP="003E2DCC">
      <w:pPr>
        <w:rPr>
          <w:rtl/>
        </w:rPr>
      </w:pPr>
      <w:r w:rsidRPr="006F178A">
        <w:rPr>
          <w:rFonts w:ascii="Fb Fontext" w:hAnsi="Fb Fontext" w:hint="cs"/>
          <w:rtl/>
        </w:rPr>
        <w:t>מיטה הערוכה למזל</w:t>
      </w:r>
      <w:r w:rsidRPr="006F178A">
        <w:rPr>
          <w:rFonts w:ascii="Fb Fontext" w:hAnsi="Fb Fontext"/>
          <w:rtl/>
        </w:rPr>
        <w:t>.</w:t>
      </w:r>
    </w:p>
    <w:p w14:paraId="5C81693A" w14:textId="77777777" w:rsidR="00992870" w:rsidRPr="00C14A40" w:rsidRDefault="004B56FD" w:rsidP="00992870">
      <w:pPr>
        <w:pStyle w:val="38"/>
        <w:framePr w:wrap="notBeside"/>
        <w:rPr>
          <w:rtl/>
        </w:rPr>
      </w:pPr>
      <w:r w:rsidRPr="00C14A40">
        <w:rPr>
          <w:rFonts w:hint="cs"/>
          <w:rtl/>
        </w:rPr>
        <w:t xml:space="preserve">א. </w:t>
      </w:r>
      <w:r w:rsidR="003E2DCC" w:rsidRPr="00C14A40">
        <w:rPr>
          <w:rFonts w:hint="cs"/>
          <w:rtl/>
        </w:rPr>
        <w:t xml:space="preserve">רבנן לעולא </w:t>
      </w:r>
    </w:p>
    <w:p w14:paraId="4A7B01C6" w14:textId="0653EB95" w:rsidR="003E2DCC" w:rsidRPr="006F178A" w:rsidRDefault="003E2DCC" w:rsidP="00C54102">
      <w:pPr>
        <w:rPr>
          <w:rtl/>
        </w:rPr>
      </w:pPr>
      <w:r w:rsidRPr="002A1C26">
        <w:rPr>
          <w:rStyle w:val="affffe"/>
          <w:rtl/>
        </w:rPr>
        <w:t>הא דתנן:</w:t>
      </w:r>
      <w:r w:rsidRPr="00625DCC">
        <w:rPr>
          <w:spacing w:val="-2"/>
          <w:rtl/>
        </w:rPr>
        <w:t xml:space="preserve"> כשהן מברין אותו - כל העם מסובין על הארץ והוא מיסב על הדרגש, </w:t>
      </w:r>
      <w:r w:rsidRPr="006F178A">
        <w:rPr>
          <w:rFonts w:hint="cs"/>
          <w:rtl/>
        </w:rPr>
        <w:t>כל השנה לא יושב עליה ועכשיו יישב עליה?</w:t>
      </w:r>
    </w:p>
    <w:p w14:paraId="06DACF5C" w14:textId="77777777" w:rsidR="00992870" w:rsidRPr="00C14A40" w:rsidRDefault="003E2DCC" w:rsidP="00992870">
      <w:pPr>
        <w:pStyle w:val="38"/>
        <w:framePr w:wrap="notBeside"/>
        <w:rPr>
          <w:rtl/>
        </w:rPr>
      </w:pPr>
      <w:r w:rsidRPr="00C14A40">
        <w:rPr>
          <w:rFonts w:hint="cs"/>
          <w:rtl/>
        </w:rPr>
        <w:t>ודחה רבינא</w:t>
      </w:r>
      <w:r w:rsidRPr="00C14A40">
        <w:rPr>
          <w:rtl/>
        </w:rPr>
        <w:t>:</w:t>
      </w:r>
    </w:p>
    <w:p w14:paraId="6BFFDB0C" w14:textId="36541918" w:rsidR="003E2DCC" w:rsidRPr="006F178A" w:rsidRDefault="00C54102" w:rsidP="004B56FD">
      <w:pPr>
        <w:rPr>
          <w:rtl/>
        </w:rPr>
      </w:pPr>
      <w:r>
        <w:rPr>
          <w:rFonts w:hint="cs"/>
          <w:rtl/>
        </w:rPr>
        <w:t>דכ</w:t>
      </w:r>
      <w:r w:rsidR="003E2DCC" w:rsidRPr="006F178A">
        <w:rPr>
          <w:rtl/>
        </w:rPr>
        <w:t xml:space="preserve">בשר ויין, </w:t>
      </w:r>
      <w:r w:rsidR="003E2DCC" w:rsidRPr="006F178A">
        <w:rPr>
          <w:rFonts w:hint="cs"/>
          <w:rtl/>
        </w:rPr>
        <w:t>כל השנה אם רוצה אוכל ואי לא לא ובאותו יום מביאים לו !</w:t>
      </w:r>
    </w:p>
    <w:p w14:paraId="6F66A797" w14:textId="77777777" w:rsidR="00992870" w:rsidRPr="00C14A40" w:rsidRDefault="004B56FD" w:rsidP="00992870">
      <w:pPr>
        <w:pStyle w:val="38"/>
        <w:framePr w:wrap="notBeside"/>
        <w:rPr>
          <w:rFonts w:hint="cs"/>
          <w:rtl/>
        </w:rPr>
      </w:pPr>
      <w:r w:rsidRPr="00C14A40">
        <w:rPr>
          <w:rFonts w:hint="cs"/>
          <w:rtl/>
        </w:rPr>
        <w:t xml:space="preserve">ב. </w:t>
      </w:r>
      <w:r w:rsidR="003E2DCC" w:rsidRPr="00C14A40">
        <w:rPr>
          <w:rFonts w:hint="cs"/>
          <w:rtl/>
        </w:rPr>
        <w:t xml:space="preserve">ולא הוקשה </w:t>
      </w:r>
    </w:p>
    <w:p w14:paraId="51835E8F" w14:textId="08639563" w:rsidR="003E2DCC" w:rsidRPr="006F178A" w:rsidRDefault="003E2DCC" w:rsidP="003E2DCC">
      <w:pPr>
        <w:rPr>
          <w:rtl/>
        </w:rPr>
      </w:pPr>
      <w:r w:rsidRPr="00846A82">
        <w:rPr>
          <w:rStyle w:val="affffe"/>
          <w:rFonts w:hint="cs"/>
          <w:rtl/>
        </w:rPr>
        <w:t>גם מ</w:t>
      </w:r>
      <w:r w:rsidRPr="00846A82">
        <w:rPr>
          <w:rStyle w:val="affffe"/>
          <w:rtl/>
        </w:rPr>
        <w:t xml:space="preserve">דתניא: </w:t>
      </w:r>
      <w:r w:rsidRPr="006F178A">
        <w:rPr>
          <w:rtl/>
        </w:rPr>
        <w:t xml:space="preserve">דרגש לא היה כופהו אלא זוקפו, ואי אמרת </w:t>
      </w:r>
      <w:r w:rsidRPr="006F178A">
        <w:rPr>
          <w:rFonts w:hint="cs"/>
          <w:rtl/>
        </w:rPr>
        <w:t>מיטה למזל הא כל מיטות שיש לו בבית כופה</w:t>
      </w:r>
    </w:p>
    <w:p w14:paraId="37CF6FE3" w14:textId="77777777" w:rsidR="003E2DCC" w:rsidRPr="006F178A" w:rsidRDefault="003E2DCC" w:rsidP="00A522DC">
      <w:pPr>
        <w:pStyle w:val="a3"/>
        <w:framePr w:wrap="around"/>
        <w:rPr>
          <w:rtl/>
        </w:rPr>
      </w:pPr>
      <w:r w:rsidRPr="006F178A">
        <w:rPr>
          <w:rtl/>
        </w:rPr>
        <w:t>נו:</w:t>
      </w:r>
    </w:p>
    <w:p w14:paraId="5EF195FC" w14:textId="77777777" w:rsidR="006666DF" w:rsidRPr="00C14A40" w:rsidRDefault="003E2DCC" w:rsidP="00992870">
      <w:pPr>
        <w:pStyle w:val="38"/>
        <w:framePr w:wrap="notBeside"/>
        <w:rPr>
          <w:rFonts w:hint="cs"/>
          <w:rtl/>
        </w:rPr>
      </w:pPr>
      <w:r w:rsidRPr="00C14A40">
        <w:rPr>
          <w:rFonts w:hint="cs"/>
          <w:rtl/>
        </w:rPr>
        <w:t>- ודחי'</w:t>
      </w:r>
    </w:p>
    <w:p w14:paraId="2C042C6F" w14:textId="2C461F41" w:rsidR="003E2DCC" w:rsidRPr="006F178A" w:rsidRDefault="003E2DCC" w:rsidP="00992870">
      <w:pPr>
        <w:rPr>
          <w:rtl/>
        </w:rPr>
      </w:pPr>
      <w:r w:rsidRPr="006F178A">
        <w:rPr>
          <w:rFonts w:ascii="Fb Fontext" w:hAnsi="Fb Fontext" w:hint="cs"/>
          <w:rtl/>
        </w:rPr>
        <w:t>ד</w:t>
      </w:r>
      <w:r w:rsidRPr="006F178A">
        <w:rPr>
          <w:rFonts w:ascii="Fb Fontext" w:hAnsi="Fb Fontext"/>
          <w:rtl/>
        </w:rPr>
        <w:t xml:space="preserve">מידי דהוה אמטה המיוחדת לכלים, </w:t>
      </w:r>
      <w:r w:rsidR="00992870" w:rsidRPr="00992870">
        <w:rPr>
          <w:rFonts w:hint="cs"/>
          <w:rtl/>
        </w:rPr>
        <w:t>שא</w:t>
      </w:r>
      <w:r w:rsidR="0075729B">
        <w:rPr>
          <w:rtl/>
        </w:rPr>
        <w:t>"</w:t>
      </w:r>
      <w:r w:rsidR="00992870" w:rsidRPr="00992870">
        <w:rPr>
          <w:rFonts w:hint="cs"/>
          <w:rtl/>
        </w:rPr>
        <w:t>צ</w:t>
      </w:r>
      <w:r w:rsidRPr="006F178A">
        <w:rPr>
          <w:rFonts w:ascii="Fb Fontext" w:hAnsi="Fb Fontext"/>
          <w:rtl/>
        </w:rPr>
        <w:t xml:space="preserve"> לכפותה.</w:t>
      </w:r>
    </w:p>
    <w:p w14:paraId="15D86431" w14:textId="77777777" w:rsidR="00992870" w:rsidRPr="00C14A40" w:rsidRDefault="004B56FD" w:rsidP="00992870">
      <w:pPr>
        <w:pStyle w:val="38"/>
        <w:framePr w:wrap="notBeside"/>
        <w:rPr>
          <w:rFonts w:hint="cs"/>
          <w:rtl/>
        </w:rPr>
      </w:pPr>
      <w:r w:rsidRPr="00C14A40">
        <w:rPr>
          <w:rFonts w:hint="cs"/>
          <w:rtl/>
        </w:rPr>
        <w:t xml:space="preserve">ג. </w:t>
      </w:r>
      <w:r w:rsidR="003E2DCC" w:rsidRPr="00C14A40">
        <w:rPr>
          <w:rtl/>
        </w:rPr>
        <w:t xml:space="preserve">אלא </w:t>
      </w:r>
      <w:r w:rsidRPr="00C14A40">
        <w:rPr>
          <w:rFonts w:hint="cs"/>
          <w:rtl/>
        </w:rPr>
        <w:t xml:space="preserve">קשה </w:t>
      </w:r>
    </w:p>
    <w:p w14:paraId="39443CFD" w14:textId="72F7572E" w:rsidR="004B56FD" w:rsidRDefault="004B56FD" w:rsidP="003E2DCC">
      <w:pPr>
        <w:rPr>
          <w:rtl/>
        </w:rPr>
      </w:pPr>
      <w:r>
        <w:rPr>
          <w:rStyle w:val="affffe"/>
          <w:rFonts w:hint="cs"/>
          <w:rtl/>
        </w:rPr>
        <w:t>מ</w:t>
      </w:r>
      <w:r w:rsidR="003E2DCC" w:rsidRPr="00D11214">
        <w:rPr>
          <w:rStyle w:val="affffe"/>
          <w:rtl/>
        </w:rPr>
        <w:t>דתניא רשב"ג:</w:t>
      </w:r>
      <w:r w:rsidR="003E2DCC" w:rsidRPr="006F178A">
        <w:rPr>
          <w:rtl/>
        </w:rPr>
        <w:t xml:space="preserve"> דרגש, מתיר קרביטיו ונופל מאליו;</w:t>
      </w:r>
      <w:r w:rsidR="003E2DCC" w:rsidRPr="006F178A">
        <w:rPr>
          <w:rFonts w:hint="cs"/>
          <w:rtl/>
        </w:rPr>
        <w:t xml:space="preserve"> </w:t>
      </w:r>
    </w:p>
    <w:p w14:paraId="3729776A" w14:textId="37044127" w:rsidR="003E2DCC" w:rsidRPr="006F178A" w:rsidRDefault="003E2DCC" w:rsidP="004B56FD">
      <w:pPr>
        <w:rPr>
          <w:rtl/>
        </w:rPr>
      </w:pPr>
      <w:r w:rsidRPr="006F178A">
        <w:rPr>
          <w:rFonts w:hint="cs"/>
          <w:rtl/>
        </w:rPr>
        <w:t>ואי מטה חשובה היא מי יש לה קרביטין?</w:t>
      </w:r>
    </w:p>
    <w:p w14:paraId="13EB7193" w14:textId="73BD3330" w:rsidR="006666DF" w:rsidRPr="00C14A40" w:rsidRDefault="003E2DCC" w:rsidP="00992870">
      <w:pPr>
        <w:pStyle w:val="38"/>
        <w:framePr w:wrap="notBeside"/>
        <w:rPr>
          <w:rtl/>
        </w:rPr>
      </w:pPr>
      <w:r w:rsidRPr="00C14A40">
        <w:rPr>
          <w:rtl/>
        </w:rPr>
        <w:t>רבין</w:t>
      </w:r>
      <w:r w:rsidR="00B71DC7" w:rsidRPr="00C14A40">
        <w:rPr>
          <w:rFonts w:hint="cs"/>
          <w:rtl/>
        </w:rPr>
        <w:t xml:space="preserve"> מרתב</w:t>
      </w:r>
      <w:r w:rsidR="0075729B">
        <w:rPr>
          <w:rtl/>
        </w:rPr>
        <w:t>"</w:t>
      </w:r>
      <w:r w:rsidR="00B71DC7" w:rsidRPr="00C14A40">
        <w:rPr>
          <w:rFonts w:hint="cs"/>
          <w:rtl/>
        </w:rPr>
        <w:t>מ</w:t>
      </w:r>
      <w:r w:rsidRPr="00C14A40">
        <w:rPr>
          <w:rtl/>
        </w:rPr>
        <w:t>:</w:t>
      </w:r>
    </w:p>
    <w:p w14:paraId="4CD6F639" w14:textId="7513CEA4" w:rsidR="003E2DCC" w:rsidRPr="006F178A" w:rsidRDefault="00B71DC7" w:rsidP="003E2DCC">
      <w:pPr>
        <w:rPr>
          <w:rtl/>
        </w:rPr>
      </w:pPr>
      <w:r>
        <w:rPr>
          <w:rStyle w:val="affffe"/>
          <w:rFonts w:hint="cs"/>
          <w:rtl/>
        </w:rPr>
        <w:t>[</w:t>
      </w:r>
      <w:r w:rsidR="003E2DCC" w:rsidRPr="00D11214">
        <w:rPr>
          <w:rStyle w:val="afffff0"/>
          <w:rFonts w:hint="cs"/>
          <w:rtl/>
        </w:rPr>
        <w:t>שהיה מצוי בשוק דצלעי</w:t>
      </w:r>
      <w:r w:rsidR="003E2DCC" w:rsidRPr="00D11214">
        <w:rPr>
          <w:rStyle w:val="affffe"/>
          <w:rFonts w:hint="cs"/>
          <w:rtl/>
        </w:rPr>
        <w:t xml:space="preserve"> </w:t>
      </w:r>
      <w:r>
        <w:rPr>
          <w:rStyle w:val="affffe"/>
          <w:rFonts w:hint="cs"/>
          <w:rtl/>
        </w:rPr>
        <w:t xml:space="preserve">] </w:t>
      </w:r>
      <w:r w:rsidR="003E2DCC" w:rsidRPr="00D11214">
        <w:rPr>
          <w:rStyle w:val="affffe"/>
          <w:rFonts w:hint="cs"/>
          <w:rtl/>
        </w:rPr>
        <w:t>א</w:t>
      </w:r>
      <w:r w:rsidR="003E2DCC" w:rsidRPr="00D11214">
        <w:rPr>
          <w:rStyle w:val="affffe"/>
          <w:rtl/>
        </w:rPr>
        <w:t>"</w:t>
      </w:r>
      <w:r w:rsidR="003E2DCC" w:rsidRPr="00D11214">
        <w:rPr>
          <w:rStyle w:val="affffe"/>
          <w:rFonts w:hint="cs"/>
          <w:rtl/>
        </w:rPr>
        <w:t>ל</w:t>
      </w:r>
      <w:r w:rsidR="003E2DCC" w:rsidRPr="006F178A">
        <w:rPr>
          <w:rFonts w:hint="cs"/>
          <w:rtl/>
        </w:rPr>
        <w:t xml:space="preserve"> דרגש - - </w:t>
      </w:r>
      <w:r w:rsidR="003E2DCC" w:rsidRPr="006F178A">
        <w:rPr>
          <w:rtl/>
        </w:rPr>
        <w:t>ערסא דצלא.</w:t>
      </w:r>
    </w:p>
    <w:p w14:paraId="3C8BABD1" w14:textId="0225EADF" w:rsidR="00B71DC7" w:rsidRDefault="003E2DCC" w:rsidP="00B71DC7">
      <w:pPr>
        <w:pStyle w:val="affffb"/>
        <w:rPr>
          <w:rtl/>
        </w:rPr>
      </w:pPr>
      <w:r w:rsidRPr="006F178A">
        <w:rPr>
          <w:rtl/>
        </w:rPr>
        <w:t xml:space="preserve">איזהו מטה ואיזהו דרגש </w:t>
      </w:r>
    </w:p>
    <w:p w14:paraId="67992767" w14:textId="77777777" w:rsidR="006666DF" w:rsidRPr="00C14A40" w:rsidRDefault="003E2DCC" w:rsidP="00992870">
      <w:pPr>
        <w:pStyle w:val="38"/>
        <w:framePr w:wrap="notBeside"/>
        <w:rPr>
          <w:rtl/>
        </w:rPr>
      </w:pPr>
      <w:r w:rsidRPr="00C14A40">
        <w:rPr>
          <w:rtl/>
        </w:rPr>
        <w:t>רבי ירמיה:</w:t>
      </w:r>
    </w:p>
    <w:p w14:paraId="6DB0C4F1" w14:textId="4A70E1F4" w:rsidR="003E2DCC" w:rsidRPr="006F178A" w:rsidRDefault="003E2DCC" w:rsidP="003E2DCC">
      <w:pPr>
        <w:rPr>
          <w:rtl/>
        </w:rPr>
      </w:pPr>
      <w:r w:rsidRPr="006F178A">
        <w:rPr>
          <w:rtl/>
        </w:rPr>
        <w:t>מטה - מסרגין אותה ע</w:t>
      </w:r>
      <w:r w:rsidR="00B71DC7">
        <w:rPr>
          <w:rFonts w:hint="cs"/>
          <w:rtl/>
        </w:rPr>
        <w:t>"ג</w:t>
      </w:r>
      <w:r w:rsidRPr="006F178A">
        <w:rPr>
          <w:rtl/>
        </w:rPr>
        <w:t>, דרגש - מסרגין אותו מגופו.</w:t>
      </w:r>
    </w:p>
    <w:p w14:paraId="1AAE8375" w14:textId="53FDC598" w:rsidR="00992870" w:rsidRPr="00C14A40" w:rsidRDefault="00B02F64" w:rsidP="00992870">
      <w:pPr>
        <w:pStyle w:val="38"/>
        <w:framePr w:wrap="notBeside"/>
        <w:rPr>
          <w:rFonts w:hint="cs"/>
          <w:rtl/>
        </w:rPr>
      </w:pPr>
      <w:r w:rsidRPr="00C14A40">
        <w:rPr>
          <w:rFonts w:hint="cs"/>
          <w:rtl/>
        </w:rPr>
        <w:t xml:space="preserve">וקשה </w:t>
      </w:r>
    </w:p>
    <w:p w14:paraId="7BB95E5A" w14:textId="0823E94D" w:rsidR="00BC4A97" w:rsidRDefault="00B02F64" w:rsidP="00FB5882">
      <w:pPr>
        <w:spacing w:after="60"/>
        <w:rPr>
          <w:rtl/>
        </w:rPr>
      </w:pPr>
      <w:r>
        <w:rPr>
          <w:rFonts w:hint="cs"/>
          <w:rtl/>
        </w:rPr>
        <w:t>מד</w:t>
      </w:r>
      <w:r w:rsidR="003E2DCC" w:rsidRPr="006F178A">
        <w:rPr>
          <w:rtl/>
        </w:rPr>
        <w:t>כלי עץ מקבלין טומאה</w:t>
      </w:r>
      <w:r>
        <w:rPr>
          <w:rFonts w:hint="cs"/>
          <w:rtl/>
        </w:rPr>
        <w:t>-</w:t>
      </w:r>
      <w:r w:rsidR="003E2DCC" w:rsidRPr="006F178A">
        <w:rPr>
          <w:rtl/>
        </w:rPr>
        <w:t>מטה והעריסה משישופם בעור הדג;</w:t>
      </w:r>
      <w:r w:rsidR="00BC4A97">
        <w:rPr>
          <w:rFonts w:hint="cs"/>
          <w:rtl/>
        </w:rPr>
        <w:t xml:space="preserve"> </w:t>
      </w:r>
      <w:r w:rsidR="003E2DCC" w:rsidRPr="006F178A">
        <w:rPr>
          <w:rtl/>
        </w:rPr>
        <w:t>ואי מטה מסתרגת ע</w:t>
      </w:r>
      <w:r>
        <w:rPr>
          <w:rFonts w:hint="cs"/>
          <w:rtl/>
        </w:rPr>
        <w:t>"ג</w:t>
      </w:r>
      <w:r w:rsidR="003E2DCC" w:rsidRPr="006F178A">
        <w:rPr>
          <w:rtl/>
        </w:rPr>
        <w:t xml:space="preserve">, </w:t>
      </w:r>
      <w:r>
        <w:rPr>
          <w:rFonts w:hint="cs"/>
          <w:rtl/>
        </w:rPr>
        <w:t>ל</w:t>
      </w:r>
      <w:r w:rsidR="0075729B">
        <w:rPr>
          <w:rtl/>
        </w:rPr>
        <w:t>"</w:t>
      </w:r>
      <w:r>
        <w:rPr>
          <w:rFonts w:hint="cs"/>
          <w:rtl/>
        </w:rPr>
        <w:t>ל</w:t>
      </w:r>
      <w:r w:rsidR="003E2DCC" w:rsidRPr="006F178A">
        <w:rPr>
          <w:rtl/>
        </w:rPr>
        <w:t xml:space="preserve"> שיפת עור הדג? </w:t>
      </w:r>
    </w:p>
    <w:p w14:paraId="07FCE84A" w14:textId="77777777" w:rsidR="00992870" w:rsidRPr="00C14A40" w:rsidRDefault="00920A03" w:rsidP="00992870">
      <w:pPr>
        <w:pStyle w:val="38"/>
        <w:framePr w:wrap="notBeside"/>
        <w:rPr>
          <w:rtl/>
        </w:rPr>
      </w:pPr>
      <w:r w:rsidRPr="00C14A40">
        <w:rPr>
          <w:rFonts w:hint="cs"/>
          <w:rtl/>
        </w:rPr>
        <w:t xml:space="preserve">ב. </w:t>
      </w:r>
      <w:r w:rsidR="003E2DCC" w:rsidRPr="00C14A40">
        <w:rPr>
          <w:rtl/>
        </w:rPr>
        <w:t xml:space="preserve">אלא </w:t>
      </w:r>
    </w:p>
    <w:p w14:paraId="41AC0A9D" w14:textId="22A87385" w:rsidR="00B02F64" w:rsidRDefault="003E2DCC" w:rsidP="00BC4A97">
      <w:pPr>
        <w:rPr>
          <w:rtl/>
        </w:rPr>
      </w:pPr>
      <w:r w:rsidRPr="006F178A">
        <w:rPr>
          <w:rtl/>
        </w:rPr>
        <w:t>הא והא מגופן,</w:t>
      </w:r>
      <w:r w:rsidR="0075729B">
        <w:rPr>
          <w:rtl/>
        </w:rPr>
        <w:t xml:space="preserve"> </w:t>
      </w:r>
      <w:r w:rsidRPr="00295E41">
        <w:rPr>
          <w:rStyle w:val="afffa"/>
          <w:rtl/>
        </w:rPr>
        <w:t>מטה</w:t>
      </w:r>
      <w:r w:rsidRPr="00B02F64">
        <w:rPr>
          <w:rtl/>
        </w:rPr>
        <w:t xml:space="preserve"> - אעולי ואפוקי </w:t>
      </w:r>
      <w:r w:rsidRPr="00B02F64">
        <w:rPr>
          <w:rFonts w:hint="cs"/>
          <w:rtl/>
        </w:rPr>
        <w:t>דרך הנקבים</w:t>
      </w:r>
      <w:r w:rsidRPr="00B02F64">
        <w:rPr>
          <w:rtl/>
        </w:rPr>
        <w:t xml:space="preserve">, </w:t>
      </w:r>
    </w:p>
    <w:p w14:paraId="65922E90" w14:textId="03EB399A" w:rsidR="003E2DCC" w:rsidRPr="00B02F64" w:rsidRDefault="003E2DCC" w:rsidP="00992870">
      <w:pPr>
        <w:ind w:left="793"/>
        <w:rPr>
          <w:rtl/>
        </w:rPr>
      </w:pPr>
      <w:r w:rsidRPr="00295E41">
        <w:rPr>
          <w:rStyle w:val="afffa"/>
          <w:rtl/>
        </w:rPr>
        <w:t>דרגש</w:t>
      </w:r>
      <w:r w:rsidRPr="00B02F64">
        <w:rPr>
          <w:rtl/>
        </w:rPr>
        <w:t xml:space="preserve"> ב</w:t>
      </w:r>
      <w:r w:rsidRPr="00B02F64">
        <w:rPr>
          <w:rFonts w:hint="cs"/>
          <w:rtl/>
        </w:rPr>
        <w:t>לולאות שקושרים לראשי ורגלי המיטה.</w:t>
      </w:r>
    </w:p>
    <w:p w14:paraId="2CB8F18F" w14:textId="77777777" w:rsidR="006666DF" w:rsidRPr="00C14A40" w:rsidRDefault="003E2DCC" w:rsidP="00992870">
      <w:pPr>
        <w:pStyle w:val="38"/>
        <w:framePr w:wrap="notBeside"/>
        <w:rPr>
          <w:rtl/>
        </w:rPr>
      </w:pPr>
      <w:r w:rsidRPr="00C14A40">
        <w:rPr>
          <w:rFonts w:hint="cs"/>
          <w:rtl/>
        </w:rPr>
        <w:t>מרבי</w:t>
      </w:r>
      <w:r w:rsidRPr="00C14A40">
        <w:rPr>
          <w:rtl/>
        </w:rPr>
        <w:t>:</w:t>
      </w:r>
    </w:p>
    <w:p w14:paraId="34113696" w14:textId="79898B7B" w:rsidR="003E2DCC" w:rsidRPr="006F178A" w:rsidRDefault="003E2DCC" w:rsidP="003E2DCC">
      <w:pPr>
        <w:rPr>
          <w:rtl/>
        </w:rPr>
      </w:pPr>
      <w:r w:rsidRPr="006F178A">
        <w:rPr>
          <w:rtl/>
        </w:rPr>
        <w:t>מטה שנקליטיה יוצאין - זוקפה ודיו.</w:t>
      </w:r>
    </w:p>
    <w:p w14:paraId="017F2FC0" w14:textId="77777777" w:rsidR="006666DF" w:rsidRPr="00C14A40" w:rsidRDefault="003E2DCC" w:rsidP="00992870">
      <w:pPr>
        <w:pStyle w:val="38"/>
        <w:framePr w:wrap="notBeside"/>
        <w:rPr>
          <w:rtl/>
        </w:rPr>
      </w:pPr>
      <w:r w:rsidRPr="00C14A40">
        <w:rPr>
          <w:rFonts w:hint="cs"/>
          <w:rtl/>
        </w:rPr>
        <w:t>מריב</w:t>
      </w:r>
      <w:r w:rsidRPr="00C14A40">
        <w:rPr>
          <w:rtl/>
        </w:rPr>
        <w:t>"</w:t>
      </w:r>
      <w:r w:rsidRPr="00C14A40">
        <w:rPr>
          <w:rFonts w:hint="cs"/>
          <w:rtl/>
        </w:rPr>
        <w:t>ל</w:t>
      </w:r>
      <w:r w:rsidRPr="00C14A40">
        <w:rPr>
          <w:rtl/>
        </w:rPr>
        <w:t>:</w:t>
      </w:r>
    </w:p>
    <w:p w14:paraId="45AE131B" w14:textId="77777777" w:rsidR="006666DF" w:rsidRDefault="003E2DCC" w:rsidP="003E2DCC">
      <w:pPr>
        <w:rPr>
          <w:rtl/>
        </w:rPr>
      </w:pPr>
      <w:r>
        <w:rPr>
          <w:rtl/>
        </w:rPr>
        <w:t xml:space="preserve">הלכה </w:t>
      </w:r>
      <w:r>
        <w:rPr>
          <w:rStyle w:val="affffe"/>
          <w:rtl/>
          <w:rPrChange w:id="9130" w:author="מנוע אמוראים" w:date="2026-10-05T16:41:00Z">
            <w:rPr>
              <w:rtl/>
            </w:rPr>
          </w:rPrChange>
        </w:rPr>
        <w:t xml:space="preserve">כרשב"ג</w:t>
      </w:r>
      <w:r>
        <w:rPr>
          <w:rtl/>
        </w:rPr>
        <w:t xml:space="preserve">.</w:t>
      </w:r>
    </w:p>
    <w:p w14:paraId="12BD7B9A" w14:textId="2F963417"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17" w:author="קלוד" w:date="2026-10-06T10:09:38Z"/>
        </w:rPr>
      </w:pPr>
      <w:ins w:id="20416" w:author="קלוד" w:date="2026-10-06T10:09:38Z">
        <w:r>
          <w:t xml:space="preserve">משנה ה</w:t>
        </w:r>
      </w:ins>
    </w:p>
    <w:p w14:paraId="26CD7850" w14:textId="78C8A3BF" w:rsidR="003E2DCC" w:rsidRPr="006F178A" w:rsidRDefault="003E2DCC" w:rsidP="003E2DCC">
      <w:pPr>
        <w:pStyle w:val="afff5"/>
        <w:rPr>
          <w:rtl/>
        </w:rPr>
      </w:pPr>
      <w:r w:rsidRPr="006F178A">
        <w:rPr>
          <w:rtl/>
        </w:rPr>
        <w:t xml:space="preserve">הנודר מן העיר - מותר ליכנס לתחומה </w:t>
      </w:r>
      <w:r w:rsidR="00331CCB">
        <w:rPr>
          <w:rFonts w:hint="cs"/>
          <w:rtl/>
        </w:rPr>
        <w:t>ולא</w:t>
      </w:r>
      <w:r w:rsidRPr="006F178A">
        <w:rPr>
          <w:rtl/>
        </w:rPr>
        <w:t xml:space="preserve"> לעיבורה, </w:t>
      </w:r>
    </w:p>
    <w:p w14:paraId="338D5C18" w14:textId="77777777" w:rsidR="003E2DCC" w:rsidRPr="006F178A" w:rsidRDefault="003E2DCC" w:rsidP="003E2DCC">
      <w:pPr>
        <w:pStyle w:val="afff5"/>
        <w:rPr>
          <w:rtl/>
        </w:rPr>
      </w:pPr>
      <w:r w:rsidRPr="006F178A">
        <w:rPr>
          <w:rtl/>
        </w:rPr>
        <w:t>אבל הנודר מן הבית - אסור מן האגף ולפנים.</w:t>
      </w:r>
    </w:p>
    <w:p w14:paraId="2EBFEA52" w14:textId="77777777" w:rsidR="00331CCB" w:rsidRPr="00331CCB" w:rsidRDefault="003E2DCC" w:rsidP="00331CCB">
      <w:pPr>
        <w:pStyle w:val="affffb"/>
        <w:rPr>
          <w:rtl/>
        </w:rPr>
      </w:pPr>
      <w:r w:rsidRPr="00331CCB">
        <w:rPr>
          <w:rtl/>
        </w:rPr>
        <w:t>עיבור</w:t>
      </w:r>
      <w:r w:rsidRPr="00331CCB">
        <w:rPr>
          <w:rFonts w:hint="cs"/>
          <w:rtl/>
        </w:rPr>
        <w:t xml:space="preserve"> העיר כעיר- </w:t>
      </w:r>
    </w:p>
    <w:p w14:paraId="5D1058B0" w14:textId="65C0DAFB" w:rsidR="003E2DCC" w:rsidRPr="00625DCC" w:rsidRDefault="00331CCB" w:rsidP="003E2DCC">
      <w:pPr>
        <w:rPr>
          <w:spacing w:val="-4"/>
          <w:rtl/>
        </w:rPr>
      </w:pPr>
      <w:r w:rsidRPr="00992870">
        <w:rPr>
          <w:rStyle w:val="affffa"/>
          <w:rFonts w:hint="cs"/>
          <w:rtl/>
        </w:rPr>
        <w:t>ד</w:t>
      </w:r>
      <w:r w:rsidR="003E2DCC" w:rsidRPr="00992870">
        <w:rPr>
          <w:rStyle w:val="affffa"/>
          <w:rFonts w:hint="cs"/>
          <w:rtl/>
        </w:rPr>
        <w:t>'</w:t>
      </w:r>
      <w:r w:rsidR="003E2DCC" w:rsidRPr="00992870">
        <w:rPr>
          <w:rStyle w:val="affffa"/>
          <w:rtl/>
        </w:rPr>
        <w:t>ויהי בהיות יהושע ביריחו,</w:t>
      </w:r>
      <w:r w:rsidR="003E2DCC" w:rsidRPr="00625DCC">
        <w:rPr>
          <w:rFonts w:ascii="Fb Fontext" w:hAnsi="Fb Fontext"/>
          <w:spacing w:val="-4"/>
          <w:rtl/>
        </w:rPr>
        <w:t xml:space="preserve"> </w:t>
      </w:r>
      <w:r w:rsidR="003E2DCC" w:rsidRPr="00992870">
        <w:rPr>
          <w:rStyle w:val="affffe"/>
          <w:rtl/>
        </w:rPr>
        <w:t>וכתיב</w:t>
      </w:r>
      <w:r w:rsidR="003E2DCC" w:rsidRPr="00625DCC">
        <w:rPr>
          <w:rStyle w:val="affffa"/>
          <w:spacing w:val="-4"/>
          <w:rtl/>
        </w:rPr>
        <w:t xml:space="preserve"> </w:t>
      </w:r>
      <w:r w:rsidR="003E2DCC" w:rsidRPr="00992870">
        <w:rPr>
          <w:rStyle w:val="affffa"/>
          <w:rtl/>
        </w:rPr>
        <w:t>'ויריחו סוגרת ומסוגרת'-</w:t>
      </w:r>
      <w:r w:rsidR="003E2DCC" w:rsidRPr="00625DCC">
        <w:rPr>
          <w:rFonts w:ascii="Fb Fontext" w:hAnsi="Fb Fontext"/>
          <w:spacing w:val="-4"/>
          <w:rtl/>
        </w:rPr>
        <w:t xml:space="preserve"> </w:t>
      </w:r>
      <w:r w:rsidR="003E2DCC" w:rsidRPr="00992870">
        <w:rPr>
          <w:rStyle w:val="affffe"/>
          <w:rtl/>
        </w:rPr>
        <w:t>ש"</w:t>
      </w:r>
      <w:r w:rsidR="003E2DCC" w:rsidRPr="00992870">
        <w:rPr>
          <w:rStyle w:val="affffe"/>
          <w:rFonts w:hint="eastAsia"/>
          <w:rtl/>
        </w:rPr>
        <w:t>מ</w:t>
      </w:r>
      <w:r w:rsidR="003E2DCC" w:rsidRPr="00625DCC">
        <w:rPr>
          <w:rFonts w:ascii="Fb Fontext" w:hAnsi="Fb Fontext"/>
          <w:spacing w:val="-4"/>
          <w:rtl/>
        </w:rPr>
        <w:t xml:space="preserve"> </w:t>
      </w:r>
      <w:r w:rsidR="003E2DCC" w:rsidRPr="00625DCC">
        <w:rPr>
          <w:rFonts w:ascii="Fb Fontext" w:hAnsi="Fb Fontext" w:hint="eastAsia"/>
          <w:spacing w:val="-4"/>
          <w:rtl/>
        </w:rPr>
        <w:t>בעיבורה</w:t>
      </w:r>
    </w:p>
    <w:p w14:paraId="57273B37" w14:textId="6EE0DE6F" w:rsidR="003E2DCC" w:rsidRPr="006F178A" w:rsidRDefault="003E2DCC" w:rsidP="003E2DCC">
      <w:pPr>
        <w:rPr>
          <w:rtl/>
        </w:rPr>
      </w:pPr>
      <w:r w:rsidRPr="006F178A">
        <w:rPr>
          <w:rFonts w:hint="cs"/>
          <w:rtl/>
        </w:rPr>
        <w:t>אבל לא בתחומה ד</w:t>
      </w:r>
      <w:r w:rsidRPr="00A824E4">
        <w:rPr>
          <w:rStyle w:val="affffa"/>
          <w:rFonts w:hint="cs"/>
          <w:rtl/>
        </w:rPr>
        <w:t>'</w:t>
      </w:r>
      <w:r w:rsidRPr="00A824E4">
        <w:rPr>
          <w:rStyle w:val="affffa"/>
          <w:rtl/>
        </w:rPr>
        <w:t>ומדותם מחוץ לעיר</w:t>
      </w:r>
      <w:r w:rsidRPr="00A824E4">
        <w:rPr>
          <w:rStyle w:val="affffa"/>
          <w:rFonts w:hint="cs"/>
          <w:rtl/>
        </w:rPr>
        <w:t>'</w:t>
      </w:r>
      <w:r w:rsidRPr="00A824E4">
        <w:rPr>
          <w:rStyle w:val="affffa"/>
          <w:rtl/>
        </w:rPr>
        <w:t>.</w:t>
      </w:r>
    </w:p>
    <w:p w14:paraId="007BAB59" w14:textId="77777777" w:rsidR="003E2DCC" w:rsidRPr="006F178A" w:rsidRDefault="003E2DCC" w:rsidP="000F1DD4">
      <w:pPr>
        <w:pStyle w:val="afffd"/>
        <w:rPr>
          <w:rtl/>
        </w:rPr>
      </w:pPr>
      <w:ins w:id="9894" w:author="מספור קטעי משנה" w:date="2026-10-06T06:45:39Z">
        <w:r>
          <w:rPr>
            <w:rStyle w:val="MisparKeta"/>
          </w:rPr>
          <w:t xml:space="preserve">א. </w:t>
        </w:r>
      </w:ins>
      <w:r w:rsidRPr="006F178A">
        <w:rPr>
          <w:rtl/>
        </w:rPr>
        <w:t>הנודר מן הבית - אינו אסור אלא מן האגף ולפנים.</w:t>
      </w:r>
    </w:p>
    <w:p w14:paraId="2369260A" w14:textId="77777777" w:rsidR="003E2DCC" w:rsidRPr="006F178A" w:rsidRDefault="003E2DCC" w:rsidP="003C5785">
      <w:pPr>
        <w:pStyle w:val="affffb"/>
        <w:rPr>
          <w:rtl/>
        </w:rPr>
      </w:pPr>
      <w:r w:rsidRPr="006F178A">
        <w:rPr>
          <w:rtl/>
        </w:rPr>
        <w:t xml:space="preserve">אבל מן האגף ולחוץ - לא, </w:t>
      </w:r>
    </w:p>
    <w:p w14:paraId="7D83BE69" w14:textId="77777777" w:rsidR="00992870" w:rsidRPr="00C14A40" w:rsidRDefault="003E2DCC" w:rsidP="00992870">
      <w:pPr>
        <w:pStyle w:val="38"/>
        <w:framePr w:wrap="notBeside"/>
        <w:rPr>
          <w:rFonts w:hint="cs"/>
          <w:rtl/>
        </w:rPr>
      </w:pPr>
      <w:r w:rsidRPr="00C14A40">
        <w:rPr>
          <w:rFonts w:hint="cs"/>
          <w:rtl/>
        </w:rPr>
        <w:t>והך</w:t>
      </w:r>
      <w:r w:rsidR="00D324EC" w:rsidRPr="00C14A40">
        <w:rPr>
          <w:rFonts w:hint="cs"/>
          <w:rtl/>
        </w:rPr>
        <w:t>:</w:t>
      </w:r>
      <w:r w:rsidRPr="00C14A40">
        <w:rPr>
          <w:rFonts w:hint="cs"/>
          <w:rtl/>
        </w:rPr>
        <w:t xml:space="preserve"> </w:t>
      </w:r>
    </w:p>
    <w:p w14:paraId="13E503A9" w14:textId="26CC0FB8" w:rsidR="003E2DCC" w:rsidRPr="006F178A" w:rsidRDefault="003E2DCC" w:rsidP="003E2DCC">
      <w:pPr>
        <w:rPr>
          <w:rtl/>
        </w:rPr>
      </w:pPr>
      <w:r w:rsidRPr="002C641B">
        <w:rPr>
          <w:rStyle w:val="affffa"/>
          <w:rFonts w:hint="cs"/>
          <w:rtl/>
        </w:rPr>
        <w:t>ד'</w:t>
      </w:r>
      <w:r w:rsidRPr="002C641B">
        <w:rPr>
          <w:rStyle w:val="affffa"/>
          <w:rtl/>
        </w:rPr>
        <w:t>ויצא הכהן מן הבית</w:t>
      </w:r>
      <w:r w:rsidRPr="002C641B">
        <w:rPr>
          <w:rStyle w:val="affffa"/>
          <w:rFonts w:hint="cs"/>
          <w:rtl/>
        </w:rPr>
        <w:t>'</w:t>
      </w:r>
      <w:r w:rsidRPr="002C641B">
        <w:rPr>
          <w:rStyle w:val="affffa"/>
          <w:rtl/>
        </w:rPr>
        <w:t xml:space="preserve"> </w:t>
      </w:r>
      <w:r w:rsidRPr="006F178A">
        <w:rPr>
          <w:rtl/>
        </w:rPr>
        <w:t xml:space="preserve">יכול ילך לביתו ויסגיר? </w:t>
      </w:r>
      <w:r w:rsidRPr="00992870">
        <w:rPr>
          <w:rStyle w:val="affffe"/>
          <w:rtl/>
        </w:rPr>
        <w:t>ת"ל:</w:t>
      </w:r>
      <w:r w:rsidRPr="00A824E4">
        <w:rPr>
          <w:rStyle w:val="affffa"/>
          <w:rtl/>
        </w:rPr>
        <w:t xml:space="preserve"> </w:t>
      </w:r>
      <w:r w:rsidRPr="00A824E4">
        <w:rPr>
          <w:rStyle w:val="affffa"/>
          <w:rFonts w:hint="cs"/>
          <w:rtl/>
        </w:rPr>
        <w:t>'</w:t>
      </w:r>
      <w:r w:rsidRPr="00A824E4">
        <w:rPr>
          <w:rStyle w:val="affffa"/>
          <w:rtl/>
        </w:rPr>
        <w:t>אל פתח הבית</w:t>
      </w:r>
      <w:r w:rsidRPr="00A824E4">
        <w:rPr>
          <w:rStyle w:val="affffa"/>
          <w:rFonts w:hint="cs"/>
          <w:rtl/>
        </w:rPr>
        <w:t>'</w:t>
      </w:r>
      <w:r w:rsidRPr="00A824E4">
        <w:rPr>
          <w:rStyle w:val="affffa"/>
          <w:rtl/>
        </w:rPr>
        <w:t xml:space="preserve">, </w:t>
      </w:r>
      <w:r w:rsidRPr="00A824E4">
        <w:rPr>
          <w:rStyle w:val="affffa"/>
          <w:rFonts w:hint="cs"/>
          <w:rtl/>
        </w:rPr>
        <w:t xml:space="preserve">'מן הבית' </w:t>
      </w:r>
      <w:r w:rsidRPr="006F178A">
        <w:rPr>
          <w:rFonts w:hint="cs"/>
          <w:rtl/>
        </w:rPr>
        <w:t xml:space="preserve">שיצא מן הבית כולו </w:t>
      </w:r>
      <w:r w:rsidRPr="008B1B17">
        <w:rPr>
          <w:rStyle w:val="afffff0"/>
          <w:rFonts w:hint="cs"/>
          <w:rtl/>
        </w:rPr>
        <w:t xml:space="preserve">[ולא תחת המשקוף] </w:t>
      </w:r>
    </w:p>
    <w:p w14:paraId="53CA27F2" w14:textId="77777777" w:rsidR="003E2DCC" w:rsidRPr="006F178A" w:rsidRDefault="003E2DCC" w:rsidP="00D324EC">
      <w:pPr>
        <w:rPr>
          <w:rtl/>
        </w:rPr>
      </w:pPr>
      <w:r w:rsidRPr="006F178A">
        <w:rPr>
          <w:rFonts w:hint="cs"/>
          <w:rtl/>
        </w:rPr>
        <w:t xml:space="preserve">אבל אם הלך </w:t>
      </w:r>
      <w:r w:rsidRPr="006F178A">
        <w:rPr>
          <w:rtl/>
        </w:rPr>
        <w:t>לביתו והסגיר, או שעמד תחת השקוף והסגיר, הסגירו מוסגר</w:t>
      </w:r>
      <w:r w:rsidRPr="006F178A">
        <w:rPr>
          <w:rFonts w:hint="cs"/>
          <w:rtl/>
        </w:rPr>
        <w:t>-</w:t>
      </w:r>
      <w:r w:rsidRPr="00A824E4">
        <w:rPr>
          <w:rStyle w:val="affffa"/>
          <w:rtl/>
        </w:rPr>
        <w:t xml:space="preserve"> </w:t>
      </w:r>
      <w:r w:rsidRPr="00992870">
        <w:rPr>
          <w:rStyle w:val="affffa"/>
          <w:rFonts w:hint="cs"/>
          <w:rtl/>
        </w:rPr>
        <w:t>'</w:t>
      </w:r>
      <w:r w:rsidRPr="00992870">
        <w:rPr>
          <w:rStyle w:val="affffa"/>
          <w:rtl/>
        </w:rPr>
        <w:t>והסגיר את הבית</w:t>
      </w:r>
      <w:r w:rsidRPr="00992870">
        <w:rPr>
          <w:rStyle w:val="affffa"/>
          <w:rFonts w:hint="cs"/>
          <w:rtl/>
        </w:rPr>
        <w:t>'</w:t>
      </w:r>
      <w:r w:rsidRPr="00992870">
        <w:rPr>
          <w:rStyle w:val="affffa"/>
          <w:rtl/>
        </w:rPr>
        <w:t>,</w:t>
      </w:r>
      <w:r w:rsidRPr="006F178A">
        <w:rPr>
          <w:rtl/>
        </w:rPr>
        <w:t xml:space="preserve"> מכל מקום!</w:t>
      </w:r>
    </w:p>
    <w:p w14:paraId="1BEFCD43" w14:textId="77777777" w:rsidR="00992870" w:rsidRPr="00C14A40" w:rsidRDefault="003E2DCC" w:rsidP="00992870">
      <w:pPr>
        <w:pStyle w:val="38"/>
        <w:framePr w:wrap="notBeside"/>
        <w:rPr>
          <w:rtl/>
        </w:rPr>
      </w:pPr>
      <w:r w:rsidRPr="00C14A40">
        <w:rPr>
          <w:rFonts w:hint="cs"/>
          <w:rtl/>
        </w:rPr>
        <w:t xml:space="preserve">- </w:t>
      </w:r>
      <w:r w:rsidRPr="00C14A40">
        <w:rPr>
          <w:rtl/>
        </w:rPr>
        <w:t xml:space="preserve">שאני </w:t>
      </w:r>
    </w:p>
    <w:p w14:paraId="56CBB72B" w14:textId="77777777" w:rsidR="006666DF" w:rsidRDefault="003E2DCC" w:rsidP="003E2DCC">
      <w:pPr>
        <w:rPr>
          <w:rtl/>
        </w:rPr>
      </w:pPr>
      <w:r w:rsidRPr="006F178A">
        <w:rPr>
          <w:rtl/>
        </w:rPr>
        <w:t>גבי בית, ד</w:t>
      </w:r>
      <w:r w:rsidRPr="00A824E4">
        <w:rPr>
          <w:rStyle w:val="affffa"/>
          <w:rFonts w:hint="cs"/>
          <w:rtl/>
        </w:rPr>
        <w:t>'</w:t>
      </w:r>
      <w:r w:rsidRPr="00A824E4">
        <w:rPr>
          <w:rStyle w:val="affffa"/>
          <w:rtl/>
        </w:rPr>
        <w:t>מן הבית</w:t>
      </w:r>
      <w:r w:rsidRPr="00A824E4">
        <w:rPr>
          <w:rStyle w:val="affffa"/>
          <w:rFonts w:hint="cs"/>
          <w:rtl/>
        </w:rPr>
        <w:t>'</w:t>
      </w:r>
      <w:r w:rsidRPr="00A824E4">
        <w:rPr>
          <w:rStyle w:val="affffa"/>
          <w:rtl/>
        </w:rPr>
        <w:t>,</w:t>
      </w:r>
      <w:r w:rsidRPr="006F178A">
        <w:rPr>
          <w:rtl/>
        </w:rPr>
        <w:t xml:space="preserve"> עד שיצא מן הבית כולו.</w:t>
      </w:r>
    </w:p>
    <w:p w14:paraId="6BF3464B" w14:textId="6644DAB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6EDC9C29" w14:textId="77777777" w:rsidR="003E2DCC" w:rsidRPr="006F178A" w:rsidRDefault="003E2DCC" w:rsidP="00A522DC">
      <w:pPr>
        <w:pStyle w:val="a3"/>
        <w:framePr w:wrap="around"/>
        <w:rPr>
          <w:rtl/>
        </w:rPr>
      </w:pPr>
      <w:r w:rsidRPr="006F178A">
        <w:rPr>
          <w:rtl/>
        </w:rPr>
        <w:t>נז.</w:t>
      </w:r>
    </w:p>
    <w:p>
      <w:pPr>
        <w:pStyle w:val="afffffb"/>
        <w:rPr>
          <w:ins w:id="20419" w:author="קלוד" w:date="2026-10-06T10:09:38Z"/>
        </w:rPr>
      </w:pPr>
      <w:ins w:id="20418" w:author="קלוד" w:date="2026-10-06T10:09:38Z">
        <w:r>
          <w:t xml:space="preserve">משנה ו</w:t>
        </w:r>
      </w:ins>
    </w:p>
    <w:p w14:paraId="579682E9" w14:textId="77777777" w:rsidR="009647DD" w:rsidRDefault="003E2DCC" w:rsidP="003E2DCC">
      <w:pPr>
        <w:pStyle w:val="afff5"/>
        <w:rPr>
          <w:rtl/>
        </w:rPr>
      </w:pPr>
      <w:r w:rsidRPr="006F178A">
        <w:rPr>
          <w:rtl/>
        </w:rPr>
        <w:t xml:space="preserve">קונם פירות האלו עלי, קונם הן על פי, </w:t>
      </w:r>
    </w:p>
    <w:p w14:paraId="4AC76FCB" w14:textId="58C71266" w:rsidR="00143886" w:rsidRDefault="003E2DCC" w:rsidP="003E2DCC">
      <w:pPr>
        <w:pStyle w:val="afff5"/>
        <w:rPr>
          <w:rtl/>
        </w:rPr>
      </w:pPr>
      <w:r w:rsidRPr="006F178A">
        <w:rPr>
          <w:rtl/>
        </w:rPr>
        <w:t>קונם הן לפי - אסור בחילופיהן ובגידוליהן,</w:t>
      </w:r>
      <w:r w:rsidR="0075729B">
        <w:rPr>
          <w:rtl/>
        </w:rPr>
        <w:t xml:space="preserve"> </w:t>
      </w:r>
      <w:r w:rsidRPr="006F178A">
        <w:rPr>
          <w:rFonts w:hint="cs"/>
          <w:rtl/>
        </w:rPr>
        <w:tab/>
      </w:r>
    </w:p>
    <w:p w14:paraId="155E8F6C" w14:textId="67A89E22" w:rsidR="003E2DCC" w:rsidRPr="006F178A" w:rsidRDefault="003E2DCC" w:rsidP="003E2DCC">
      <w:pPr>
        <w:pStyle w:val="afff5"/>
        <w:rPr>
          <w:rtl/>
        </w:rPr>
      </w:pPr>
      <w:r w:rsidRPr="006F178A">
        <w:rPr>
          <w:rtl/>
        </w:rPr>
        <w:t>שאני אוכל ושאני טועם - מותר בחילופיהן ובגידוליהן;</w:t>
      </w:r>
    </w:p>
    <w:p w14:paraId="67B0CD3E" w14:textId="2B1451AB" w:rsidR="003E2DCC" w:rsidRPr="009C1970" w:rsidRDefault="003E2DCC" w:rsidP="003E2DCC">
      <w:pPr>
        <w:pStyle w:val="afff5"/>
        <w:rPr>
          <w:rtl/>
        </w:rPr>
      </w:pPr>
      <w:r w:rsidRPr="00392931">
        <w:rPr>
          <w:rtl/>
        </w:rPr>
        <w:t>בדבר שזרעו כלה, אבל בדבר שאין זרעו כלה א</w:t>
      </w:r>
      <w:r w:rsidR="003244D1">
        <w:rPr>
          <w:rFonts w:hint="cs"/>
          <w:rtl/>
        </w:rPr>
        <w:t>ף</w:t>
      </w:r>
      <w:r w:rsidRPr="00392931">
        <w:rPr>
          <w:rtl/>
        </w:rPr>
        <w:t xml:space="preserve"> גידולי גידולין אסורין.</w:t>
      </w:r>
    </w:p>
    <w:p w14:paraId="784231A7" w14:textId="77777777" w:rsidR="00143886" w:rsidRDefault="00143886" w:rsidP="003E2DCC">
      <w:pPr>
        <w:pStyle w:val="afff5"/>
        <w:rPr>
          <w:rtl/>
        </w:rPr>
      </w:pPr>
    </w:p>
    <w:p w14:paraId="78E6B871" w14:textId="77777777" w:rsidR="00482CEE" w:rsidRDefault="003E2DCC" w:rsidP="00FB5882">
      <w:pPr>
        <w:pStyle w:val="afff5"/>
        <w:spacing w:after="60"/>
        <w:rPr>
          <w:rtl/>
        </w:rPr>
      </w:pPr>
      <w:r w:rsidRPr="00B15076">
        <w:rPr>
          <w:rtl/>
        </w:rPr>
        <w:t>האומר לאשתו קונם מעשה ידיך עלי, קונם הן על פי,</w:t>
      </w:r>
      <w:r w:rsidRPr="00B15076">
        <w:rPr>
          <w:rFonts w:hint="cs"/>
          <w:rtl/>
        </w:rPr>
        <w:t xml:space="preserve"> </w:t>
      </w:r>
      <w:r w:rsidRPr="00B15076">
        <w:rPr>
          <w:rtl/>
        </w:rPr>
        <w:t xml:space="preserve">קונם הן לפי אסור בחילופיהן ובגידוליהן, </w:t>
      </w:r>
    </w:p>
    <w:p w14:paraId="7E43036F" w14:textId="3468D851" w:rsidR="00FB5882" w:rsidRDefault="003E2DCC" w:rsidP="00FB5882">
      <w:pPr>
        <w:pStyle w:val="afff5"/>
        <w:rPr>
          <w:rtl/>
        </w:rPr>
      </w:pPr>
      <w:r w:rsidRPr="006F178A">
        <w:rPr>
          <w:rtl/>
        </w:rPr>
        <w:t xml:space="preserve">שאני אוכל שאני טועם </w:t>
      </w:r>
      <w:r w:rsidR="00FB5882">
        <w:rPr>
          <w:rFonts w:hint="cs"/>
          <w:rtl/>
        </w:rPr>
        <w:t>-</w:t>
      </w:r>
      <w:r w:rsidRPr="006F178A">
        <w:rPr>
          <w:rtl/>
        </w:rPr>
        <w:t>מותר בחילופיהן ובגידוליהן</w:t>
      </w:r>
      <w:r w:rsidR="00FB5882">
        <w:rPr>
          <w:rFonts w:hint="cs"/>
          <w:rtl/>
        </w:rPr>
        <w:t xml:space="preserve"> </w:t>
      </w:r>
      <w:r w:rsidRPr="00392931">
        <w:rPr>
          <w:rtl/>
        </w:rPr>
        <w:t xml:space="preserve">בדבר שזרעו כלה, </w:t>
      </w:r>
    </w:p>
    <w:p w14:paraId="3BEA313E" w14:textId="1FD9B6B5" w:rsidR="003E2DCC" w:rsidRPr="009C1970" w:rsidRDefault="003E2DCC" w:rsidP="00FB5882">
      <w:pPr>
        <w:pStyle w:val="afff5"/>
        <w:spacing w:after="60"/>
        <w:rPr>
          <w:rtl/>
        </w:rPr>
      </w:pPr>
      <w:r w:rsidRPr="00392931">
        <w:rPr>
          <w:rtl/>
        </w:rPr>
        <w:t>אבל דבר שאין זרעו כלה - אפילו גידולי גידולין אסורין.</w:t>
      </w:r>
    </w:p>
    <w:p w14:paraId="72F8A891" w14:textId="77777777" w:rsidR="00482CEE" w:rsidRDefault="003E2DCC" w:rsidP="003E2DCC">
      <w:pPr>
        <w:pStyle w:val="afff5"/>
        <w:rPr>
          <w:rtl/>
        </w:rPr>
      </w:pPr>
      <w:r w:rsidRPr="006F178A">
        <w:rPr>
          <w:rtl/>
        </w:rPr>
        <w:t xml:space="preserve">שאת עושה איני אוכל עד הפסח, שאת עושה איני מתכסה עד הפסח, </w:t>
      </w:r>
    </w:p>
    <w:p w14:paraId="3B93EE12" w14:textId="463ED185" w:rsidR="003E2DCC" w:rsidRPr="006F178A" w:rsidRDefault="003E2DCC" w:rsidP="00FB5882">
      <w:pPr>
        <w:pStyle w:val="afff5"/>
        <w:spacing w:after="60"/>
        <w:rPr>
          <w:rtl/>
        </w:rPr>
      </w:pPr>
      <w:r w:rsidRPr="006F178A">
        <w:rPr>
          <w:rFonts w:hint="cs"/>
          <w:rtl/>
        </w:rPr>
        <w:tab/>
      </w:r>
      <w:r w:rsidRPr="006F178A">
        <w:rPr>
          <w:rtl/>
        </w:rPr>
        <w:t>עשתה לפני הפסח - מותר לאכול ולהתכסות אחר הפסח.</w:t>
      </w:r>
    </w:p>
    <w:p w14:paraId="4B7BD3CC" w14:textId="77777777" w:rsidR="00482CEE" w:rsidRDefault="003E2DCC" w:rsidP="003E2DCC">
      <w:pPr>
        <w:pStyle w:val="afff5"/>
        <w:rPr>
          <w:rtl/>
        </w:rPr>
      </w:pPr>
      <w:r w:rsidRPr="006F178A">
        <w:rPr>
          <w:rtl/>
        </w:rPr>
        <w:t xml:space="preserve">שאת עושה עד הפסח איני אוכל, ושאת עושה עד הפסח איני מתכסה, </w:t>
      </w:r>
    </w:p>
    <w:p w14:paraId="4C798B06" w14:textId="4867A6EE" w:rsidR="003E2DCC" w:rsidRPr="006F178A" w:rsidRDefault="003E2DCC" w:rsidP="00992870">
      <w:pPr>
        <w:pStyle w:val="afff5"/>
        <w:spacing w:after="60"/>
        <w:rPr>
          <w:rtl/>
        </w:rPr>
      </w:pPr>
      <w:r w:rsidRPr="006F178A">
        <w:rPr>
          <w:rFonts w:hint="cs"/>
          <w:rtl/>
        </w:rPr>
        <w:tab/>
      </w:r>
      <w:r w:rsidRPr="006F178A">
        <w:rPr>
          <w:rtl/>
        </w:rPr>
        <w:t>עשתה לפני הפסח - אסור לאכול ולהתכסות אחר הפסח.</w:t>
      </w:r>
    </w:p>
    <w:p w14:paraId="6DD74CBA" w14:textId="77777777" w:rsidR="003E2DCC" w:rsidRPr="006F178A" w:rsidRDefault="003E2DCC" w:rsidP="003E2DCC">
      <w:pPr>
        <w:pStyle w:val="afff5"/>
        <w:rPr>
          <w:rtl/>
        </w:rPr>
      </w:pPr>
      <w:r w:rsidRPr="006F178A">
        <w:rPr>
          <w:rtl/>
        </w:rPr>
        <w:t>שאת נהנית לי עד הפסח אם הולכת את לבית אביך עד החג,</w:t>
      </w:r>
    </w:p>
    <w:p w14:paraId="77A77CD2" w14:textId="7465060B" w:rsidR="003E2DCC" w:rsidRPr="006F178A" w:rsidRDefault="003E2DCC" w:rsidP="00992870">
      <w:pPr>
        <w:pStyle w:val="afff5"/>
        <w:spacing w:after="60"/>
        <w:rPr>
          <w:rtl/>
        </w:rPr>
      </w:pPr>
      <w:r w:rsidRPr="006F178A">
        <w:rPr>
          <w:rtl/>
        </w:rPr>
        <w:t>הלכה לפני הפסח - אסורה בהנאתו עד הפסח,</w:t>
      </w:r>
      <w:r w:rsidRPr="006F178A">
        <w:rPr>
          <w:rFonts w:hint="cs"/>
          <w:rtl/>
        </w:rPr>
        <w:t xml:space="preserve"> לאחר הפסח - בבל יחל</w:t>
      </w:r>
    </w:p>
    <w:p w14:paraId="6F6C6ADD" w14:textId="77777777" w:rsidR="003E2DCC" w:rsidRPr="006F178A" w:rsidRDefault="003E2DCC" w:rsidP="00A522DC">
      <w:pPr>
        <w:pStyle w:val="a3"/>
        <w:framePr w:wrap="around"/>
        <w:rPr>
          <w:rtl/>
        </w:rPr>
      </w:pPr>
      <w:r w:rsidRPr="006F178A">
        <w:rPr>
          <w:rtl/>
        </w:rPr>
        <w:t>נז:</w:t>
      </w:r>
    </w:p>
    <w:p>
      <w:pPr>
        <w:pStyle w:val="afffffb"/>
        <w:rPr>
          <w:ins w:id="20421" w:author="קלוד" w:date="2026-10-06T10:09:38Z"/>
        </w:rPr>
      </w:pPr>
      <w:ins w:id="20420" w:author="קלוד" w:date="2026-10-06T10:09:38Z">
        <w:r>
          <w:t xml:space="preserve">משנה ט</w:t>
        </w:r>
      </w:ins>
    </w:p>
    <w:p w14:paraId="2D4C93C0" w14:textId="77777777" w:rsidR="003E2DCC" w:rsidRPr="006F178A" w:rsidRDefault="003E2DCC" w:rsidP="003E2DCC">
      <w:pPr>
        <w:pStyle w:val="afff5"/>
        <w:rPr>
          <w:rtl/>
        </w:rPr>
      </w:pPr>
      <w:r w:rsidRPr="006F178A">
        <w:rPr>
          <w:b/>
          <w:rtl/>
          <w:rPrChange w:id="40021" w:author="Claude" w:date="2026-10-06T13:34:13Z">
            <w:rPr>
              <w:b/>
              <w:sz w:val="20"/>
              <w:rtl/>
            </w:rPr>
          </w:rPrChange>
        </w:rPr>
        <w:t xml:space="preserve">שאת נהנית לי עד החג אם הולכת את לבית אביך עד הפסח, </w:t>
      </w:r>
    </w:p>
    <w:p w14:paraId="6CFE6679" w14:textId="4495DB43" w:rsidR="003E2DCC" w:rsidRPr="006F178A" w:rsidRDefault="003E2DCC" w:rsidP="002D2DAA">
      <w:pPr>
        <w:pStyle w:val="afff5"/>
        <w:rPr>
          <w:rtl/>
        </w:rPr>
      </w:pPr>
      <w:r w:rsidRPr="006F178A">
        <w:rPr>
          <w:rtl/>
        </w:rPr>
        <w:t>הלכה לפני הפסח - אסורה בהנאתו עד החג, ומותרת לילך אחר הפסח.</w:t>
      </w:r>
      <w:r w:rsidRPr="006F178A">
        <w:rPr>
          <w:rFonts w:ascii="Fb Fontext" w:hAnsi="Fb Fontext"/>
          <w:rtl/>
        </w:rPr>
        <w:t xml:space="preserve"> </w:t>
      </w:r>
    </w:p>
    <w:p w14:paraId="76AE2D75" w14:textId="26BE05E9" w:rsidR="003E2DCC" w:rsidRPr="006F178A" w:rsidRDefault="003E2DCC" w:rsidP="000F1DD4">
      <w:pPr>
        <w:pStyle w:val="afffd"/>
        <w:rPr>
          <w:rtl/>
        </w:rPr>
      </w:pPr>
      <w:ins w:id="9896" w:author="מספור קטעי משנה" w:date="2026-10-06T06:45:39Z">
        <w:r>
          <w:rPr>
            <w:rStyle w:val="MisparKeta"/>
          </w:rPr>
          <w:t xml:space="preserve">א. </w:t>
        </w:r>
      </w:ins>
      <w:r w:rsidRPr="006F178A">
        <w:rPr>
          <w:rtl/>
        </w:rPr>
        <w:t>האומר לאשתו קונם מעשה ידיך עלי, על פי, לפי</w:t>
      </w:r>
      <w:r w:rsidR="00992870">
        <w:rPr>
          <w:rFonts w:hint="cs"/>
          <w:rtl/>
        </w:rPr>
        <w:t xml:space="preserve"> וכו'</w:t>
      </w:r>
    </w:p>
    <w:p w14:paraId="46B1BE55" w14:textId="4AC44051" w:rsidR="00D27C94" w:rsidRDefault="003E2DCC" w:rsidP="00186939">
      <w:pPr>
        <w:pStyle w:val="affffb"/>
        <w:rPr>
          <w:rtl/>
        </w:rPr>
      </w:pPr>
      <w:r w:rsidRPr="00992870">
        <w:rPr>
          <w:spacing w:val="-4"/>
          <w:rtl/>
        </w:rPr>
        <w:t>בצל שעקרו בשביעית ונטעו בשמינית ורבו גידוליו על עיקרו</w:t>
      </w:r>
      <w:r w:rsidRPr="006F178A">
        <w:rPr>
          <w:rtl/>
        </w:rPr>
        <w:t xml:space="preserve">, </w:t>
      </w:r>
    </w:p>
    <w:p w14:paraId="4D63536B" w14:textId="486DDBC1" w:rsidR="00992870" w:rsidRPr="00C14A40" w:rsidRDefault="001F1B55" w:rsidP="00992870">
      <w:pPr>
        <w:pStyle w:val="38"/>
        <w:framePr w:wrap="notBeside"/>
        <w:rPr>
          <w:rFonts w:hint="cs"/>
          <w:rtl/>
        </w:rPr>
      </w:pPr>
      <w:r w:rsidRPr="00C14A40">
        <w:rPr>
          <w:rFonts w:hint="cs"/>
          <w:rtl/>
        </w:rPr>
        <w:t>ישמעאל אכ</w:t>
      </w:r>
      <w:r w:rsidR="0075729B">
        <w:rPr>
          <w:rtl/>
        </w:rPr>
        <w:t>"</w:t>
      </w:r>
      <w:r w:rsidRPr="00C14A40">
        <w:rPr>
          <w:rFonts w:hint="cs"/>
          <w:rtl/>
        </w:rPr>
        <w:t>י</w:t>
      </w:r>
      <w:r w:rsidR="00D27C94" w:rsidRPr="00C14A40">
        <w:rPr>
          <w:rFonts w:hint="cs"/>
          <w:rtl/>
        </w:rPr>
        <w:t xml:space="preserve"> בעי:</w:t>
      </w:r>
    </w:p>
    <w:p w14:paraId="1312EB4D" w14:textId="0D86AEDF" w:rsidR="003E2DCC" w:rsidRPr="006F178A" w:rsidRDefault="003E2DCC" w:rsidP="001F1B55">
      <w:pPr>
        <w:rPr>
          <w:rtl/>
        </w:rPr>
      </w:pPr>
      <w:r w:rsidRPr="006F178A">
        <w:rPr>
          <w:rFonts w:ascii="Fb Fontext" w:hAnsi="Fb Fontext"/>
          <w:rtl/>
        </w:rPr>
        <w:t xml:space="preserve">גידוליו היתר ועיקרו אסור, כיון דרבו גידוליו מעיקרו, גידולי </w:t>
      </w:r>
      <w:r w:rsidR="001F1B55">
        <w:rPr>
          <w:rFonts w:ascii="Fb Fontext" w:hAnsi="Fb Fontext" w:hint="cs"/>
          <w:rtl/>
        </w:rPr>
        <w:t>ה</w:t>
      </w:r>
      <w:r w:rsidRPr="006F178A">
        <w:rPr>
          <w:rFonts w:ascii="Fb Fontext" w:hAnsi="Fb Fontext"/>
          <w:rtl/>
        </w:rPr>
        <w:t xml:space="preserve">היתר מעלין את האיסור, או לא? </w:t>
      </w:r>
    </w:p>
    <w:p w14:paraId="63283059" w14:textId="77777777" w:rsidR="006666DF" w:rsidRPr="00C14A40" w:rsidRDefault="003E2DCC" w:rsidP="00992870">
      <w:pPr>
        <w:pStyle w:val="38"/>
        <w:framePr w:wrap="notBeside"/>
        <w:rPr>
          <w:rtl/>
        </w:rPr>
      </w:pPr>
      <w:r w:rsidRPr="00C14A40">
        <w:rPr>
          <w:rtl/>
        </w:rPr>
        <w:t>רבי אמי,</w:t>
      </w:r>
    </w:p>
    <w:p w14:paraId="57D99DF2" w14:textId="603EC569" w:rsidR="003E2DCC" w:rsidRPr="006F178A" w:rsidRDefault="003E2DCC" w:rsidP="003E2DCC">
      <w:pPr>
        <w:rPr>
          <w:rtl/>
        </w:rPr>
      </w:pPr>
      <w:r w:rsidRPr="006F178A">
        <w:rPr>
          <w:rtl/>
        </w:rPr>
        <w:t xml:space="preserve">לא </w:t>
      </w:r>
      <w:r>
        <w:rPr>
          <w:rFonts w:hint="cs"/>
          <w:rtl/>
        </w:rPr>
        <w:t>היה בידו</w:t>
      </w:r>
      <w:r w:rsidRPr="006F178A">
        <w:rPr>
          <w:rtl/>
        </w:rPr>
        <w:t>;</w:t>
      </w:r>
    </w:p>
    <w:p w14:paraId="2F88E911" w14:textId="09B45004" w:rsidR="006666DF" w:rsidRPr="00C14A40" w:rsidRDefault="00880410" w:rsidP="00992870">
      <w:pPr>
        <w:pStyle w:val="38"/>
        <w:framePr w:wrap="notBeside"/>
        <w:rPr>
          <w:rtl/>
        </w:rPr>
      </w:pPr>
      <w:r w:rsidRPr="00C14A40">
        <w:rPr>
          <w:rFonts w:hint="cs"/>
          <w:rtl/>
        </w:rPr>
        <w:t>רי</w:t>
      </w:r>
      <w:r w:rsidR="0075729B">
        <w:rPr>
          <w:rtl/>
        </w:rPr>
        <w:t>"</w:t>
      </w:r>
      <w:r w:rsidRPr="00C14A40">
        <w:rPr>
          <w:rFonts w:hint="cs"/>
          <w:rtl/>
        </w:rPr>
        <w:t>נ פשט</w:t>
      </w:r>
      <w:r w:rsidR="003E2DCC" w:rsidRPr="00C14A40">
        <w:rPr>
          <w:rFonts w:hint="cs"/>
          <w:rtl/>
        </w:rPr>
        <w:t xml:space="preserve"> מרי</w:t>
      </w:r>
      <w:r w:rsidR="003E2DCC" w:rsidRPr="00C14A40">
        <w:rPr>
          <w:rtl/>
        </w:rPr>
        <w:t>"</w:t>
      </w:r>
      <w:r w:rsidR="003E2DCC" w:rsidRPr="00C14A40">
        <w:rPr>
          <w:rFonts w:hint="cs"/>
          <w:rtl/>
        </w:rPr>
        <w:t>נ</w:t>
      </w:r>
      <w:r w:rsidR="003E2DCC" w:rsidRPr="00C14A40">
        <w:rPr>
          <w:rtl/>
        </w:rPr>
        <w:t>:</w:t>
      </w:r>
    </w:p>
    <w:p w14:paraId="528D36DD" w14:textId="17D3B30E" w:rsidR="003E2DCC" w:rsidRPr="006F178A" w:rsidRDefault="003E2DCC" w:rsidP="003E2DCC">
      <w:pPr>
        <w:rPr>
          <w:rtl/>
        </w:rPr>
      </w:pPr>
      <w:r w:rsidRPr="006F178A">
        <w:rPr>
          <w:rtl/>
        </w:rPr>
        <w:t>בצל תרומה שנטעו, ורבו גידוליו על עיקרו - מותר.</w:t>
      </w:r>
    </w:p>
    <w:p w14:paraId="75D4AF8E" w14:textId="77777777" w:rsidR="006666DF" w:rsidRPr="00C14A40" w:rsidRDefault="003E2DCC" w:rsidP="00992870">
      <w:pPr>
        <w:pStyle w:val="38"/>
        <w:framePr w:wrap="notBeside"/>
        <w:rPr>
          <w:rtl/>
        </w:rPr>
      </w:pPr>
      <w:r w:rsidRPr="00C14A40">
        <w:rPr>
          <w:rtl/>
        </w:rPr>
        <w:t>ר' ירמיה</w:t>
      </w:r>
      <w:r w:rsidR="00A37D8C" w:rsidRPr="00C14A40">
        <w:rPr>
          <w:rFonts w:hint="cs"/>
          <w:rtl/>
        </w:rPr>
        <w:t>:</w:t>
      </w:r>
    </w:p>
    <w:p w14:paraId="0E7E8FFC" w14:textId="326207DE" w:rsidR="003E2DCC" w:rsidRPr="006F178A" w:rsidRDefault="003E2DCC" w:rsidP="00FB5882">
      <w:pPr>
        <w:spacing w:after="60"/>
        <w:rPr>
          <w:rtl/>
        </w:rPr>
      </w:pPr>
      <w:r w:rsidRPr="006F178A">
        <w:rPr>
          <w:rFonts w:hint="cs"/>
          <w:rtl/>
        </w:rPr>
        <w:t>עזבת שנים ונהגת כחד</w:t>
      </w:r>
      <w:r w:rsidR="00442B22">
        <w:rPr>
          <w:rStyle w:val="afffff0"/>
          <w:rFonts w:hint="cs"/>
          <w:rtl/>
        </w:rPr>
        <w:t xml:space="preserve"> </w:t>
      </w:r>
      <w:r w:rsidR="00442B22" w:rsidRPr="00442B22">
        <w:rPr>
          <w:rStyle w:val="afffff0"/>
          <w:rFonts w:hint="cs"/>
          <w:rtl/>
        </w:rPr>
        <w:t>[כר' ינאי]</w:t>
      </w:r>
      <w:r w:rsidRPr="006F178A">
        <w:rPr>
          <w:rFonts w:hint="cs"/>
          <w:rtl/>
        </w:rPr>
        <w:t>?</w:t>
      </w:r>
    </w:p>
    <w:p w14:paraId="48399E96" w14:textId="77777777" w:rsidR="00992870" w:rsidRPr="00C14A40" w:rsidRDefault="00F859D5" w:rsidP="00992870">
      <w:pPr>
        <w:pStyle w:val="38"/>
        <w:framePr w:wrap="notBeside"/>
        <w:rPr>
          <w:rtl/>
        </w:rPr>
      </w:pPr>
      <w:r w:rsidRPr="00C14A40">
        <w:rPr>
          <w:rFonts w:hint="cs"/>
          <w:rtl/>
        </w:rPr>
        <w:t xml:space="preserve">א. </w:t>
      </w:r>
      <w:r w:rsidR="003E2DCC" w:rsidRPr="00C14A40">
        <w:rPr>
          <w:rtl/>
        </w:rPr>
        <w:t xml:space="preserve">דרי"ו: </w:t>
      </w:r>
    </w:p>
    <w:p w14:paraId="286665E7" w14:textId="61041C21" w:rsidR="003E2DCC" w:rsidRPr="006F178A" w:rsidRDefault="003E2DCC" w:rsidP="00FB5882">
      <w:pPr>
        <w:spacing w:after="60"/>
        <w:rPr>
          <w:rtl/>
        </w:rPr>
      </w:pPr>
      <w:r w:rsidRPr="006F178A">
        <w:rPr>
          <w:rtl/>
        </w:rPr>
        <w:t>ילדה שסיבכה בזקינה ובה פירות, אף שהוסיפה מאתים אסור;</w:t>
      </w:r>
    </w:p>
    <w:p w14:paraId="24796A3D" w14:textId="77777777" w:rsidR="006666DF" w:rsidRPr="00C14A40" w:rsidRDefault="00F859D5" w:rsidP="00992870">
      <w:pPr>
        <w:pStyle w:val="38"/>
        <w:framePr w:wrap="notBeside"/>
        <w:rPr>
          <w:rtl/>
        </w:rPr>
      </w:pPr>
      <w:r w:rsidRPr="00C14A40">
        <w:rPr>
          <w:rFonts w:hint="cs"/>
          <w:rtl/>
        </w:rPr>
        <w:t xml:space="preserve">ב. </w:t>
      </w:r>
      <w:r w:rsidR="003E2DCC" w:rsidRPr="00C14A40">
        <w:rPr>
          <w:rFonts w:hint="cs"/>
          <w:rtl/>
        </w:rPr>
        <w:t>מר</w:t>
      </w:r>
      <w:r w:rsidR="00075628" w:rsidRPr="00C14A40">
        <w:rPr>
          <w:rFonts w:hint="cs"/>
          <w:rtl/>
        </w:rPr>
        <w:t>' יונתן</w:t>
      </w:r>
      <w:r w:rsidR="003E2DCC" w:rsidRPr="00C14A40">
        <w:rPr>
          <w:rtl/>
        </w:rPr>
        <w:t>:</w:t>
      </w:r>
    </w:p>
    <w:p w14:paraId="7B6020F6" w14:textId="7B5FC79A" w:rsidR="003E2DCC" w:rsidRDefault="003E2DCC" w:rsidP="003E2DCC">
      <w:pPr>
        <w:rPr>
          <w:rtl/>
        </w:rPr>
      </w:pPr>
      <w:r w:rsidRPr="006F178A">
        <w:rPr>
          <w:rtl/>
        </w:rPr>
        <w:t>בצל שנטעו בכרם ונעקר הכרם - אסור.</w:t>
      </w:r>
    </w:p>
    <w:p w14:paraId="684CA8CA" w14:textId="5949C79B" w:rsidR="006265D1" w:rsidRPr="006F178A" w:rsidRDefault="006265D1" w:rsidP="00FB5882">
      <w:pPr>
        <w:spacing w:after="60"/>
        <w:rPr>
          <w:rtl/>
        </w:rPr>
      </w:pPr>
      <w:r>
        <w:rPr>
          <w:rStyle w:val="affffe"/>
          <w:rFonts w:hint="cs"/>
          <w:rtl/>
        </w:rPr>
        <w:t>בספקו של ישמעאל איש כפר דימא האם גידולי היתר מעלין את האיסור</w:t>
      </w:r>
    </w:p>
    <w:p w14:paraId="5487A424" w14:textId="77777777" w:rsidR="00992870" w:rsidRPr="00C14A40" w:rsidRDefault="00C57139" w:rsidP="00992870">
      <w:pPr>
        <w:pStyle w:val="38"/>
        <w:framePr w:wrap="notBeside"/>
        <w:rPr>
          <w:rtl/>
        </w:rPr>
      </w:pPr>
      <w:r w:rsidRPr="00C14A40">
        <w:rPr>
          <w:rFonts w:hint="cs"/>
          <w:rtl/>
        </w:rPr>
        <w:t>ג.</w:t>
      </w:r>
      <w:r w:rsidR="003E2DCC" w:rsidRPr="00C14A40">
        <w:rPr>
          <w:rFonts w:hint="cs"/>
          <w:rtl/>
        </w:rPr>
        <w:t xml:space="preserve"> ולא</w:t>
      </w:r>
      <w:r w:rsidR="00880410" w:rsidRPr="00C14A40">
        <w:rPr>
          <w:rFonts w:hint="cs"/>
          <w:rtl/>
        </w:rPr>
        <w:t xml:space="preserve"> </w:t>
      </w:r>
      <w:r w:rsidR="003E2DCC" w:rsidRPr="00C14A40">
        <w:rPr>
          <w:rFonts w:hint="cs"/>
          <w:rtl/>
        </w:rPr>
        <w:t>מרי</w:t>
      </w:r>
      <w:r w:rsidR="003E2DCC" w:rsidRPr="00C14A40">
        <w:rPr>
          <w:rtl/>
        </w:rPr>
        <w:t>"</w:t>
      </w:r>
      <w:r w:rsidR="003E2DCC" w:rsidRPr="00C14A40">
        <w:rPr>
          <w:rFonts w:hint="cs"/>
          <w:rtl/>
        </w:rPr>
        <w:t>ו</w:t>
      </w:r>
      <w:r w:rsidR="003E2DCC" w:rsidRPr="00C14A40">
        <w:rPr>
          <w:rtl/>
        </w:rPr>
        <w:t>:</w:t>
      </w:r>
    </w:p>
    <w:p w14:paraId="09E7C4B1" w14:textId="71AE8D26" w:rsidR="00075628" w:rsidRDefault="003E2DCC" w:rsidP="00A02764">
      <w:pPr>
        <w:rPr>
          <w:rtl/>
        </w:rPr>
      </w:pPr>
      <w:r w:rsidRPr="006F178A">
        <w:rPr>
          <w:rtl/>
        </w:rPr>
        <w:t xml:space="preserve">ליטרא בצלים שתיקנה וזרעה מתעשרת לפי כולה, </w:t>
      </w:r>
    </w:p>
    <w:p w14:paraId="188EC2B8" w14:textId="2607D4C8" w:rsidR="003E2DCC" w:rsidRPr="006F178A" w:rsidRDefault="003E2DCC" w:rsidP="00FB5882">
      <w:pPr>
        <w:spacing w:after="60"/>
        <w:rPr>
          <w:rtl/>
        </w:rPr>
      </w:pPr>
      <w:r w:rsidRPr="006F178A">
        <w:rPr>
          <w:rtl/>
        </w:rPr>
        <w:t>אלמא אותן גידולין מבטלין עיקר.</w:t>
      </w:r>
      <w:r w:rsidR="00A02764">
        <w:rPr>
          <w:rFonts w:hint="cs"/>
          <w:rtl/>
        </w:rPr>
        <w:t xml:space="preserve"> </w:t>
      </w:r>
      <w:r w:rsidRPr="006F178A">
        <w:rPr>
          <w:rFonts w:hint="cs"/>
          <w:rtl/>
        </w:rPr>
        <w:t xml:space="preserve">- </w:t>
      </w:r>
      <w:r w:rsidR="00DB16C7">
        <w:rPr>
          <w:rFonts w:hint="cs"/>
          <w:rtl/>
        </w:rPr>
        <w:t>ד</w:t>
      </w:r>
      <w:r>
        <w:rPr>
          <w:rtl/>
        </w:rPr>
        <w:t>שמא</w:t>
      </w:r>
      <w:r w:rsidRPr="006F178A">
        <w:rPr>
          <w:rtl/>
        </w:rPr>
        <w:t xml:space="preserve"> לחומרא שאני!</w:t>
      </w:r>
    </w:p>
    <w:p w14:paraId="10716767" w14:textId="77777777" w:rsidR="006666DF" w:rsidRPr="00C14A40" w:rsidRDefault="00C57139" w:rsidP="00992870">
      <w:pPr>
        <w:pStyle w:val="38"/>
        <w:framePr w:wrap="notBeside"/>
        <w:rPr>
          <w:rFonts w:hint="cs"/>
          <w:rtl/>
        </w:rPr>
      </w:pPr>
      <w:r w:rsidRPr="00C14A40">
        <w:rPr>
          <w:rFonts w:hint="cs"/>
          <w:rtl/>
        </w:rPr>
        <w:t>ד.</w:t>
      </w:r>
      <w:r w:rsidR="000904B2" w:rsidRPr="00C14A40">
        <w:rPr>
          <w:rFonts w:hint="cs"/>
          <w:rtl/>
        </w:rPr>
        <w:t xml:space="preserve"> </w:t>
      </w:r>
      <w:r w:rsidR="00DB16C7" w:rsidRPr="00C14A40">
        <w:rPr>
          <w:rFonts w:hint="cs"/>
          <w:rtl/>
        </w:rPr>
        <w:t>ו</w:t>
      </w:r>
      <w:r w:rsidR="003E2DCC" w:rsidRPr="00C14A40">
        <w:rPr>
          <w:rFonts w:hint="cs"/>
          <w:rtl/>
        </w:rPr>
        <w:t>לא מר</w:t>
      </w:r>
      <w:r w:rsidR="003E2DCC" w:rsidRPr="00C14A40">
        <w:rPr>
          <w:rtl/>
        </w:rPr>
        <w:t>"</w:t>
      </w:r>
      <w:r w:rsidR="003E2DCC" w:rsidRPr="00C14A40">
        <w:rPr>
          <w:rFonts w:hint="cs"/>
          <w:rtl/>
        </w:rPr>
        <w:t>ש</w:t>
      </w:r>
    </w:p>
    <w:p w14:paraId="37D0C20B" w14:textId="60ED7369" w:rsidR="003E2DCC" w:rsidRPr="006F178A" w:rsidRDefault="003E2DCC" w:rsidP="00992870">
      <w:pPr>
        <w:rPr>
          <w:rtl/>
        </w:rPr>
      </w:pPr>
      <w:r w:rsidRPr="006F178A">
        <w:rPr>
          <w:rFonts w:hint="cs"/>
          <w:rtl/>
        </w:rPr>
        <w:t>כל דבר שיש לו מתירין כגון טבל ומעש</w:t>
      </w:r>
      <w:r w:rsidRPr="006F178A">
        <w:rPr>
          <w:rtl/>
        </w:rPr>
        <w:t>"</w:t>
      </w:r>
      <w:r w:rsidRPr="006F178A">
        <w:rPr>
          <w:rFonts w:hint="cs"/>
          <w:rtl/>
        </w:rPr>
        <w:t xml:space="preserve">ש והקדש וחדש לא נתנו בהן חכמים שיעור </w:t>
      </w:r>
    </w:p>
    <w:p w14:paraId="5EB0F87C" w14:textId="77777777" w:rsidR="003E2DCC" w:rsidRPr="006F178A" w:rsidRDefault="003E2DCC" w:rsidP="00A522DC">
      <w:pPr>
        <w:pStyle w:val="a3"/>
        <w:framePr w:wrap="around"/>
        <w:rPr>
          <w:rtl/>
        </w:rPr>
      </w:pPr>
      <w:r w:rsidRPr="006F178A">
        <w:rPr>
          <w:rtl/>
        </w:rPr>
        <w:t>נח.</w:t>
      </w:r>
    </w:p>
    <w:p w14:paraId="68EDA7FB" w14:textId="77777777" w:rsidR="0042462E" w:rsidRDefault="003E2DCC" w:rsidP="0042462E">
      <w:pPr>
        <w:ind w:left="340" w:firstLine="170"/>
        <w:rPr>
          <w:rFonts w:ascii="Fb Fontext" w:hAnsi="Fb Fontext"/>
          <w:rtl/>
        </w:rPr>
      </w:pPr>
      <w:r w:rsidRPr="006F178A">
        <w:rPr>
          <w:rFonts w:ascii="Fb Fontext" w:hAnsi="Fb Fontext"/>
          <w:rtl/>
        </w:rPr>
        <w:t xml:space="preserve">וכל דבר שאין לו מתירין, כגון תרומה ותרומת מעשר </w:t>
      </w:r>
    </w:p>
    <w:p w14:paraId="46399ABE" w14:textId="040257C4" w:rsidR="003E2DCC" w:rsidRPr="006F178A" w:rsidRDefault="003E2DCC" w:rsidP="0042462E">
      <w:pPr>
        <w:ind w:left="340" w:firstLine="170"/>
        <w:rPr>
          <w:rtl/>
        </w:rPr>
      </w:pPr>
      <w:r w:rsidRPr="006F178A">
        <w:rPr>
          <w:rFonts w:ascii="Fb Fontext" w:hAnsi="Fb Fontext"/>
          <w:rtl/>
        </w:rPr>
        <w:t>וחלה וערלה וכלאי הכרם - נתנו בהם חכמים שיעור;</w:t>
      </w:r>
    </w:p>
    <w:p w14:paraId="1CBC198A" w14:textId="77777777" w:rsidR="006666DF" w:rsidRPr="00C14A40" w:rsidRDefault="003E2DCC" w:rsidP="00992870">
      <w:pPr>
        <w:pStyle w:val="38"/>
        <w:framePr w:wrap="notBeside"/>
        <w:rPr>
          <w:rtl/>
        </w:rPr>
      </w:pPr>
      <w:r w:rsidRPr="00C14A40">
        <w:rPr>
          <w:rtl/>
        </w:rPr>
        <w:t>אמרו לו:</w:t>
      </w:r>
    </w:p>
    <w:p w14:paraId="6378CFD7" w14:textId="69988F3D" w:rsidR="000904B2" w:rsidRDefault="003E2DCC" w:rsidP="003E2DCC">
      <w:pPr>
        <w:rPr>
          <w:rtl/>
        </w:rPr>
      </w:pPr>
      <w:r w:rsidRPr="006F178A">
        <w:rPr>
          <w:rtl/>
        </w:rPr>
        <w:t xml:space="preserve">והלא שביעית אין לה מתירין, ולא נתנו בה חכמים שיעור, </w:t>
      </w:r>
    </w:p>
    <w:p w14:paraId="2AF241DE" w14:textId="180DC630" w:rsidR="003E2DCC" w:rsidRPr="006F178A" w:rsidRDefault="003E2DCC" w:rsidP="00992870">
      <w:pPr>
        <w:rPr>
          <w:rtl/>
        </w:rPr>
      </w:pPr>
      <w:r w:rsidRPr="00A707AB">
        <w:rPr>
          <w:rStyle w:val="affffe"/>
          <w:rtl/>
        </w:rPr>
        <w:t>דתנן</w:t>
      </w:r>
      <w:r w:rsidRPr="006F178A">
        <w:rPr>
          <w:rtl/>
        </w:rPr>
        <w:t>: השביעית אוסרת כל שהוא במינה!</w:t>
      </w:r>
    </w:p>
    <w:p w14:paraId="001F8CBA" w14:textId="77777777" w:rsidR="006666DF" w:rsidRPr="00C14A40" w:rsidRDefault="003E2DCC" w:rsidP="00992870">
      <w:pPr>
        <w:pStyle w:val="38"/>
        <w:framePr w:wrap="notBeside"/>
        <w:rPr>
          <w:rtl/>
        </w:rPr>
      </w:pPr>
      <w:r w:rsidRPr="00C14A40">
        <w:rPr>
          <w:rtl/>
        </w:rPr>
        <w:t>א</w:t>
      </w:r>
      <w:r w:rsidR="00A707AB" w:rsidRPr="00C14A40">
        <w:rPr>
          <w:rFonts w:hint="cs"/>
          <w:rtl/>
        </w:rPr>
        <w:t>מר להן</w:t>
      </w:r>
      <w:r w:rsidRPr="00C14A40">
        <w:rPr>
          <w:rtl/>
        </w:rPr>
        <w:t>:</w:t>
      </w:r>
    </w:p>
    <w:p w14:paraId="2AD5A922" w14:textId="772C78B4" w:rsidR="003E2DCC" w:rsidRPr="006F178A" w:rsidRDefault="003E2DCC" w:rsidP="003E2DCC">
      <w:pPr>
        <w:rPr>
          <w:rtl/>
        </w:rPr>
      </w:pPr>
      <w:r w:rsidRPr="006F178A">
        <w:rPr>
          <w:rtl/>
        </w:rPr>
        <w:t xml:space="preserve">אף אני לא אמרתי אלא </w:t>
      </w:r>
      <w:r w:rsidRPr="00295E41">
        <w:rPr>
          <w:rStyle w:val="afffa"/>
          <w:rtl/>
        </w:rPr>
        <w:t>לביעור</w:t>
      </w:r>
      <w:r w:rsidRPr="006F178A">
        <w:rPr>
          <w:rtl/>
        </w:rPr>
        <w:t>, אבל לאכילה - בנותן טעם.</w:t>
      </w:r>
    </w:p>
    <w:p w14:paraId="07C1EC34" w14:textId="77777777" w:rsidR="00992870" w:rsidRPr="00C14A40" w:rsidRDefault="003E2DCC" w:rsidP="00992870">
      <w:pPr>
        <w:pStyle w:val="38"/>
        <w:framePr w:wrap="notBeside"/>
        <w:rPr>
          <w:rFonts w:hint="cs"/>
          <w:rtl/>
        </w:rPr>
      </w:pPr>
      <w:r w:rsidRPr="00C14A40">
        <w:rPr>
          <w:rFonts w:hint="cs"/>
          <w:rtl/>
        </w:rPr>
        <w:t xml:space="preserve">ודחי' </w:t>
      </w:r>
    </w:p>
    <w:p w14:paraId="61C63BC4" w14:textId="4B4DEE75" w:rsidR="003E2DCC" w:rsidRPr="006F178A" w:rsidRDefault="003E2DCC" w:rsidP="00FB5882">
      <w:pPr>
        <w:spacing w:after="60"/>
        <w:rPr>
          <w:rtl/>
        </w:rPr>
      </w:pPr>
      <w:r w:rsidRPr="00992870">
        <w:rPr>
          <w:rFonts w:ascii="Fb Fontext" w:hAnsi="Fb Fontext" w:hint="cs"/>
          <w:rtl/>
        </w:rPr>
        <w:t>ד</w:t>
      </w:r>
      <w:r w:rsidRPr="00992870">
        <w:rPr>
          <w:rFonts w:ascii="Fb Fontext" w:hAnsi="Fb Fontext"/>
          <w:rtl/>
        </w:rPr>
        <w:t xml:space="preserve">שמא הא </w:t>
      </w:r>
      <w:r w:rsidR="006B25C6" w:rsidRPr="00992870">
        <w:rPr>
          <w:rFonts w:ascii="Fb Fontext" w:hAnsi="Fb Fontext"/>
          <w:rtl/>
        </w:rPr>
        <w:t xml:space="preserve">גם </w:t>
      </w:r>
      <w:r w:rsidRPr="00992870">
        <w:rPr>
          <w:rFonts w:ascii="Fb Fontext" w:hAnsi="Fb Fontext"/>
          <w:rtl/>
        </w:rPr>
        <w:t>לחומרא שאני!</w:t>
      </w:r>
    </w:p>
    <w:p w14:paraId="6945E316" w14:textId="77777777" w:rsidR="00992870" w:rsidRPr="00C14A40" w:rsidRDefault="00562BDA" w:rsidP="00992870">
      <w:pPr>
        <w:pStyle w:val="38"/>
        <w:framePr w:wrap="notBeside"/>
        <w:rPr>
          <w:rtl/>
        </w:rPr>
      </w:pPr>
      <w:r w:rsidRPr="00C14A40">
        <w:rPr>
          <w:rFonts w:hint="cs"/>
          <w:rtl/>
        </w:rPr>
        <w:t xml:space="preserve">ה. </w:t>
      </w:r>
      <w:r w:rsidR="003E2DCC" w:rsidRPr="00C14A40">
        <w:rPr>
          <w:rFonts w:hint="cs"/>
          <w:rtl/>
        </w:rPr>
        <w:t>ו</w:t>
      </w:r>
      <w:r w:rsidR="003D0718" w:rsidRPr="00C14A40">
        <w:rPr>
          <w:rFonts w:hint="cs"/>
          <w:rtl/>
        </w:rPr>
        <w:t>א'א לפשוט מ</w:t>
      </w:r>
      <w:r w:rsidR="003E2DCC" w:rsidRPr="00C14A40">
        <w:rPr>
          <w:rFonts w:hint="cs"/>
          <w:rtl/>
        </w:rPr>
        <w:t>ד</w:t>
      </w:r>
      <w:r w:rsidR="003E2DCC" w:rsidRPr="00C14A40">
        <w:rPr>
          <w:rtl/>
        </w:rPr>
        <w:t xml:space="preserve">תנן: </w:t>
      </w:r>
    </w:p>
    <w:p w14:paraId="0CEFB3CF" w14:textId="0A5E934F" w:rsidR="003E2DCC" w:rsidRPr="006F178A" w:rsidRDefault="003E2DCC" w:rsidP="003E2DCC">
      <w:pPr>
        <w:rPr>
          <w:rtl/>
        </w:rPr>
      </w:pPr>
      <w:r w:rsidRPr="006F178A">
        <w:rPr>
          <w:rFonts w:ascii="Fb Fontext" w:hAnsi="Fb Fontext"/>
          <w:rtl/>
        </w:rPr>
        <w:t>בצלים שירדו עליהם גשמים וצמחו, אם היו עלין שלהן שחורין - אסורין, הוריקו - מותרין;</w:t>
      </w:r>
    </w:p>
    <w:p w14:paraId="55A7F211" w14:textId="77777777" w:rsidR="006666DF" w:rsidRPr="00C14A40" w:rsidRDefault="003E2DCC" w:rsidP="00992870">
      <w:pPr>
        <w:pStyle w:val="38"/>
        <w:framePr w:wrap="notBeside"/>
        <w:rPr>
          <w:rtl/>
        </w:rPr>
      </w:pPr>
      <w:r w:rsidRPr="00C14A40">
        <w:rPr>
          <w:rFonts w:hint="cs"/>
          <w:rtl/>
        </w:rPr>
        <w:t>רחב</w:t>
      </w:r>
      <w:r w:rsidRPr="00C14A40">
        <w:rPr>
          <w:rtl/>
        </w:rPr>
        <w:t>"</w:t>
      </w:r>
      <w:r w:rsidRPr="00C14A40">
        <w:rPr>
          <w:rFonts w:hint="cs"/>
          <w:rtl/>
        </w:rPr>
        <w:t>א</w:t>
      </w:r>
      <w:r w:rsidRPr="00C14A40">
        <w:rPr>
          <w:rtl/>
        </w:rPr>
        <w:t>:</w:t>
      </w:r>
    </w:p>
    <w:p w14:paraId="62D1CB5D" w14:textId="4037EEC1" w:rsidR="003E2DCC" w:rsidRPr="00757D20" w:rsidRDefault="003E2DCC" w:rsidP="003D0718">
      <w:pPr>
        <w:rPr>
          <w:rtl/>
        </w:rPr>
      </w:pPr>
      <w:r w:rsidRPr="00757D20">
        <w:rPr>
          <w:rtl/>
        </w:rPr>
        <w:t>אם יכולין ליתלש בעלין שלהן אסורין, וכנגדן למוצאי שביעית</w:t>
      </w:r>
      <w:r w:rsidR="0075729B">
        <w:rPr>
          <w:rtl/>
        </w:rPr>
        <w:t xml:space="preserve"> </w:t>
      </w:r>
      <w:r w:rsidRPr="00757D20">
        <w:rPr>
          <w:rtl/>
        </w:rPr>
        <w:t>מותרין, למימרא, דגידולי היתר מעלין את האיסור.</w:t>
      </w:r>
    </w:p>
    <w:p w14:paraId="06982C63" w14:textId="77777777" w:rsidR="006666DF" w:rsidRPr="00C14A40" w:rsidRDefault="003E2DCC" w:rsidP="00992870">
      <w:pPr>
        <w:pStyle w:val="38"/>
        <w:framePr w:wrap="notBeside"/>
        <w:rPr>
          <w:rFonts w:hint="cs"/>
          <w:rtl/>
        </w:rPr>
      </w:pPr>
      <w:r w:rsidRPr="00C14A40">
        <w:rPr>
          <w:rFonts w:hint="cs"/>
          <w:rtl/>
        </w:rPr>
        <w:t xml:space="preserve">- </w:t>
      </w:r>
      <w:r w:rsidR="003D0718" w:rsidRPr="00C14A40">
        <w:rPr>
          <w:rFonts w:hint="cs"/>
          <w:rtl/>
        </w:rPr>
        <w:t>ד</w:t>
      </w:r>
      <w:r w:rsidRPr="00C14A40">
        <w:rPr>
          <w:rFonts w:hint="cs"/>
          <w:rtl/>
        </w:rPr>
        <w:t>דחי'</w:t>
      </w:r>
    </w:p>
    <w:p w14:paraId="25738D59" w14:textId="26FE588F" w:rsidR="003E2DCC" w:rsidRPr="006F178A" w:rsidRDefault="003E2DCC" w:rsidP="00FB5882">
      <w:pPr>
        <w:spacing w:after="60"/>
        <w:rPr>
          <w:rtl/>
        </w:rPr>
      </w:pPr>
      <w:r w:rsidRPr="006F178A">
        <w:rPr>
          <w:rFonts w:ascii="Fb Fontext" w:hAnsi="Fb Fontext" w:hint="cs"/>
          <w:rtl/>
        </w:rPr>
        <w:t>ד</w:t>
      </w:r>
      <w:r>
        <w:rPr>
          <w:rFonts w:ascii="Fb Fontext" w:hAnsi="Fb Fontext"/>
          <w:rtl/>
        </w:rPr>
        <w:t>שמא</w:t>
      </w:r>
      <w:r w:rsidRPr="006F178A">
        <w:rPr>
          <w:rFonts w:ascii="Fb Fontext" w:hAnsi="Fb Fontext"/>
          <w:rtl/>
        </w:rPr>
        <w:t xml:space="preserve"> במדוכנין!</w:t>
      </w:r>
    </w:p>
    <w:p w14:paraId="62EFA2CB" w14:textId="77777777" w:rsidR="006666DF" w:rsidRPr="00C14A40" w:rsidRDefault="00562BDA" w:rsidP="00992870">
      <w:pPr>
        <w:pStyle w:val="38"/>
        <w:framePr w:wrap="notBeside"/>
        <w:rPr>
          <w:rFonts w:hint="cs"/>
          <w:rtl/>
        </w:rPr>
      </w:pPr>
      <w:r w:rsidRPr="00C14A40">
        <w:rPr>
          <w:rFonts w:hint="cs"/>
          <w:rtl/>
        </w:rPr>
        <w:t xml:space="preserve">ו. </w:t>
      </w:r>
      <w:r w:rsidR="003575ED" w:rsidRPr="00C14A40">
        <w:rPr>
          <w:rFonts w:hint="cs"/>
          <w:rtl/>
        </w:rPr>
        <w:t>אלא</w:t>
      </w:r>
      <w:r w:rsidR="003E2DCC" w:rsidRPr="00C14A40">
        <w:rPr>
          <w:rFonts w:hint="cs"/>
          <w:rtl/>
        </w:rPr>
        <w:t xml:space="preserve"> מד</w:t>
      </w:r>
      <w:r w:rsidR="003E2DCC" w:rsidRPr="00C14A40">
        <w:rPr>
          <w:rtl/>
        </w:rPr>
        <w:t>תניא:</w:t>
      </w:r>
    </w:p>
    <w:p w14:paraId="1541DED6" w14:textId="16EB7B8E" w:rsidR="00992870" w:rsidRDefault="003E2DCC" w:rsidP="00562BDA">
      <w:pPr>
        <w:rPr>
          <w:rStyle w:val="affffe"/>
          <w:rtl/>
        </w:rPr>
      </w:pPr>
      <w:r w:rsidRPr="006F178A">
        <w:rPr>
          <w:rFonts w:hint="cs"/>
          <w:rtl/>
        </w:rPr>
        <w:t>המנכש עם הכותי בחסיות אוכל מהן אכילת עראי ומעשרן ודאי</w:t>
      </w:r>
      <w:r w:rsidR="00562BDA">
        <w:rPr>
          <w:rFonts w:hint="cs"/>
          <w:rtl/>
        </w:rPr>
        <w:t xml:space="preserve">, </w:t>
      </w:r>
    </w:p>
    <w:p w14:paraId="5DD0C40A" w14:textId="77777777" w:rsidR="006666DF" w:rsidRPr="00C14A40" w:rsidRDefault="00562BDA" w:rsidP="00992870">
      <w:pPr>
        <w:pStyle w:val="38"/>
        <w:framePr w:wrap="notBeside"/>
        <w:rPr>
          <w:rtl/>
        </w:rPr>
      </w:pPr>
      <w:r w:rsidRPr="00C14A40">
        <w:rPr>
          <w:rFonts w:hint="cs"/>
          <w:rtl/>
        </w:rPr>
        <w:t>ו</w:t>
      </w:r>
      <w:r w:rsidR="00AA4755" w:rsidRPr="00C14A40">
        <w:rPr>
          <w:rFonts w:hint="cs"/>
          <w:rtl/>
        </w:rPr>
        <w:t>ל</w:t>
      </w:r>
      <w:r w:rsidR="003E2DCC" w:rsidRPr="00C14A40">
        <w:rPr>
          <w:rFonts w:hint="cs"/>
          <w:rtl/>
        </w:rPr>
        <w:t>רשב</w:t>
      </w:r>
      <w:r w:rsidR="003E2DCC" w:rsidRPr="00C14A40">
        <w:rPr>
          <w:rtl/>
        </w:rPr>
        <w:t>"</w:t>
      </w:r>
      <w:r w:rsidR="003E2DCC" w:rsidRPr="00C14A40">
        <w:rPr>
          <w:rFonts w:hint="cs"/>
          <w:rtl/>
        </w:rPr>
        <w:t>א</w:t>
      </w:r>
      <w:r w:rsidR="003E2DCC" w:rsidRPr="00C14A40">
        <w:rPr>
          <w:rtl/>
        </w:rPr>
        <w:t>:</w:t>
      </w:r>
    </w:p>
    <w:p w14:paraId="114D0AD2" w14:textId="1E452608" w:rsidR="00824D78" w:rsidRDefault="003E2DCC" w:rsidP="00562BDA">
      <w:pPr>
        <w:rPr>
          <w:rFonts w:ascii="Fb Fontext" w:hAnsi="Fb Fontext"/>
          <w:rtl/>
        </w:rPr>
      </w:pPr>
      <w:r w:rsidRPr="006F178A">
        <w:rPr>
          <w:rFonts w:ascii="Fb Fontext" w:hAnsi="Fb Fontext"/>
          <w:rtl/>
        </w:rPr>
        <w:t>אם ישראל חשוד על השביעית</w:t>
      </w:r>
      <w:r w:rsidR="003575ED">
        <w:rPr>
          <w:rFonts w:ascii="Fb Fontext" w:hAnsi="Fb Fontext" w:hint="cs"/>
          <w:rtl/>
        </w:rPr>
        <w:t>- מותר במוצאי שביעית</w:t>
      </w:r>
      <w:r w:rsidRPr="006F178A">
        <w:rPr>
          <w:rFonts w:ascii="Fb Fontext" w:hAnsi="Fb Fontext"/>
          <w:rtl/>
        </w:rPr>
        <w:t xml:space="preserve">, </w:t>
      </w:r>
    </w:p>
    <w:p w14:paraId="3FD3A380" w14:textId="56320528" w:rsidR="003E2DCC" w:rsidRDefault="00824D78" w:rsidP="00824D78">
      <w:pPr>
        <w:pStyle w:val="affffb"/>
        <w:rPr>
          <w:rtl/>
        </w:rPr>
      </w:pPr>
      <w:r w:rsidRPr="00824D78">
        <w:rPr>
          <w:rFonts w:hint="cs"/>
          <w:rtl/>
        </w:rPr>
        <w:t>א</w:t>
      </w:r>
      <w:r w:rsidR="0075729B">
        <w:rPr>
          <w:rtl/>
        </w:rPr>
        <w:t>"</w:t>
      </w:r>
      <w:r w:rsidRPr="00824D78">
        <w:rPr>
          <w:rFonts w:hint="cs"/>
          <w:rtl/>
        </w:rPr>
        <w:t>כ מוכח</w:t>
      </w:r>
      <w:r>
        <w:rPr>
          <w:rStyle w:val="affffe"/>
          <w:rFonts w:hint="cs"/>
          <w:rtl/>
        </w:rPr>
        <w:t xml:space="preserve"> </w:t>
      </w:r>
      <w:r>
        <w:rPr>
          <w:rFonts w:hint="cs"/>
          <w:rtl/>
        </w:rPr>
        <w:t>ש</w:t>
      </w:r>
      <w:r w:rsidR="003E2DCC" w:rsidRPr="006F178A">
        <w:rPr>
          <w:rtl/>
        </w:rPr>
        <w:t>גידולי היתר מעלין את האיסור.</w:t>
      </w:r>
    </w:p>
    <w:p w14:paraId="7DA3A8BD" w14:textId="77777777" w:rsidR="00AA4755" w:rsidRPr="006F178A" w:rsidRDefault="00AA4755" w:rsidP="00A522DC">
      <w:pPr>
        <w:pStyle w:val="a3"/>
        <w:framePr w:wrap="around"/>
        <w:rPr>
          <w:rtl/>
        </w:rPr>
      </w:pPr>
      <w:r w:rsidRPr="006F178A">
        <w:rPr>
          <w:rtl/>
        </w:rPr>
        <w:t>נח:</w:t>
      </w:r>
    </w:p>
    <w:p w14:paraId="708FA360" w14:textId="77777777" w:rsidR="000C471E" w:rsidRPr="00C14A40" w:rsidRDefault="003E2DCC" w:rsidP="000C471E">
      <w:pPr>
        <w:pStyle w:val="38"/>
        <w:framePr w:wrap="notBeside"/>
        <w:rPr>
          <w:rFonts w:hint="cs"/>
          <w:rtl/>
        </w:rPr>
      </w:pPr>
      <w:r w:rsidRPr="00C14A40">
        <w:rPr>
          <w:rFonts w:hint="cs"/>
          <w:rtl/>
        </w:rPr>
        <w:t>וא</w:t>
      </w:r>
      <w:r w:rsidRPr="00C14A40">
        <w:rPr>
          <w:rtl/>
        </w:rPr>
        <w:t>"</w:t>
      </w:r>
      <w:r w:rsidRPr="00C14A40">
        <w:rPr>
          <w:rFonts w:hint="cs"/>
          <w:rtl/>
        </w:rPr>
        <w:t>א לפרוך</w:t>
      </w:r>
      <w:r w:rsidR="00824D78" w:rsidRPr="00C14A40">
        <w:rPr>
          <w:rFonts w:hint="cs"/>
          <w:rtl/>
        </w:rPr>
        <w:t>:</w:t>
      </w:r>
      <w:r w:rsidRPr="00C14A40">
        <w:rPr>
          <w:rFonts w:hint="cs"/>
          <w:rtl/>
        </w:rPr>
        <w:t xml:space="preserve"> </w:t>
      </w:r>
    </w:p>
    <w:p w14:paraId="62C749D2" w14:textId="15F19937" w:rsidR="00BB579A" w:rsidRDefault="003E2DCC" w:rsidP="003E2DCC">
      <w:pPr>
        <w:rPr>
          <w:spacing w:val="-2"/>
          <w:rtl/>
        </w:rPr>
      </w:pPr>
      <w:r w:rsidRPr="00625DCC">
        <w:rPr>
          <w:rFonts w:hint="cs"/>
          <w:spacing w:val="-2"/>
          <w:rtl/>
        </w:rPr>
        <w:t xml:space="preserve">דמיירי </w:t>
      </w:r>
      <w:r w:rsidRPr="00625DCC">
        <w:rPr>
          <w:spacing w:val="-2"/>
          <w:rtl/>
        </w:rPr>
        <w:t>בדבר שזרעו כלה!</w:t>
      </w:r>
      <w:r w:rsidRPr="00625DCC">
        <w:rPr>
          <w:rFonts w:hint="cs"/>
          <w:spacing w:val="-2"/>
          <w:rtl/>
        </w:rPr>
        <w:t xml:space="preserve"> </w:t>
      </w:r>
    </w:p>
    <w:p w14:paraId="35343992" w14:textId="4D759536" w:rsidR="003E2DCC" w:rsidRPr="00BB579A" w:rsidRDefault="003E2DCC" w:rsidP="001E32DC">
      <w:pPr>
        <w:ind w:firstLine="57"/>
        <w:rPr>
          <w:rtl/>
        </w:rPr>
      </w:pPr>
      <w:r w:rsidRPr="00BB579A">
        <w:rPr>
          <w:rFonts w:hint="cs"/>
          <w:rtl/>
        </w:rPr>
        <w:t xml:space="preserve">- </w:t>
      </w:r>
      <w:r w:rsidRPr="00824D78">
        <w:rPr>
          <w:rStyle w:val="affffe"/>
          <w:rFonts w:hint="cs"/>
          <w:rtl/>
        </w:rPr>
        <w:t>ד</w:t>
      </w:r>
      <w:r w:rsidR="00824D78" w:rsidRPr="00824D78">
        <w:rPr>
          <w:rStyle w:val="affffe"/>
          <w:rFonts w:hint="cs"/>
          <w:rtl/>
        </w:rPr>
        <w:t>ת</w:t>
      </w:r>
      <w:r w:rsidRPr="00824D78">
        <w:rPr>
          <w:rStyle w:val="affffe"/>
          <w:rtl/>
        </w:rPr>
        <w:t>ניא</w:t>
      </w:r>
      <w:r w:rsidR="001E32DC">
        <w:rPr>
          <w:rStyle w:val="affffe"/>
          <w:rFonts w:hint="cs"/>
          <w:rtl/>
        </w:rPr>
        <w:t>:</w:t>
      </w:r>
      <w:r w:rsidRPr="00824D78">
        <w:rPr>
          <w:rStyle w:val="affffe"/>
          <w:rtl/>
        </w:rPr>
        <w:t xml:space="preserve"> </w:t>
      </w:r>
      <w:r w:rsidRPr="00BB579A">
        <w:rPr>
          <w:rtl/>
        </w:rPr>
        <w:t>אלו הן חסיות: כגון הלוף, השום, והבצלים.</w:t>
      </w:r>
    </w:p>
    <w:p w14:paraId="3F0949C6" w14:textId="77777777" w:rsidR="000C471E" w:rsidRPr="00C14A40" w:rsidRDefault="003E2DCC" w:rsidP="000C471E">
      <w:pPr>
        <w:pStyle w:val="38"/>
        <w:framePr w:wrap="notBeside"/>
        <w:rPr>
          <w:rFonts w:hint="cs"/>
          <w:rtl/>
        </w:rPr>
      </w:pPr>
      <w:r w:rsidRPr="00C14A40">
        <w:rPr>
          <w:rFonts w:hint="cs"/>
          <w:rtl/>
        </w:rPr>
        <w:t>וא</w:t>
      </w:r>
      <w:r w:rsidRPr="00C14A40">
        <w:rPr>
          <w:rtl/>
        </w:rPr>
        <w:t>"</w:t>
      </w:r>
      <w:r w:rsidRPr="00C14A40">
        <w:rPr>
          <w:rFonts w:hint="cs"/>
          <w:rtl/>
        </w:rPr>
        <w:t>א לפרוך</w:t>
      </w:r>
      <w:r w:rsidR="00BB579A" w:rsidRPr="00C14A40">
        <w:rPr>
          <w:rFonts w:hint="cs"/>
          <w:rtl/>
        </w:rPr>
        <w:t>:</w:t>
      </w:r>
      <w:r w:rsidRPr="00C14A40">
        <w:rPr>
          <w:rFonts w:hint="cs"/>
          <w:rtl/>
        </w:rPr>
        <w:t xml:space="preserve"> </w:t>
      </w:r>
    </w:p>
    <w:p w14:paraId="2F91683D" w14:textId="75640F80" w:rsidR="003E2DCC" w:rsidRPr="006F178A" w:rsidRDefault="003E2DCC" w:rsidP="003E2DCC">
      <w:pPr>
        <w:rPr>
          <w:rtl/>
        </w:rPr>
      </w:pPr>
      <w:r w:rsidRPr="006F178A">
        <w:rPr>
          <w:rFonts w:hint="cs"/>
          <w:rtl/>
        </w:rPr>
        <w:t xml:space="preserve">דמיירי </w:t>
      </w:r>
      <w:r w:rsidRPr="006F178A">
        <w:rPr>
          <w:rtl/>
        </w:rPr>
        <w:t>במדוכנין!</w:t>
      </w:r>
      <w:r w:rsidR="0075729B">
        <w:rPr>
          <w:rFonts w:hint="cs"/>
          <w:rtl/>
        </w:rPr>
        <w:t xml:space="preserve"> </w:t>
      </w:r>
      <w:r w:rsidRPr="006F178A">
        <w:rPr>
          <w:rFonts w:hint="cs"/>
          <w:rtl/>
        </w:rPr>
        <w:t xml:space="preserve">דהא </w:t>
      </w:r>
      <w:r w:rsidRPr="006F178A">
        <w:rPr>
          <w:rtl/>
        </w:rPr>
        <w:t>חשוד על השביעית תני.</w:t>
      </w:r>
    </w:p>
    <w:p w14:paraId="1A78FAF8" w14:textId="77777777" w:rsidR="006666DF" w:rsidRPr="00C14A40" w:rsidRDefault="003E2DCC" w:rsidP="000C471E">
      <w:pPr>
        <w:pStyle w:val="38"/>
        <w:framePr w:wrap="notBeside"/>
        <w:rPr>
          <w:rFonts w:hint="cs"/>
          <w:rtl/>
        </w:rPr>
      </w:pPr>
      <w:r w:rsidRPr="00C14A40">
        <w:rPr>
          <w:rFonts w:hint="cs"/>
          <w:rtl/>
        </w:rPr>
        <w:t>וא</w:t>
      </w:r>
      <w:r w:rsidRPr="00C14A40">
        <w:rPr>
          <w:rtl/>
        </w:rPr>
        <w:t>"</w:t>
      </w:r>
      <w:r w:rsidRPr="00C14A40">
        <w:rPr>
          <w:rFonts w:hint="cs"/>
          <w:rtl/>
        </w:rPr>
        <w:t>א לפרוך</w:t>
      </w:r>
      <w:r w:rsidR="00BB579A" w:rsidRPr="00C14A40">
        <w:rPr>
          <w:rFonts w:hint="cs"/>
          <w:rtl/>
        </w:rPr>
        <w:t>:</w:t>
      </w:r>
    </w:p>
    <w:p w14:paraId="0BE42278" w14:textId="2CFDAA3F" w:rsidR="005E71D4" w:rsidRDefault="003E2DCC" w:rsidP="003E2DCC">
      <w:pPr>
        <w:rPr>
          <w:rtl/>
        </w:rPr>
      </w:pPr>
      <w:r w:rsidRPr="006F178A">
        <w:rPr>
          <w:rFonts w:hint="cs"/>
          <w:rtl/>
        </w:rPr>
        <w:t>דמיירי ב</w:t>
      </w:r>
      <w:r w:rsidRPr="006F178A">
        <w:rPr>
          <w:rtl/>
        </w:rPr>
        <w:t>תערובת!</w:t>
      </w:r>
      <w:r w:rsidRPr="006F178A">
        <w:rPr>
          <w:rFonts w:hint="cs"/>
          <w:rtl/>
        </w:rPr>
        <w:t xml:space="preserve"> - </w:t>
      </w:r>
      <w:r w:rsidRPr="006F178A">
        <w:rPr>
          <w:rtl/>
        </w:rPr>
        <w:t>המנכש קתני.</w:t>
      </w:r>
      <w:r w:rsidR="00BB579A">
        <w:rPr>
          <w:rFonts w:hint="cs"/>
          <w:rtl/>
        </w:rPr>
        <w:t xml:space="preserve"> </w:t>
      </w:r>
    </w:p>
    <w:p w14:paraId="7858A999" w14:textId="56DACD3C" w:rsidR="003E2DCC" w:rsidRPr="006F178A" w:rsidRDefault="001E32DC" w:rsidP="005E71D4">
      <w:pPr>
        <w:pStyle w:val="affffb"/>
        <w:rPr>
          <w:rtl/>
        </w:rPr>
      </w:pPr>
      <w:r>
        <w:rPr>
          <w:rFonts w:hint="cs"/>
          <w:rtl/>
        </w:rPr>
        <w:t>ולא תהא תיובתא על רבי יוחנן ורבי יונתן</w:t>
      </w:r>
    </w:p>
    <w:p w14:paraId="276ED16F" w14:textId="77777777" w:rsidR="000C471E" w:rsidRPr="00C14A40" w:rsidRDefault="003E2DCC" w:rsidP="000C471E">
      <w:pPr>
        <w:pStyle w:val="38"/>
        <w:framePr w:wrap="notBeside"/>
        <w:rPr>
          <w:rtl/>
        </w:rPr>
      </w:pPr>
      <w:r w:rsidRPr="00C14A40">
        <w:rPr>
          <w:rFonts w:hint="cs"/>
          <w:rtl/>
        </w:rPr>
        <w:t>רי</w:t>
      </w:r>
      <w:r w:rsidRPr="00C14A40">
        <w:rPr>
          <w:rtl/>
        </w:rPr>
        <w:t>"</w:t>
      </w:r>
      <w:r w:rsidRPr="00C14A40">
        <w:rPr>
          <w:rFonts w:hint="cs"/>
          <w:rtl/>
        </w:rPr>
        <w:t>צ</w:t>
      </w:r>
      <w:r w:rsidRPr="00C14A40">
        <w:rPr>
          <w:rtl/>
        </w:rPr>
        <w:t>:</w:t>
      </w:r>
      <w:r w:rsidRPr="00C14A40">
        <w:rPr>
          <w:rFonts w:hint="cs"/>
          <w:rtl/>
        </w:rPr>
        <w:t xml:space="preserve"> </w:t>
      </w:r>
    </w:p>
    <w:p w14:paraId="55773E63" w14:textId="580DE09D" w:rsidR="003E2DCC" w:rsidRPr="006F178A" w:rsidRDefault="003E2DCC" w:rsidP="003E2DCC">
      <w:pPr>
        <w:rPr>
          <w:rtl/>
        </w:rPr>
      </w:pPr>
      <w:r w:rsidRPr="006F178A">
        <w:rPr>
          <w:rtl/>
        </w:rPr>
        <w:t>ש</w:t>
      </w:r>
      <w:r w:rsidR="001D18B2">
        <w:rPr>
          <w:rFonts w:hint="cs"/>
          <w:rtl/>
        </w:rPr>
        <w:t>אני</w:t>
      </w:r>
      <w:r w:rsidRPr="006F178A">
        <w:rPr>
          <w:rtl/>
        </w:rPr>
        <w:t xml:space="preserve"> שביעית, </w:t>
      </w:r>
      <w:r w:rsidR="005E71D4">
        <w:rPr>
          <w:rFonts w:hint="cs"/>
          <w:rtl/>
        </w:rPr>
        <w:t>ש</w:t>
      </w:r>
      <w:r w:rsidRPr="006F178A">
        <w:rPr>
          <w:rtl/>
        </w:rPr>
        <w:t xml:space="preserve">איסורה ע"י קרקע, בטילתה </w:t>
      </w:r>
      <w:r w:rsidR="006B25C6">
        <w:rPr>
          <w:rtl/>
        </w:rPr>
        <w:t xml:space="preserve">גם </w:t>
      </w:r>
      <w:r w:rsidRPr="006F178A">
        <w:rPr>
          <w:rtl/>
        </w:rPr>
        <w:t>ע"י קרקע.</w:t>
      </w:r>
    </w:p>
    <w:p w14:paraId="54C8FD41" w14:textId="77777777" w:rsidR="000C471E" w:rsidRPr="00C14A40" w:rsidRDefault="003E2DCC" w:rsidP="000C471E">
      <w:pPr>
        <w:pStyle w:val="38"/>
        <w:framePr w:wrap="notBeside"/>
        <w:rPr>
          <w:rFonts w:hint="cs"/>
          <w:rtl/>
        </w:rPr>
      </w:pPr>
      <w:r w:rsidRPr="00C14A40">
        <w:rPr>
          <w:rFonts w:hint="cs"/>
          <w:rtl/>
        </w:rPr>
        <w:t>ואין להקשות</w:t>
      </w:r>
      <w:r w:rsidR="00993433" w:rsidRPr="00C14A40">
        <w:rPr>
          <w:rFonts w:hint="cs"/>
          <w:rtl/>
        </w:rPr>
        <w:t>:</w:t>
      </w:r>
      <w:r w:rsidRPr="00C14A40">
        <w:rPr>
          <w:rFonts w:hint="cs"/>
          <w:rtl/>
        </w:rPr>
        <w:t xml:space="preserve"> </w:t>
      </w:r>
    </w:p>
    <w:p w14:paraId="76A2659B" w14:textId="15F430EA" w:rsidR="003E2DCC" w:rsidRPr="006F178A" w:rsidRDefault="003E2DCC" w:rsidP="003E2DCC">
      <w:pPr>
        <w:rPr>
          <w:rtl/>
        </w:rPr>
      </w:pPr>
      <w:r w:rsidRPr="006F178A">
        <w:rPr>
          <w:rFonts w:hint="cs"/>
          <w:rtl/>
        </w:rPr>
        <w:t>ד</w:t>
      </w:r>
      <w:r w:rsidRPr="006F178A">
        <w:rPr>
          <w:rtl/>
        </w:rPr>
        <w:t xml:space="preserve">מעשר איסורו ע"י קרקע, ואין בטילתו </w:t>
      </w:r>
      <w:r w:rsidR="009E06EE">
        <w:rPr>
          <w:rFonts w:hint="cs"/>
          <w:rtl/>
        </w:rPr>
        <w:t>ע</w:t>
      </w:r>
      <w:r w:rsidR="0075729B">
        <w:rPr>
          <w:rtl/>
        </w:rPr>
        <w:t>"</w:t>
      </w:r>
      <w:r w:rsidR="009E06EE">
        <w:rPr>
          <w:rFonts w:hint="cs"/>
          <w:rtl/>
        </w:rPr>
        <w:t>י</w:t>
      </w:r>
      <w:r w:rsidRPr="006F178A">
        <w:rPr>
          <w:rtl/>
        </w:rPr>
        <w:t xml:space="preserve"> קרקע!</w:t>
      </w:r>
    </w:p>
    <w:p w14:paraId="06DAD4D4" w14:textId="77777777" w:rsidR="006666DF" w:rsidRPr="00C14A40" w:rsidRDefault="003E2DCC" w:rsidP="000C471E">
      <w:pPr>
        <w:pStyle w:val="38"/>
        <w:framePr w:wrap="notBeside"/>
        <w:rPr>
          <w:rtl/>
        </w:rPr>
      </w:pPr>
      <w:r w:rsidRPr="00C14A40">
        <w:rPr>
          <w:rtl/>
        </w:rPr>
        <w:t>דתניא:</w:t>
      </w:r>
    </w:p>
    <w:p w14:paraId="4F20EF8E" w14:textId="2E40CBE5" w:rsidR="003E2DCC" w:rsidRPr="006F178A" w:rsidRDefault="003E2DCC" w:rsidP="003E2DCC">
      <w:pPr>
        <w:rPr>
          <w:rtl/>
        </w:rPr>
      </w:pPr>
      <w:r w:rsidRPr="006F178A">
        <w:rPr>
          <w:rtl/>
        </w:rPr>
        <w:t xml:space="preserve">ליטרא מעשר טבל שזרעה בקרקע, והשביחה והרי היא כעשר ליטרין </w:t>
      </w:r>
      <w:r w:rsidR="00FE09FA">
        <w:rPr>
          <w:rFonts w:hint="cs"/>
          <w:rtl/>
        </w:rPr>
        <w:t>-</w:t>
      </w:r>
      <w:r w:rsidRPr="006F178A">
        <w:rPr>
          <w:rtl/>
        </w:rPr>
        <w:t>חייבת במעשר ובשביעית, ואותה ליטרא מעשר עליה ממקום אחר לפי חשבון!</w:t>
      </w:r>
    </w:p>
    <w:p w14:paraId="3D930B5A" w14:textId="77777777" w:rsidR="003E2DCC" w:rsidRPr="006F178A" w:rsidRDefault="003E2DCC" w:rsidP="00A522DC">
      <w:pPr>
        <w:pStyle w:val="a3"/>
        <w:framePr w:wrap="around"/>
        <w:rPr>
          <w:rtl/>
        </w:rPr>
      </w:pPr>
      <w:r w:rsidRPr="006F178A">
        <w:rPr>
          <w:rtl/>
        </w:rPr>
        <w:t>נט.</w:t>
      </w:r>
    </w:p>
    <w:p w14:paraId="32D8BBA9" w14:textId="77777777" w:rsidR="000C471E" w:rsidRPr="00C14A40" w:rsidRDefault="003E2DCC" w:rsidP="000C471E">
      <w:pPr>
        <w:pStyle w:val="38"/>
        <w:framePr w:wrap="notBeside"/>
        <w:rPr>
          <w:rtl/>
        </w:rPr>
      </w:pPr>
      <w:r w:rsidRPr="00C14A40">
        <w:rPr>
          <w:rFonts w:hint="cs"/>
          <w:rtl/>
        </w:rPr>
        <w:t xml:space="preserve">- </w:t>
      </w:r>
      <w:r w:rsidRPr="00C14A40">
        <w:rPr>
          <w:rtl/>
        </w:rPr>
        <w:t xml:space="preserve">אמרי: </w:t>
      </w:r>
    </w:p>
    <w:p w14:paraId="4D2763B2" w14:textId="6F8094C8" w:rsidR="003E2DCC" w:rsidRPr="006F178A" w:rsidRDefault="003E2DCC" w:rsidP="003E2DCC">
      <w:pPr>
        <w:rPr>
          <w:rtl/>
        </w:rPr>
      </w:pPr>
      <w:r w:rsidRPr="006F178A">
        <w:rPr>
          <w:rFonts w:ascii="Fb Fontext" w:hAnsi="Fb Fontext"/>
          <w:rtl/>
        </w:rPr>
        <w:t>מעשר דיגון הוא</w:t>
      </w:r>
      <w:r>
        <w:rPr>
          <w:rFonts w:ascii="Fb Fontext" w:hAnsi="Fb Fontext"/>
          <w:rtl/>
        </w:rPr>
        <w:t xml:space="preserve"> ד</w:t>
      </w:r>
      <w:r w:rsidRPr="006F178A">
        <w:rPr>
          <w:rFonts w:ascii="Fb Fontext" w:hAnsi="Fb Fontext"/>
          <w:rtl/>
        </w:rPr>
        <w:t>ג</w:t>
      </w:r>
      <w:r w:rsidR="009E06EE">
        <w:rPr>
          <w:rFonts w:ascii="Fb Fontext" w:hAnsi="Fb Fontext" w:hint="cs"/>
          <w:rtl/>
        </w:rPr>
        <w:t>ר</w:t>
      </w:r>
      <w:r w:rsidRPr="006F178A">
        <w:rPr>
          <w:rFonts w:ascii="Fb Fontext" w:hAnsi="Fb Fontext"/>
          <w:rtl/>
        </w:rPr>
        <w:t>ם ליה.</w:t>
      </w:r>
    </w:p>
    <w:p w14:paraId="7B2881FF" w14:textId="77777777" w:rsidR="003E2DCC" w:rsidRPr="006F178A" w:rsidRDefault="003E2DCC" w:rsidP="003E2DCC">
      <w:pPr>
        <w:rPr>
          <w:rtl/>
        </w:rPr>
      </w:pPr>
    </w:p>
    <w:p w14:paraId="1966E167" w14:textId="77777777" w:rsidR="000C471E" w:rsidRPr="00C14A40" w:rsidRDefault="003E2DCC" w:rsidP="000C471E">
      <w:pPr>
        <w:pStyle w:val="38"/>
        <w:framePr w:wrap="notBeside"/>
        <w:rPr>
          <w:rtl/>
        </w:rPr>
      </w:pPr>
      <w:r w:rsidRPr="00C14A40">
        <w:rPr>
          <w:rtl/>
        </w:rPr>
        <w:t>מתיב ר</w:t>
      </w:r>
      <w:r w:rsidRPr="00C14A40">
        <w:rPr>
          <w:rFonts w:hint="cs"/>
          <w:rtl/>
        </w:rPr>
        <w:t>ב</w:t>
      </w:r>
      <w:r w:rsidRPr="00C14A40">
        <w:rPr>
          <w:rtl/>
        </w:rPr>
        <w:t>"</w:t>
      </w:r>
      <w:r w:rsidRPr="00C14A40">
        <w:rPr>
          <w:rFonts w:hint="cs"/>
          <w:rtl/>
        </w:rPr>
        <w:t>ח</w:t>
      </w:r>
      <w:r w:rsidRPr="00C14A40">
        <w:rPr>
          <w:rtl/>
        </w:rPr>
        <w:t>:</w:t>
      </w:r>
    </w:p>
    <w:p w14:paraId="329F2619" w14:textId="75586A47" w:rsidR="006666DF" w:rsidRDefault="003E2DCC" w:rsidP="00D720D5">
      <w:pPr>
        <w:pStyle w:val="afffff"/>
        <w:rPr>
          <w:rtl/>
        </w:rPr>
      </w:pPr>
      <w:r w:rsidRPr="006F178A">
        <w:rPr>
          <w:rtl/>
        </w:rPr>
        <w:t>קונם פירות האלו עלי</w:t>
      </w:r>
      <w:r w:rsidR="00B54ED0">
        <w:rPr>
          <w:rFonts w:hint="cs"/>
          <w:rtl/>
        </w:rPr>
        <w:t>,</w:t>
      </w:r>
      <w:r w:rsidRPr="006F178A">
        <w:rPr>
          <w:rtl/>
        </w:rPr>
        <w:t xml:space="preserve"> על פי</w:t>
      </w:r>
      <w:r w:rsidR="00B54ED0">
        <w:rPr>
          <w:rFonts w:hint="cs"/>
          <w:rtl/>
        </w:rPr>
        <w:t>,</w:t>
      </w:r>
      <w:r w:rsidRPr="006F178A">
        <w:rPr>
          <w:rtl/>
        </w:rPr>
        <w:t xml:space="preserve"> לפי</w:t>
      </w:r>
      <w:r w:rsidR="00B54ED0">
        <w:rPr>
          <w:rFonts w:hint="cs"/>
          <w:rtl/>
        </w:rPr>
        <w:t>, אסור בחילופי</w:t>
      </w:r>
      <w:r w:rsidR="008010C7">
        <w:rPr>
          <w:rFonts w:hint="cs"/>
          <w:rtl/>
        </w:rPr>
        <w:t>הן וגיד</w:t>
      </w:r>
      <w:r w:rsidR="00D720D5">
        <w:rPr>
          <w:rFonts w:hint="cs"/>
          <w:rtl/>
        </w:rPr>
        <w:t>וליהן</w:t>
      </w:r>
      <w:r w:rsidR="0075729B">
        <w:rPr>
          <w:rFonts w:hint="cs"/>
          <w:rtl/>
        </w:rPr>
        <w:t xml:space="preserve"> </w:t>
      </w:r>
    </w:p>
    <w:p w14:paraId="5C1007C6" w14:textId="70F3B8A0" w:rsidR="003E2DCC" w:rsidRDefault="003E2DCC" w:rsidP="000C471E">
      <w:pPr>
        <w:pStyle w:val="afffff"/>
        <w:rPr>
          <w:rtl/>
        </w:rPr>
      </w:pPr>
      <w:r w:rsidRPr="006F178A">
        <w:rPr>
          <w:rtl/>
        </w:rPr>
        <w:t>שאני אוכל</w:t>
      </w:r>
      <w:r w:rsidR="00852D04">
        <w:rPr>
          <w:rFonts w:hint="cs"/>
          <w:rtl/>
        </w:rPr>
        <w:t xml:space="preserve">, </w:t>
      </w:r>
      <w:r w:rsidR="00187788">
        <w:rPr>
          <w:rFonts w:hint="cs"/>
          <w:rtl/>
        </w:rPr>
        <w:t xml:space="preserve">שאני </w:t>
      </w:r>
      <w:r w:rsidRPr="006F178A">
        <w:rPr>
          <w:rtl/>
        </w:rPr>
        <w:t>טועם</w:t>
      </w:r>
      <w:r w:rsidR="00187788">
        <w:rPr>
          <w:rFonts w:hint="cs"/>
          <w:rtl/>
        </w:rPr>
        <w:t>,</w:t>
      </w:r>
      <w:r w:rsidRPr="006F178A">
        <w:rPr>
          <w:rtl/>
        </w:rPr>
        <w:t xml:space="preserve"> </w:t>
      </w:r>
      <w:r w:rsidR="00B92694" w:rsidRPr="00187788">
        <w:rPr>
          <w:rFonts w:hint="cs"/>
          <w:b/>
          <w:bCs/>
          <w:rtl/>
        </w:rPr>
        <w:t>בזרעו כלה</w:t>
      </w:r>
      <w:r w:rsidRPr="006F178A">
        <w:rPr>
          <w:rtl/>
        </w:rPr>
        <w:t xml:space="preserve"> מותר בחילופיהן ובגידוליהן;</w:t>
      </w:r>
      <w:r w:rsidR="0075729B">
        <w:rPr>
          <w:rFonts w:hint="cs"/>
          <w:rtl/>
        </w:rPr>
        <w:t xml:space="preserve"> </w:t>
      </w:r>
    </w:p>
    <w:p w14:paraId="6E0725BF" w14:textId="70A4FBE4" w:rsidR="003E2DCC" w:rsidRPr="00295E41" w:rsidRDefault="00B92694" w:rsidP="000C471E">
      <w:pPr>
        <w:rPr>
          <w:rStyle w:val="afffa"/>
          <w:rtl/>
        </w:rPr>
      </w:pPr>
      <w:r w:rsidRPr="00295E41">
        <w:rPr>
          <w:rStyle w:val="afffa"/>
          <w:rFonts w:hint="cs"/>
          <w:rtl/>
        </w:rPr>
        <w:t>ב</w:t>
      </w:r>
      <w:r w:rsidR="003E2DCC" w:rsidRPr="00295E41">
        <w:rPr>
          <w:rStyle w:val="afffa"/>
          <w:rtl/>
        </w:rPr>
        <w:t xml:space="preserve">שאין זרעו כלה </w:t>
      </w:r>
      <w:r w:rsidR="00187788" w:rsidRPr="00295E41">
        <w:rPr>
          <w:rStyle w:val="afffa"/>
          <w:rFonts w:hint="cs"/>
          <w:rtl/>
        </w:rPr>
        <w:t>-</w:t>
      </w:r>
      <w:r w:rsidRPr="00295E41">
        <w:rPr>
          <w:rStyle w:val="afffa"/>
          <w:rFonts w:hint="cs"/>
          <w:rtl/>
        </w:rPr>
        <w:t xml:space="preserve">אף </w:t>
      </w:r>
      <w:r w:rsidR="003E2DCC" w:rsidRPr="00295E41">
        <w:rPr>
          <w:rStyle w:val="afffa"/>
          <w:rtl/>
        </w:rPr>
        <w:t>גידולי גידולין אסורין</w:t>
      </w:r>
      <w:r w:rsidR="00852D04" w:rsidRPr="00295E41">
        <w:rPr>
          <w:rStyle w:val="afffa"/>
          <w:rFonts w:hint="cs"/>
          <w:rtl/>
        </w:rPr>
        <w:t>.</w:t>
      </w:r>
    </w:p>
    <w:p w14:paraId="7E6881CD" w14:textId="77777777" w:rsidR="006666DF" w:rsidRPr="00C14A40" w:rsidRDefault="00DE78B0" w:rsidP="000C471E">
      <w:pPr>
        <w:pStyle w:val="38"/>
        <w:framePr w:wrap="notBeside"/>
        <w:rPr>
          <w:rtl/>
        </w:rPr>
      </w:pPr>
      <w:r w:rsidRPr="00C14A40">
        <w:rPr>
          <w:rFonts w:hint="cs"/>
          <w:rtl/>
        </w:rPr>
        <w:t xml:space="preserve">תירץ </w:t>
      </w:r>
      <w:r w:rsidR="003E2DCC" w:rsidRPr="00C14A40">
        <w:rPr>
          <w:rFonts w:hint="cs"/>
          <w:rtl/>
        </w:rPr>
        <w:t>ר</w:t>
      </w:r>
      <w:r w:rsidR="003E2DCC" w:rsidRPr="00C14A40">
        <w:rPr>
          <w:rtl/>
        </w:rPr>
        <w:t>"</w:t>
      </w:r>
      <w:r w:rsidR="003E2DCC" w:rsidRPr="00C14A40">
        <w:rPr>
          <w:rFonts w:hint="eastAsia"/>
          <w:rtl/>
        </w:rPr>
        <w:t>א</w:t>
      </w:r>
      <w:r w:rsidR="003E2DCC" w:rsidRPr="00C14A40">
        <w:rPr>
          <w:rtl/>
        </w:rPr>
        <w:t>:</w:t>
      </w:r>
    </w:p>
    <w:p w14:paraId="616924DA" w14:textId="69BAC830" w:rsidR="00482CEE" w:rsidRDefault="003E2DCC" w:rsidP="003E2DCC">
      <w:pPr>
        <w:rPr>
          <w:rtl/>
        </w:rPr>
      </w:pPr>
      <w:r w:rsidRPr="008010C7">
        <w:rPr>
          <w:rtl/>
        </w:rPr>
        <w:t xml:space="preserve">שאני קונמות, </w:t>
      </w:r>
      <w:r w:rsidR="008010C7" w:rsidRPr="008010C7">
        <w:rPr>
          <w:rFonts w:hint="cs"/>
          <w:rtl/>
        </w:rPr>
        <w:t>שאם ירצה יכול לישאל ע</w:t>
      </w:r>
      <w:r w:rsidR="0075729B">
        <w:rPr>
          <w:rtl/>
        </w:rPr>
        <w:t>"</w:t>
      </w:r>
      <w:r w:rsidR="008010C7" w:rsidRPr="008010C7">
        <w:rPr>
          <w:rFonts w:hint="cs"/>
          <w:rtl/>
        </w:rPr>
        <w:t xml:space="preserve">ז, </w:t>
      </w:r>
    </w:p>
    <w:p w14:paraId="23400307" w14:textId="52C16C6B" w:rsidR="003E2DCC" w:rsidRPr="008010C7" w:rsidRDefault="008010C7" w:rsidP="00DE78B0">
      <w:pPr>
        <w:ind w:left="453" w:firstLine="57"/>
        <w:rPr>
          <w:rtl/>
        </w:rPr>
      </w:pPr>
      <w:r w:rsidRPr="008010C7">
        <w:rPr>
          <w:rFonts w:hint="cs"/>
          <w:rtl/>
        </w:rPr>
        <w:t xml:space="preserve">וכדבר שיש לו מתיר' שלא בטל ברוב </w:t>
      </w:r>
    </w:p>
    <w:p w14:paraId="163B0171" w14:textId="77777777" w:rsidR="000C471E" w:rsidRPr="00C14A40" w:rsidRDefault="003E2DCC" w:rsidP="000C471E">
      <w:pPr>
        <w:pStyle w:val="38"/>
        <w:framePr w:wrap="notBeside"/>
        <w:rPr>
          <w:rFonts w:hint="cs"/>
          <w:rtl/>
        </w:rPr>
      </w:pPr>
      <w:r w:rsidRPr="00C14A40">
        <w:rPr>
          <w:rtl/>
        </w:rPr>
        <w:t>וה</w:t>
      </w:r>
      <w:r w:rsidRPr="00C14A40">
        <w:rPr>
          <w:rFonts w:hint="cs"/>
          <w:rtl/>
        </w:rPr>
        <w:t>ך</w:t>
      </w:r>
      <w:r w:rsidR="00DE78B0" w:rsidRPr="00C14A40">
        <w:rPr>
          <w:rFonts w:hint="cs"/>
          <w:rtl/>
        </w:rPr>
        <w:t>:</w:t>
      </w:r>
      <w:r w:rsidRPr="00C14A40">
        <w:rPr>
          <w:rFonts w:hint="cs"/>
          <w:rtl/>
        </w:rPr>
        <w:t xml:space="preserve"> </w:t>
      </w:r>
    </w:p>
    <w:p w14:paraId="69C0FA15" w14:textId="27E4F941" w:rsidR="003E2DCC" w:rsidRPr="006F178A" w:rsidRDefault="003E2DCC" w:rsidP="003E2DCC">
      <w:pPr>
        <w:rPr>
          <w:rtl/>
        </w:rPr>
      </w:pPr>
      <w:r w:rsidRPr="006F178A">
        <w:rPr>
          <w:rFonts w:hint="cs"/>
          <w:rtl/>
        </w:rPr>
        <w:t>דת</w:t>
      </w:r>
      <w:r w:rsidRPr="006F178A">
        <w:rPr>
          <w:rtl/>
        </w:rPr>
        <w:t xml:space="preserve">רומה דאי בעי </w:t>
      </w:r>
      <w:r w:rsidR="00DA3386">
        <w:rPr>
          <w:rFonts w:hint="cs"/>
          <w:rtl/>
        </w:rPr>
        <w:t>נשאל עליה</w:t>
      </w:r>
      <w:r w:rsidRPr="006F178A">
        <w:rPr>
          <w:rtl/>
        </w:rPr>
        <w:t>, ובטל ברוב!</w:t>
      </w:r>
      <w:r w:rsidRPr="00DE78B0">
        <w:rPr>
          <w:rStyle w:val="affffe"/>
          <w:rFonts w:hint="cs"/>
          <w:rtl/>
        </w:rPr>
        <w:t xml:space="preserve"> </w:t>
      </w:r>
      <w:r w:rsidRPr="00DE78B0">
        <w:rPr>
          <w:rStyle w:val="affffe"/>
          <w:rtl/>
        </w:rPr>
        <w:t>דתנן:</w:t>
      </w:r>
      <w:r w:rsidRPr="006F178A">
        <w:rPr>
          <w:rtl/>
        </w:rPr>
        <w:t xml:space="preserve"> סאה תרומה טמאה שנפלה </w:t>
      </w:r>
      <w:r w:rsidRPr="00295E41">
        <w:rPr>
          <w:rStyle w:val="afffa"/>
          <w:rtl/>
        </w:rPr>
        <w:t>לפחות ממאה חולין תרקב,</w:t>
      </w:r>
      <w:r w:rsidRPr="006F178A">
        <w:rPr>
          <w:rtl/>
        </w:rPr>
        <w:t xml:space="preserve"> </w:t>
      </w:r>
      <w:r w:rsidRPr="00345E57">
        <w:rPr>
          <w:rStyle w:val="afffff0"/>
          <w:rtl/>
        </w:rPr>
        <w:t>הא למאה</w:t>
      </w:r>
      <w:r w:rsidR="00345E57">
        <w:rPr>
          <w:rStyle w:val="afffff0"/>
          <w:rFonts w:hint="cs"/>
          <w:rtl/>
        </w:rPr>
        <w:t>-</w:t>
      </w:r>
      <w:r w:rsidRPr="00345E57">
        <w:rPr>
          <w:rStyle w:val="afffff0"/>
          <w:rtl/>
        </w:rPr>
        <w:t xml:space="preserve"> תעלה</w:t>
      </w:r>
      <w:r w:rsidR="00345E57">
        <w:rPr>
          <w:rStyle w:val="afffff0"/>
          <w:rFonts w:hint="cs"/>
          <w:rtl/>
        </w:rPr>
        <w:t>.</w:t>
      </w:r>
    </w:p>
    <w:p w14:paraId="5BE22CB9" w14:textId="77777777" w:rsidR="000C471E" w:rsidRPr="00C14A40" w:rsidRDefault="003E2DCC" w:rsidP="000C471E">
      <w:pPr>
        <w:pStyle w:val="38"/>
        <w:framePr w:wrap="notBeside"/>
        <w:rPr>
          <w:rFonts w:hint="cs"/>
          <w:rtl/>
        </w:rPr>
      </w:pPr>
      <w:r w:rsidRPr="00C14A40">
        <w:rPr>
          <w:rFonts w:hint="cs"/>
          <w:rtl/>
        </w:rPr>
        <w:t>ואין לדחות</w:t>
      </w:r>
      <w:r w:rsidR="00DE78B0" w:rsidRPr="00C14A40">
        <w:rPr>
          <w:rFonts w:hint="cs"/>
          <w:rtl/>
        </w:rPr>
        <w:t>:</w:t>
      </w:r>
      <w:r w:rsidRPr="00C14A40">
        <w:rPr>
          <w:rFonts w:hint="cs"/>
          <w:rtl/>
        </w:rPr>
        <w:t xml:space="preserve"> </w:t>
      </w:r>
    </w:p>
    <w:p w14:paraId="4120D000" w14:textId="66F4E42B" w:rsidR="00852D04" w:rsidRDefault="003E2DCC" w:rsidP="003E2DCC">
      <w:pPr>
        <w:rPr>
          <w:rtl/>
        </w:rPr>
      </w:pPr>
      <w:r w:rsidRPr="006F178A">
        <w:rPr>
          <w:rFonts w:hint="cs"/>
          <w:rtl/>
        </w:rPr>
        <w:t xml:space="preserve">דמיירי בתרומה ביד כהן שאינו יכול להשאל עליה </w:t>
      </w:r>
    </w:p>
    <w:p w14:paraId="2B46EFF7" w14:textId="06D19D55" w:rsidR="003E2DCC" w:rsidRPr="006F178A" w:rsidRDefault="003E2DCC" w:rsidP="00852D04">
      <w:pPr>
        <w:ind w:left="623" w:firstLine="57"/>
        <w:rPr>
          <w:rtl/>
        </w:rPr>
      </w:pPr>
      <w:r w:rsidRPr="006F178A">
        <w:rPr>
          <w:rFonts w:hint="cs"/>
          <w:rtl/>
        </w:rPr>
        <w:t>דהא סיפא תמכר לכהן</w:t>
      </w:r>
      <w:r w:rsidR="003A3A76">
        <w:rPr>
          <w:rFonts w:hint="cs"/>
          <w:rtl/>
        </w:rPr>
        <w:t>.</w:t>
      </w:r>
      <w:r w:rsidRPr="006F178A">
        <w:rPr>
          <w:rFonts w:hint="cs"/>
          <w:rtl/>
        </w:rPr>
        <w:t xml:space="preserve"> </w:t>
      </w:r>
    </w:p>
    <w:p w14:paraId="7FEB46E1" w14:textId="77777777" w:rsidR="000C471E" w:rsidRPr="00C14A40" w:rsidRDefault="00D271B9" w:rsidP="000C471E">
      <w:pPr>
        <w:pStyle w:val="38"/>
        <w:framePr w:wrap="notBeside"/>
        <w:rPr>
          <w:rtl/>
        </w:rPr>
      </w:pPr>
      <w:r w:rsidRPr="00C14A40">
        <w:rPr>
          <w:rFonts w:hint="cs"/>
          <w:rtl/>
        </w:rPr>
        <w:t>ואין לדחות</w:t>
      </w:r>
      <w:r w:rsidR="00202B48" w:rsidRPr="00C14A40">
        <w:rPr>
          <w:rFonts w:hint="cs"/>
          <w:rtl/>
        </w:rPr>
        <w:t>:</w:t>
      </w:r>
      <w:r w:rsidR="003E2DCC" w:rsidRPr="00C14A40">
        <w:rPr>
          <w:rtl/>
        </w:rPr>
        <w:t xml:space="preserve"> </w:t>
      </w:r>
    </w:p>
    <w:p w14:paraId="4F943339" w14:textId="77777777" w:rsidR="006666DF" w:rsidRDefault="003E2DCC" w:rsidP="003E2DCC">
      <w:pPr>
        <w:rPr>
          <w:rtl/>
        </w:rPr>
      </w:pPr>
      <w:r w:rsidRPr="006F178A">
        <w:rPr>
          <w:rtl/>
        </w:rPr>
        <w:t>בישראל שנפלו לו מבית אבי אמו כהן עסקינן.</w:t>
      </w:r>
      <w:r w:rsidRPr="006F178A">
        <w:rPr>
          <w:rFonts w:hint="cs"/>
          <w:rtl/>
        </w:rPr>
        <w:t xml:space="preserve"> </w:t>
      </w:r>
    </w:p>
    <w:p w14:paraId="5B70A5A1" w14:textId="68F9BB52" w:rsidR="003E2DCC" w:rsidRPr="006F178A" w:rsidRDefault="003E2DCC" w:rsidP="00202B48">
      <w:pPr>
        <w:ind w:left="453" w:firstLine="57"/>
      </w:pPr>
      <w:r w:rsidRPr="006F178A">
        <w:rPr>
          <w:rFonts w:hint="cs"/>
          <w:rtl/>
        </w:rPr>
        <w:t>דתימכר לכהן חוץ מדמי אותה סאה</w:t>
      </w:r>
      <w:r w:rsidR="00202B48">
        <w:rPr>
          <w:rFonts w:hint="cs"/>
          <w:rtl/>
        </w:rPr>
        <w:t>.</w:t>
      </w:r>
      <w:r w:rsidRPr="006F178A">
        <w:rPr>
          <w:rFonts w:hint="cs"/>
          <w:rtl/>
        </w:rPr>
        <w:t xml:space="preserve"> </w:t>
      </w:r>
    </w:p>
    <w:p w14:paraId="0B8EF599" w14:textId="77777777" w:rsidR="003E2DCC" w:rsidRPr="006F178A" w:rsidRDefault="003E2DCC" w:rsidP="003E2DCC">
      <w:pPr>
        <w:rPr>
          <w:rtl/>
        </w:rPr>
      </w:pPr>
    </w:p>
    <w:p w14:paraId="5D7CE9AC" w14:textId="77777777" w:rsidR="000C471E" w:rsidRPr="00C14A40" w:rsidRDefault="003E2DCC" w:rsidP="000C471E">
      <w:pPr>
        <w:pStyle w:val="38"/>
        <w:framePr w:wrap="notBeside"/>
        <w:rPr>
          <w:rFonts w:hint="cs"/>
          <w:rtl/>
        </w:rPr>
      </w:pPr>
      <w:r w:rsidRPr="00C14A40">
        <w:rPr>
          <w:rtl/>
        </w:rPr>
        <w:t xml:space="preserve">אלא: </w:t>
      </w:r>
    </w:p>
    <w:p w14:paraId="3817A9F1" w14:textId="0E13C82A" w:rsidR="00202B48" w:rsidRDefault="00202B48" w:rsidP="00202B48">
      <w:pPr>
        <w:rPr>
          <w:rtl/>
        </w:rPr>
      </w:pPr>
      <w:r>
        <w:rPr>
          <w:rFonts w:hint="cs"/>
          <w:rtl/>
        </w:rPr>
        <w:t xml:space="preserve">דוקא </w:t>
      </w:r>
      <w:r w:rsidR="003E2DCC" w:rsidRPr="006F178A">
        <w:rPr>
          <w:rtl/>
        </w:rPr>
        <w:t>קונמות מצוה ל</w:t>
      </w:r>
      <w:r>
        <w:rPr>
          <w:rFonts w:hint="cs"/>
          <w:rtl/>
        </w:rPr>
        <w:t xml:space="preserve">הישאל עליהן </w:t>
      </w:r>
      <w:r w:rsidRPr="00202B48">
        <w:rPr>
          <w:rStyle w:val="affffe"/>
          <w:rFonts w:hint="cs"/>
          <w:rtl/>
        </w:rPr>
        <w:t>כ</w:t>
      </w:r>
      <w:r w:rsidR="003E2DCC" w:rsidRPr="00202B48">
        <w:rPr>
          <w:rStyle w:val="affffe"/>
          <w:rtl/>
        </w:rPr>
        <w:t>ר</w:t>
      </w:r>
      <w:r w:rsidR="003E2DCC" w:rsidRPr="00202B48">
        <w:rPr>
          <w:rStyle w:val="affffe"/>
          <w:rFonts w:hint="cs"/>
          <w:rtl/>
        </w:rPr>
        <w:t>"נ</w:t>
      </w:r>
      <w:r w:rsidR="003E2DCC" w:rsidRPr="00202B48">
        <w:rPr>
          <w:rStyle w:val="affffe"/>
          <w:rtl/>
        </w:rPr>
        <w:t>:</w:t>
      </w:r>
      <w:r w:rsidR="003E2DCC" w:rsidRPr="00202B48">
        <w:rPr>
          <w:rStyle w:val="affffe"/>
          <w:rFonts w:hint="cs"/>
          <w:rtl/>
        </w:rPr>
        <w:t xml:space="preserve"> </w:t>
      </w:r>
      <w:r w:rsidR="003E2DCC" w:rsidRPr="006F178A">
        <w:rPr>
          <w:rFonts w:hint="cs"/>
          <w:rtl/>
        </w:rPr>
        <w:t>ד</w:t>
      </w:r>
      <w:r w:rsidR="003E2DCC" w:rsidRPr="006F178A">
        <w:rPr>
          <w:rtl/>
        </w:rPr>
        <w:t>כל הנודר כאילו בנה במה, והמקיימו כאילו מקטיר עליה,</w:t>
      </w:r>
      <w:r w:rsidR="0075729B">
        <w:rPr>
          <w:rtl/>
        </w:rPr>
        <w:t xml:space="preserve"> </w:t>
      </w:r>
      <w:r>
        <w:rPr>
          <w:rFonts w:hint="cs"/>
          <w:rtl/>
        </w:rPr>
        <w:t>משא</w:t>
      </w:r>
      <w:r w:rsidR="0075729B">
        <w:rPr>
          <w:rtl/>
        </w:rPr>
        <w:t>"</w:t>
      </w:r>
      <w:r>
        <w:rPr>
          <w:rFonts w:hint="cs"/>
          <w:rtl/>
        </w:rPr>
        <w:t xml:space="preserve">כ בתרומה </w:t>
      </w:r>
    </w:p>
    <w:p w14:paraId="0C53E29C" w14:textId="23A863D3" w:rsidR="000C471E" w:rsidRPr="00C14A40" w:rsidRDefault="00F05F69" w:rsidP="000C471E">
      <w:pPr>
        <w:pStyle w:val="38"/>
        <w:framePr w:wrap="notBeside"/>
        <w:rPr>
          <w:rtl/>
        </w:rPr>
      </w:pPr>
      <w:r w:rsidRPr="00C14A40">
        <w:rPr>
          <w:rFonts w:hint="cs"/>
          <w:rtl/>
        </w:rPr>
        <w:t>רבה מ</w:t>
      </w:r>
      <w:r w:rsidR="009B059D" w:rsidRPr="00C14A40">
        <w:rPr>
          <w:rFonts w:hint="cs"/>
          <w:rtl/>
        </w:rPr>
        <w:t>רי</w:t>
      </w:r>
      <w:r w:rsidR="0075729B">
        <w:rPr>
          <w:rtl/>
        </w:rPr>
        <w:t>"</w:t>
      </w:r>
      <w:r w:rsidR="009B059D" w:rsidRPr="00C14A40">
        <w:rPr>
          <w:rFonts w:hint="cs"/>
          <w:rtl/>
        </w:rPr>
        <w:t>ו</w:t>
      </w:r>
      <w:r w:rsidR="003E2DCC" w:rsidRPr="00C14A40">
        <w:rPr>
          <w:rtl/>
        </w:rPr>
        <w:t xml:space="preserve">: </w:t>
      </w:r>
    </w:p>
    <w:p w14:paraId="61E46005" w14:textId="56EE3AD5" w:rsidR="003E2DCC" w:rsidRPr="006F178A" w:rsidRDefault="003E2DCC" w:rsidP="009B059D">
      <w:pPr>
        <w:pStyle w:val="affffb"/>
        <w:rPr>
          <w:rtl/>
        </w:rPr>
      </w:pPr>
      <w:r w:rsidRPr="006F178A">
        <w:rPr>
          <w:rtl/>
        </w:rPr>
        <w:t>ליטרא בצלים שתיקנה וזרעה - מתעשרת לפי כולה.</w:t>
      </w:r>
    </w:p>
    <w:p w14:paraId="478B1490" w14:textId="6C64D828" w:rsidR="006666DF" w:rsidRPr="00C14A40" w:rsidRDefault="00F05F69" w:rsidP="000C471E">
      <w:pPr>
        <w:pStyle w:val="38"/>
        <w:framePr w:wrap="notBeside"/>
        <w:rPr>
          <w:rFonts w:hint="cs"/>
          <w:rtl/>
        </w:rPr>
      </w:pPr>
      <w:r w:rsidRPr="00C14A40">
        <w:rPr>
          <w:rFonts w:hint="cs"/>
          <w:rtl/>
        </w:rPr>
        <w:t>א</w:t>
      </w:r>
      <w:r w:rsidR="0075729B">
        <w:rPr>
          <w:rtl/>
        </w:rPr>
        <w:t>"</w:t>
      </w:r>
      <w:r w:rsidRPr="00C14A40">
        <w:rPr>
          <w:rFonts w:hint="cs"/>
          <w:rtl/>
        </w:rPr>
        <w:t>ל ר</w:t>
      </w:r>
      <w:r w:rsidR="0075729B">
        <w:rPr>
          <w:rtl/>
        </w:rPr>
        <w:t>"</w:t>
      </w:r>
      <w:r w:rsidRPr="00C14A40">
        <w:rPr>
          <w:rFonts w:hint="cs"/>
          <w:rtl/>
        </w:rPr>
        <w:t>ח:</w:t>
      </w:r>
    </w:p>
    <w:p w14:paraId="7C35A6CE" w14:textId="75276CFB" w:rsidR="00F05F69" w:rsidRDefault="00F05F69" w:rsidP="00F05F69">
      <w:pPr>
        <w:rPr>
          <w:rtl/>
        </w:rPr>
      </w:pPr>
      <w:r>
        <w:rPr>
          <w:rFonts w:hint="cs"/>
          <w:rtl/>
        </w:rPr>
        <w:t xml:space="preserve">מי מקשיב לך ולרבך </w:t>
      </w:r>
      <w:r>
        <w:rPr>
          <w:rStyle w:val="affffe"/>
          <w:rFonts w:hint="cs"/>
          <w:rtl/>
          <w:rPrChange w:id="9131" w:author="מנוע אמוראים" w:date="2026-10-05T16:41:00Z">
            <w:rPr>
              <w:rFonts w:hint="cs"/>
              <w:rtl/>
            </w:rPr>
          </w:rPrChange>
        </w:rPr>
        <w:t xml:space="preserve">רי</w:t>
      </w:r>
      <w:r>
        <w:rPr>
          <w:rStyle w:val="affffe"/>
          <w:rtl/>
          <w:rPrChange w:id="9132" w:author="מנוע אמוראים" w:date="2026-10-05T16:41:00Z">
            <w:rPr>
              <w:rtl/>
            </w:rPr>
          </w:rPrChange>
        </w:rPr>
        <w:t xml:space="preserve">"</w:t>
      </w:r>
      <w:r>
        <w:rPr>
          <w:rStyle w:val="affffe"/>
          <w:rFonts w:hint="cs"/>
          <w:rtl/>
          <w:rPrChange w:id="9133" w:author="מנוע אמוראים" w:date="2026-10-05T16:41:00Z">
            <w:rPr>
              <w:rFonts w:hint="cs"/>
              <w:rtl/>
            </w:rPr>
          </w:rPrChange>
        </w:rPr>
        <w:t xml:space="preserve">ו</w:t>
      </w:r>
      <w:r>
        <w:rPr>
          <w:rFonts w:hint="cs"/>
          <w:rtl/>
        </w:rPr>
        <w:t xml:space="preserve">. </w:t>
      </w:r>
      <w:r w:rsidR="003E2DCC" w:rsidRPr="006F178A">
        <w:rPr>
          <w:rtl/>
        </w:rPr>
        <w:t>היתר שבהן להיכן הלך?</w:t>
      </w:r>
    </w:p>
    <w:p w14:paraId="563052BF" w14:textId="77777777" w:rsidR="006666DF" w:rsidRPr="00C14A40" w:rsidRDefault="003E2DCC" w:rsidP="000C471E">
      <w:pPr>
        <w:pStyle w:val="38"/>
        <w:framePr w:wrap="notBeside"/>
        <w:rPr>
          <w:rtl/>
        </w:rPr>
      </w:pPr>
      <w:r w:rsidRPr="00C14A40">
        <w:rPr>
          <w:rFonts w:hint="cs"/>
          <w:rtl/>
        </w:rPr>
        <w:t>א</w:t>
      </w:r>
      <w:r w:rsidRPr="00C14A40">
        <w:rPr>
          <w:rtl/>
        </w:rPr>
        <w:t>"</w:t>
      </w:r>
      <w:r w:rsidRPr="00C14A40">
        <w:rPr>
          <w:rFonts w:hint="cs"/>
          <w:rtl/>
        </w:rPr>
        <w:t>ל</w:t>
      </w:r>
      <w:r w:rsidRPr="00C14A40">
        <w:rPr>
          <w:rtl/>
        </w:rPr>
        <w:t>:</w:t>
      </w:r>
    </w:p>
    <w:p w14:paraId="0B4F4FF5" w14:textId="3DA0A03E" w:rsidR="003E2DCC" w:rsidRPr="006F178A" w:rsidRDefault="003E2DCC" w:rsidP="00F05F69">
      <w:pPr>
        <w:rPr>
          <w:rtl/>
        </w:rPr>
      </w:pPr>
      <w:r w:rsidRPr="006F178A">
        <w:rPr>
          <w:rtl/>
        </w:rPr>
        <w:t>מי לא תנן דכוותה? בצלים שירדו עליהם גשמים וצימחו,</w:t>
      </w:r>
    </w:p>
    <w:p w14:paraId="4C3EFA65" w14:textId="77777777" w:rsidR="0075729B" w:rsidRDefault="003E2DCC" w:rsidP="00A522DC">
      <w:pPr>
        <w:pStyle w:val="a3"/>
        <w:framePr w:wrap="around"/>
        <w:rPr>
          <w:rtl/>
        </w:rPr>
      </w:pPr>
      <w:r w:rsidRPr="006F178A">
        <w:rPr>
          <w:rtl/>
        </w:rPr>
        <w:t>נט:</w:t>
      </w:r>
    </w:p>
    <w:p w14:paraId="12D4FA81" w14:textId="143B9139" w:rsidR="006666DF" w:rsidRDefault="003E2DCC" w:rsidP="001F3F8B">
      <w:pPr>
        <w:rPr>
          <w:rFonts w:ascii="Fb Fontext" w:hAnsi="Fb Fontext"/>
          <w:rtl/>
        </w:rPr>
      </w:pPr>
      <w:r w:rsidRPr="006F178A">
        <w:rPr>
          <w:rFonts w:ascii="Fb Fontext" w:hAnsi="Fb Fontext"/>
          <w:rtl/>
        </w:rPr>
        <w:t>אם היו עלין שלהן שחורין - אסורין, הוריקו - מותרין;</w:t>
      </w:r>
      <w:r w:rsidRPr="006F178A">
        <w:rPr>
          <w:rFonts w:ascii="Fb Fontext" w:hAnsi="Fb Fontext" w:hint="cs"/>
          <w:rtl/>
        </w:rPr>
        <w:t xml:space="preserve"> </w:t>
      </w:r>
    </w:p>
    <w:p w14:paraId="30ABF1C3" w14:textId="1F90D8AC" w:rsidR="003E2DCC" w:rsidRPr="006F178A" w:rsidRDefault="003E2DCC" w:rsidP="001F3F8B">
      <w:pPr>
        <w:pStyle w:val="afffff"/>
        <w:ind w:firstLine="170"/>
        <w:rPr>
          <w:rtl/>
        </w:rPr>
      </w:pPr>
      <w:r w:rsidRPr="006F178A">
        <w:rPr>
          <w:rFonts w:hint="cs"/>
          <w:rtl/>
        </w:rPr>
        <w:t>ולכאו' למה שחורין אסורין היתר שבהן להיכן הלך?</w:t>
      </w:r>
    </w:p>
    <w:p w14:paraId="37166435" w14:textId="28C7905F" w:rsidR="000C471E" w:rsidRPr="00C14A40" w:rsidRDefault="003E2DCC" w:rsidP="000C471E">
      <w:pPr>
        <w:pStyle w:val="38"/>
        <w:framePr w:wrap="notBeside"/>
        <w:rPr>
          <w:rFonts w:hint="cs"/>
          <w:rtl/>
        </w:rPr>
      </w:pPr>
      <w:r w:rsidRPr="00C14A40">
        <w:rPr>
          <w:rtl/>
        </w:rPr>
        <w:t>א"ל</w:t>
      </w:r>
      <w:r w:rsidR="001038DD" w:rsidRPr="00C14A40">
        <w:rPr>
          <w:rFonts w:hint="cs"/>
          <w:rtl/>
        </w:rPr>
        <w:t xml:space="preserve"> ר</w:t>
      </w:r>
      <w:r w:rsidR="0075729B">
        <w:rPr>
          <w:rtl/>
        </w:rPr>
        <w:t>"</w:t>
      </w:r>
      <w:r w:rsidR="001038DD" w:rsidRPr="00C14A40">
        <w:rPr>
          <w:rFonts w:hint="cs"/>
          <w:rtl/>
        </w:rPr>
        <w:t>ח</w:t>
      </w:r>
      <w:r w:rsidRPr="00C14A40">
        <w:rPr>
          <w:rtl/>
        </w:rPr>
        <w:t xml:space="preserve">: </w:t>
      </w:r>
    </w:p>
    <w:p w14:paraId="08B4BFE5" w14:textId="18D4CF03" w:rsidR="001038DD" w:rsidRDefault="001038DD" w:rsidP="001038DD">
      <w:pPr>
        <w:rPr>
          <w:rtl/>
        </w:rPr>
      </w:pPr>
      <w:r>
        <w:rPr>
          <w:rFonts w:hint="cs"/>
          <w:rtl/>
        </w:rPr>
        <w:t>מה שאסורין לא על העיקר אלא על התוספת.</w:t>
      </w:r>
    </w:p>
    <w:p w14:paraId="56DB11C7" w14:textId="77777777" w:rsidR="000C471E" w:rsidRPr="00C14A40" w:rsidRDefault="003E2DCC" w:rsidP="000C471E">
      <w:pPr>
        <w:pStyle w:val="38"/>
        <w:framePr w:wrap="notBeside"/>
        <w:rPr>
          <w:rtl/>
        </w:rPr>
      </w:pPr>
      <w:r w:rsidRPr="00C14A40">
        <w:rPr>
          <w:rFonts w:hint="cs"/>
          <w:rtl/>
        </w:rPr>
        <w:t>והך דרשב</w:t>
      </w:r>
      <w:r w:rsidRPr="00C14A40">
        <w:rPr>
          <w:rtl/>
        </w:rPr>
        <w:t>"</w:t>
      </w:r>
      <w:r w:rsidRPr="00C14A40">
        <w:rPr>
          <w:rFonts w:hint="cs"/>
          <w:rtl/>
        </w:rPr>
        <w:t xml:space="preserve">ג </w:t>
      </w:r>
      <w:r w:rsidR="009E0E22" w:rsidRPr="00C14A40">
        <w:rPr>
          <w:rFonts w:hint="cs"/>
          <w:rtl/>
        </w:rPr>
        <w:t>הוסיף</w:t>
      </w:r>
      <w:r w:rsidRPr="00C14A40">
        <w:rPr>
          <w:rtl/>
        </w:rPr>
        <w:t xml:space="preserve">: </w:t>
      </w:r>
    </w:p>
    <w:p w14:paraId="15BD0630" w14:textId="77777777" w:rsidR="000C471E" w:rsidRDefault="003E2DCC" w:rsidP="007F653E">
      <w:pPr>
        <w:rPr>
          <w:rStyle w:val="affffe"/>
          <w:rtl/>
        </w:rPr>
      </w:pPr>
      <w:r w:rsidRPr="006F178A">
        <w:rPr>
          <w:rtl/>
        </w:rPr>
        <w:t>הגדל בחיוב - חייב, הגדל בפטור - פטור,</w:t>
      </w:r>
      <w:r w:rsidRPr="006F178A">
        <w:rPr>
          <w:rFonts w:hint="cs"/>
          <w:rtl/>
        </w:rPr>
        <w:t xml:space="preserve"> </w:t>
      </w:r>
    </w:p>
    <w:p w14:paraId="3DF662FC" w14:textId="77777777" w:rsidR="006666DF" w:rsidRPr="00C14A40" w:rsidRDefault="00281250" w:rsidP="000C471E">
      <w:pPr>
        <w:pStyle w:val="38"/>
        <w:framePr w:wrap="notBeside"/>
        <w:rPr>
          <w:rFonts w:hint="cs"/>
          <w:rtl/>
        </w:rPr>
      </w:pPr>
      <w:r w:rsidRPr="00C14A40">
        <w:rPr>
          <w:rFonts w:hint="cs"/>
          <w:rtl/>
        </w:rPr>
        <w:t>דחי':</w:t>
      </w:r>
    </w:p>
    <w:p w14:paraId="2EE069B2" w14:textId="7B27B923" w:rsidR="003E2DCC" w:rsidRPr="006F178A" w:rsidRDefault="009E0E22" w:rsidP="007F653E">
      <w:pPr>
        <w:rPr>
          <w:rtl/>
        </w:rPr>
      </w:pPr>
      <w:r>
        <w:rPr>
          <w:rFonts w:hint="cs"/>
          <w:rtl/>
        </w:rPr>
        <w:t>ד</w:t>
      </w:r>
      <w:r w:rsidR="003E2DCC" w:rsidRPr="006F178A">
        <w:rPr>
          <w:rFonts w:hint="cs"/>
          <w:rtl/>
        </w:rPr>
        <w:t xml:space="preserve">כולה מתני' </w:t>
      </w:r>
      <w:r w:rsidR="007F653E">
        <w:rPr>
          <w:rFonts w:hint="cs"/>
          <w:rtl/>
        </w:rPr>
        <w:t xml:space="preserve">היא </w:t>
      </w:r>
      <w:r>
        <w:rPr>
          <w:rStyle w:val="affffe"/>
          <w:rFonts w:hint="cs"/>
          <w:rtl/>
          <w:rPrChange w:id="9134" w:author="מנוע אמוראים" w:date="2026-10-05T16:41:00Z">
            <w:rPr>
              <w:rFonts w:hint="cs"/>
              <w:rtl/>
            </w:rPr>
          </w:rPrChange>
        </w:rPr>
        <w:t xml:space="preserve">רשב</w:t>
      </w:r>
      <w:r>
        <w:rPr>
          <w:rStyle w:val="affffe"/>
          <w:rtl/>
          <w:rPrChange w:id="9135" w:author="מנוע אמוראים" w:date="2026-10-05T16:41:00Z">
            <w:rPr>
              <w:rtl/>
            </w:rPr>
          </w:rPrChange>
        </w:rPr>
        <w:t xml:space="preserve">"</w:t>
      </w:r>
      <w:r>
        <w:rPr>
          <w:rStyle w:val="affffe"/>
          <w:rFonts w:hint="cs"/>
          <w:rtl/>
          <w:rPrChange w:id="9136" w:author="מנוע אמוראים" w:date="2026-10-05T16:41:00Z">
            <w:rPr>
              <w:rFonts w:hint="cs"/>
              <w:rtl/>
            </w:rPr>
          </w:rPrChange>
        </w:rPr>
        <w:t xml:space="preserve">ג</w:t>
      </w:r>
      <w:r w:rsidR="007F653E">
        <w:rPr>
          <w:rFonts w:hint="cs"/>
          <w:rtl/>
        </w:rPr>
        <w:t>.</w:t>
      </w:r>
      <w:r w:rsidR="003E2DCC" w:rsidRPr="006F178A">
        <w:rPr>
          <w:rFonts w:hint="cs"/>
          <w:rtl/>
        </w:rPr>
        <w:t xml:space="preserve"> </w:t>
      </w:r>
    </w:p>
    <w:p w14:paraId="1C5C554C" w14:textId="77777777" w:rsidR="00FB5882" w:rsidRPr="00C14A40" w:rsidRDefault="00A00FF6" w:rsidP="00FB5882">
      <w:pPr>
        <w:pStyle w:val="38"/>
        <w:framePr w:wrap="notBeside"/>
        <w:rPr>
          <w:rFonts w:hint="cs"/>
          <w:rtl/>
        </w:rPr>
      </w:pPr>
      <w:r w:rsidRPr="00C14A40">
        <w:rPr>
          <w:rFonts w:hint="cs"/>
          <w:rtl/>
        </w:rPr>
        <w:t>רבה:</w:t>
      </w:r>
    </w:p>
    <w:p w14:paraId="03D16144" w14:textId="14A1C056" w:rsidR="005741A0" w:rsidRDefault="003E2DCC" w:rsidP="00FB5882">
      <w:pPr>
        <w:rPr>
          <w:rtl/>
        </w:rPr>
      </w:pPr>
      <w:r w:rsidRPr="006F178A">
        <w:rPr>
          <w:rFonts w:hint="cs"/>
          <w:rtl/>
        </w:rPr>
        <w:t xml:space="preserve">ודווקא כאן </w:t>
      </w:r>
      <w:r w:rsidR="007F653E">
        <w:rPr>
          <w:rFonts w:hint="cs"/>
          <w:rtl/>
        </w:rPr>
        <w:t>כ</w:t>
      </w:r>
      <w:r w:rsidRPr="006F178A">
        <w:rPr>
          <w:rFonts w:hint="cs"/>
          <w:rtl/>
        </w:rPr>
        <w:t>שלא טרח</w:t>
      </w:r>
      <w:r w:rsidR="005741A0">
        <w:rPr>
          <w:rFonts w:hint="cs"/>
          <w:rtl/>
        </w:rPr>
        <w:t xml:space="preserve"> לבטל</w:t>
      </w:r>
      <w:r w:rsidR="007F653E">
        <w:rPr>
          <w:rFonts w:hint="cs"/>
          <w:rtl/>
        </w:rPr>
        <w:t>,</w:t>
      </w:r>
      <w:r w:rsidRPr="006F178A">
        <w:rPr>
          <w:rFonts w:hint="cs"/>
          <w:rtl/>
        </w:rPr>
        <w:t xml:space="preserve"> אבל </w:t>
      </w:r>
      <w:r w:rsidR="007F653E">
        <w:rPr>
          <w:rFonts w:hint="cs"/>
          <w:rtl/>
        </w:rPr>
        <w:t>כ</w:t>
      </w:r>
      <w:r w:rsidRPr="006F178A">
        <w:rPr>
          <w:rFonts w:hint="cs"/>
          <w:rtl/>
        </w:rPr>
        <w:t>שטרח בטל ברוב</w:t>
      </w:r>
      <w:r w:rsidR="007F653E">
        <w:rPr>
          <w:rFonts w:hint="cs"/>
          <w:rtl/>
        </w:rPr>
        <w:t>,</w:t>
      </w:r>
      <w:r w:rsidRPr="006F178A">
        <w:rPr>
          <w:rFonts w:hint="cs"/>
          <w:rtl/>
        </w:rPr>
        <w:t xml:space="preserve"> </w:t>
      </w:r>
    </w:p>
    <w:p w14:paraId="262BE729" w14:textId="0A6FF331" w:rsidR="003E2DCC" w:rsidRDefault="007F653E" w:rsidP="00FB5882">
      <w:pPr>
        <w:spacing w:after="120"/>
        <w:rPr>
          <w:rtl/>
        </w:rPr>
      </w:pPr>
      <w:r>
        <w:rPr>
          <w:rFonts w:hint="cs"/>
          <w:rtl/>
        </w:rPr>
        <w:t xml:space="preserve">חוץ ממעשר </w:t>
      </w:r>
      <w:r w:rsidR="003E2DCC" w:rsidRPr="006F178A">
        <w:rPr>
          <w:rFonts w:hint="cs"/>
          <w:rtl/>
        </w:rPr>
        <w:t>ד</w:t>
      </w:r>
      <w:r w:rsidR="0052609B">
        <w:rPr>
          <w:rFonts w:hint="cs"/>
          <w:rtl/>
        </w:rPr>
        <w:t>אף</w:t>
      </w:r>
      <w:r w:rsidR="003E2DCC" w:rsidRPr="006F178A">
        <w:rPr>
          <w:rFonts w:hint="cs"/>
          <w:rtl/>
        </w:rPr>
        <w:t xml:space="preserve"> דטרח </w:t>
      </w:r>
      <w:r w:rsidR="003E2DCC" w:rsidRPr="002C641B">
        <w:rPr>
          <w:rStyle w:val="affffa"/>
          <w:rFonts w:hint="cs"/>
          <w:rtl/>
        </w:rPr>
        <w:t xml:space="preserve">ד'עשר תעשר' </w:t>
      </w:r>
      <w:r w:rsidR="003E2DCC" w:rsidRPr="006F178A">
        <w:rPr>
          <w:rFonts w:hint="cs"/>
          <w:rtl/>
        </w:rPr>
        <w:t>ה</w:t>
      </w:r>
      <w:r>
        <w:rPr>
          <w:rFonts w:hint="cs"/>
          <w:rtl/>
        </w:rPr>
        <w:t>יתר אנשים זורעים ולא איסור.</w:t>
      </w:r>
    </w:p>
    <w:p w14:paraId="03BF3078" w14:textId="77777777" w:rsidR="0075729B" w:rsidRDefault="003E2DCC" w:rsidP="00FB5882">
      <w:pPr>
        <w:pStyle w:val="38"/>
        <w:framePr w:wrap="notBeside"/>
        <w:rPr>
          <w:rtl/>
        </w:rPr>
      </w:pPr>
      <w:r w:rsidRPr="00C14A40">
        <w:rPr>
          <w:rFonts w:hint="cs"/>
          <w:rtl/>
        </w:rPr>
        <w:t>ר</w:t>
      </w:r>
      <w:r w:rsidRPr="00C14A40">
        <w:rPr>
          <w:rtl/>
        </w:rPr>
        <w:t>"</w:t>
      </w:r>
      <w:r w:rsidRPr="00C14A40">
        <w:rPr>
          <w:rFonts w:hint="cs"/>
          <w:rtl/>
        </w:rPr>
        <w:t>ח מרי</w:t>
      </w:r>
      <w:r w:rsidRPr="00C14A40">
        <w:rPr>
          <w:rtl/>
        </w:rPr>
        <w:t>"</w:t>
      </w:r>
      <w:r w:rsidRPr="00C14A40">
        <w:rPr>
          <w:rFonts w:hint="cs"/>
          <w:rtl/>
        </w:rPr>
        <w:t>נ</w:t>
      </w:r>
      <w:r w:rsidRPr="00C14A40">
        <w:rPr>
          <w:rtl/>
        </w:rPr>
        <w:t>:</w:t>
      </w:r>
    </w:p>
    <w:p w14:paraId="7D4FE6BC" w14:textId="2E0EAAE7" w:rsidR="003E2DCC" w:rsidRPr="006F178A" w:rsidRDefault="003E2DCC" w:rsidP="00FB5882">
      <w:pPr>
        <w:pStyle w:val="affffb"/>
        <w:rPr>
          <w:rtl/>
        </w:rPr>
      </w:pPr>
      <w:r w:rsidRPr="006F178A">
        <w:rPr>
          <w:rtl/>
        </w:rPr>
        <w:t xml:space="preserve">בצל </w:t>
      </w:r>
      <w:r w:rsidR="009E0E22">
        <w:rPr>
          <w:rFonts w:hint="cs"/>
          <w:rtl/>
        </w:rPr>
        <w:t>ת</w:t>
      </w:r>
      <w:r w:rsidRPr="006F178A">
        <w:rPr>
          <w:rtl/>
        </w:rPr>
        <w:t>רומה שנטעו, ורבו גידוליו על עיקרו מותר.</w:t>
      </w:r>
    </w:p>
    <w:p w14:paraId="7D53A823" w14:textId="244BEC26" w:rsidR="003E2DCC" w:rsidRPr="006F178A" w:rsidRDefault="007E6943" w:rsidP="003E2DCC">
      <w:pPr>
        <w:rPr>
          <w:rtl/>
        </w:rPr>
      </w:pPr>
      <w:r>
        <w:rPr>
          <w:rFonts w:hint="cs"/>
          <w:rtl/>
        </w:rPr>
        <w:t>והיינו גידולי גידולין שמותר דגידולין עצמן</w:t>
      </w:r>
      <w:r w:rsidR="0075729B">
        <w:rPr>
          <w:rFonts w:hint="cs"/>
          <w:rtl/>
        </w:rPr>
        <w:t xml:space="preserve"> </w:t>
      </w:r>
      <w:r w:rsidR="003E2DCC" w:rsidRPr="006F178A">
        <w:rPr>
          <w:rtl/>
        </w:rPr>
        <w:t>תרומה</w:t>
      </w:r>
      <w:r w:rsidR="007C7455">
        <w:rPr>
          <w:rFonts w:hint="cs"/>
          <w:rtl/>
        </w:rPr>
        <w:t>.</w:t>
      </w:r>
    </w:p>
    <w:p w14:paraId="18D88884" w14:textId="77777777" w:rsidR="000C471E" w:rsidRPr="00C14A40" w:rsidRDefault="007C7455" w:rsidP="000C471E">
      <w:pPr>
        <w:pStyle w:val="38"/>
        <w:framePr w:wrap="notBeside"/>
        <w:rPr>
          <w:rFonts w:hint="cs"/>
          <w:rtl/>
        </w:rPr>
      </w:pPr>
      <w:r w:rsidRPr="00C14A40">
        <w:rPr>
          <w:rFonts w:hint="cs"/>
          <w:rtl/>
        </w:rPr>
        <w:t>ו</w:t>
      </w:r>
      <w:r w:rsidR="003E2DCC" w:rsidRPr="00C14A40">
        <w:rPr>
          <w:rFonts w:hint="cs"/>
          <w:rtl/>
        </w:rPr>
        <w:t>קמ</w:t>
      </w:r>
      <w:r w:rsidR="003E2DCC" w:rsidRPr="00C14A40">
        <w:rPr>
          <w:rtl/>
        </w:rPr>
        <w:t>"</w:t>
      </w:r>
      <w:r w:rsidR="003E2DCC" w:rsidRPr="00C14A40">
        <w:rPr>
          <w:rFonts w:hint="cs"/>
          <w:rtl/>
        </w:rPr>
        <w:t xml:space="preserve">ל </w:t>
      </w:r>
      <w:r w:rsidRPr="00C14A40">
        <w:rPr>
          <w:rFonts w:hint="cs"/>
          <w:rtl/>
        </w:rPr>
        <w:t xml:space="preserve">א. </w:t>
      </w:r>
    </w:p>
    <w:p w14:paraId="0D665203" w14:textId="5DD393C3" w:rsidR="003E2DCC" w:rsidRPr="00295E41" w:rsidRDefault="0052609B" w:rsidP="003E2DCC">
      <w:pPr>
        <w:rPr>
          <w:rStyle w:val="afffa"/>
          <w:rtl/>
        </w:rPr>
      </w:pPr>
      <w:r>
        <w:rPr>
          <w:rFonts w:hint="cs"/>
          <w:rtl/>
        </w:rPr>
        <w:t>אף</w:t>
      </w:r>
      <w:r w:rsidR="003E2DCC" w:rsidRPr="006F178A">
        <w:rPr>
          <w:rFonts w:hint="cs"/>
          <w:rtl/>
        </w:rPr>
        <w:t xml:space="preserve"> בדבר שאין זרעו כלה</w:t>
      </w:r>
      <w:r w:rsidR="007C7455">
        <w:rPr>
          <w:rFonts w:hint="cs"/>
          <w:rtl/>
        </w:rPr>
        <w:t xml:space="preserve">, </w:t>
      </w:r>
      <w:r w:rsidR="007C7455" w:rsidRPr="007C7455">
        <w:rPr>
          <w:rStyle w:val="affffe"/>
          <w:rFonts w:hint="cs"/>
          <w:rtl/>
        </w:rPr>
        <w:t xml:space="preserve">ב. </w:t>
      </w:r>
      <w:r w:rsidR="007C7455">
        <w:rPr>
          <w:rFonts w:hint="cs"/>
          <w:rtl/>
        </w:rPr>
        <w:t>ריבוי שרבו גידולין על עיקרו</w:t>
      </w:r>
    </w:p>
    <w:p w14:paraId="2964E3FB" w14:textId="77777777" w:rsidR="003E2DCC" w:rsidRPr="006F178A" w:rsidRDefault="003E2DCC" w:rsidP="00A522DC">
      <w:pPr>
        <w:pStyle w:val="a3"/>
        <w:framePr w:wrap="around"/>
        <w:rPr>
          <w:rtl/>
        </w:rPr>
      </w:pPr>
      <w:r w:rsidRPr="006F178A">
        <w:rPr>
          <w:rtl/>
        </w:rPr>
        <w:t>ס.</w:t>
      </w:r>
    </w:p>
    <w:p w14:paraId="2199B616" w14:textId="2197B573" w:rsidR="003E2DCC" w:rsidRPr="006F178A" w:rsidRDefault="003E2DCC" w:rsidP="007C7455">
      <w:pPr>
        <w:pStyle w:val="Hadran"/>
        <w:rPr>
          <w:sz w:val="20"/>
        </w:rPr>
        <w:pPrChange w:id="91039" w:author="Claude" w:date="2026-10-08T08:34:49Z">
          <w:pPr>
            <w:pStyle w:val="afffb"/>
            <w:rPr>
              <w:sz w:val="20"/>
            </w:rPr>
          </w:pPr>
        </w:pPrChange>
      </w:pPr>
      <w:r w:rsidRPr="006F178A">
        <w:rPr>
          <w:sz w:val="20"/>
          <w:rtl/>
        </w:rPr>
        <w:t>הדרן עלך הנודר מן הירק.</w:t>
      </w:r>
    </w:p>
    <w:p w14:paraId="20EB3EF7" w14:textId="77777777" w:rsidR="003E2DCC" w:rsidRPr="006F178A" w:rsidRDefault="003E2DCC" w:rsidP="003E2DCC">
      <w:pPr>
        <w:pStyle w:val="afff2"/>
        <w:framePr w:wrap="around"/>
        <w:spacing w:line="276" w:lineRule="auto"/>
        <w:rPr>
          <w:del w:id="41130" w:author="Claude" w:date="2026-10-07T09:24:31Z"/>
          <w:sz w:val="20"/>
          <w:rtl/>
        </w:rPr>
      </w:pPr>
      <w:del w:id="41128" w:author="Claude" w:date="2026-10-07T09:24:31Z">
        <w:r w:rsidRPr="006F178A">
          <w:rPr>
            <w:sz w:val="20"/>
            <w:rtl/>
          </w:rPr>
          <w:lastRenderedPageBreak/>
          <w:delText xml:space="preserve">פרק </w:delText>
        </w:r>
      </w:del>
      <w:del w:id="41129" w:author="Claude" w:date="2026-10-07T09:24:31Z">
        <w:r w:rsidRPr="006F178A">
          <w:rPr>
            <w:rFonts w:hint="cs"/>
            <w:sz w:val="20"/>
            <w:rtl/>
          </w:rPr>
          <w:delText xml:space="preserve">שמיני </w:delText>
        </w:r>
      </w:del>
    </w:p>
    <w:p w14:paraId="7BDB3C74" w14:textId="77777777" w:rsidR="003E2DCC" w:rsidRPr="006F178A" w:rsidRDefault="003E2DCC" w:rsidP="003E2DCC">
      <w:pPr>
        <w:pStyle w:val="afff3"/>
        <w:framePr w:wrap="around"/>
        <w:spacing w:line="276" w:lineRule="auto"/>
        <w:rPr>
          <w:del w:id="41132" w:author="Claude" w:date="2026-10-07T09:24:31Z"/>
          <w:sz w:val="20"/>
          <w:rtl/>
        </w:rPr>
      </w:pPr>
      <w:del w:id="41131" w:author="Claude" w:date="2026-10-07T09:24:31Z">
        <w:r w:rsidRPr="006F178A">
          <w:rPr>
            <w:rFonts w:hint="cs"/>
            <w:sz w:val="20"/>
            <w:rtl/>
          </w:rPr>
          <w:delText xml:space="preserve">קונם יין </w:delText>
        </w:r>
      </w:del>
    </w:p>
    <w:p>
      <w:pPr>
        <w:pStyle w:val="PetichatPerek"/>
        <w:rPr>
          <w:ins w:id="41127" w:author="Claude" w:date="2026-10-07T09:24:31Z"/>
        </w:rPr>
      </w:pPr>
      <w:ins w:id="41126" w:author="Claude" w:date="2026-10-07T09:24:31Z">
        <w:r>
          <w:rPr>
            <w:sz w:val="20"/>
            <w:rtl/>
          </w:rPr>
          <w:t xml:space="preserve">פרק שמיני</w:t>
        </w:r>
        <w:r>
          <w:rPr>
            <w:sz w:val="20"/>
            <w:rtl/>
          </w:rPr>
          <w:t xml:space="preserve"> - </w:t>
        </w:r>
        <w:r>
          <w:rPr>
            <w:rFonts w:hint="cs"/>
            <w:sz w:val="20"/>
            <w:rtl/>
          </w:rPr>
          <w:t xml:space="preserve">קונם יין</w:t>
        </w:r>
      </w:ins>
    </w:p>
    <w:p>
      <w:pPr>
        <w:pStyle w:val="afffffb"/>
        <w:rPr>
          <w:ins w:id="20423" w:author="קלוד" w:date="2026-10-06T10:09:38Z"/>
        </w:rPr>
      </w:pPr>
      <w:ins w:id="20422" w:author="קלוד" w:date="2026-10-06T10:09:38Z">
        <w:r>
          <w:t xml:space="preserve">משנה א</w:t>
        </w:r>
      </w:ins>
    </w:p>
    <w:p w14:paraId="30B175E4" w14:textId="2085C204" w:rsidR="007D0377" w:rsidRDefault="003E2DCC" w:rsidP="007D0377">
      <w:pPr>
        <w:pStyle w:val="afff5"/>
        <w:jc w:val="center"/>
        <w:rPr>
          <w:rtl/>
        </w:rPr>
      </w:pPr>
      <w:r w:rsidRPr="006F178A">
        <w:rPr>
          <w:rtl/>
        </w:rPr>
        <w:t>קונם יין שאני טועם</w:t>
      </w:r>
    </w:p>
    <w:p w14:paraId="55F29994" w14:textId="709A1A2A" w:rsidR="003E2DCC" w:rsidRPr="006F178A" w:rsidRDefault="003E2DCC" w:rsidP="003E2DCC">
      <w:pPr>
        <w:pStyle w:val="afff5"/>
        <w:rPr>
          <w:rtl/>
        </w:rPr>
      </w:pPr>
      <w:r w:rsidRPr="006F178A">
        <w:rPr>
          <w:rtl/>
        </w:rPr>
        <w:t xml:space="preserve">היום - </w:t>
      </w:r>
      <w:r w:rsidR="007D0377">
        <w:rPr>
          <w:rtl/>
        </w:rPr>
        <w:tab/>
      </w:r>
      <w:r w:rsidR="007D0377">
        <w:rPr>
          <w:rtl/>
        </w:rPr>
        <w:tab/>
      </w:r>
      <w:r w:rsidRPr="006F178A">
        <w:rPr>
          <w:rtl/>
        </w:rPr>
        <w:t>אסור עד שתחשך.</w:t>
      </w:r>
    </w:p>
    <w:p w14:paraId="0EA04722" w14:textId="20CE35ED" w:rsidR="001861DC" w:rsidRDefault="003E2DCC" w:rsidP="003E2DCC">
      <w:pPr>
        <w:pStyle w:val="afff5"/>
        <w:rPr>
          <w:rtl/>
        </w:rPr>
      </w:pPr>
      <w:r w:rsidRPr="006F178A">
        <w:rPr>
          <w:rtl/>
        </w:rPr>
        <w:t xml:space="preserve">שבת זו - </w:t>
      </w:r>
      <w:r w:rsidR="007D0377">
        <w:rPr>
          <w:rtl/>
        </w:rPr>
        <w:tab/>
      </w:r>
      <w:r w:rsidRPr="006F178A">
        <w:rPr>
          <w:rtl/>
        </w:rPr>
        <w:t xml:space="preserve">אסור בכל השבת ושבת שעברה, </w:t>
      </w:r>
    </w:p>
    <w:p w14:paraId="56FAB39B" w14:textId="22A58662" w:rsidR="003E2DCC" w:rsidRPr="006F178A" w:rsidRDefault="003E2DCC" w:rsidP="003E2DCC">
      <w:pPr>
        <w:pStyle w:val="afff5"/>
        <w:rPr>
          <w:rtl/>
        </w:rPr>
      </w:pPr>
      <w:r w:rsidRPr="006F178A">
        <w:rPr>
          <w:rtl/>
        </w:rPr>
        <w:t xml:space="preserve">חדש זה - </w:t>
      </w:r>
      <w:r w:rsidR="007D0377">
        <w:rPr>
          <w:rtl/>
        </w:rPr>
        <w:tab/>
      </w:r>
      <w:r w:rsidRPr="006F178A">
        <w:rPr>
          <w:rtl/>
        </w:rPr>
        <w:t xml:space="preserve">אסור בכל החדש ור"ח להבא, </w:t>
      </w:r>
    </w:p>
    <w:p w14:paraId="218D16A4" w14:textId="5D14EDCC" w:rsidR="001861DC" w:rsidRDefault="003E2DCC" w:rsidP="003E2DCC">
      <w:pPr>
        <w:pStyle w:val="afff5"/>
        <w:rPr>
          <w:rtl/>
        </w:rPr>
      </w:pPr>
      <w:r w:rsidRPr="006F178A">
        <w:rPr>
          <w:rtl/>
        </w:rPr>
        <w:t>שנה זו -</w:t>
      </w:r>
      <w:r w:rsidR="001861DC">
        <w:rPr>
          <w:rFonts w:hint="cs"/>
          <w:rtl/>
        </w:rPr>
        <w:t xml:space="preserve"> </w:t>
      </w:r>
      <w:r w:rsidR="007D0377">
        <w:rPr>
          <w:rtl/>
        </w:rPr>
        <w:tab/>
      </w:r>
      <w:r w:rsidRPr="006F178A">
        <w:rPr>
          <w:rtl/>
        </w:rPr>
        <w:t xml:space="preserve">אסור בכל השנה וראש השנה לעתיד לבא, </w:t>
      </w:r>
    </w:p>
    <w:p w14:paraId="6AC93046" w14:textId="1D34ECE9" w:rsidR="003E2DCC" w:rsidRPr="006F178A" w:rsidRDefault="003E2DCC" w:rsidP="003E2DCC">
      <w:pPr>
        <w:pStyle w:val="afff5"/>
        <w:rPr>
          <w:rtl/>
        </w:rPr>
      </w:pPr>
      <w:r w:rsidRPr="006F178A">
        <w:rPr>
          <w:rtl/>
        </w:rPr>
        <w:t xml:space="preserve">שבוע זה </w:t>
      </w:r>
      <w:r w:rsidR="001861DC">
        <w:rPr>
          <w:rFonts w:hint="cs"/>
          <w:rtl/>
        </w:rPr>
        <w:t xml:space="preserve">- </w:t>
      </w:r>
      <w:r w:rsidR="007D0377">
        <w:rPr>
          <w:rtl/>
        </w:rPr>
        <w:tab/>
      </w:r>
      <w:r w:rsidRPr="006F178A">
        <w:rPr>
          <w:rtl/>
        </w:rPr>
        <w:t>אסור בכל השבוע ושביעית שעברה.</w:t>
      </w:r>
    </w:p>
    <w:p w14:paraId="434DEE02" w14:textId="77777777" w:rsidR="003E2DCC" w:rsidRPr="006F178A" w:rsidRDefault="003E2DCC" w:rsidP="003E2DCC">
      <w:pPr>
        <w:pStyle w:val="afff5"/>
        <w:rPr>
          <w:rtl/>
        </w:rPr>
      </w:pPr>
      <w:r w:rsidRPr="006F178A">
        <w:rPr>
          <w:rtl/>
        </w:rPr>
        <w:t>ואם אמר יום אחד, שבת אחת, חדש אחד, שנה אחת, שבוע אחד - אסור מיום ליום.</w:t>
      </w:r>
    </w:p>
    <w:p w14:paraId="1FB090E1" w14:textId="77777777" w:rsidR="003E2DCC" w:rsidRPr="006F178A" w:rsidRDefault="003E2DCC" w:rsidP="003E2DCC">
      <w:pPr>
        <w:pStyle w:val="afff5"/>
        <w:rPr>
          <w:rtl/>
        </w:rPr>
      </w:pPr>
      <w:r w:rsidRPr="006F178A">
        <w:rPr>
          <w:rtl/>
        </w:rPr>
        <w:t>עד הפסח - אסור עד שיגיע, עד שיהא - אסור עד שיצא.</w:t>
      </w:r>
    </w:p>
    <w:p w14:paraId="53B2CC86" w14:textId="40529D9B" w:rsidR="003E2DCC" w:rsidRPr="006F178A" w:rsidRDefault="003E2DCC" w:rsidP="001861DC">
      <w:pPr>
        <w:pStyle w:val="afff5"/>
        <w:rPr>
          <w:rtl/>
        </w:rPr>
      </w:pPr>
      <w:r w:rsidRPr="006F178A">
        <w:rPr>
          <w:rtl/>
        </w:rPr>
        <w:t>עד לפני הפסח</w:t>
      </w:r>
      <w:r w:rsidR="0075729B">
        <w:rPr>
          <w:rtl/>
        </w:rPr>
        <w:t xml:space="preserve"> </w:t>
      </w:r>
      <w:r w:rsidR="00A20C4D" w:rsidRPr="00A20C4D">
        <w:rPr>
          <w:rStyle w:val="TanaimMishna"/>
          <w:rFonts w:hint="cs"/>
          <w:rtl/>
          <w:rPrChange w:id="20178" w:author="קלוד" w:date="2026-10-06T10:09:38Z">
            <w:rPr>
              <w:rStyle w:val="affffe"/>
              <w:rFonts w:hint="cs"/>
              <w:rtl/>
            </w:rPr>
          </w:rPrChange>
        </w:rPr>
        <w:t>לר</w:t>
      </w:r>
      <w:r w:rsidR="0075729B">
        <w:rPr>
          <w:rStyle w:val="TanaimMishna"/>
          <w:rtl/>
          <w:rPrChange w:id="20179" w:author="קלוד" w:date="2026-10-06T10:09:38Z">
            <w:rPr>
              <w:rStyle w:val="affffe"/>
              <w:rtl/>
            </w:rPr>
          </w:rPrChange>
        </w:rPr>
        <w:t>"</w:t>
      </w:r>
      <w:r w:rsidR="00A20C4D" w:rsidRPr="00A20C4D">
        <w:rPr>
          <w:rStyle w:val="TanaimMishna"/>
          <w:rFonts w:hint="cs"/>
          <w:rtl/>
          <w:rPrChange w:id="20180" w:author="קלוד" w:date="2026-10-06T10:09:38Z">
            <w:rPr>
              <w:rStyle w:val="affffe"/>
              <w:rFonts w:hint="cs"/>
              <w:rtl/>
            </w:rPr>
          </w:rPrChange>
        </w:rPr>
        <w:t>מ</w:t>
      </w:r>
      <w:r w:rsidRPr="00A20C4D">
        <w:rPr>
          <w:rStyle w:val="TanaimMishna"/>
          <w:rtl/>
          <w:rPrChange w:id="20181" w:author="קלוד" w:date="2026-10-06T10:09:38Z">
            <w:rPr>
              <w:rStyle w:val="affffe"/>
              <w:rtl/>
            </w:rPr>
          </w:rPrChange>
        </w:rPr>
        <w:t>:</w:t>
      </w:r>
      <w:r w:rsidRPr="006F178A">
        <w:rPr>
          <w:rtl/>
        </w:rPr>
        <w:t xml:space="preserve"> אסור עד שיגיע, </w:t>
      </w:r>
      <w:r w:rsidR="00A20C4D" w:rsidRPr="00A20C4D">
        <w:rPr>
          <w:rStyle w:val="TanaimMishna"/>
          <w:rFonts w:hint="cs"/>
          <w:rtl/>
          <w:rPrChange w:id="20182" w:author="קלוד" w:date="2026-10-06T10:09:38Z">
            <w:rPr>
              <w:rStyle w:val="affffe"/>
              <w:rFonts w:hint="cs"/>
              <w:rtl/>
            </w:rPr>
          </w:rPrChange>
        </w:rPr>
        <w:t>ל</w:t>
      </w:r>
      <w:r w:rsidRPr="00A20C4D">
        <w:rPr>
          <w:rStyle w:val="TanaimMishna"/>
          <w:rtl/>
          <w:rPrChange w:id="20183" w:author="קלוד" w:date="2026-10-06T10:09:38Z">
            <w:rPr>
              <w:rStyle w:val="affffe"/>
              <w:rtl/>
            </w:rPr>
          </w:rPrChange>
        </w:rPr>
        <w:t>רבי יוסי</w:t>
      </w:r>
      <w:r w:rsidR="00A20C4D">
        <w:rPr>
          <w:rStyle w:val="TanaimMishna"/>
          <w:rFonts w:hint="cs"/>
          <w:rtl/>
          <w:rPrChange w:id="20184" w:author="קלוד" w:date="2026-10-06T10:09:38Z">
            <w:rPr>
              <w:rStyle w:val="affffe"/>
              <w:rFonts w:hint="cs"/>
              <w:rtl/>
            </w:rPr>
          </w:rPrChange>
        </w:rPr>
        <w:t>:</w:t>
      </w:r>
      <w:r w:rsidRPr="006F178A">
        <w:rPr>
          <w:rtl/>
        </w:rPr>
        <w:t xml:space="preserve"> אסור עד שיצא.</w:t>
      </w:r>
    </w:p>
    <w:p w14:paraId="43F3B2CD" w14:textId="77777777" w:rsidR="003E2DCC" w:rsidRPr="006F178A" w:rsidRDefault="003E2DCC" w:rsidP="000F1DD4">
      <w:pPr>
        <w:pStyle w:val="afffd"/>
        <w:rPr>
          <w:rtl/>
        </w:rPr>
      </w:pPr>
      <w:ins w:id="9898" w:author="מספור קטעי משנה" w:date="2026-10-06T06:45:39Z">
        <w:r>
          <w:rPr>
            <w:rStyle w:val="MisparKeta"/>
          </w:rPr>
          <w:t xml:space="preserve">א. </w:t>
        </w:r>
      </w:ins>
      <w:r w:rsidRPr="006F178A">
        <w:rPr>
          <w:rtl/>
        </w:rPr>
        <w:t>קונם יין שאני טועם</w:t>
      </w:r>
      <w:r w:rsidRPr="006F178A">
        <w:rPr>
          <w:rFonts w:hint="cs"/>
          <w:rtl/>
        </w:rPr>
        <w:t xml:space="preserve"> היום אינו אסור אל עד שתחשך</w:t>
      </w:r>
      <w:r w:rsidRPr="006F178A">
        <w:rPr>
          <w:rtl/>
        </w:rPr>
        <w:t>.</w:t>
      </w:r>
    </w:p>
    <w:p w14:paraId="66DCA43C" w14:textId="77777777" w:rsidR="009D756D" w:rsidRDefault="00533ADE" w:rsidP="004A0D2D">
      <w:pPr>
        <w:rPr>
          <w:rFonts w:ascii="Fb Fontext" w:hAnsi="Fb Fontext"/>
          <w:rtl/>
        </w:rPr>
      </w:pPr>
      <w:r w:rsidRPr="009D756D">
        <w:rPr>
          <w:rStyle w:val="affffc"/>
          <w:rFonts w:hint="cs"/>
          <w:rtl/>
        </w:rPr>
        <w:t xml:space="preserve">קונם </w:t>
      </w:r>
      <w:r w:rsidR="003E2DCC" w:rsidRPr="009D756D">
        <w:rPr>
          <w:rStyle w:val="affffc"/>
          <w:rtl/>
        </w:rPr>
        <w:t>לכשתחשך צריך שאלה לחכם</w:t>
      </w:r>
      <w:r w:rsidR="003E2DCC" w:rsidRPr="006F178A">
        <w:rPr>
          <w:rFonts w:ascii="Fb Fontext" w:hAnsi="Fb Fontext"/>
          <w:rtl/>
        </w:rPr>
        <w:t>.</w:t>
      </w:r>
      <w:r w:rsidR="003E2DCC" w:rsidRPr="006F178A">
        <w:rPr>
          <w:rFonts w:ascii="Fb Fontext" w:hAnsi="Fb Fontext" w:hint="cs"/>
          <w:rtl/>
        </w:rPr>
        <w:t xml:space="preserve"> </w:t>
      </w:r>
    </w:p>
    <w:p w14:paraId="771F3A83" w14:textId="6C961DD0" w:rsidR="003E2DCC" w:rsidRPr="006F178A" w:rsidRDefault="003E2DCC" w:rsidP="0007743B">
      <w:pPr>
        <w:rPr>
          <w:rtl/>
        </w:rPr>
      </w:pPr>
      <w:r w:rsidRPr="006F178A">
        <w:rPr>
          <w:rFonts w:ascii="Fb Fontext" w:hAnsi="Fb Fontext"/>
          <w:rtl/>
        </w:rPr>
        <w:t xml:space="preserve">גזירה </w:t>
      </w:r>
      <w:r w:rsidRPr="00295E41">
        <w:rPr>
          <w:rStyle w:val="afffa"/>
          <w:rtl/>
        </w:rPr>
        <w:t>היום</w:t>
      </w:r>
      <w:r w:rsidRPr="006F178A">
        <w:rPr>
          <w:rFonts w:ascii="Fb Fontext" w:hAnsi="Fb Fontext"/>
          <w:rtl/>
        </w:rPr>
        <w:t xml:space="preserve"> משום יום אחד.</w:t>
      </w:r>
      <w:r w:rsidR="0007743B" w:rsidRPr="0007743B">
        <w:rPr>
          <w:rFonts w:ascii="Fb Fontext" w:hAnsi="Fb Fontext" w:hint="cs"/>
          <w:rtl/>
        </w:rPr>
        <w:t xml:space="preserve"> </w:t>
      </w:r>
      <w:r w:rsidR="0007743B" w:rsidRPr="0007743B">
        <w:rPr>
          <w:rStyle w:val="afffff0"/>
          <w:rFonts w:hint="cs"/>
          <w:rtl/>
        </w:rPr>
        <w:t xml:space="preserve">ולא גזרו ביום אחד משום היום- דהיום ביום אחד מיחלף, </w:t>
      </w:r>
      <w:r w:rsidR="0007743B">
        <w:rPr>
          <w:rStyle w:val="afffff0"/>
          <w:rFonts w:hint="cs"/>
          <w:rtl/>
        </w:rPr>
        <w:t>ויום אחד בהיום לא מיחלף</w:t>
      </w:r>
    </w:p>
    <w:p w14:paraId="04149DD8" w14:textId="77777777" w:rsidR="003E2DCC" w:rsidRPr="006F178A" w:rsidRDefault="003E2DCC" w:rsidP="00A522DC">
      <w:pPr>
        <w:pStyle w:val="a3"/>
        <w:framePr w:wrap="around"/>
        <w:rPr>
          <w:rtl/>
        </w:rPr>
      </w:pPr>
      <w:r w:rsidRPr="006F178A">
        <w:rPr>
          <w:rtl/>
        </w:rPr>
        <w:t xml:space="preserve">ס: </w:t>
      </w:r>
    </w:p>
    <w:p w14:paraId="31D68D00" w14:textId="7199073F" w:rsidR="00FB5882" w:rsidRPr="00C14A40" w:rsidRDefault="00FB5882" w:rsidP="00FB5882">
      <w:pPr>
        <w:pStyle w:val="38"/>
        <w:framePr w:wrap="notBeside"/>
        <w:rPr>
          <w:rFonts w:hint="cs"/>
          <w:rtl/>
        </w:rPr>
      </w:pPr>
      <w:r w:rsidRPr="00C14A40">
        <w:rPr>
          <w:rFonts w:hint="cs"/>
          <w:rtl/>
        </w:rPr>
        <w:t>וכר</w:t>
      </w:r>
      <w:r w:rsidR="0075729B">
        <w:rPr>
          <w:rtl/>
        </w:rPr>
        <w:t>"</w:t>
      </w:r>
      <w:r w:rsidRPr="00C14A40">
        <w:rPr>
          <w:rFonts w:hint="cs"/>
          <w:rtl/>
        </w:rPr>
        <w:t>נ</w:t>
      </w:r>
      <w:r w:rsidR="00FC2B5D" w:rsidRPr="00C14A40">
        <w:rPr>
          <w:rFonts w:hint="cs"/>
          <w:rtl/>
        </w:rPr>
        <w:t>:</w:t>
      </w:r>
    </w:p>
    <w:p w14:paraId="61915EEF" w14:textId="3EE4817B" w:rsidR="003E2DCC" w:rsidRPr="006F178A" w:rsidRDefault="003E2DCC" w:rsidP="00FB5882">
      <w:pPr>
        <w:rPr>
          <w:rtl/>
        </w:rPr>
      </w:pPr>
      <w:r w:rsidRPr="006F178A">
        <w:rPr>
          <w:rtl/>
        </w:rPr>
        <w:t>כל הנודר - כאילו בנה במה, והמקיימו - כאילו מקטיר עליה.</w:t>
      </w:r>
    </w:p>
    <w:p w14:paraId="47C09717" w14:textId="436C4C0D" w:rsidR="003E2DCC" w:rsidRPr="001F518F" w:rsidRDefault="003E2DCC" w:rsidP="000F1DD4">
      <w:pPr>
        <w:pStyle w:val="afffd"/>
        <w:rPr>
          <w:rFonts w:cs="FrankRuehl"/>
          <w:bCs/>
          <w:sz w:val="18"/>
          <w:rtl/>
        </w:rPr>
      </w:pPr>
      <w:ins w:id="9899" w:author="מספור קטעי משנה" w:date="2026-10-06T06:45:39Z">
        <w:r>
          <w:rPr>
            <w:rStyle w:val="MisparKeta"/>
          </w:rPr>
          <w:t xml:space="preserve">א. </w:t>
        </w:r>
      </w:ins>
      <w:r w:rsidRPr="006F178A">
        <w:rPr>
          <w:rtl/>
        </w:rPr>
        <w:t>שבת זו אסור בכל השבת כולה.</w:t>
      </w:r>
      <w:r w:rsidRPr="006F178A">
        <w:rPr>
          <w:rFonts w:hint="cs"/>
          <w:rtl/>
        </w:rPr>
        <w:t xml:space="preserve"> </w:t>
      </w:r>
      <w:r w:rsidR="0007743B">
        <w:rPr>
          <w:rFonts w:cs="FrankRuehl" w:hint="cs"/>
          <w:rtl/>
          <w:rPrChange w:id="40022" w:author="Claude" w:date="2026-10-06T13:34:13Z">
            <w:rPr>
              <w:rFonts w:cs="FrankRuehl" w:hint="cs"/>
              <w:sz w:val="18"/>
              <w:rtl/>
            </w:rPr>
          </w:rPrChange>
        </w:rPr>
        <w:t>ו</w:t>
      </w:r>
      <w:r w:rsidRPr="001F518F">
        <w:rPr>
          <w:rFonts w:cs="FrankRuehl" w:hint="cs"/>
          <w:rtl/>
          <w:rPrChange w:id="40023" w:author="Claude" w:date="2026-10-06T13:34:13Z">
            <w:rPr>
              <w:rFonts w:cs="FrankRuehl" w:hint="cs"/>
              <w:sz w:val="18"/>
              <w:rtl/>
            </w:rPr>
          </w:rPrChange>
        </w:rPr>
        <w:t>לא אמרי' דיו</w:t>
      </w:r>
      <w:r w:rsidR="0007743B">
        <w:rPr>
          <w:rFonts w:cs="FrankRuehl" w:hint="cs"/>
          <w:rtl/>
          <w:rPrChange w:id="40024" w:author="Claude" w:date="2026-10-06T13:34:13Z">
            <w:rPr>
              <w:rFonts w:cs="FrankRuehl" w:hint="cs"/>
              <w:sz w:val="18"/>
              <w:rtl/>
            </w:rPr>
          </w:rPrChange>
        </w:rPr>
        <w:t>ם שבת אמר.</w:t>
      </w:r>
    </w:p>
    <w:p w14:paraId="08D727E7" w14:textId="77777777" w:rsidR="003E2DCC" w:rsidRPr="006F178A" w:rsidRDefault="003E2DCC" w:rsidP="000F1DD4">
      <w:pPr>
        <w:pStyle w:val="afffd"/>
        <w:rPr>
          <w:rtl/>
        </w:rPr>
      </w:pPr>
      <w:ins w:id="9900" w:author="מספור קטעי משנה" w:date="2026-10-06T06:45:39Z">
        <w:r>
          <w:rPr>
            <w:rStyle w:val="MisparKeta"/>
          </w:rPr>
          <w:t xml:space="preserve">א. </w:t>
        </w:r>
      </w:ins>
      <w:r w:rsidRPr="006F178A">
        <w:rPr>
          <w:rtl/>
        </w:rPr>
        <w:t>חדש זה - אסור בכל החדש ור"ח להבא.</w:t>
      </w:r>
    </w:p>
    <w:p w14:paraId="4122762D" w14:textId="472D4A47" w:rsidR="003E2DCC" w:rsidRPr="006F178A" w:rsidRDefault="0007743B" w:rsidP="00164C1D">
      <w:pPr>
        <w:rPr>
          <w:rtl/>
        </w:rPr>
      </w:pPr>
      <w:r>
        <w:rPr>
          <w:rFonts w:ascii="Fb Fontext" w:hAnsi="Fb Fontext" w:hint="cs"/>
          <w:rtl/>
        </w:rPr>
        <w:t xml:space="preserve">לחודש חסר </w:t>
      </w:r>
      <w:r w:rsidR="00557DDD">
        <w:rPr>
          <w:rFonts w:ascii="Fb Fontext" w:hAnsi="Fb Fontext" w:hint="cs"/>
          <w:rtl/>
        </w:rPr>
        <w:t>-</w:t>
      </w:r>
      <w:r w:rsidR="00164C1D">
        <w:rPr>
          <w:rFonts w:ascii="Fb Fontext" w:hAnsi="Fb Fontext" w:hint="cs"/>
          <w:rtl/>
        </w:rPr>
        <w:t>דל</w:t>
      </w:r>
      <w:r w:rsidR="0075729B">
        <w:rPr>
          <w:rFonts w:ascii="Fb Fontext" w:hAnsi="Fb Fontext"/>
          <w:rtl/>
        </w:rPr>
        <w:t>"</w:t>
      </w:r>
      <w:r>
        <w:rPr>
          <w:rFonts w:ascii="Fb Fontext" w:hAnsi="Fb Fontext" w:hint="cs"/>
          <w:rtl/>
        </w:rPr>
        <w:t xml:space="preserve">ת </w:t>
      </w:r>
      <w:r>
        <w:rPr>
          <w:rStyle w:val="affffe"/>
          <w:rFonts w:ascii="Fb Fontext" w:hAnsi="Fb Fontext" w:hint="cs"/>
          <w:rtl/>
          <w:rPrChange w:id="9137" w:author="מנוע אמוראים" w:date="2026-10-05T16:41:00Z">
            <w:rPr>
              <w:rFonts w:ascii="Fb Fontext" w:hAnsi="Fb Fontext" w:hint="cs"/>
              <w:rtl/>
            </w:rPr>
          </w:rPrChange>
        </w:rPr>
        <w:t xml:space="preserve">דר</w:t>
      </w:r>
      <w:r>
        <w:rPr>
          <w:rStyle w:val="affffe"/>
          <w:rFonts w:ascii="Fb Fontext" w:hAnsi="Fb Fontext"/>
          <w:rtl/>
          <w:rPrChange w:id="9138" w:author="מנוע אמוראים" w:date="2026-10-05T16:41:00Z">
            <w:rPr>
              <w:rFonts w:ascii="Fb Fontext" w:hAnsi="Fb Fontext"/>
              <w:rtl/>
            </w:rPr>
          </w:rPrChange>
        </w:rPr>
        <w:t xml:space="preserve">"</w:t>
      </w:r>
      <w:r>
        <w:rPr>
          <w:rStyle w:val="affffe"/>
          <w:rFonts w:ascii="Fb Fontext" w:hAnsi="Fb Fontext" w:hint="cs"/>
          <w:rtl/>
          <w:rPrChange w:id="9139" w:author="מנוע אמוראים" w:date="2026-10-05T16:41:00Z">
            <w:rPr>
              <w:rFonts w:ascii="Fb Fontext" w:hAnsi="Fb Fontext" w:hint="cs"/>
              <w:rtl/>
            </w:rPr>
          </w:rPrChange>
        </w:rPr>
        <w:t xml:space="preserve">ח</w:t>
      </w:r>
      <w:r>
        <w:rPr>
          <w:rFonts w:ascii="Fb Fontext" w:hAnsi="Fb Fontext" w:hint="cs"/>
          <w:rtl/>
        </w:rPr>
        <w:t xml:space="preserve"> שעבר הוא קמ</w:t>
      </w:r>
      <w:r w:rsidR="0075729B">
        <w:rPr>
          <w:rFonts w:ascii="Fb Fontext" w:hAnsi="Fb Fontext"/>
          <w:rtl/>
        </w:rPr>
        <w:t>"</w:t>
      </w:r>
      <w:r>
        <w:rPr>
          <w:rFonts w:ascii="Fb Fontext" w:hAnsi="Fb Fontext" w:hint="cs"/>
          <w:rtl/>
        </w:rPr>
        <w:t xml:space="preserve">ל דעדיין נקרא </w:t>
      </w:r>
      <w:r>
        <w:rPr>
          <w:rStyle w:val="affffe"/>
          <w:rFonts w:ascii="Fb Fontext" w:hAnsi="Fb Fontext" w:hint="cs"/>
          <w:rtl/>
          <w:rPrChange w:id="9140" w:author="מנוע אמוראים" w:date="2026-10-05T16:41:00Z">
            <w:rPr>
              <w:rFonts w:ascii="Fb Fontext" w:hAnsi="Fb Fontext" w:hint="cs"/>
              <w:rtl/>
            </w:rPr>
          </w:rPrChange>
        </w:rPr>
        <w:t xml:space="preserve">ר</w:t>
      </w:r>
      <w:r>
        <w:rPr>
          <w:rStyle w:val="affffe"/>
          <w:rFonts w:ascii="Fb Fontext" w:hAnsi="Fb Fontext"/>
          <w:rtl/>
          <w:rPrChange w:id="9141" w:author="מנוע אמוראים" w:date="2026-10-05T16:41:00Z">
            <w:rPr>
              <w:rFonts w:ascii="Fb Fontext" w:hAnsi="Fb Fontext"/>
              <w:rtl/>
            </w:rPr>
          </w:rPrChange>
        </w:rPr>
        <w:t xml:space="preserve">"</w:t>
      </w:r>
      <w:r>
        <w:rPr>
          <w:rStyle w:val="affffe"/>
          <w:rFonts w:ascii="Fb Fontext" w:hAnsi="Fb Fontext" w:hint="cs"/>
          <w:rtl/>
          <w:rPrChange w:id="9142" w:author="מנוע אמוראים" w:date="2026-10-05T16:41:00Z">
            <w:rPr>
              <w:rFonts w:ascii="Fb Fontext" w:hAnsi="Fb Fontext" w:hint="cs"/>
              <w:rtl/>
            </w:rPr>
          </w:rPrChange>
        </w:rPr>
        <w:t xml:space="preserve">ח</w:t>
      </w:r>
      <w:r>
        <w:rPr>
          <w:rFonts w:ascii="Fb Fontext" w:hAnsi="Fb Fontext" w:hint="cs"/>
          <w:rtl/>
        </w:rPr>
        <w:t xml:space="preserve">.</w:t>
      </w:r>
    </w:p>
    <w:p w14:paraId="7745743F" w14:textId="77777777" w:rsidR="003E2DCC" w:rsidRPr="006F178A" w:rsidRDefault="003E2DCC" w:rsidP="000F1DD4">
      <w:pPr>
        <w:pStyle w:val="afffd"/>
        <w:rPr>
          <w:rtl/>
        </w:rPr>
      </w:pPr>
      <w:ins w:id="9901" w:author="מספור קטעי משנה" w:date="2026-10-06T06:45:39Z">
        <w:r>
          <w:rPr>
            <w:rStyle w:val="MisparKeta"/>
          </w:rPr>
          <w:t xml:space="preserve">א. </w:t>
        </w:r>
      </w:ins>
      <w:r w:rsidRPr="006F178A">
        <w:rPr>
          <w:rtl/>
        </w:rPr>
        <w:t>שנה זו - אסור בכל השנה כולה.</w:t>
      </w:r>
    </w:p>
    <w:p w14:paraId="3E8990BE" w14:textId="3BBEF46F" w:rsidR="003E2DCC" w:rsidRPr="00557DDD" w:rsidRDefault="00557DDD" w:rsidP="00557DDD">
      <w:pPr>
        <w:pStyle w:val="affffb"/>
        <w:rPr>
          <w:rStyle w:val="affffe"/>
          <w:rtl/>
        </w:rPr>
      </w:pPr>
      <w:r>
        <w:rPr>
          <w:rFonts w:hint="cs"/>
          <w:rtl/>
        </w:rPr>
        <w:t>א</w:t>
      </w:r>
      <w:r w:rsidR="003E2DCC" w:rsidRPr="00742D4D">
        <w:rPr>
          <w:rtl/>
        </w:rPr>
        <w:t>יבעיא</w:t>
      </w:r>
      <w:r w:rsidR="003E2DCC" w:rsidRPr="006F178A">
        <w:rPr>
          <w:rtl/>
        </w:rPr>
        <w:t xml:space="preserve">: קונם יין שאני טועם יום, </w:t>
      </w:r>
      <w:r w:rsidRPr="00557DDD">
        <w:rPr>
          <w:rStyle w:val="affffe"/>
          <w:rFonts w:hint="cs"/>
          <w:rtl/>
        </w:rPr>
        <w:t>דינו</w:t>
      </w:r>
      <w:r w:rsidR="003E2DCC" w:rsidRPr="00557DDD">
        <w:rPr>
          <w:rStyle w:val="affffe"/>
          <w:rtl/>
        </w:rPr>
        <w:t xml:space="preserve">? כהיום או כיום אחד? </w:t>
      </w:r>
    </w:p>
    <w:p w14:paraId="46B05FE3" w14:textId="59C318FC" w:rsidR="00FB5882" w:rsidRPr="00C14A40" w:rsidRDefault="00FB5882" w:rsidP="00FB5882">
      <w:pPr>
        <w:pStyle w:val="38"/>
        <w:framePr w:wrap="notBeside"/>
        <w:rPr>
          <w:rtl/>
        </w:rPr>
      </w:pPr>
      <w:r w:rsidRPr="00C14A40">
        <w:rPr>
          <w:rFonts w:hint="cs"/>
          <w:rtl/>
        </w:rPr>
        <w:t xml:space="preserve">ואין </w:t>
      </w:r>
      <w:r w:rsidR="003E2DCC" w:rsidRPr="00C14A40">
        <w:rPr>
          <w:rFonts w:hint="cs"/>
          <w:rtl/>
        </w:rPr>
        <w:t>להוכיח ממתני'</w:t>
      </w:r>
    </w:p>
    <w:p w14:paraId="7CF7B0D0" w14:textId="36CCB9C6" w:rsidR="002D3163" w:rsidRDefault="002D3163" w:rsidP="003E2DCC">
      <w:pPr>
        <w:rPr>
          <w:rStyle w:val="afffff0"/>
          <w:rtl/>
        </w:rPr>
      </w:pPr>
      <w:r>
        <w:rPr>
          <w:rFonts w:hint="cs"/>
          <w:rtl/>
        </w:rPr>
        <w:t>ד</w:t>
      </w:r>
      <w:r w:rsidR="003E2DCC" w:rsidRPr="006F178A">
        <w:rPr>
          <w:rtl/>
        </w:rPr>
        <w:t xml:space="preserve">קונם יין שאני טועם </w:t>
      </w:r>
      <w:r w:rsidR="003E2DCC" w:rsidRPr="00295E41">
        <w:rPr>
          <w:rStyle w:val="afffa"/>
          <w:rtl/>
        </w:rPr>
        <w:t>היום</w:t>
      </w:r>
      <w:r w:rsidR="001F63CF">
        <w:rPr>
          <w:rFonts w:hint="cs"/>
          <w:rtl/>
        </w:rPr>
        <w:t xml:space="preserve"> </w:t>
      </w:r>
      <w:r w:rsidR="003E2DCC" w:rsidRPr="006F178A">
        <w:rPr>
          <w:rtl/>
        </w:rPr>
        <w:t>אסור עד שתחשך</w:t>
      </w:r>
    </w:p>
    <w:p w14:paraId="3E82AC9B" w14:textId="345005B5" w:rsidR="003E2DCC" w:rsidRPr="006F178A" w:rsidRDefault="003E2DCC" w:rsidP="002D3163">
      <w:pPr>
        <w:ind w:left="963" w:firstLine="57"/>
        <w:rPr>
          <w:rtl/>
        </w:rPr>
      </w:pPr>
      <w:r w:rsidRPr="002D3163">
        <w:rPr>
          <w:rStyle w:val="afffff0"/>
          <w:rFonts w:hint="cs"/>
          <w:rtl/>
        </w:rPr>
        <w:t xml:space="preserve">- </w:t>
      </w:r>
      <w:r w:rsidRPr="002D3163">
        <w:rPr>
          <w:rStyle w:val="afffff0"/>
          <w:rtl/>
        </w:rPr>
        <w:t>הא יום - כיום אחד דמי.</w:t>
      </w:r>
    </w:p>
    <w:p w14:paraId="36247925" w14:textId="78DDDEE7" w:rsidR="003E2DCC" w:rsidRPr="001F63CF" w:rsidRDefault="003E2DCC" w:rsidP="001F63CF">
      <w:pPr>
        <w:ind w:left="340" w:firstLine="170"/>
        <w:rPr>
          <w:rStyle w:val="afffff0"/>
          <w:rtl/>
        </w:rPr>
      </w:pPr>
      <w:r w:rsidRPr="002D3163">
        <w:rPr>
          <w:rStyle w:val="affffe"/>
          <w:rFonts w:hint="cs"/>
          <w:rtl/>
        </w:rPr>
        <w:t>ד</w:t>
      </w:r>
      <w:r w:rsidRPr="002D3163">
        <w:rPr>
          <w:rStyle w:val="affffe"/>
          <w:rtl/>
        </w:rPr>
        <w:t>סיפא:</w:t>
      </w:r>
      <w:r w:rsidRPr="006F178A">
        <w:rPr>
          <w:rtl/>
        </w:rPr>
        <w:t xml:space="preserve"> אמר יום אחד אסור מיום ליום</w:t>
      </w:r>
      <w:r w:rsidRPr="001F63CF">
        <w:rPr>
          <w:rStyle w:val="afffff0"/>
          <w:rFonts w:hint="cs"/>
          <w:rtl/>
        </w:rPr>
        <w:t xml:space="preserve">- </w:t>
      </w:r>
      <w:r w:rsidRPr="001F63CF">
        <w:rPr>
          <w:rStyle w:val="afffff0"/>
          <w:rtl/>
        </w:rPr>
        <w:t>הא יום כהיום דמי!</w:t>
      </w:r>
    </w:p>
    <w:p w14:paraId="44E860E9" w14:textId="77777777" w:rsidR="0075729B" w:rsidRDefault="003E2DCC" w:rsidP="00FB5882">
      <w:pPr>
        <w:pStyle w:val="38"/>
        <w:framePr w:wrap="notBeside"/>
        <w:rPr>
          <w:rFonts w:hint="cs"/>
          <w:rtl/>
        </w:rPr>
      </w:pPr>
      <w:r w:rsidRPr="00C14A40">
        <w:rPr>
          <w:rFonts w:hint="cs"/>
          <w:rtl/>
        </w:rPr>
        <w:t>וא</w:t>
      </w:r>
      <w:r w:rsidRPr="00C14A40">
        <w:rPr>
          <w:rtl/>
        </w:rPr>
        <w:t>"</w:t>
      </w:r>
      <w:r w:rsidRPr="00C14A40">
        <w:rPr>
          <w:rFonts w:hint="cs"/>
          <w:rtl/>
        </w:rPr>
        <w:t>א להוכיח</w:t>
      </w:r>
      <w:r w:rsidR="003222B7" w:rsidRPr="00C14A40">
        <w:rPr>
          <w:rFonts w:hint="cs"/>
          <w:rtl/>
        </w:rPr>
        <w:t>:</w:t>
      </w:r>
    </w:p>
    <w:p w14:paraId="184F8E19" w14:textId="4CA083AD" w:rsidR="003E2DCC" w:rsidRPr="006F178A" w:rsidRDefault="003E2DCC" w:rsidP="000607B0">
      <w:pPr>
        <w:rPr>
          <w:rtl/>
        </w:rPr>
      </w:pPr>
      <w:r w:rsidRPr="006F178A">
        <w:rPr>
          <w:rFonts w:hint="cs"/>
          <w:rtl/>
        </w:rPr>
        <w:t>מ</w:t>
      </w:r>
      <w:r w:rsidRPr="006F178A">
        <w:rPr>
          <w:rtl/>
        </w:rPr>
        <w:t>קונם יין שאני טועם השנה, נתעברה השנה אסור בה ובעיבורה;</w:t>
      </w:r>
      <w:r w:rsidR="000607B0">
        <w:rPr>
          <w:rFonts w:hint="cs"/>
          <w:rtl/>
        </w:rPr>
        <w:t xml:space="preserve"> </w:t>
      </w:r>
      <w:r w:rsidRPr="000607B0">
        <w:rPr>
          <w:rStyle w:val="afffff0"/>
          <w:rFonts w:hint="cs"/>
          <w:rtl/>
        </w:rPr>
        <w:t>ואי כדתני מאי קמ</w:t>
      </w:r>
      <w:r w:rsidRPr="000607B0">
        <w:rPr>
          <w:rStyle w:val="afffff0"/>
          <w:rtl/>
        </w:rPr>
        <w:t>"</w:t>
      </w:r>
      <w:r w:rsidRPr="000607B0">
        <w:rPr>
          <w:rStyle w:val="afffff0"/>
          <w:rFonts w:hint="cs"/>
          <w:rtl/>
        </w:rPr>
        <w:t>ל וב</w:t>
      </w:r>
      <w:r w:rsidR="000607B0" w:rsidRPr="000607B0">
        <w:rPr>
          <w:rStyle w:val="afffff0"/>
          <w:rFonts w:hint="cs"/>
          <w:rtl/>
        </w:rPr>
        <w:t>ה</w:t>
      </w:r>
      <w:r w:rsidRPr="000607B0">
        <w:rPr>
          <w:rStyle w:val="afffff0"/>
          <w:rFonts w:hint="cs"/>
          <w:rtl/>
        </w:rPr>
        <w:t>כ</w:t>
      </w:r>
      <w:r w:rsidR="00016A51">
        <w:rPr>
          <w:rStyle w:val="afffff0"/>
          <w:rFonts w:hint="cs"/>
          <w:rtl/>
        </w:rPr>
        <w:t>ר</w:t>
      </w:r>
      <w:r w:rsidRPr="000607B0">
        <w:rPr>
          <w:rStyle w:val="afffff0"/>
          <w:rFonts w:hint="cs"/>
          <w:rtl/>
        </w:rPr>
        <w:t xml:space="preserve">ח דמיירי שאמר </w:t>
      </w:r>
      <w:r w:rsidRPr="00295E41">
        <w:rPr>
          <w:rStyle w:val="afffa"/>
          <w:rFonts w:hint="cs"/>
          <w:rtl/>
        </w:rPr>
        <w:t>שנה</w:t>
      </w:r>
      <w:r w:rsidR="003222B7" w:rsidRPr="00295E41">
        <w:rPr>
          <w:rStyle w:val="afffa"/>
          <w:rFonts w:hint="cs"/>
          <w:rtl/>
        </w:rPr>
        <w:t>,</w:t>
      </w:r>
      <w:r w:rsidRPr="00295E41">
        <w:rPr>
          <w:rStyle w:val="afffa"/>
          <w:rFonts w:hint="cs"/>
          <w:rtl/>
        </w:rPr>
        <w:t xml:space="preserve"> </w:t>
      </w:r>
      <w:r w:rsidRPr="000607B0">
        <w:rPr>
          <w:rStyle w:val="afffff0"/>
          <w:rFonts w:hint="cs"/>
          <w:rtl/>
        </w:rPr>
        <w:t>וכהשנה דמי וה</w:t>
      </w:r>
      <w:r w:rsidRPr="000607B0">
        <w:rPr>
          <w:rStyle w:val="afffff0"/>
          <w:rtl/>
        </w:rPr>
        <w:t>"</w:t>
      </w:r>
      <w:r w:rsidRPr="000607B0">
        <w:rPr>
          <w:rStyle w:val="afffff0"/>
          <w:rFonts w:hint="cs"/>
          <w:rtl/>
        </w:rPr>
        <w:t>נ יום כהיום</w:t>
      </w:r>
      <w:r w:rsidRPr="006F178A">
        <w:rPr>
          <w:rFonts w:hint="cs"/>
          <w:rtl/>
        </w:rPr>
        <w:t xml:space="preserve"> </w:t>
      </w:r>
    </w:p>
    <w:p w14:paraId="3F0B0171" w14:textId="77777777" w:rsidR="003E2DCC" w:rsidRPr="006F178A" w:rsidRDefault="003E2DCC" w:rsidP="00A522DC">
      <w:pPr>
        <w:pStyle w:val="a3"/>
        <w:framePr w:wrap="around"/>
        <w:rPr>
          <w:rtl/>
        </w:rPr>
      </w:pPr>
      <w:r w:rsidRPr="006F178A">
        <w:rPr>
          <w:rtl/>
        </w:rPr>
        <w:t>סא.</w:t>
      </w:r>
    </w:p>
    <w:p w14:paraId="244313E9" w14:textId="77777777" w:rsidR="003E2DCC" w:rsidRDefault="003E2DCC" w:rsidP="003222B7">
      <w:pPr>
        <w:rPr>
          <w:rtl/>
        </w:rPr>
      </w:pPr>
      <w:r w:rsidRPr="003222B7">
        <w:rPr>
          <w:rFonts w:ascii="Fb Fontext" w:hAnsi="Fb Fontext" w:hint="cs"/>
          <w:rtl/>
        </w:rPr>
        <w:t>ד</w:t>
      </w:r>
      <w:r w:rsidRPr="003222B7">
        <w:rPr>
          <w:rFonts w:ascii="Fb Fontext" w:hAnsi="Fb Fontext"/>
          <w:rtl/>
        </w:rPr>
        <w:t xml:space="preserve">לעולם דאמר השנה, </w:t>
      </w:r>
      <w:r w:rsidRPr="003222B7">
        <w:rPr>
          <w:rStyle w:val="affffe"/>
          <w:rFonts w:hint="cs"/>
          <w:rtl/>
        </w:rPr>
        <w:t>וקמ</w:t>
      </w:r>
      <w:r w:rsidRPr="003222B7">
        <w:rPr>
          <w:rStyle w:val="affffe"/>
          <w:rtl/>
        </w:rPr>
        <w:t>"</w:t>
      </w:r>
      <w:r w:rsidRPr="003222B7">
        <w:rPr>
          <w:rStyle w:val="affffe"/>
          <w:rFonts w:hint="cs"/>
          <w:rtl/>
        </w:rPr>
        <w:t>ל דלא אמרי'</w:t>
      </w:r>
      <w:r w:rsidRPr="003222B7">
        <w:rPr>
          <w:rFonts w:ascii="Fb Fontext" w:hAnsi="Fb Fontext" w:hint="cs"/>
          <w:rtl/>
        </w:rPr>
        <w:t xml:space="preserve"> הלך אחר רוב שנים דאין בהם עיבור,</w:t>
      </w:r>
    </w:p>
    <w:p w14:paraId="1CE22F06" w14:textId="26B5965B" w:rsidR="00B1594C" w:rsidRDefault="003E2DCC" w:rsidP="00B1594C">
      <w:pPr>
        <w:pStyle w:val="affffb"/>
        <w:rPr>
          <w:rtl/>
        </w:rPr>
      </w:pPr>
      <w:r w:rsidRPr="00625DCC">
        <w:rPr>
          <w:rtl/>
        </w:rPr>
        <w:t xml:space="preserve">איבעיא: יין שאני טועם יובל, מאי? </w:t>
      </w:r>
    </w:p>
    <w:p w14:paraId="3C5F8C8A" w14:textId="625A8D48" w:rsidR="003E2DCC" w:rsidRPr="00625DCC" w:rsidRDefault="003E2DCC" w:rsidP="00B1594C">
      <w:pPr>
        <w:jc w:val="center"/>
        <w:rPr>
          <w:spacing w:val="-2"/>
          <w:rtl/>
        </w:rPr>
      </w:pPr>
      <w:r w:rsidRPr="00625DCC">
        <w:rPr>
          <w:rFonts w:ascii="Fb Fontext" w:hAnsi="Fb Fontext"/>
          <w:spacing w:val="-2"/>
          <w:rtl/>
        </w:rPr>
        <w:t>שנת חמשים כלפני חמשים, או כלאחר חמשים?</w:t>
      </w:r>
    </w:p>
    <w:p w14:paraId="28091F53" w14:textId="77777777" w:rsidR="00FB5882" w:rsidRPr="00C14A40" w:rsidRDefault="003E2DCC" w:rsidP="00FB5882">
      <w:pPr>
        <w:pStyle w:val="38"/>
        <w:framePr w:wrap="notBeside"/>
        <w:rPr>
          <w:rtl/>
        </w:rPr>
      </w:pPr>
      <w:r w:rsidRPr="00C14A40">
        <w:rPr>
          <w:rtl/>
        </w:rPr>
        <w:t>ת"ש דתניא</w:t>
      </w:r>
    </w:p>
    <w:p w14:paraId="389F5B22" w14:textId="100844F2" w:rsidR="003E2DCC" w:rsidRPr="006F178A" w:rsidRDefault="00874676" w:rsidP="003E2DCC">
      <w:pPr>
        <w:rPr>
          <w:rtl/>
        </w:rPr>
      </w:pPr>
      <w:r>
        <w:rPr>
          <w:rStyle w:val="affffe"/>
          <w:rFonts w:hint="cs"/>
          <w:rtl/>
        </w:rPr>
        <w:t>נחלקו</w:t>
      </w:r>
      <w:r w:rsidR="003E2DCC" w:rsidRPr="00874676">
        <w:rPr>
          <w:rStyle w:val="affffe"/>
          <w:rtl/>
        </w:rPr>
        <w:t xml:space="preserve"> ר"</w:t>
      </w:r>
      <w:r w:rsidR="003E2DCC" w:rsidRPr="00874676">
        <w:rPr>
          <w:rStyle w:val="affffe"/>
          <w:rFonts w:hint="cs"/>
          <w:rtl/>
        </w:rPr>
        <w:t xml:space="preserve">י </w:t>
      </w:r>
      <w:r w:rsidR="003E2DCC" w:rsidRPr="00874676">
        <w:rPr>
          <w:rStyle w:val="affffe"/>
          <w:rtl/>
        </w:rPr>
        <w:t>ורבנן:</w:t>
      </w:r>
      <w:r w:rsidR="003E2DCC" w:rsidRPr="00A824E4">
        <w:rPr>
          <w:rStyle w:val="affffa"/>
          <w:rtl/>
        </w:rPr>
        <w:t xml:space="preserve"> </w:t>
      </w:r>
      <w:r w:rsidR="003E2DCC" w:rsidRPr="00A824E4">
        <w:rPr>
          <w:rStyle w:val="affffa"/>
          <w:rFonts w:hint="cs"/>
          <w:rtl/>
        </w:rPr>
        <w:t>'</w:t>
      </w:r>
      <w:r w:rsidR="003E2DCC" w:rsidRPr="00A824E4">
        <w:rPr>
          <w:rStyle w:val="affffa"/>
          <w:rtl/>
        </w:rPr>
        <w:t>וקדשתם את שנת החמשים שנה'</w:t>
      </w:r>
      <w:r w:rsidR="003E2DCC" w:rsidRPr="006F178A">
        <w:rPr>
          <w:rtl/>
        </w:rPr>
        <w:t xml:space="preserve"> שנת החמשים אתה מונה, ואי אתה מונה שנת חמשים ואחת, </w:t>
      </w:r>
      <w:r w:rsidR="003E2DCC" w:rsidRPr="00EE3CB8">
        <w:rPr>
          <w:rStyle w:val="affffe"/>
          <w:rtl/>
        </w:rPr>
        <w:t>מכאן אמרו:</w:t>
      </w:r>
      <w:r w:rsidR="003E2DCC" w:rsidRPr="006F178A">
        <w:rPr>
          <w:rtl/>
        </w:rPr>
        <w:t xml:space="preserve"> יובל אינו עולה למנין שבוע;</w:t>
      </w:r>
      <w:r w:rsidR="003E2DCC" w:rsidRPr="006F178A">
        <w:rPr>
          <w:rFonts w:hint="cs"/>
          <w:rtl/>
        </w:rPr>
        <w:t xml:space="preserve"> </w:t>
      </w:r>
      <w:r w:rsidR="003E2DCC" w:rsidRPr="00874676">
        <w:rPr>
          <w:rStyle w:val="affffe"/>
          <w:rFonts w:hint="cs"/>
          <w:rtl/>
        </w:rPr>
        <w:t>ר</w:t>
      </w:r>
      <w:r w:rsidR="003E2DCC" w:rsidRPr="00874676">
        <w:rPr>
          <w:rStyle w:val="affffe"/>
          <w:rtl/>
        </w:rPr>
        <w:t>"</w:t>
      </w:r>
      <w:r w:rsidR="003E2DCC" w:rsidRPr="00874676">
        <w:rPr>
          <w:rStyle w:val="affffe"/>
          <w:rFonts w:hint="cs"/>
          <w:rtl/>
        </w:rPr>
        <w:t>י</w:t>
      </w:r>
      <w:r>
        <w:rPr>
          <w:rFonts w:hint="cs"/>
          <w:rtl/>
        </w:rPr>
        <w:t xml:space="preserve">: </w:t>
      </w:r>
      <w:r w:rsidR="003E2DCC" w:rsidRPr="006F178A">
        <w:rPr>
          <w:rtl/>
        </w:rPr>
        <w:t>יובל עולה למנין שבוע</w:t>
      </w:r>
      <w:r w:rsidR="00DB54BC">
        <w:rPr>
          <w:rFonts w:hint="cs"/>
          <w:rtl/>
        </w:rPr>
        <w:t>.</w:t>
      </w:r>
    </w:p>
    <w:p w14:paraId="07D51515" w14:textId="77777777" w:rsidR="00FB5882" w:rsidRPr="00C14A40" w:rsidRDefault="003E2DCC" w:rsidP="00FB5882">
      <w:pPr>
        <w:pStyle w:val="38"/>
        <w:framePr w:wrap="notBeside"/>
        <w:rPr>
          <w:rtl/>
        </w:rPr>
      </w:pPr>
      <w:r w:rsidRPr="00C14A40">
        <w:rPr>
          <w:rtl/>
        </w:rPr>
        <w:t>אמרו לר"</w:t>
      </w:r>
      <w:r w:rsidRPr="00C14A40">
        <w:rPr>
          <w:rFonts w:hint="cs"/>
          <w:rtl/>
        </w:rPr>
        <w:t>י</w:t>
      </w:r>
      <w:r w:rsidRPr="00C14A40">
        <w:rPr>
          <w:rtl/>
        </w:rPr>
        <w:t xml:space="preserve"> </w:t>
      </w:r>
    </w:p>
    <w:p w14:paraId="5477E863" w14:textId="6EBDF10B" w:rsidR="003E2DCC" w:rsidRPr="006F178A" w:rsidRDefault="003E2DCC" w:rsidP="003E2DCC">
      <w:pPr>
        <w:rPr>
          <w:rtl/>
        </w:rPr>
      </w:pPr>
      <w:r w:rsidRPr="00EE3CB8">
        <w:rPr>
          <w:rStyle w:val="affffe"/>
          <w:rtl/>
        </w:rPr>
        <w:t>הרי:</w:t>
      </w:r>
      <w:r w:rsidRPr="00A824E4">
        <w:rPr>
          <w:rStyle w:val="affffa"/>
          <w:rtl/>
        </w:rPr>
        <w:t xml:space="preserve"> </w:t>
      </w:r>
      <w:r w:rsidRPr="00A824E4">
        <w:rPr>
          <w:rStyle w:val="affffa"/>
          <w:rFonts w:hint="cs"/>
          <w:rtl/>
        </w:rPr>
        <w:t>'</w:t>
      </w:r>
      <w:r w:rsidRPr="00A824E4">
        <w:rPr>
          <w:rStyle w:val="affffa"/>
          <w:rtl/>
        </w:rPr>
        <w:t>שש שנים תזרע שדך</w:t>
      </w:r>
      <w:r w:rsidRPr="00A824E4">
        <w:rPr>
          <w:rStyle w:val="affffa"/>
          <w:rFonts w:hint="cs"/>
          <w:rtl/>
        </w:rPr>
        <w:t>'</w:t>
      </w:r>
      <w:r w:rsidRPr="00A824E4">
        <w:rPr>
          <w:rStyle w:val="affffa"/>
          <w:rtl/>
        </w:rPr>
        <w:t>,</w:t>
      </w:r>
      <w:r w:rsidRPr="006F178A">
        <w:rPr>
          <w:rtl/>
        </w:rPr>
        <w:t xml:space="preserve"> ואין כאן אלא חמש!</w:t>
      </w:r>
    </w:p>
    <w:p w14:paraId="26FC8351" w14:textId="77777777" w:rsidR="00FB5882" w:rsidRPr="00C14A40" w:rsidRDefault="003E2DCC" w:rsidP="00FB5882">
      <w:pPr>
        <w:pStyle w:val="38"/>
        <w:framePr w:wrap="notBeside"/>
        <w:rPr>
          <w:rtl/>
        </w:rPr>
      </w:pPr>
      <w:r w:rsidRPr="00C14A40">
        <w:rPr>
          <w:rtl/>
        </w:rPr>
        <w:t xml:space="preserve">אמר להם: </w:t>
      </w:r>
    </w:p>
    <w:p w14:paraId="171B1148" w14:textId="1A217636" w:rsidR="003E2DCC" w:rsidRPr="006F178A" w:rsidRDefault="003E2DCC" w:rsidP="003E2DCC">
      <w:pPr>
        <w:rPr>
          <w:rtl/>
        </w:rPr>
      </w:pPr>
      <w:r w:rsidRPr="00EE3CB8">
        <w:rPr>
          <w:rStyle w:val="affffe"/>
          <w:rtl/>
        </w:rPr>
        <w:t>לדבריכם</w:t>
      </w:r>
      <w:r w:rsidR="00FB5882">
        <w:rPr>
          <w:rStyle w:val="affffe"/>
          <w:rFonts w:hint="cs"/>
          <w:rtl/>
        </w:rPr>
        <w:t xml:space="preserve"> </w:t>
      </w:r>
      <w:r w:rsidRPr="00A824E4">
        <w:rPr>
          <w:rStyle w:val="affffa"/>
          <w:rFonts w:hint="cs"/>
          <w:rtl/>
        </w:rPr>
        <w:t>'</w:t>
      </w:r>
      <w:r w:rsidRPr="00A824E4">
        <w:rPr>
          <w:rStyle w:val="affffa"/>
          <w:rtl/>
        </w:rPr>
        <w:t>ועשת את התבואה לשלש השנים</w:t>
      </w:r>
      <w:r w:rsidRPr="00A824E4">
        <w:rPr>
          <w:rStyle w:val="affffa"/>
          <w:rFonts w:hint="cs"/>
          <w:rtl/>
        </w:rPr>
        <w:t>'</w:t>
      </w:r>
      <w:r w:rsidRPr="00A824E4">
        <w:rPr>
          <w:rStyle w:val="affffa"/>
          <w:rtl/>
        </w:rPr>
        <w:t>,</w:t>
      </w:r>
      <w:r w:rsidRPr="006F178A">
        <w:rPr>
          <w:rtl/>
        </w:rPr>
        <w:t xml:space="preserve"> הרי כאן ארבע!</w:t>
      </w:r>
    </w:p>
    <w:p w14:paraId="59D67EC7" w14:textId="77777777" w:rsidR="00FB5882" w:rsidRPr="00C14A40" w:rsidRDefault="003E2DCC" w:rsidP="00FB5882">
      <w:pPr>
        <w:pStyle w:val="38"/>
        <w:framePr w:wrap="notBeside"/>
        <w:rPr>
          <w:rFonts w:hint="cs"/>
          <w:rtl/>
        </w:rPr>
      </w:pPr>
      <w:r w:rsidRPr="00C14A40">
        <w:rPr>
          <w:rtl/>
        </w:rPr>
        <w:t xml:space="preserve">אלא </w:t>
      </w:r>
      <w:r w:rsidR="00DB54BC" w:rsidRPr="00C14A40">
        <w:rPr>
          <w:rFonts w:hint="cs"/>
          <w:rtl/>
        </w:rPr>
        <w:t xml:space="preserve">מיירי: </w:t>
      </w:r>
    </w:p>
    <w:p w14:paraId="412AD671" w14:textId="7A499A8B" w:rsidR="003E2DCC" w:rsidRPr="006F178A" w:rsidRDefault="003E2DCC" w:rsidP="00FB5882">
      <w:pPr>
        <w:rPr>
          <w:rtl/>
        </w:rPr>
      </w:pPr>
      <w:r w:rsidRPr="006F178A">
        <w:rPr>
          <w:rtl/>
        </w:rPr>
        <w:t xml:space="preserve">בשאר שני שבוע, </w:t>
      </w:r>
      <w:r w:rsidR="00440353">
        <w:rPr>
          <w:rFonts w:hint="cs"/>
          <w:rtl/>
        </w:rPr>
        <w:t>א</w:t>
      </w:r>
      <w:r w:rsidR="0075729B">
        <w:rPr>
          <w:rtl/>
        </w:rPr>
        <w:t>"</w:t>
      </w:r>
      <w:r w:rsidR="00440353">
        <w:rPr>
          <w:rFonts w:hint="cs"/>
          <w:rtl/>
        </w:rPr>
        <w:t>כ גם לדידי העמד בשאר שני שבוע</w:t>
      </w:r>
      <w:r w:rsidR="0075729B">
        <w:rPr>
          <w:rFonts w:hint="cs"/>
          <w:rtl/>
        </w:rPr>
        <w:t xml:space="preserve"> </w:t>
      </w:r>
    </w:p>
    <w:p w14:paraId="23718791" w14:textId="1F95EF2B" w:rsidR="003E2DCC" w:rsidRPr="006F178A" w:rsidRDefault="003E2DCC" w:rsidP="000F1DD4">
      <w:pPr>
        <w:pStyle w:val="afffd"/>
        <w:ind w:end="0"/>
        <w:rPr>
          <w:rtl/>
        </w:rPr>
      </w:pPr>
      <w:r w:rsidRPr="006F178A">
        <w:rPr>
          <w:rtl/>
        </w:rPr>
        <w:t xml:space="preserve">עד לפני הפסח </w:t>
      </w:r>
      <w:r w:rsidR="00DB54BC" w:rsidRPr="00DB54BC">
        <w:rPr>
          <w:rStyle w:val="affffe"/>
          <w:rFonts w:hint="cs"/>
          <w:rtl/>
        </w:rPr>
        <w:t>ר</w:t>
      </w:r>
      <w:r w:rsidR="0075729B">
        <w:rPr>
          <w:rStyle w:val="affffe"/>
          <w:rtl/>
        </w:rPr>
        <w:t>"</w:t>
      </w:r>
      <w:r w:rsidR="00DB54BC" w:rsidRPr="00DB54BC">
        <w:rPr>
          <w:rStyle w:val="affffe"/>
          <w:rFonts w:hint="cs"/>
          <w:rtl/>
        </w:rPr>
        <w:t>מ</w:t>
      </w:r>
      <w:r w:rsidRPr="00DB54BC">
        <w:rPr>
          <w:rStyle w:val="affffe"/>
          <w:rtl/>
        </w:rPr>
        <w:t xml:space="preserve">: </w:t>
      </w:r>
      <w:r w:rsidRPr="006F178A">
        <w:rPr>
          <w:rtl/>
        </w:rPr>
        <w:t>אסור עד שיגיע,</w:t>
      </w:r>
      <w:r w:rsidRPr="00DB54BC">
        <w:rPr>
          <w:rStyle w:val="affffe"/>
          <w:rtl/>
        </w:rPr>
        <w:t xml:space="preserve"> רבי יוסי</w:t>
      </w:r>
      <w:r w:rsidR="00DB54BC">
        <w:rPr>
          <w:rStyle w:val="affffe"/>
          <w:rFonts w:hint="cs"/>
          <w:rtl/>
        </w:rPr>
        <w:t>:</w:t>
      </w:r>
      <w:r w:rsidRPr="006F178A">
        <w:rPr>
          <w:rtl/>
        </w:rPr>
        <w:t xml:space="preserve"> אסור עד שיצא.</w:t>
      </w:r>
    </w:p>
    <w:p w14:paraId="09EDC369" w14:textId="77777777" w:rsidR="00FB5882" w:rsidRPr="00C14A40" w:rsidRDefault="003E2DCC" w:rsidP="00FB5882">
      <w:pPr>
        <w:pStyle w:val="38"/>
        <w:framePr w:wrap="notBeside"/>
        <w:rPr>
          <w:rtl/>
        </w:rPr>
      </w:pPr>
      <w:r w:rsidRPr="00C14A40">
        <w:rPr>
          <w:rtl/>
        </w:rPr>
        <w:t>למימרא ד</w:t>
      </w:r>
      <w:r w:rsidR="00F104FF" w:rsidRPr="00C14A40">
        <w:rPr>
          <w:rFonts w:hint="cs"/>
          <w:rtl/>
        </w:rPr>
        <w:t>ל</w:t>
      </w:r>
      <w:r w:rsidRPr="00C14A40">
        <w:rPr>
          <w:rtl/>
        </w:rPr>
        <w:t>ר</w:t>
      </w:r>
      <w:r w:rsidR="00F104FF" w:rsidRPr="00C14A40">
        <w:rPr>
          <w:rFonts w:hint="cs"/>
          <w:rtl/>
        </w:rPr>
        <w:t>"מ</w:t>
      </w:r>
      <w:r w:rsidRPr="00C14A40">
        <w:rPr>
          <w:rtl/>
        </w:rPr>
        <w:t>:</w:t>
      </w:r>
    </w:p>
    <w:p w14:paraId="556A8956" w14:textId="71240F02" w:rsidR="003E2DCC" w:rsidRPr="006F178A" w:rsidRDefault="003E2DCC" w:rsidP="00F104FF">
      <w:pPr>
        <w:rPr>
          <w:rtl/>
        </w:rPr>
      </w:pPr>
      <w:r w:rsidRPr="006F178A">
        <w:rPr>
          <w:rFonts w:ascii="Fb Fontext" w:hAnsi="Fb Fontext"/>
          <w:rtl/>
        </w:rPr>
        <w:t>לא מ</w:t>
      </w:r>
      <w:r w:rsidR="00F104FF">
        <w:rPr>
          <w:rFonts w:ascii="Fb Fontext" w:hAnsi="Fb Fontext" w:hint="cs"/>
          <w:rtl/>
        </w:rPr>
        <w:t xml:space="preserve">כניס אדם עצמו לספק, </w:t>
      </w:r>
      <w:r w:rsidR="00F104FF" w:rsidRPr="00F104FF">
        <w:rPr>
          <w:rStyle w:val="affffe"/>
          <w:rFonts w:hint="cs"/>
          <w:rtl/>
        </w:rPr>
        <w:t>ולר' יוסי</w:t>
      </w:r>
      <w:r w:rsidR="00F104FF">
        <w:rPr>
          <w:rStyle w:val="affffe"/>
          <w:rFonts w:hint="cs"/>
          <w:rtl/>
        </w:rPr>
        <w:t>:</w:t>
      </w:r>
      <w:r w:rsidR="00F104FF" w:rsidRPr="00F104FF">
        <w:rPr>
          <w:rStyle w:val="affffe"/>
          <w:rFonts w:hint="cs"/>
          <w:rtl/>
        </w:rPr>
        <w:t xml:space="preserve"> </w:t>
      </w:r>
      <w:r w:rsidR="00F104FF">
        <w:rPr>
          <w:rFonts w:ascii="Fb Fontext" w:hAnsi="Fb Fontext" w:hint="cs"/>
          <w:rtl/>
        </w:rPr>
        <w:t xml:space="preserve">מכניס. </w:t>
      </w:r>
    </w:p>
    <w:p w14:paraId="732382E7" w14:textId="77777777" w:rsidR="003E2DCC" w:rsidRPr="006F178A" w:rsidRDefault="003E2DCC" w:rsidP="00A522DC">
      <w:pPr>
        <w:pStyle w:val="a3"/>
        <w:framePr w:wrap="around"/>
        <w:rPr>
          <w:rtl/>
        </w:rPr>
      </w:pPr>
      <w:r w:rsidRPr="006F178A">
        <w:rPr>
          <w:rtl/>
        </w:rPr>
        <w:t>סא:</w:t>
      </w:r>
    </w:p>
    <w:p w14:paraId="44844198" w14:textId="6384F138" w:rsidR="00FB5882" w:rsidRPr="00C14A40" w:rsidRDefault="003E2DCC" w:rsidP="00FB5882">
      <w:pPr>
        <w:pStyle w:val="38"/>
        <w:framePr w:wrap="notBeside"/>
        <w:rPr>
          <w:rtl/>
        </w:rPr>
      </w:pPr>
      <w:r w:rsidRPr="00C14A40">
        <w:rPr>
          <w:rtl/>
        </w:rPr>
        <w:t>ורמינהי</w:t>
      </w:r>
      <w:r w:rsidR="00FB5882" w:rsidRPr="00C14A40">
        <w:rPr>
          <w:rFonts w:hint="cs"/>
          <w:rtl/>
        </w:rPr>
        <w:t xml:space="preserve"> דתנן</w:t>
      </w:r>
      <w:r w:rsidRPr="00C14A40">
        <w:rPr>
          <w:rtl/>
        </w:rPr>
        <w:t xml:space="preserve">: </w:t>
      </w:r>
    </w:p>
    <w:p w14:paraId="2F0AEECA" w14:textId="77777777" w:rsidR="00FB5882" w:rsidRPr="00FB5882" w:rsidRDefault="003E2DCC" w:rsidP="00F104FF">
      <w:pPr>
        <w:rPr>
          <w:spacing w:val="-4"/>
          <w:rtl/>
        </w:rPr>
      </w:pPr>
      <w:r w:rsidRPr="00FB5882">
        <w:rPr>
          <w:spacing w:val="-4"/>
          <w:rtl/>
        </w:rPr>
        <w:t xml:space="preserve">מי שיש לו </w:t>
      </w:r>
      <w:r w:rsidR="00FC3BD3" w:rsidRPr="00FB5882">
        <w:rPr>
          <w:rFonts w:hint="cs"/>
          <w:spacing w:val="-4"/>
          <w:rtl/>
        </w:rPr>
        <w:t xml:space="preserve">ב' </w:t>
      </w:r>
      <w:r w:rsidRPr="00FB5882">
        <w:rPr>
          <w:spacing w:val="-4"/>
          <w:rtl/>
        </w:rPr>
        <w:t xml:space="preserve">כיתי בנות </w:t>
      </w:r>
      <w:r w:rsidR="00FC3BD3" w:rsidRPr="00FB5882">
        <w:rPr>
          <w:rFonts w:hint="cs"/>
          <w:spacing w:val="-4"/>
          <w:rtl/>
        </w:rPr>
        <w:t>מב'</w:t>
      </w:r>
      <w:r w:rsidRPr="00FB5882">
        <w:rPr>
          <w:spacing w:val="-4"/>
          <w:rtl/>
        </w:rPr>
        <w:t xml:space="preserve"> נשים, </w:t>
      </w:r>
      <w:r w:rsidRPr="00FB5882">
        <w:rPr>
          <w:rStyle w:val="affffe"/>
          <w:spacing w:val="-4"/>
          <w:rtl/>
        </w:rPr>
        <w:t>ואמר:</w:t>
      </w:r>
      <w:r w:rsidRPr="00FB5882">
        <w:rPr>
          <w:spacing w:val="-4"/>
          <w:rtl/>
        </w:rPr>
        <w:t xml:space="preserve"> קדשתי את בתי הגדולה, </w:t>
      </w:r>
    </w:p>
    <w:p w14:paraId="1B4A2E35" w14:textId="5A05E40F" w:rsidR="00FB5882" w:rsidRDefault="003E2DCC" w:rsidP="00F104FF">
      <w:pPr>
        <w:rPr>
          <w:rtl/>
        </w:rPr>
      </w:pPr>
      <w:r w:rsidRPr="006F178A">
        <w:rPr>
          <w:rtl/>
        </w:rPr>
        <w:t xml:space="preserve">ואיני יודע אם גדולה שבגדולות, אם גדולה שבקטנות, </w:t>
      </w:r>
    </w:p>
    <w:p w14:paraId="2770BD3C" w14:textId="5CF76E2A" w:rsidR="003E2DCC" w:rsidRPr="006F178A" w:rsidRDefault="003E2DCC" w:rsidP="00F104FF">
      <w:pPr>
        <w:rPr>
          <w:rtl/>
        </w:rPr>
      </w:pPr>
      <w:r w:rsidRPr="006F178A">
        <w:rPr>
          <w:rtl/>
        </w:rPr>
        <w:t xml:space="preserve">ואם קטנה שבגדולות שהיא גדולה מן הגדולה שבקטנות </w:t>
      </w:r>
    </w:p>
    <w:p w14:paraId="19C396F4" w14:textId="77777777" w:rsidR="00FB5882" w:rsidRPr="00C14A40" w:rsidRDefault="003E2DCC" w:rsidP="00FB5882">
      <w:pPr>
        <w:pStyle w:val="38"/>
        <w:framePr w:wrap="notBeside"/>
        <w:rPr>
          <w:rFonts w:hint="cs"/>
          <w:rtl/>
        </w:rPr>
      </w:pPr>
      <w:r w:rsidRPr="00C14A40">
        <w:rPr>
          <w:rFonts w:hint="cs"/>
          <w:rtl/>
        </w:rPr>
        <w:t>לר</w:t>
      </w:r>
      <w:r w:rsidRPr="00C14A40">
        <w:rPr>
          <w:rtl/>
        </w:rPr>
        <w:t>"</w:t>
      </w:r>
      <w:r w:rsidRPr="00C14A40">
        <w:rPr>
          <w:rFonts w:hint="cs"/>
          <w:rtl/>
        </w:rPr>
        <w:t>מ:</w:t>
      </w:r>
    </w:p>
    <w:p w14:paraId="2B18801D" w14:textId="2FEE22E2" w:rsidR="003E2DCC" w:rsidRPr="006F178A" w:rsidRDefault="003E2DCC" w:rsidP="003E2DCC">
      <w:pPr>
        <w:rPr>
          <w:rtl/>
        </w:rPr>
      </w:pPr>
      <w:r w:rsidRPr="006F178A">
        <w:rPr>
          <w:rtl/>
        </w:rPr>
        <w:t>כולן אסורות, חוץ מן הקטנה שבקטנות;</w:t>
      </w:r>
    </w:p>
    <w:p w14:paraId="0A756A24" w14:textId="77777777" w:rsidR="00FB5882" w:rsidRPr="00C14A40" w:rsidRDefault="003E2DCC" w:rsidP="00FB5882">
      <w:pPr>
        <w:pStyle w:val="38"/>
        <w:framePr w:wrap="notBeside"/>
        <w:rPr>
          <w:rtl/>
        </w:rPr>
      </w:pPr>
      <w:r w:rsidRPr="00C14A40">
        <w:rPr>
          <w:rFonts w:hint="cs"/>
          <w:rtl/>
        </w:rPr>
        <w:t>ולרבי יוסי</w:t>
      </w:r>
      <w:r w:rsidRPr="00C14A40">
        <w:rPr>
          <w:rtl/>
        </w:rPr>
        <w:t xml:space="preserve">: </w:t>
      </w:r>
    </w:p>
    <w:p w14:paraId="65F79FCA" w14:textId="2D53FF49" w:rsidR="003E2DCC" w:rsidRPr="006F178A" w:rsidRDefault="003E2DCC" w:rsidP="00FB5882">
      <w:pPr>
        <w:spacing w:after="60"/>
        <w:rPr>
          <w:rtl/>
        </w:rPr>
      </w:pPr>
      <w:r w:rsidRPr="006F178A">
        <w:rPr>
          <w:rtl/>
        </w:rPr>
        <w:t>כולן מותרות, חוץ מן הגדולה שבגדולות!</w:t>
      </w:r>
    </w:p>
    <w:p w14:paraId="2C0D14BB" w14:textId="6950E1E0" w:rsidR="00FB5882" w:rsidRPr="00C14A40" w:rsidRDefault="00FB5882" w:rsidP="00FB5882">
      <w:pPr>
        <w:pStyle w:val="38"/>
        <w:framePr w:wrap="notBeside"/>
        <w:rPr>
          <w:rFonts w:hint="cs"/>
          <w:rtl/>
        </w:rPr>
      </w:pPr>
      <w:r w:rsidRPr="00C14A40">
        <w:rPr>
          <w:rFonts w:hint="cs"/>
          <w:rtl/>
        </w:rPr>
        <w:t xml:space="preserve">- </w:t>
      </w:r>
      <w:r w:rsidR="003E2DCC" w:rsidRPr="00C14A40">
        <w:rPr>
          <w:rtl/>
        </w:rPr>
        <w:t>ר</w:t>
      </w:r>
      <w:r w:rsidR="003E2DCC" w:rsidRPr="00C14A40">
        <w:rPr>
          <w:rFonts w:hint="cs"/>
          <w:rtl/>
        </w:rPr>
        <w:t>חב</w:t>
      </w:r>
      <w:r w:rsidR="003E2DCC" w:rsidRPr="00C14A40">
        <w:rPr>
          <w:rtl/>
        </w:rPr>
        <w:t>"</w:t>
      </w:r>
      <w:r w:rsidR="003E2DCC" w:rsidRPr="00C14A40">
        <w:rPr>
          <w:rFonts w:hint="cs"/>
          <w:rtl/>
        </w:rPr>
        <w:t>א מרב:</w:t>
      </w:r>
    </w:p>
    <w:p w14:paraId="67B9FE9E" w14:textId="5E86DCB1" w:rsidR="003E2DCC" w:rsidRPr="006F178A" w:rsidRDefault="003E2DCC" w:rsidP="00FB5882">
      <w:pPr>
        <w:rPr>
          <w:rtl/>
        </w:rPr>
      </w:pPr>
      <w:r w:rsidRPr="0072677F">
        <w:rPr>
          <w:rFonts w:ascii="Fb Fontext" w:hAnsi="Fb Fontext"/>
          <w:rtl/>
        </w:rPr>
        <w:t>מוחלפת השיטה</w:t>
      </w:r>
      <w:r w:rsidR="0072677F">
        <w:rPr>
          <w:rFonts w:ascii="Fb Fontext" w:hAnsi="Fb Fontext" w:hint="cs"/>
          <w:rtl/>
        </w:rPr>
        <w:t xml:space="preserve"> </w:t>
      </w:r>
      <w:r w:rsidRPr="0072677F">
        <w:rPr>
          <w:rStyle w:val="afffff0"/>
          <w:rFonts w:hint="cs"/>
          <w:rtl/>
        </w:rPr>
        <w:t>[במתני']</w:t>
      </w:r>
      <w:r w:rsidRPr="0072677F">
        <w:rPr>
          <w:rStyle w:val="afffff0"/>
          <w:rtl/>
        </w:rPr>
        <w:t>;</w:t>
      </w:r>
      <w:r w:rsidRPr="0072677F">
        <w:rPr>
          <w:rFonts w:ascii="Fb Fontext" w:hAnsi="Fb Fontext" w:hint="cs"/>
          <w:rtl/>
        </w:rPr>
        <w:t xml:space="preserve"> </w:t>
      </w:r>
    </w:p>
    <w:p w14:paraId="32061717" w14:textId="77777777" w:rsidR="00FB5882" w:rsidRPr="00C14A40" w:rsidRDefault="003E2DCC" w:rsidP="00FB5882">
      <w:pPr>
        <w:pStyle w:val="38"/>
        <w:framePr w:wrap="notBeside"/>
        <w:rPr>
          <w:rtl/>
        </w:rPr>
      </w:pPr>
      <w:r w:rsidRPr="00C14A40">
        <w:rPr>
          <w:rFonts w:hint="cs"/>
          <w:rtl/>
        </w:rPr>
        <w:t xml:space="preserve">כדתניא </w:t>
      </w:r>
      <w:r w:rsidRPr="00C14A40">
        <w:rPr>
          <w:rtl/>
        </w:rPr>
        <w:t>זה הכלל:</w:t>
      </w:r>
    </w:p>
    <w:p w14:paraId="143EEA32" w14:textId="4956C602" w:rsidR="006666DF" w:rsidRDefault="003E2DCC" w:rsidP="00FB5882">
      <w:pPr>
        <w:rPr>
          <w:spacing w:val="-6"/>
          <w:rtl/>
        </w:rPr>
      </w:pPr>
      <w:r w:rsidRPr="00AA61B2">
        <w:rPr>
          <w:rtl/>
        </w:rPr>
        <w:t>כל שזמנו קבוע ואמר עד לפני</w:t>
      </w:r>
      <w:r w:rsidR="00FB5882">
        <w:rPr>
          <w:rStyle w:val="affffe"/>
          <w:rFonts w:hint="cs"/>
          <w:rtl/>
        </w:rPr>
        <w:t xml:space="preserve"> </w:t>
      </w:r>
      <w:r w:rsidR="00AA61B2">
        <w:rPr>
          <w:rStyle w:val="affffe"/>
          <w:rFonts w:hint="cs"/>
          <w:rtl/>
        </w:rPr>
        <w:t>ל</w:t>
      </w:r>
      <w:r w:rsidRPr="00AA61B2">
        <w:rPr>
          <w:rStyle w:val="affffe"/>
          <w:rtl/>
        </w:rPr>
        <w:t xml:space="preserve">ר"מ: </w:t>
      </w:r>
      <w:r w:rsidRPr="00AA61B2">
        <w:rPr>
          <w:rtl/>
        </w:rPr>
        <w:t xml:space="preserve">עד שיצא, </w:t>
      </w:r>
      <w:r w:rsidRPr="00AA61B2">
        <w:rPr>
          <w:rStyle w:val="affffe"/>
          <w:rtl/>
        </w:rPr>
        <w:t>ורבי יוסי</w:t>
      </w:r>
      <w:r w:rsidRPr="00625DCC">
        <w:rPr>
          <w:rFonts w:ascii="Fb Fontext" w:hAnsi="Fb Fontext"/>
          <w:spacing w:val="-6"/>
          <w:rtl/>
        </w:rPr>
        <w:t>: עד שיגיע.</w:t>
      </w:r>
    </w:p>
    <w:p w14:paraId="2A910531" w14:textId="37C4FE5A"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4D9C716" w14:textId="5107E59F" w:rsidR="003E2DCC" w:rsidRPr="006F178A" w:rsidRDefault="003E2DCC" w:rsidP="00FB5882">
      <w:pPr>
        <w:pStyle w:val="afffff7"/>
        <w:spacing w:after="60" w:line="220" w:lineRule="exact"/>
        <w:outlineLvl w:val="9"/>
        <w:rPr>
          <w:rtl/>
        </w:rPr>
      </w:pPr>
      <w:ins w:id="9902" w:author="מספור קטעי משנה" w:date="2026-10-06T06:45:39Z">
        <w:r>
          <w:rPr>
            <w:rStyle w:val="MisparKeta"/>
          </w:rPr>
          <w:t xml:space="preserve">א. </w:t>
        </w:r>
      </w:ins>
      <w:r w:rsidRPr="006F178A">
        <w:rPr>
          <w:rtl/>
        </w:rPr>
        <w:t>עד הקציר, עד הבציר, עד המסיק אסור עד שיגיע.</w:t>
      </w:r>
    </w:p>
    <w:p w14:paraId="35EB6758" w14:textId="77777777" w:rsidR="00FB5882" w:rsidRDefault="003E2DCC" w:rsidP="00FB5882">
      <w:pPr>
        <w:pStyle w:val="afffff7"/>
        <w:rPr>
          <w:rtl/>
        </w:rPr>
      </w:pPr>
      <w:ins w:id="9903" w:author="מספור קטעי משנה" w:date="2026-10-06T06:45:39Z">
        <w:r>
          <w:rPr>
            <w:rStyle w:val="MisparKeta"/>
          </w:rPr>
          <w:t xml:space="preserve">א. </w:t>
        </w:r>
      </w:ins>
      <w:r w:rsidRPr="006F178A">
        <w:rPr>
          <w:rtl/>
        </w:rPr>
        <w:t xml:space="preserve">זה הכלל: כל שזמנו קבוע </w:t>
      </w:r>
    </w:p>
    <w:p>
      <w:pPr>
        <w:pStyle w:val="afffffb"/>
        <w:rPr>
          <w:ins w:id="20425" w:author="קלוד" w:date="2026-10-06T10:09:38Z"/>
        </w:rPr>
      </w:pPr>
      <w:ins w:id="20424" w:author="קלוד" w:date="2026-10-06T10:09:38Z">
        <w:r>
          <w:t xml:space="preserve">משנה ג</w:t>
        </w:r>
      </w:ins>
    </w:p>
    <w:p w14:paraId="51B74D50" w14:textId="06704BD1" w:rsidR="003E2DCC" w:rsidRPr="006F178A" w:rsidRDefault="003E2DCC" w:rsidP="00FB5882">
      <w:pPr>
        <w:pStyle w:val="afff5"/>
        <w:rPr>
          <w:rtl/>
        </w:rPr>
      </w:pPr>
      <w:r w:rsidRPr="006F178A">
        <w:rPr>
          <w:rtl/>
        </w:rPr>
        <w:t>ואמר עד שיגיע אסור עד שיגיע, אמר עד שיהא אסור עד שיצא;</w:t>
      </w:r>
    </w:p>
    <w:p w14:paraId="2D2724E8" w14:textId="77777777" w:rsidR="00FB5882" w:rsidRDefault="003E2DCC" w:rsidP="00FB5882">
      <w:pPr>
        <w:pStyle w:val="afffff7"/>
        <w:rPr>
          <w:rtl/>
        </w:rPr>
      </w:pPr>
      <w:ins w:id="9905" w:author="מספור קטעי משנה" w:date="2026-10-06T06:45:39Z">
        <w:r>
          <w:rPr>
            <w:rStyle w:val="MisparKeta"/>
          </w:rPr>
          <w:t xml:space="preserve">א. </w:t>
        </w:r>
      </w:ins>
      <w:r w:rsidRPr="00B15076">
        <w:rPr>
          <w:rtl/>
        </w:rPr>
        <w:t xml:space="preserve">וכל שאין זמנו קבוע, </w:t>
      </w:r>
    </w:p>
    <w:p>
      <w:pPr>
        <w:pStyle w:val="afffffb"/>
        <w:rPr>
          <w:ins w:id="20427" w:author="קלוד" w:date="2026-10-06T10:09:38Z"/>
        </w:rPr>
      </w:pPr>
      <w:ins w:id="20426" w:author="קלוד" w:date="2026-10-06T10:09:38Z">
        <w:r>
          <w:t xml:space="preserve">משנה ג</w:t>
        </w:r>
      </w:ins>
    </w:p>
    <w:p w14:paraId="001DEA5B" w14:textId="3E1E581D" w:rsidR="003E2DCC" w:rsidRPr="00B15076" w:rsidRDefault="003E2DCC" w:rsidP="00FB5882">
      <w:pPr>
        <w:pStyle w:val="afff5"/>
        <w:spacing w:after="60"/>
        <w:rPr>
          <w:rtl/>
        </w:rPr>
      </w:pPr>
      <w:r w:rsidRPr="00B15076">
        <w:rPr>
          <w:rtl/>
        </w:rPr>
        <w:t xml:space="preserve">בין אמר עד שיהא, בין אמר עד שיגיע - אסור </w:t>
      </w:r>
      <w:r w:rsidR="00D34649">
        <w:rPr>
          <w:rFonts w:hint="cs"/>
          <w:rtl/>
        </w:rPr>
        <w:t>רק</w:t>
      </w:r>
      <w:r w:rsidRPr="00B15076">
        <w:rPr>
          <w:rtl/>
        </w:rPr>
        <w:t xml:space="preserve"> עד שיגיע.</w:t>
      </w:r>
    </w:p>
    <w:p w14:paraId="16B454F1" w14:textId="2BF74537" w:rsidR="003E2DCC" w:rsidRPr="006F178A" w:rsidRDefault="003E2DCC" w:rsidP="003E2DCC">
      <w:pPr>
        <w:pStyle w:val="afff5"/>
        <w:rPr>
          <w:rtl/>
        </w:rPr>
      </w:pPr>
      <w:r w:rsidRPr="006F178A">
        <w:rPr>
          <w:rtl/>
        </w:rPr>
        <w:t xml:space="preserve">עד הקיץ, עד שיהא הקיץ </w:t>
      </w:r>
      <w:r w:rsidR="00D34649">
        <w:rPr>
          <w:rFonts w:hint="cs"/>
          <w:rtl/>
        </w:rPr>
        <w:t>-</w:t>
      </w:r>
      <w:r w:rsidRPr="006F178A">
        <w:rPr>
          <w:rtl/>
        </w:rPr>
        <w:t>עד שיתחילו העם להכניס בכלכלות;</w:t>
      </w:r>
    </w:p>
    <w:p w14:paraId="1F2B57A7" w14:textId="2EB4725C" w:rsidR="003E2DCC" w:rsidRPr="006F178A" w:rsidRDefault="003E2DCC" w:rsidP="003E2DCC">
      <w:pPr>
        <w:pStyle w:val="afff5"/>
        <w:rPr>
          <w:rtl/>
        </w:rPr>
      </w:pPr>
      <w:r w:rsidRPr="006F178A">
        <w:rPr>
          <w:rtl/>
        </w:rPr>
        <w:t xml:space="preserve">עד שיעבור הקיץ </w:t>
      </w:r>
      <w:r w:rsidR="00FB5882">
        <w:rPr>
          <w:rtl/>
        </w:rPr>
        <w:tab/>
      </w:r>
      <w:r w:rsidR="00FB5882">
        <w:rPr>
          <w:rtl/>
        </w:rPr>
        <w:tab/>
      </w:r>
      <w:r w:rsidR="00FB5882">
        <w:rPr>
          <w:rtl/>
        </w:rPr>
        <w:tab/>
      </w:r>
      <w:r w:rsidRPr="006F178A">
        <w:rPr>
          <w:rtl/>
        </w:rPr>
        <w:t>- עד שיקפילו המקצועות.</w:t>
      </w:r>
    </w:p>
    <w:p w14:paraId="7E55B37B" w14:textId="77777777" w:rsidR="0075729B" w:rsidRDefault="003E2DCC" w:rsidP="00FB5882">
      <w:pPr>
        <w:pStyle w:val="38"/>
        <w:framePr w:wrap="notBeside"/>
        <w:rPr>
          <w:rtl/>
        </w:rPr>
      </w:pPr>
      <w:r w:rsidRPr="00C14A40">
        <w:rPr>
          <w:rtl/>
        </w:rPr>
        <w:t>תנא:</w:t>
      </w:r>
    </w:p>
    <w:p w14:paraId="75A123C3" w14:textId="13CB6E5D" w:rsidR="003E2DCC" w:rsidRPr="006F178A" w:rsidRDefault="003E2DCC" w:rsidP="003E2DCC">
      <w:pPr>
        <w:rPr>
          <w:rtl/>
        </w:rPr>
      </w:pPr>
      <w:r w:rsidRPr="006F178A">
        <w:rPr>
          <w:rFonts w:ascii="Fb Fontext" w:hAnsi="Fb Fontext"/>
          <w:rtl/>
        </w:rPr>
        <w:t>כלכלה שאמרו, כלכלה של תאנים ולא של ענבים.</w:t>
      </w:r>
    </w:p>
    <w:p w14:paraId="41E5DC56" w14:textId="32D76A94" w:rsidR="003E2DCC" w:rsidRPr="006F178A" w:rsidRDefault="003E2DCC" w:rsidP="003E2DCC">
      <w:pPr>
        <w:rPr>
          <w:rtl/>
        </w:rPr>
      </w:pPr>
      <w:r w:rsidRPr="00A001EB">
        <w:rPr>
          <w:rStyle w:val="affffc"/>
          <w:rtl/>
        </w:rPr>
        <w:t xml:space="preserve">הנודר מפירות הקיץ </w:t>
      </w:r>
      <w:r w:rsidRPr="006F178A">
        <w:rPr>
          <w:rtl/>
        </w:rPr>
        <w:t xml:space="preserve">אסור </w:t>
      </w:r>
      <w:r w:rsidR="00D34649">
        <w:rPr>
          <w:rFonts w:hint="cs"/>
          <w:rtl/>
        </w:rPr>
        <w:t>רק</w:t>
      </w:r>
      <w:r w:rsidRPr="006F178A">
        <w:rPr>
          <w:rtl/>
        </w:rPr>
        <w:t xml:space="preserve"> בתאנים,</w:t>
      </w:r>
      <w:r w:rsidRPr="00D34649">
        <w:rPr>
          <w:rStyle w:val="affffe"/>
          <w:rtl/>
        </w:rPr>
        <w:t xml:space="preserve"> רשב"ג</w:t>
      </w:r>
      <w:r w:rsidRPr="006F178A">
        <w:rPr>
          <w:rtl/>
        </w:rPr>
        <w:t>: ענבים בכלל תאנים.</w:t>
      </w:r>
    </w:p>
    <w:p w14:paraId="21D9A036" w14:textId="77777777" w:rsidR="00FB5882" w:rsidRPr="00C14A40" w:rsidRDefault="00A001EB" w:rsidP="00FB5882">
      <w:pPr>
        <w:pStyle w:val="38"/>
        <w:framePr w:wrap="notBeside"/>
        <w:rPr>
          <w:rtl/>
        </w:rPr>
      </w:pPr>
      <w:r w:rsidRPr="00C14A40">
        <w:rPr>
          <w:rFonts w:hint="cs"/>
          <w:rtl/>
        </w:rPr>
        <w:t>ל</w:t>
      </w:r>
      <w:r w:rsidR="003E2DCC" w:rsidRPr="00C14A40">
        <w:rPr>
          <w:rFonts w:hint="cs"/>
          <w:rtl/>
        </w:rPr>
        <w:t>ת</w:t>
      </w:r>
      <w:r w:rsidR="003E2DCC" w:rsidRPr="00C14A40">
        <w:rPr>
          <w:rtl/>
        </w:rPr>
        <w:t>"</w:t>
      </w:r>
      <w:r w:rsidR="003E2DCC" w:rsidRPr="00C14A40">
        <w:rPr>
          <w:rFonts w:hint="cs"/>
          <w:rtl/>
        </w:rPr>
        <w:t>ק</w:t>
      </w:r>
      <w:r w:rsidR="003E2DCC" w:rsidRPr="00C14A40">
        <w:rPr>
          <w:rtl/>
        </w:rPr>
        <w:t xml:space="preserve">: </w:t>
      </w:r>
    </w:p>
    <w:p w14:paraId="6702D609" w14:textId="6A7B9395" w:rsidR="00B425E8" w:rsidRDefault="003E2DCC" w:rsidP="00FB5882">
      <w:pPr>
        <w:rPr>
          <w:rtl/>
        </w:rPr>
      </w:pPr>
      <w:r w:rsidRPr="006F178A">
        <w:rPr>
          <w:rtl/>
        </w:rPr>
        <w:t xml:space="preserve">תאנים </w:t>
      </w:r>
      <w:r w:rsidR="00B425E8">
        <w:rPr>
          <w:rFonts w:hint="cs"/>
          <w:rtl/>
        </w:rPr>
        <w:t xml:space="preserve">נקצצים ביד, ענבים לא נקצצים ביד </w:t>
      </w:r>
    </w:p>
    <w:p w14:paraId="31891DF6" w14:textId="77777777" w:rsidR="00FB5882" w:rsidRPr="00C14A40" w:rsidRDefault="003E2DCC" w:rsidP="00FB5882">
      <w:pPr>
        <w:pStyle w:val="38"/>
        <w:framePr w:wrap="notBeside"/>
        <w:rPr>
          <w:rtl/>
        </w:rPr>
      </w:pPr>
      <w:r w:rsidRPr="00C14A40">
        <w:rPr>
          <w:rtl/>
        </w:rPr>
        <w:t>רשב"ג:</w:t>
      </w:r>
    </w:p>
    <w:p w14:paraId="5A745B44" w14:textId="10B09C86" w:rsidR="003E2DCC" w:rsidRPr="006F178A" w:rsidRDefault="003E2DCC" w:rsidP="00FB5882">
      <w:pPr>
        <w:rPr>
          <w:rtl/>
        </w:rPr>
      </w:pPr>
      <w:r w:rsidRPr="006F178A">
        <w:rPr>
          <w:rtl/>
        </w:rPr>
        <w:t xml:space="preserve">ענבים </w:t>
      </w:r>
      <w:r w:rsidR="006B25C6">
        <w:rPr>
          <w:rtl/>
        </w:rPr>
        <w:t xml:space="preserve">גם </w:t>
      </w:r>
      <w:r w:rsidRPr="006F178A">
        <w:rPr>
          <w:rtl/>
        </w:rPr>
        <w:t>כי מירדדן מיקצצן בידא.</w:t>
      </w:r>
      <w:r w:rsidRPr="006F178A">
        <w:rPr>
          <w:rFonts w:ascii="Fb Fontext" w:hAnsi="Fb Fontext"/>
          <w:rtl/>
        </w:rPr>
        <w:t xml:space="preserve"> </w:t>
      </w:r>
    </w:p>
    <w:p w14:paraId="3CDE1E7D" w14:textId="77777777" w:rsidR="003E2DCC" w:rsidRPr="006F178A" w:rsidRDefault="003E2DCC" w:rsidP="000F1DD4">
      <w:pPr>
        <w:pStyle w:val="afffd"/>
        <w:rPr>
          <w:rtl/>
        </w:rPr>
      </w:pPr>
      <w:ins w:id="9906" w:author="מספור קטעי משנה" w:date="2026-10-06T06:45:39Z">
        <w:r>
          <w:rPr>
            <w:rStyle w:val="MisparKeta"/>
          </w:rPr>
          <w:t xml:space="preserve">ג. </w:t>
        </w:r>
      </w:ins>
      <w:r w:rsidRPr="006F178A">
        <w:rPr>
          <w:rtl/>
        </w:rPr>
        <w:t>עד שיעבור הקיץ - עד שיכפלו המקצועות.</w:t>
      </w:r>
    </w:p>
    <w:p w14:paraId="50353EB7" w14:textId="77777777" w:rsidR="00FB5882" w:rsidRPr="00C14A40" w:rsidRDefault="003E2DCC" w:rsidP="00FB5882">
      <w:pPr>
        <w:pStyle w:val="38"/>
        <w:framePr w:wrap="notBeside"/>
        <w:rPr>
          <w:rtl/>
        </w:rPr>
      </w:pPr>
      <w:r w:rsidRPr="00C14A40">
        <w:rPr>
          <w:rtl/>
        </w:rPr>
        <w:t>תנא:</w:t>
      </w:r>
    </w:p>
    <w:p w14:paraId="4C998969" w14:textId="6CDFFFE9" w:rsidR="00C74FFD" w:rsidRPr="00FB5882" w:rsidRDefault="003E2DCC" w:rsidP="003E2DCC">
      <w:pPr>
        <w:rPr>
          <w:rtl/>
        </w:rPr>
      </w:pPr>
      <w:r w:rsidRPr="006F178A">
        <w:rPr>
          <w:rFonts w:ascii="Fb Fontext" w:hAnsi="Fb Fontext"/>
          <w:rtl/>
        </w:rPr>
        <w:t xml:space="preserve">עד שיכפילו </w:t>
      </w:r>
      <w:r w:rsidRPr="00295E41">
        <w:rPr>
          <w:rStyle w:val="afffa"/>
          <w:rtl/>
        </w:rPr>
        <w:t>רוב</w:t>
      </w:r>
      <w:r w:rsidRPr="006F178A">
        <w:rPr>
          <w:rFonts w:ascii="Fb Fontext" w:hAnsi="Fb Fontext"/>
          <w:rtl/>
        </w:rPr>
        <w:t xml:space="preserve"> המקצועות.</w:t>
      </w:r>
      <w:r w:rsidRPr="006F178A">
        <w:rPr>
          <w:rFonts w:ascii="Fb Fontext" w:hAnsi="Fb Fontext" w:hint="cs"/>
          <w:rtl/>
        </w:rPr>
        <w:t xml:space="preserve"> </w:t>
      </w:r>
    </w:p>
    <w:p w14:paraId="57E9FF41" w14:textId="77777777" w:rsidR="00FB5882" w:rsidRPr="00C14A40" w:rsidRDefault="003E2DCC" w:rsidP="00FB5882">
      <w:pPr>
        <w:pStyle w:val="38"/>
        <w:framePr w:wrap="notBeside"/>
        <w:rPr>
          <w:rtl/>
        </w:rPr>
      </w:pPr>
      <w:r w:rsidRPr="00C14A40">
        <w:rPr>
          <w:rFonts w:hint="cs"/>
          <w:rtl/>
        </w:rPr>
        <w:t>ותנא</w:t>
      </w:r>
      <w:r w:rsidRPr="00C14A40">
        <w:rPr>
          <w:rtl/>
        </w:rPr>
        <w:t>:</w:t>
      </w:r>
    </w:p>
    <w:p w14:paraId="304472A2" w14:textId="0C74E902" w:rsidR="003E2DCC" w:rsidRPr="006F178A" w:rsidRDefault="003E2DCC" w:rsidP="003E2DCC">
      <w:pPr>
        <w:rPr>
          <w:rtl/>
        </w:rPr>
      </w:pPr>
      <w:r w:rsidRPr="006F178A">
        <w:rPr>
          <w:rFonts w:ascii="Fb Fontext" w:hAnsi="Fb Fontext"/>
          <w:rtl/>
        </w:rPr>
        <w:t>הוקפלו רוב המקצועות - מותרות משום גזל ופטורות מן המעשרות.</w:t>
      </w:r>
    </w:p>
    <w:p w14:paraId="4CEE86CB" w14:textId="77777777" w:rsidR="003E2DCC" w:rsidRPr="006F178A" w:rsidRDefault="003E2DCC" w:rsidP="00A522DC">
      <w:pPr>
        <w:pStyle w:val="a3"/>
        <w:framePr w:wrap="around"/>
        <w:rPr>
          <w:rtl/>
        </w:rPr>
      </w:pPr>
      <w:r w:rsidRPr="006F178A">
        <w:rPr>
          <w:rtl/>
        </w:rPr>
        <w:t>סב.</w:t>
      </w:r>
    </w:p>
    <w:p w14:paraId="57DB9CB6" w14:textId="77777777" w:rsidR="00FB5882" w:rsidRPr="00C14A40" w:rsidRDefault="0007778D" w:rsidP="00FB5882">
      <w:pPr>
        <w:pStyle w:val="38"/>
        <w:framePr w:wrap="notBeside"/>
        <w:rPr>
          <w:rtl/>
        </w:rPr>
      </w:pPr>
      <w:r w:rsidRPr="00C14A40">
        <w:rPr>
          <w:rFonts w:hint="cs"/>
          <w:rtl/>
        </w:rPr>
        <w:t xml:space="preserve">א. </w:t>
      </w:r>
    </w:p>
    <w:p w14:paraId="7700AFEE" w14:textId="07E5FAFF" w:rsidR="00C74FFD" w:rsidRDefault="003E2DCC" w:rsidP="003E2DCC">
      <w:pPr>
        <w:rPr>
          <w:rFonts w:ascii="Fb Fontext" w:hAnsi="Fb Fontext"/>
          <w:rtl/>
        </w:rPr>
      </w:pPr>
      <w:r w:rsidRPr="00C74FFD">
        <w:rPr>
          <w:rStyle w:val="affffe"/>
          <w:rtl/>
        </w:rPr>
        <w:t>רבי ור</w:t>
      </w:r>
      <w:r w:rsidR="00C74FFD">
        <w:rPr>
          <w:rStyle w:val="affffe"/>
          <w:rFonts w:hint="cs"/>
          <w:rtl/>
        </w:rPr>
        <w:t>יבר</w:t>
      </w:r>
      <w:r w:rsidR="0075729B">
        <w:rPr>
          <w:rStyle w:val="affffe"/>
          <w:rtl/>
        </w:rPr>
        <w:t>"</w:t>
      </w:r>
      <w:r w:rsidR="00C74FFD">
        <w:rPr>
          <w:rStyle w:val="affffe"/>
          <w:rFonts w:hint="cs"/>
          <w:rtl/>
        </w:rPr>
        <w:t xml:space="preserve">י הזדמנו למקום </w:t>
      </w:r>
      <w:r w:rsidRPr="006F178A">
        <w:rPr>
          <w:rFonts w:ascii="Fb Fontext" w:hAnsi="Fb Fontext"/>
          <w:rtl/>
        </w:rPr>
        <w:t xml:space="preserve">בזמן שהוקפלו רוב המקצועות, </w:t>
      </w:r>
    </w:p>
    <w:p w14:paraId="2392EE97" w14:textId="3AC35BDE" w:rsidR="003E2DCC" w:rsidRPr="006F178A" w:rsidRDefault="003E2DCC" w:rsidP="009E19CB">
      <w:pPr>
        <w:spacing w:after="60"/>
        <w:rPr>
          <w:rtl/>
        </w:rPr>
      </w:pPr>
      <w:r w:rsidRPr="00C74FFD">
        <w:rPr>
          <w:rStyle w:val="affffe"/>
          <w:rtl/>
        </w:rPr>
        <w:t>רבי</w:t>
      </w:r>
      <w:r w:rsidRPr="006F178A">
        <w:rPr>
          <w:rFonts w:ascii="Fb Fontext" w:hAnsi="Fb Fontext"/>
          <w:rtl/>
        </w:rPr>
        <w:t xml:space="preserve"> </w:t>
      </w:r>
      <w:r w:rsidRPr="006F178A">
        <w:rPr>
          <w:rFonts w:ascii="Fb Fontext" w:hAnsi="Fb Fontext" w:hint="cs"/>
          <w:rtl/>
        </w:rPr>
        <w:t>אכל</w:t>
      </w:r>
      <w:r w:rsidR="00C74FFD">
        <w:rPr>
          <w:rFonts w:ascii="Fb Fontext" w:hAnsi="Fb Fontext" w:hint="cs"/>
          <w:rtl/>
        </w:rPr>
        <w:t>,</w:t>
      </w:r>
      <w:r w:rsidRPr="006F178A">
        <w:rPr>
          <w:rFonts w:ascii="Fb Fontext" w:hAnsi="Fb Fontext" w:hint="cs"/>
          <w:rtl/>
        </w:rPr>
        <w:t xml:space="preserve"> </w:t>
      </w:r>
      <w:r w:rsidRPr="00C74FFD">
        <w:rPr>
          <w:rStyle w:val="affffe"/>
          <w:rFonts w:hint="cs"/>
          <w:rtl/>
        </w:rPr>
        <w:t>וריב</w:t>
      </w:r>
      <w:r w:rsidRPr="00C74FFD">
        <w:rPr>
          <w:rStyle w:val="affffe"/>
          <w:rtl/>
        </w:rPr>
        <w:t>"</w:t>
      </w:r>
      <w:r w:rsidRPr="00C74FFD">
        <w:rPr>
          <w:rStyle w:val="affffe"/>
          <w:rFonts w:hint="cs"/>
          <w:rtl/>
        </w:rPr>
        <w:t>י</w:t>
      </w:r>
      <w:r w:rsidRPr="006F178A">
        <w:rPr>
          <w:rFonts w:ascii="Fb Fontext" w:hAnsi="Fb Fontext" w:hint="cs"/>
          <w:rtl/>
        </w:rPr>
        <w:t xml:space="preserve"> לא אכל</w:t>
      </w:r>
      <w:r w:rsidR="00C74FFD">
        <w:rPr>
          <w:rFonts w:ascii="Fb Fontext" w:hAnsi="Fb Fontext" w:hint="cs"/>
          <w:rtl/>
        </w:rPr>
        <w:t xml:space="preserve">. </w:t>
      </w:r>
      <w:r w:rsidR="00502E1B">
        <w:rPr>
          <w:rFonts w:ascii="Fb Fontext" w:hAnsi="Fb Fontext" w:hint="cs"/>
          <w:rtl/>
        </w:rPr>
        <w:t>למרות ש</w:t>
      </w:r>
      <w:r w:rsidR="00C74FFD">
        <w:rPr>
          <w:rFonts w:ascii="Fb Fontext" w:hAnsi="Fb Fontext" w:hint="cs"/>
          <w:rtl/>
        </w:rPr>
        <w:t xml:space="preserve">שאלם הבעלים </w:t>
      </w:r>
      <w:r w:rsidRPr="006F178A">
        <w:rPr>
          <w:rFonts w:hint="cs"/>
          <w:rtl/>
        </w:rPr>
        <w:t>למה לא אכלו</w:t>
      </w:r>
      <w:r w:rsidR="00C74FFD">
        <w:rPr>
          <w:rFonts w:hint="cs"/>
          <w:rtl/>
        </w:rPr>
        <w:t>,</w:t>
      </w:r>
      <w:r w:rsidRPr="006F178A">
        <w:rPr>
          <w:rFonts w:hint="cs"/>
          <w:rtl/>
        </w:rPr>
        <w:t xml:space="preserve"> הא </w:t>
      </w:r>
      <w:r w:rsidRPr="006F178A">
        <w:rPr>
          <w:rtl/>
        </w:rPr>
        <w:t>הוקפלו רוב המקצועות הוא!</w:t>
      </w:r>
      <w:r w:rsidR="00C74FFD">
        <w:rPr>
          <w:rFonts w:hint="cs"/>
          <w:rtl/>
        </w:rPr>
        <w:t xml:space="preserve"> </w:t>
      </w:r>
      <w:r w:rsidR="00C74FFD">
        <w:rPr>
          <w:rStyle w:val="affffe"/>
          <w:rFonts w:hint="cs"/>
          <w:rtl/>
        </w:rPr>
        <w:t>שסבר</w:t>
      </w:r>
      <w:r w:rsidRPr="00C74FFD">
        <w:rPr>
          <w:rStyle w:val="affffe"/>
          <w:rFonts w:hint="cs"/>
          <w:rtl/>
        </w:rPr>
        <w:t xml:space="preserve">: </w:t>
      </w:r>
      <w:r w:rsidRPr="006F178A">
        <w:rPr>
          <w:rtl/>
        </w:rPr>
        <w:t xml:space="preserve">משום </w:t>
      </w:r>
      <w:r w:rsidRPr="006F178A">
        <w:rPr>
          <w:rFonts w:hint="cs"/>
          <w:rtl/>
        </w:rPr>
        <w:t>רוע לב אמר כן ולא מעין יפה שעדין לא הפקירן</w:t>
      </w:r>
    </w:p>
    <w:p w14:paraId="49F70E04" w14:textId="77777777" w:rsidR="00FB5882" w:rsidRPr="00C14A40" w:rsidRDefault="0007778D" w:rsidP="00FB5882">
      <w:pPr>
        <w:pStyle w:val="38"/>
        <w:framePr w:wrap="notBeside"/>
        <w:rPr>
          <w:rFonts w:hint="cs"/>
          <w:rtl/>
        </w:rPr>
      </w:pPr>
      <w:r w:rsidRPr="00C14A40">
        <w:rPr>
          <w:rFonts w:hint="cs"/>
          <w:rtl/>
        </w:rPr>
        <w:t xml:space="preserve">ב. </w:t>
      </w:r>
      <w:r w:rsidR="003E2DCC" w:rsidRPr="00C14A40">
        <w:rPr>
          <w:rFonts w:hint="cs"/>
          <w:rtl/>
        </w:rPr>
        <w:t>רחב</w:t>
      </w:r>
      <w:r w:rsidR="003E2DCC" w:rsidRPr="00C14A40">
        <w:rPr>
          <w:rtl/>
        </w:rPr>
        <w:t>"</w:t>
      </w:r>
      <w:r w:rsidR="003E2DCC" w:rsidRPr="00C14A40">
        <w:rPr>
          <w:rFonts w:hint="cs"/>
          <w:rtl/>
        </w:rPr>
        <w:t>ח</w:t>
      </w:r>
    </w:p>
    <w:p w14:paraId="56D7E0E2" w14:textId="68759420" w:rsidR="003E2DCC" w:rsidRPr="006F178A" w:rsidRDefault="003E2DCC" w:rsidP="00FB5882">
      <w:pPr>
        <w:spacing w:after="60"/>
        <w:rPr>
          <w:rtl/>
        </w:rPr>
      </w:pPr>
      <w:r w:rsidRPr="006F178A">
        <w:rPr>
          <w:rFonts w:hint="cs"/>
          <w:rtl/>
        </w:rPr>
        <w:t xml:space="preserve">הגיע למקום בזמן </w:t>
      </w:r>
      <w:r w:rsidRPr="006F178A">
        <w:rPr>
          <w:rtl/>
        </w:rPr>
        <w:t xml:space="preserve">שהוקפלו רוב המקצועות </w:t>
      </w:r>
      <w:r w:rsidRPr="006F178A">
        <w:rPr>
          <w:rFonts w:hint="cs"/>
          <w:rtl/>
        </w:rPr>
        <w:t>ואכל</w:t>
      </w:r>
      <w:r w:rsidR="00AA1BD2">
        <w:rPr>
          <w:rFonts w:hint="cs"/>
          <w:rtl/>
        </w:rPr>
        <w:t>,</w:t>
      </w:r>
      <w:r w:rsidRPr="006F178A">
        <w:rPr>
          <w:rFonts w:hint="cs"/>
          <w:rtl/>
        </w:rPr>
        <w:t xml:space="preserve"> ונתן לשמשו ולא אכל</w:t>
      </w:r>
      <w:r w:rsidR="00AA1BD2">
        <w:rPr>
          <w:rFonts w:hint="cs"/>
          <w:rtl/>
        </w:rPr>
        <w:t>.</w:t>
      </w:r>
      <w:r w:rsidRPr="006F178A">
        <w:rPr>
          <w:rFonts w:hint="cs"/>
          <w:rtl/>
        </w:rPr>
        <w:t xml:space="preserve"> </w:t>
      </w:r>
      <w:r w:rsidRPr="00AA1BD2">
        <w:rPr>
          <w:rStyle w:val="affffe"/>
          <w:rFonts w:hint="cs"/>
          <w:rtl/>
        </w:rPr>
        <w:t>א</w:t>
      </w:r>
      <w:r w:rsidRPr="00AA1BD2">
        <w:rPr>
          <w:rStyle w:val="affffe"/>
          <w:rtl/>
        </w:rPr>
        <w:t>"</w:t>
      </w:r>
      <w:r w:rsidRPr="00AA1BD2">
        <w:rPr>
          <w:rStyle w:val="affffe"/>
          <w:rFonts w:hint="cs"/>
          <w:rtl/>
        </w:rPr>
        <w:t>ל אכול כך אמר לי ריבר</w:t>
      </w:r>
      <w:r w:rsidRPr="00AA1BD2">
        <w:rPr>
          <w:rStyle w:val="affffe"/>
          <w:rtl/>
        </w:rPr>
        <w:t>"</w:t>
      </w:r>
      <w:r w:rsidRPr="00AA1BD2">
        <w:rPr>
          <w:rStyle w:val="affffe"/>
          <w:rFonts w:hint="cs"/>
          <w:rtl/>
        </w:rPr>
        <w:t>י מאביו</w:t>
      </w:r>
      <w:r w:rsidRPr="00AA1BD2">
        <w:rPr>
          <w:rStyle w:val="affffe"/>
          <w:rtl/>
        </w:rPr>
        <w:t>:</w:t>
      </w:r>
      <w:r w:rsidRPr="00625DCC">
        <w:rPr>
          <w:spacing w:val="-6"/>
          <w:rtl/>
        </w:rPr>
        <w:t xml:space="preserve"> </w:t>
      </w:r>
      <w:r w:rsidRPr="00AA1BD2">
        <w:rPr>
          <w:rtl/>
        </w:rPr>
        <w:t>הוקפלו רוב המקצועות - מותרות משום גזל ופטורות מן המעשר.</w:t>
      </w:r>
    </w:p>
    <w:p w14:paraId="3E6CC539" w14:textId="117D5309" w:rsidR="00FB5882" w:rsidRPr="00C14A40" w:rsidRDefault="0007778D" w:rsidP="00FB5882">
      <w:pPr>
        <w:pStyle w:val="38"/>
        <w:framePr w:wrap="notBeside"/>
        <w:rPr>
          <w:rFonts w:hint="cs"/>
          <w:rtl/>
        </w:rPr>
      </w:pPr>
      <w:r w:rsidRPr="00C14A40">
        <w:rPr>
          <w:rFonts w:hint="cs"/>
          <w:rtl/>
        </w:rPr>
        <w:t xml:space="preserve">ג. </w:t>
      </w:r>
      <w:r w:rsidR="00F825EE" w:rsidRPr="00C14A40">
        <w:rPr>
          <w:rFonts w:hint="cs"/>
          <w:rtl/>
        </w:rPr>
        <w:t>אחד ש</w:t>
      </w:r>
      <w:r w:rsidR="003E2DCC" w:rsidRPr="00C14A40">
        <w:rPr>
          <w:rFonts w:hint="cs"/>
          <w:rtl/>
        </w:rPr>
        <w:t>מצא ל</w:t>
      </w:r>
      <w:r w:rsidR="00F825EE" w:rsidRPr="00C14A40">
        <w:rPr>
          <w:rFonts w:hint="cs"/>
          <w:rtl/>
        </w:rPr>
        <w:t>ר</w:t>
      </w:r>
      <w:r w:rsidR="0075729B">
        <w:rPr>
          <w:rtl/>
        </w:rPr>
        <w:t>"</w:t>
      </w:r>
      <w:r w:rsidR="00F825EE" w:rsidRPr="00C14A40">
        <w:rPr>
          <w:rFonts w:hint="cs"/>
          <w:rtl/>
        </w:rPr>
        <w:t>ט</w:t>
      </w:r>
    </w:p>
    <w:p w14:paraId="32DB29A0" w14:textId="5ECDC35C" w:rsidR="003E2DCC" w:rsidRPr="006F178A" w:rsidRDefault="003E2DCC" w:rsidP="009E19CB">
      <w:pPr>
        <w:spacing w:after="60"/>
        <w:rPr>
          <w:rtl/>
        </w:rPr>
      </w:pPr>
      <w:r w:rsidRPr="00F825EE">
        <w:rPr>
          <w:rStyle w:val="affffc"/>
          <w:rFonts w:hint="cs"/>
          <w:rtl/>
        </w:rPr>
        <w:t>שאכל בזמן שהוקפלו המקצועות</w:t>
      </w:r>
      <w:r w:rsidRPr="006F178A">
        <w:rPr>
          <w:rFonts w:hint="cs"/>
          <w:rtl/>
        </w:rPr>
        <w:t xml:space="preserve"> שמו בשק ולקחו ובא לזורקו לנהר אמר לו אוי לו לטרפון שזה הרגו וכששמע אותו אדם עזבו וברח</w:t>
      </w:r>
      <w:r w:rsidR="0007778D">
        <w:rPr>
          <w:rFonts w:hint="cs"/>
          <w:rtl/>
        </w:rPr>
        <w:t>.</w:t>
      </w:r>
      <w:r w:rsidRPr="006F178A">
        <w:rPr>
          <w:rFonts w:hint="cs"/>
          <w:rtl/>
        </w:rPr>
        <w:t xml:space="preserve"> </w:t>
      </w:r>
    </w:p>
    <w:p w14:paraId="5F2CA463" w14:textId="2449D5C3" w:rsidR="00FB5882" w:rsidRPr="00C14A40" w:rsidRDefault="003E2DCC" w:rsidP="00FB5882">
      <w:pPr>
        <w:pStyle w:val="38"/>
        <w:framePr w:wrap="notBeside"/>
        <w:rPr>
          <w:rtl/>
        </w:rPr>
      </w:pPr>
      <w:r w:rsidRPr="00C14A40">
        <w:rPr>
          <w:rFonts w:hint="cs"/>
          <w:rtl/>
        </w:rPr>
        <w:t>מרחב</w:t>
      </w:r>
      <w:r w:rsidRPr="00C14A40">
        <w:rPr>
          <w:rtl/>
        </w:rPr>
        <w:t>"</w:t>
      </w:r>
      <w:r w:rsidRPr="00C14A40">
        <w:rPr>
          <w:rFonts w:hint="cs"/>
          <w:rtl/>
        </w:rPr>
        <w:t>ג</w:t>
      </w:r>
      <w:r w:rsidRPr="00C14A40">
        <w:rPr>
          <w:rtl/>
        </w:rPr>
        <w:t>:</w:t>
      </w:r>
    </w:p>
    <w:p w14:paraId="1CD8ABB4" w14:textId="34382573" w:rsidR="003E2DCC" w:rsidRPr="006F178A" w:rsidRDefault="003E2DCC" w:rsidP="009E19CB">
      <w:pPr>
        <w:spacing w:after="60"/>
        <w:rPr>
          <w:rtl/>
        </w:rPr>
      </w:pPr>
      <w:r w:rsidRPr="006F178A">
        <w:rPr>
          <w:rtl/>
        </w:rPr>
        <w:t>כל ימיו של אותו צדיק היה מצטער על דבר זה, אמר: אוי לי שנשתמשתי בכתרה של תורה.</w:t>
      </w:r>
    </w:p>
    <w:p w14:paraId="4258AD4D" w14:textId="77777777" w:rsidR="0075729B" w:rsidRDefault="00DD53D8" w:rsidP="00FB5882">
      <w:pPr>
        <w:pStyle w:val="38"/>
        <w:framePr w:wrap="notBeside"/>
        <w:rPr>
          <w:rtl/>
        </w:rPr>
      </w:pPr>
      <w:r w:rsidRPr="00C14A40">
        <w:rPr>
          <w:rFonts w:hint="cs"/>
          <w:rtl/>
        </w:rPr>
        <w:t>ו</w:t>
      </w:r>
      <w:r w:rsidR="003E2DCC" w:rsidRPr="00C14A40">
        <w:rPr>
          <w:rFonts w:hint="cs"/>
          <w:rtl/>
        </w:rPr>
        <w:t>מרי</w:t>
      </w:r>
      <w:r w:rsidR="003E2DCC" w:rsidRPr="00C14A40">
        <w:rPr>
          <w:rtl/>
        </w:rPr>
        <w:t>"</w:t>
      </w:r>
      <w:r w:rsidR="003E2DCC" w:rsidRPr="00C14A40">
        <w:rPr>
          <w:rFonts w:hint="cs"/>
          <w:rtl/>
        </w:rPr>
        <w:t>ו</w:t>
      </w:r>
      <w:r w:rsidR="003E2DCC" w:rsidRPr="00C14A40">
        <w:rPr>
          <w:rtl/>
        </w:rPr>
        <w:t>:</w:t>
      </w:r>
    </w:p>
    <w:p w14:paraId="1125EB2A" w14:textId="3265C752" w:rsidR="003E2DCC" w:rsidRPr="006F178A" w:rsidRDefault="003E2DCC" w:rsidP="009E19CB">
      <w:pPr>
        <w:spacing w:after="60"/>
        <w:rPr>
          <w:rtl/>
        </w:rPr>
      </w:pPr>
      <w:r w:rsidRPr="00FB5882">
        <w:rPr>
          <w:rStyle w:val="afffa"/>
          <w:rtl/>
        </w:rPr>
        <w:t>כל המשתמש בכתרה של תורה נעקר מן העולם,</w:t>
      </w:r>
      <w:r w:rsidRPr="006F178A">
        <w:rPr>
          <w:rtl/>
        </w:rPr>
        <w:t xml:space="preserve"> ומה בלשצר שנשתמש בכלי קודש שנעשו כלי חול, </w:t>
      </w:r>
      <w:r w:rsidR="00782059">
        <w:rPr>
          <w:rFonts w:hint="cs"/>
          <w:rtl/>
        </w:rPr>
        <w:t>ד</w:t>
      </w:r>
      <w:r w:rsidRPr="004A3A20">
        <w:rPr>
          <w:rStyle w:val="affffa"/>
          <w:rFonts w:hint="cs"/>
          <w:rtl/>
        </w:rPr>
        <w:t>'</w:t>
      </w:r>
      <w:r w:rsidRPr="004A3A20">
        <w:rPr>
          <w:rStyle w:val="affffa"/>
          <w:rtl/>
        </w:rPr>
        <w:t>ובאו בה פריצים וחיללוה</w:t>
      </w:r>
      <w:r w:rsidRPr="004A3A20">
        <w:rPr>
          <w:rStyle w:val="affffa"/>
          <w:rFonts w:hint="cs"/>
          <w:rtl/>
        </w:rPr>
        <w:t>'</w:t>
      </w:r>
      <w:r w:rsidRPr="004A3A20">
        <w:rPr>
          <w:rStyle w:val="affffa"/>
          <w:rtl/>
        </w:rPr>
        <w:t>,</w:t>
      </w:r>
      <w:r w:rsidRPr="006F178A">
        <w:rPr>
          <w:rtl/>
        </w:rPr>
        <w:t xml:space="preserve"> כיון שפרצום נעשו חול נעקר מן העולם, ד</w:t>
      </w:r>
      <w:r w:rsidRPr="004A3A20">
        <w:rPr>
          <w:rStyle w:val="affffa"/>
          <w:rFonts w:hint="cs"/>
          <w:rtl/>
        </w:rPr>
        <w:t>'</w:t>
      </w:r>
      <w:r w:rsidRPr="004A3A20">
        <w:rPr>
          <w:rStyle w:val="affffa"/>
          <w:rtl/>
        </w:rPr>
        <w:t>בה בליליא קטיל בלשצר</w:t>
      </w:r>
      <w:r w:rsidRPr="004A3A20">
        <w:rPr>
          <w:rStyle w:val="affffa"/>
          <w:rFonts w:hint="cs"/>
          <w:rtl/>
        </w:rPr>
        <w:t>'</w:t>
      </w:r>
      <w:r w:rsidRPr="004A3A20">
        <w:rPr>
          <w:rStyle w:val="affffa"/>
          <w:rtl/>
        </w:rPr>
        <w:t>,</w:t>
      </w:r>
      <w:r w:rsidRPr="006F178A">
        <w:rPr>
          <w:rtl/>
        </w:rPr>
        <w:t xml:space="preserve"> </w:t>
      </w:r>
      <w:r w:rsidR="00782059">
        <w:rPr>
          <w:rFonts w:hint="cs"/>
          <w:rtl/>
        </w:rPr>
        <w:t>ק</w:t>
      </w:r>
      <w:r w:rsidR="0075729B">
        <w:rPr>
          <w:rtl/>
        </w:rPr>
        <w:t>"</w:t>
      </w:r>
      <w:r w:rsidR="00782059">
        <w:rPr>
          <w:rFonts w:hint="cs"/>
          <w:rtl/>
        </w:rPr>
        <w:t xml:space="preserve">ו </w:t>
      </w:r>
      <w:r w:rsidRPr="006F178A">
        <w:rPr>
          <w:rtl/>
        </w:rPr>
        <w:t>המשתמש בכתרה של תורה שהוא חי וקיים לעולם</w:t>
      </w:r>
    </w:p>
    <w:p w14:paraId="7FDE4D73" w14:textId="10DD5CB2" w:rsidR="00FB5882" w:rsidRPr="00C14A40" w:rsidRDefault="003E2DCC" w:rsidP="00FB5882">
      <w:pPr>
        <w:pStyle w:val="38"/>
        <w:framePr w:wrap="notBeside"/>
        <w:rPr>
          <w:rFonts w:hint="cs"/>
          <w:rtl/>
        </w:rPr>
      </w:pPr>
      <w:r w:rsidRPr="00C14A40">
        <w:rPr>
          <w:rtl/>
        </w:rPr>
        <w:t>ו</w:t>
      </w:r>
      <w:r w:rsidRPr="00C14A40">
        <w:rPr>
          <w:rFonts w:hint="cs"/>
          <w:rtl/>
        </w:rPr>
        <w:t>ר</w:t>
      </w:r>
      <w:r w:rsidRPr="00C14A40">
        <w:rPr>
          <w:rtl/>
        </w:rPr>
        <w:t>"</w:t>
      </w:r>
      <w:r w:rsidRPr="00C14A40">
        <w:rPr>
          <w:rFonts w:hint="cs"/>
          <w:rtl/>
        </w:rPr>
        <w:t xml:space="preserve">ט </w:t>
      </w:r>
    </w:p>
    <w:p w14:paraId="76BB5C88" w14:textId="59BE981C" w:rsidR="003E2DCC" w:rsidRPr="006F178A" w:rsidRDefault="003E2DCC" w:rsidP="009E19CB">
      <w:pPr>
        <w:spacing w:after="60"/>
        <w:rPr>
          <w:rtl/>
        </w:rPr>
      </w:pPr>
      <w:r w:rsidRPr="006F178A">
        <w:rPr>
          <w:rFonts w:hint="cs"/>
          <w:rtl/>
        </w:rPr>
        <w:t xml:space="preserve">מה שציערו אותו האישי </w:t>
      </w:r>
      <w:r w:rsidR="0052609B">
        <w:rPr>
          <w:rFonts w:hint="cs"/>
          <w:rtl/>
        </w:rPr>
        <w:t>אף</w:t>
      </w:r>
      <w:r>
        <w:rPr>
          <w:rFonts w:hint="cs"/>
          <w:rtl/>
        </w:rPr>
        <w:t xml:space="preserve"> דהוקפלו רוב המקצועות משום דגנבו כל אותה שנה הענבים וכיוון שמצאו היה סבור </w:t>
      </w:r>
      <w:r>
        <w:rPr>
          <w:rStyle w:val="affffe"/>
          <w:rFonts w:hint="cs"/>
          <w:rtl/>
          <w:rPrChange w:id="9143" w:author="מנוע אמוראים" w:date="2026-10-05T16:41:00Z">
            <w:rPr>
              <w:rFonts w:hint="cs"/>
              <w:rtl/>
            </w:rPr>
          </w:rPrChange>
        </w:rPr>
        <w:t xml:space="preserve">שר</w:t>
      </w:r>
      <w:r>
        <w:rPr>
          <w:rStyle w:val="affffe"/>
          <w:rtl/>
          <w:rPrChange w:id="9144" w:author="מנוע אמוראים" w:date="2026-10-05T16:41:00Z">
            <w:rPr>
              <w:rtl/>
            </w:rPr>
          </w:rPrChange>
        </w:rPr>
        <w:t xml:space="preserve">"</w:t>
      </w:r>
      <w:r>
        <w:rPr>
          <w:rStyle w:val="affffe"/>
          <w:rFonts w:hint="cs"/>
          <w:rtl/>
          <w:rPrChange w:id="9145" w:author="מנוע אמוראים" w:date="2026-10-05T16:41:00Z">
            <w:rPr>
              <w:rFonts w:hint="cs"/>
              <w:rtl/>
            </w:rPr>
          </w:rPrChange>
        </w:rPr>
        <w:t xml:space="preserve">ט</w:t>
      </w:r>
      <w:r>
        <w:rPr>
          <w:rFonts w:hint="cs"/>
          <w:rtl/>
        </w:rPr>
        <w:t xml:space="preserve"> גנבן,</w:t>
      </w:r>
      <w:r w:rsidRPr="000705C5">
        <w:rPr>
          <w:rStyle w:val="affffe"/>
          <w:rFonts w:hint="cs"/>
          <w:rtl/>
        </w:rPr>
        <w:t xml:space="preserve"> ור</w:t>
      </w:r>
      <w:r w:rsidRPr="000705C5">
        <w:rPr>
          <w:rStyle w:val="affffe"/>
          <w:rtl/>
        </w:rPr>
        <w:t>"</w:t>
      </w:r>
      <w:r w:rsidRPr="000705C5">
        <w:rPr>
          <w:rStyle w:val="affffe"/>
          <w:rFonts w:hint="cs"/>
          <w:rtl/>
        </w:rPr>
        <w:t xml:space="preserve">ט </w:t>
      </w:r>
      <w:r w:rsidRPr="006F178A">
        <w:rPr>
          <w:rFonts w:hint="cs"/>
          <w:rtl/>
        </w:rPr>
        <w:t>נצטער משום ש</w:t>
      </w:r>
      <w:r w:rsidRPr="006F178A">
        <w:rPr>
          <w:rtl/>
        </w:rPr>
        <w:t xml:space="preserve">עשיר גדול </w:t>
      </w:r>
      <w:r>
        <w:rPr>
          <w:rFonts w:hint="cs"/>
          <w:rtl/>
        </w:rPr>
        <w:t>היה</w:t>
      </w:r>
      <w:r w:rsidRPr="006F178A">
        <w:rPr>
          <w:rtl/>
        </w:rPr>
        <w:t>, ו</w:t>
      </w:r>
      <w:r>
        <w:rPr>
          <w:rFonts w:hint="cs"/>
          <w:rtl/>
        </w:rPr>
        <w:t>היה</w:t>
      </w:r>
      <w:r w:rsidRPr="006F178A">
        <w:rPr>
          <w:rtl/>
        </w:rPr>
        <w:t xml:space="preserve"> ל</w:t>
      </w:r>
      <w:r w:rsidR="000705C5">
        <w:rPr>
          <w:rFonts w:hint="cs"/>
          <w:rtl/>
        </w:rPr>
        <w:t>ו</w:t>
      </w:r>
      <w:r w:rsidRPr="006F178A">
        <w:rPr>
          <w:rtl/>
        </w:rPr>
        <w:t xml:space="preserve"> לפייסו בדמים.</w:t>
      </w:r>
    </w:p>
    <w:p w14:paraId="7CAC86E1" w14:textId="77777777" w:rsidR="00FB5882" w:rsidRPr="00C14A40" w:rsidRDefault="00AF4463" w:rsidP="00FB5882">
      <w:pPr>
        <w:pStyle w:val="38"/>
        <w:framePr w:wrap="notBeside"/>
        <w:rPr>
          <w:rtl/>
        </w:rPr>
      </w:pPr>
      <w:r w:rsidRPr="00C14A40">
        <w:rPr>
          <w:rFonts w:hint="cs"/>
          <w:rtl/>
        </w:rPr>
        <w:t>א.</w:t>
      </w:r>
      <w:r w:rsidR="003E2DCC" w:rsidRPr="00C14A40">
        <w:rPr>
          <w:rFonts w:hint="cs"/>
          <w:rtl/>
        </w:rPr>
        <w:t xml:space="preserve"> </w:t>
      </w:r>
      <w:r w:rsidR="003E2DCC" w:rsidRPr="00C14A40">
        <w:rPr>
          <w:rtl/>
        </w:rPr>
        <w:t>תניא:</w:t>
      </w:r>
    </w:p>
    <w:p w14:paraId="0CD9C90B" w14:textId="224BBF46" w:rsidR="003E2DCC" w:rsidRPr="006F178A" w:rsidRDefault="003E2DCC" w:rsidP="009E19CB">
      <w:pPr>
        <w:spacing w:after="60"/>
        <w:rPr>
          <w:rtl/>
        </w:rPr>
      </w:pPr>
      <w:r w:rsidRPr="00A824E4">
        <w:rPr>
          <w:rStyle w:val="affffa"/>
          <w:rFonts w:hint="cs"/>
          <w:rtl/>
        </w:rPr>
        <w:t>'</w:t>
      </w:r>
      <w:r w:rsidRPr="00A824E4">
        <w:rPr>
          <w:rStyle w:val="affffa"/>
          <w:rtl/>
        </w:rPr>
        <w:t>לאהבה את ה</w:t>
      </w:r>
      <w:r>
        <w:rPr>
          <w:rStyle w:val="affffa"/>
          <w:rtl/>
        </w:rPr>
        <w:t>'</w:t>
      </w:r>
      <w:r w:rsidRPr="00A824E4">
        <w:rPr>
          <w:rStyle w:val="affffa"/>
          <w:rtl/>
        </w:rPr>
        <w:t xml:space="preserve"> אלהיך לשמוע בקולו ולדבקה בו</w:t>
      </w:r>
      <w:r w:rsidRPr="00A824E4">
        <w:rPr>
          <w:rStyle w:val="affffa"/>
          <w:rFonts w:hint="cs"/>
          <w:rtl/>
        </w:rPr>
        <w:t>'</w:t>
      </w:r>
      <w:r w:rsidRPr="00A824E4">
        <w:rPr>
          <w:rStyle w:val="affffa"/>
          <w:rtl/>
        </w:rPr>
        <w:t xml:space="preserve"> </w:t>
      </w:r>
      <w:r w:rsidRPr="006F178A">
        <w:rPr>
          <w:rtl/>
        </w:rPr>
        <w:t xml:space="preserve">- שלא יאמר אדם: אקרא שיקראוני חכם, אשנה שיקראוני רבי, אשנן שאהיה זקן ואשב בישיבה, אלא </w:t>
      </w:r>
      <w:r w:rsidRPr="00FB5882">
        <w:rPr>
          <w:rStyle w:val="afffa"/>
          <w:rtl/>
        </w:rPr>
        <w:t>למד מאהבה וסוף הכבוד לבא</w:t>
      </w:r>
      <w:r w:rsidRPr="00AF4463">
        <w:rPr>
          <w:rStyle w:val="affffc"/>
          <w:rtl/>
        </w:rPr>
        <w:t>,</w:t>
      </w:r>
      <w:r w:rsidRPr="006F178A">
        <w:rPr>
          <w:rtl/>
        </w:rPr>
        <w:t xml:space="preserve"> </w:t>
      </w:r>
      <w:r w:rsidR="000705C5">
        <w:rPr>
          <w:rFonts w:hint="cs"/>
          <w:rtl/>
        </w:rPr>
        <w:t>ד</w:t>
      </w:r>
      <w:r w:rsidRPr="00A824E4">
        <w:rPr>
          <w:rStyle w:val="affffa"/>
          <w:rtl/>
        </w:rPr>
        <w:t>'קשרם על אצבעותיך כתבם על לוח לבך</w:t>
      </w:r>
      <w:r w:rsidRPr="00A824E4">
        <w:rPr>
          <w:rStyle w:val="affffa"/>
          <w:rFonts w:hint="cs"/>
          <w:rtl/>
        </w:rPr>
        <w:t>'</w:t>
      </w:r>
      <w:r w:rsidRPr="00A824E4">
        <w:rPr>
          <w:rStyle w:val="affffa"/>
          <w:rtl/>
        </w:rPr>
        <w:t>,</w:t>
      </w:r>
      <w:r w:rsidRPr="006F178A">
        <w:rPr>
          <w:rtl/>
        </w:rPr>
        <w:t xml:space="preserve"> </w:t>
      </w:r>
      <w:r w:rsidR="000705C5">
        <w:rPr>
          <w:rFonts w:hint="cs"/>
          <w:rtl/>
        </w:rPr>
        <w:t>ד</w:t>
      </w:r>
      <w:r w:rsidRPr="00A824E4">
        <w:rPr>
          <w:rStyle w:val="affffa"/>
          <w:rFonts w:hint="cs"/>
          <w:rtl/>
        </w:rPr>
        <w:t>'</w:t>
      </w:r>
      <w:r w:rsidRPr="00A824E4">
        <w:rPr>
          <w:rStyle w:val="affffa"/>
          <w:rtl/>
        </w:rPr>
        <w:t>דרכיה דרכי נועם</w:t>
      </w:r>
      <w:r w:rsidRPr="00A824E4">
        <w:rPr>
          <w:rStyle w:val="affffa"/>
          <w:rFonts w:hint="cs"/>
          <w:rtl/>
        </w:rPr>
        <w:t>'</w:t>
      </w:r>
      <w:r w:rsidRPr="00A824E4">
        <w:rPr>
          <w:rStyle w:val="affffa"/>
          <w:rtl/>
        </w:rPr>
        <w:t>,</w:t>
      </w:r>
      <w:r w:rsidRPr="006F178A">
        <w:rPr>
          <w:rtl/>
        </w:rPr>
        <w:t xml:space="preserve"> ואומר: </w:t>
      </w:r>
      <w:r w:rsidRPr="000705C5">
        <w:rPr>
          <w:rStyle w:val="affffa"/>
          <w:rtl/>
        </w:rPr>
        <w:t>עץ חיים היא למחזיקים בה ותומכיה מאושר</w:t>
      </w:r>
      <w:r w:rsidRPr="000705C5">
        <w:rPr>
          <w:rStyle w:val="affffa"/>
          <w:rFonts w:hint="cs"/>
          <w:rtl/>
        </w:rPr>
        <w:t>'</w:t>
      </w:r>
      <w:r w:rsidRPr="006F178A">
        <w:rPr>
          <w:rtl/>
        </w:rPr>
        <w:t>.</w:t>
      </w:r>
    </w:p>
    <w:p w14:paraId="46A95E02" w14:textId="5B5E7E67" w:rsidR="00FB5882" w:rsidRPr="00C14A40" w:rsidRDefault="00AF4463" w:rsidP="00FB5882">
      <w:pPr>
        <w:pStyle w:val="38"/>
        <w:framePr w:wrap="notBeside"/>
        <w:rPr>
          <w:rFonts w:hint="cs"/>
          <w:rtl/>
        </w:rPr>
      </w:pPr>
      <w:r w:rsidRPr="00C14A40">
        <w:rPr>
          <w:rFonts w:hint="cs"/>
          <w:rtl/>
        </w:rPr>
        <w:t>ב.</w:t>
      </w:r>
      <w:r w:rsidR="003E2DCC" w:rsidRPr="00C14A40">
        <w:rPr>
          <w:rFonts w:hint="cs"/>
          <w:rtl/>
        </w:rPr>
        <w:t xml:space="preserve"> </w:t>
      </w:r>
      <w:r w:rsidR="003E2DCC" w:rsidRPr="00C14A40">
        <w:rPr>
          <w:rtl/>
        </w:rPr>
        <w:t>ר</w:t>
      </w:r>
      <w:r w:rsidR="000705C5" w:rsidRPr="00C14A40">
        <w:rPr>
          <w:rFonts w:hint="cs"/>
          <w:rtl/>
        </w:rPr>
        <w:t>אבר</w:t>
      </w:r>
      <w:r w:rsidR="0075729B">
        <w:rPr>
          <w:rtl/>
        </w:rPr>
        <w:t>"</w:t>
      </w:r>
      <w:r w:rsidR="000705C5" w:rsidRPr="00C14A40">
        <w:rPr>
          <w:rFonts w:hint="cs"/>
          <w:rtl/>
        </w:rPr>
        <w:t xml:space="preserve">צ: </w:t>
      </w:r>
    </w:p>
    <w:p w14:paraId="1A025363" w14:textId="5E25A825" w:rsidR="003E2DCC" w:rsidRPr="006F178A" w:rsidRDefault="003E2DCC" w:rsidP="00FB5882">
      <w:pPr>
        <w:spacing w:after="60"/>
        <w:rPr>
          <w:rtl/>
        </w:rPr>
      </w:pPr>
      <w:r w:rsidRPr="000705C5">
        <w:rPr>
          <w:rStyle w:val="affffc"/>
          <w:rtl/>
        </w:rPr>
        <w:t xml:space="preserve">עשה דברים לשם פעלם, ודבר בהם לשמם, </w:t>
      </w:r>
      <w:r w:rsidRPr="006F178A">
        <w:rPr>
          <w:rtl/>
        </w:rPr>
        <w:t>אל תעשם עטרה להתגדל בהם, ואל תעשם קורדום להיות עודר בו, וק</w:t>
      </w:r>
      <w:r w:rsidR="0075729B">
        <w:rPr>
          <w:rtl/>
        </w:rPr>
        <w:t>"</w:t>
      </w:r>
      <w:r w:rsidR="000705C5">
        <w:rPr>
          <w:rFonts w:hint="cs"/>
          <w:rtl/>
        </w:rPr>
        <w:t>ו</w:t>
      </w:r>
      <w:r w:rsidRPr="006F178A">
        <w:rPr>
          <w:rtl/>
        </w:rPr>
        <w:t xml:space="preserve">: ומה בלשצר שלא נשתמש אלא בכלי קדש שנעשו כלי חול - נעקר מן העולם, </w:t>
      </w:r>
      <w:r w:rsidR="000705C5">
        <w:rPr>
          <w:rFonts w:hint="cs"/>
          <w:rtl/>
        </w:rPr>
        <w:t>ק</w:t>
      </w:r>
      <w:r w:rsidR="0075729B">
        <w:rPr>
          <w:rtl/>
        </w:rPr>
        <w:t>"</w:t>
      </w:r>
      <w:r w:rsidR="000705C5">
        <w:rPr>
          <w:rFonts w:hint="cs"/>
          <w:rtl/>
        </w:rPr>
        <w:t xml:space="preserve">ו </w:t>
      </w:r>
      <w:r w:rsidRPr="006F178A">
        <w:rPr>
          <w:rtl/>
        </w:rPr>
        <w:t>המשתמש בכתרה של תורה</w:t>
      </w:r>
      <w:r w:rsidR="000705C5">
        <w:rPr>
          <w:rFonts w:hint="cs"/>
          <w:rtl/>
        </w:rPr>
        <w:t>.</w:t>
      </w:r>
    </w:p>
    <w:p w14:paraId="0D1D76CC" w14:textId="77777777" w:rsidR="00FB5882" w:rsidRPr="00C14A40" w:rsidRDefault="00AF4463" w:rsidP="00FB5882">
      <w:pPr>
        <w:pStyle w:val="38"/>
        <w:framePr w:wrap="notBeside"/>
        <w:rPr>
          <w:rtl/>
        </w:rPr>
      </w:pPr>
      <w:r w:rsidRPr="00C14A40">
        <w:rPr>
          <w:rFonts w:hint="cs"/>
          <w:rtl/>
        </w:rPr>
        <w:t>ג</w:t>
      </w:r>
      <w:r w:rsidR="002505F6" w:rsidRPr="00C14A40">
        <w:rPr>
          <w:rFonts w:hint="cs"/>
          <w:rtl/>
        </w:rPr>
        <w:t>.</w:t>
      </w:r>
      <w:r w:rsidR="003E2DCC" w:rsidRPr="00C14A40">
        <w:rPr>
          <w:rFonts w:hint="cs"/>
          <w:rtl/>
        </w:rPr>
        <w:t xml:space="preserve"> </w:t>
      </w:r>
      <w:r w:rsidR="003E2DCC" w:rsidRPr="00C14A40">
        <w:rPr>
          <w:rtl/>
        </w:rPr>
        <w:t>רבא:</w:t>
      </w:r>
    </w:p>
    <w:p w14:paraId="1B68821F" w14:textId="41654EE0" w:rsidR="00AF4463" w:rsidRDefault="003E2DCC" w:rsidP="00AF4463">
      <w:pPr>
        <w:rPr>
          <w:rStyle w:val="affffe"/>
          <w:rtl/>
        </w:rPr>
      </w:pPr>
      <w:r w:rsidRPr="006F178A">
        <w:rPr>
          <w:rFonts w:hint="cs"/>
          <w:rtl/>
        </w:rPr>
        <w:t xml:space="preserve">מותר לאדם </w:t>
      </w:r>
      <w:r w:rsidRPr="00AF4463">
        <w:rPr>
          <w:rStyle w:val="affffc"/>
          <w:rFonts w:hint="cs"/>
          <w:rtl/>
        </w:rPr>
        <w:t>להודיע עצמו במקום שלא יודעים אותו</w:t>
      </w:r>
      <w:r w:rsidRPr="006F178A">
        <w:rPr>
          <w:rFonts w:hint="cs"/>
          <w:rtl/>
        </w:rPr>
        <w:t xml:space="preserve"> ד</w:t>
      </w:r>
      <w:r w:rsidRPr="00AF4463">
        <w:rPr>
          <w:rStyle w:val="affffa"/>
          <w:rFonts w:hint="cs"/>
          <w:rtl/>
        </w:rPr>
        <w:t>'</w:t>
      </w:r>
      <w:r w:rsidRPr="00AF4463">
        <w:rPr>
          <w:rStyle w:val="affffa"/>
          <w:rtl/>
        </w:rPr>
        <w:t>ועבדך ירא את ה' מנעוריו.</w:t>
      </w:r>
      <w:r w:rsidR="00AF4463">
        <w:rPr>
          <w:rFonts w:hint="cs"/>
          <w:rtl/>
        </w:rPr>
        <w:t xml:space="preserve"> </w:t>
      </w:r>
    </w:p>
    <w:p w14:paraId="1A01D710" w14:textId="2DC937A5" w:rsidR="003E2DCC" w:rsidRPr="006F178A" w:rsidRDefault="003E2DCC" w:rsidP="00FB5882">
      <w:pPr>
        <w:spacing w:after="60"/>
        <w:rPr>
          <w:rtl/>
        </w:rPr>
      </w:pPr>
      <w:r w:rsidRPr="00AF4463">
        <w:rPr>
          <w:rStyle w:val="affffe"/>
          <w:rFonts w:hint="cs"/>
          <w:rtl/>
        </w:rPr>
        <w:t>והך דר</w:t>
      </w:r>
      <w:r w:rsidRPr="00AF4463">
        <w:rPr>
          <w:rStyle w:val="affffe"/>
          <w:rtl/>
        </w:rPr>
        <w:t>"</w:t>
      </w:r>
      <w:r w:rsidRPr="00AF4463">
        <w:rPr>
          <w:rStyle w:val="affffe"/>
          <w:rFonts w:hint="cs"/>
          <w:rtl/>
        </w:rPr>
        <w:t xml:space="preserve">ט </w:t>
      </w:r>
      <w:r w:rsidRPr="00AF4463">
        <w:rPr>
          <w:rStyle w:val="affffe"/>
          <w:rtl/>
        </w:rPr>
        <w:t>–</w:t>
      </w:r>
      <w:r w:rsidRPr="006F178A">
        <w:rPr>
          <w:rFonts w:hint="cs"/>
          <w:rtl/>
        </w:rPr>
        <w:t xml:space="preserve"> עשיר גדול היה והו</w:t>
      </w:r>
      <w:r w:rsidRPr="006F178A">
        <w:rPr>
          <w:rtl/>
        </w:rPr>
        <w:t>"</w:t>
      </w:r>
      <w:r w:rsidRPr="006F178A">
        <w:rPr>
          <w:rFonts w:hint="cs"/>
          <w:rtl/>
        </w:rPr>
        <w:t xml:space="preserve">ל לפייסו בדמים </w:t>
      </w:r>
    </w:p>
    <w:p w14:paraId="1AE24232" w14:textId="77777777" w:rsidR="00FB5882" w:rsidRPr="00C14A40" w:rsidRDefault="007E2C5A" w:rsidP="00FB5882">
      <w:pPr>
        <w:pStyle w:val="38"/>
        <w:framePr w:wrap="notBeside"/>
        <w:rPr>
          <w:rtl/>
        </w:rPr>
      </w:pPr>
      <w:r w:rsidRPr="00C14A40">
        <w:rPr>
          <w:rFonts w:hint="cs"/>
          <w:rtl/>
        </w:rPr>
        <w:t>ד.</w:t>
      </w:r>
      <w:r w:rsidR="003E2DCC" w:rsidRPr="00C14A40">
        <w:rPr>
          <w:rFonts w:hint="cs"/>
          <w:rtl/>
        </w:rPr>
        <w:t xml:space="preserve"> </w:t>
      </w:r>
      <w:r w:rsidR="003E2DCC" w:rsidRPr="00C14A40">
        <w:rPr>
          <w:rtl/>
        </w:rPr>
        <w:t xml:space="preserve">רבא רמי: </w:t>
      </w:r>
    </w:p>
    <w:p w14:paraId="4E86C2A6" w14:textId="77777777" w:rsidR="00FB5882" w:rsidRDefault="003E2DCC" w:rsidP="003E2DCC">
      <w:pPr>
        <w:rPr>
          <w:rStyle w:val="affffa"/>
          <w:rtl/>
        </w:rPr>
      </w:pPr>
      <w:r w:rsidRPr="00A824E4">
        <w:rPr>
          <w:rStyle w:val="affffa"/>
          <w:rFonts w:hint="cs"/>
          <w:rtl/>
        </w:rPr>
        <w:t>'</w:t>
      </w:r>
      <w:r w:rsidRPr="00A824E4">
        <w:rPr>
          <w:rStyle w:val="affffa"/>
          <w:rtl/>
        </w:rPr>
        <w:t>ועבדך ירא את ה</w:t>
      </w:r>
      <w:r>
        <w:rPr>
          <w:rStyle w:val="affffa"/>
          <w:rtl/>
        </w:rPr>
        <w:t>'</w:t>
      </w:r>
      <w:r w:rsidRPr="00A824E4">
        <w:rPr>
          <w:rStyle w:val="affffa"/>
          <w:rtl/>
        </w:rPr>
        <w:t xml:space="preserve"> מנעוריו</w:t>
      </w:r>
      <w:r w:rsidRPr="00A824E4">
        <w:rPr>
          <w:rStyle w:val="affffa"/>
          <w:rFonts w:hint="cs"/>
          <w:rtl/>
        </w:rPr>
        <w:t>'</w:t>
      </w:r>
      <w:r w:rsidRPr="00A824E4">
        <w:rPr>
          <w:rStyle w:val="affffa"/>
          <w:rtl/>
        </w:rPr>
        <w:t>,</w:t>
      </w:r>
      <w:r w:rsidRPr="00EE3CC4">
        <w:rPr>
          <w:rStyle w:val="affffe"/>
          <w:rtl/>
        </w:rPr>
        <w:t xml:space="preserve"> וכתיב: </w:t>
      </w:r>
      <w:r w:rsidRPr="00A824E4">
        <w:rPr>
          <w:rStyle w:val="affffa"/>
          <w:rFonts w:hint="cs"/>
          <w:rtl/>
        </w:rPr>
        <w:t>'</w:t>
      </w:r>
      <w:r w:rsidRPr="00A824E4">
        <w:rPr>
          <w:rStyle w:val="affffa"/>
          <w:rtl/>
        </w:rPr>
        <w:t>יהללך זר ולא פיך</w:t>
      </w:r>
      <w:r w:rsidRPr="00A824E4">
        <w:rPr>
          <w:rStyle w:val="affffa"/>
          <w:rFonts w:hint="cs"/>
          <w:rtl/>
        </w:rPr>
        <w:t xml:space="preserve">' </w:t>
      </w:r>
    </w:p>
    <w:p w14:paraId="1B3E8D61" w14:textId="77777777" w:rsidR="0075729B" w:rsidRDefault="00FB5882" w:rsidP="00FB5882">
      <w:pPr>
        <w:pStyle w:val="38"/>
        <w:framePr w:wrap="notBeside"/>
        <w:rPr>
          <w:rFonts w:hint="cs"/>
          <w:rtl/>
        </w:rPr>
      </w:pPr>
      <w:r w:rsidRPr="00C14A40">
        <w:rPr>
          <w:rFonts w:hint="cs"/>
          <w:rtl/>
        </w:rPr>
        <w:t xml:space="preserve">- </w:t>
      </w:r>
      <w:r w:rsidR="003E2DCC" w:rsidRPr="00C14A40">
        <w:rPr>
          <w:rFonts w:hint="cs"/>
          <w:rtl/>
        </w:rPr>
        <w:t>אלא</w:t>
      </w:r>
    </w:p>
    <w:p w14:paraId="53A43DF4" w14:textId="292C156C" w:rsidR="003E2DCC" w:rsidRPr="006F178A" w:rsidRDefault="003E2DCC" w:rsidP="00FB5882">
      <w:pPr>
        <w:spacing w:after="60"/>
        <w:rPr>
          <w:rtl/>
        </w:rPr>
      </w:pPr>
      <w:r w:rsidRPr="006F178A">
        <w:rPr>
          <w:rFonts w:hint="cs"/>
          <w:rtl/>
        </w:rPr>
        <w:t>כאן במקום שמכירים וכאן בשאין מכירים,</w:t>
      </w:r>
    </w:p>
    <w:p w14:paraId="3C615ECC" w14:textId="77777777" w:rsidR="00FB5882" w:rsidRPr="00C14A40" w:rsidRDefault="007E2C5A" w:rsidP="00FB5882">
      <w:pPr>
        <w:pStyle w:val="38"/>
        <w:framePr w:wrap="notBeside"/>
        <w:rPr>
          <w:rFonts w:hint="cs"/>
          <w:rtl/>
        </w:rPr>
      </w:pPr>
      <w:r w:rsidRPr="00C14A40">
        <w:rPr>
          <w:rFonts w:hint="cs"/>
          <w:rtl/>
        </w:rPr>
        <w:t>ה.</w:t>
      </w:r>
      <w:r w:rsidR="003E2DCC" w:rsidRPr="00C14A40">
        <w:rPr>
          <w:rFonts w:hint="cs"/>
          <w:rtl/>
        </w:rPr>
        <w:t xml:space="preserve"> </w:t>
      </w:r>
      <w:r w:rsidR="003E2DCC" w:rsidRPr="00C14A40">
        <w:rPr>
          <w:rtl/>
        </w:rPr>
        <w:t xml:space="preserve">רבא: </w:t>
      </w:r>
    </w:p>
    <w:p w14:paraId="5EE99BDF" w14:textId="4EC62FEC" w:rsidR="003E2DCC" w:rsidRPr="006F178A" w:rsidRDefault="007E2C5A" w:rsidP="003E2DCC">
      <w:pPr>
        <w:rPr>
          <w:rtl/>
        </w:rPr>
      </w:pPr>
      <w:r w:rsidRPr="00FB5882">
        <w:rPr>
          <w:rStyle w:val="afffa"/>
          <w:rFonts w:hint="cs"/>
          <w:rtl/>
        </w:rPr>
        <w:t>מותר לת</w:t>
      </w:r>
      <w:r w:rsidR="0075729B">
        <w:rPr>
          <w:rStyle w:val="afffa"/>
          <w:rtl/>
        </w:rPr>
        <w:t>"</w:t>
      </w:r>
      <w:r w:rsidRPr="00FB5882">
        <w:rPr>
          <w:rStyle w:val="afffa"/>
          <w:rFonts w:hint="cs"/>
          <w:rtl/>
        </w:rPr>
        <w:t>ח</w:t>
      </w:r>
      <w:r w:rsidR="003E2DCC" w:rsidRPr="00FB5882">
        <w:rPr>
          <w:rStyle w:val="afffa"/>
          <w:rtl/>
        </w:rPr>
        <w:t xml:space="preserve"> </w:t>
      </w:r>
      <w:r w:rsidR="003E2DCC" w:rsidRPr="00FB5882">
        <w:rPr>
          <w:rStyle w:val="afffa"/>
          <w:rFonts w:hint="cs"/>
          <w:rtl/>
        </w:rPr>
        <w:t>לומר שת</w:t>
      </w:r>
      <w:r w:rsidR="003E2DCC" w:rsidRPr="00FB5882">
        <w:rPr>
          <w:rStyle w:val="afffa"/>
          <w:rtl/>
        </w:rPr>
        <w:t>"</w:t>
      </w:r>
      <w:r w:rsidR="003E2DCC" w:rsidRPr="00FB5882">
        <w:rPr>
          <w:rStyle w:val="afffa"/>
          <w:rFonts w:hint="cs"/>
          <w:rtl/>
        </w:rPr>
        <w:t>ח הוא</w:t>
      </w:r>
      <w:r w:rsidR="003E2DCC" w:rsidRPr="006F178A">
        <w:rPr>
          <w:rFonts w:hint="cs"/>
          <w:rtl/>
        </w:rPr>
        <w:t xml:space="preserve"> תנו לי חלק בראש </w:t>
      </w:r>
      <w:r w:rsidR="003E2DCC" w:rsidRPr="002C641B">
        <w:rPr>
          <w:rStyle w:val="affffa"/>
          <w:rFonts w:hint="cs"/>
          <w:rtl/>
        </w:rPr>
        <w:t>ד'</w:t>
      </w:r>
      <w:r w:rsidR="003E2DCC" w:rsidRPr="002C641B">
        <w:rPr>
          <w:rStyle w:val="affffa"/>
          <w:rtl/>
        </w:rPr>
        <w:t xml:space="preserve">ובני דוד כהנים היו, </w:t>
      </w:r>
      <w:r w:rsidR="003E2DCC" w:rsidRPr="0060080A">
        <w:rPr>
          <w:rtl/>
        </w:rPr>
        <w:t>מה כהן נוטל בראש, אף ת</w:t>
      </w:r>
      <w:r w:rsidR="0075729B">
        <w:rPr>
          <w:rtl/>
        </w:rPr>
        <w:t>"</w:t>
      </w:r>
      <w:r w:rsidR="0060080A">
        <w:rPr>
          <w:rFonts w:hint="cs"/>
          <w:rtl/>
        </w:rPr>
        <w:t>ח</w:t>
      </w:r>
      <w:r w:rsidR="003E2DCC" w:rsidRPr="0060080A">
        <w:rPr>
          <w:rtl/>
        </w:rPr>
        <w:t xml:space="preserve"> נוטל בראש</w:t>
      </w:r>
      <w:r w:rsidR="003E2DCC" w:rsidRPr="0060080A">
        <w:rPr>
          <w:rFonts w:hint="cs"/>
          <w:rtl/>
        </w:rPr>
        <w:t>'</w:t>
      </w:r>
      <w:r w:rsidR="003E2DCC" w:rsidRPr="0060080A">
        <w:rPr>
          <w:rtl/>
        </w:rPr>
        <w:t>.</w:t>
      </w:r>
    </w:p>
    <w:p w14:paraId="430D98DF" w14:textId="0CE8F13C" w:rsidR="003E2DCC" w:rsidRPr="006F178A" w:rsidRDefault="003E2DCC" w:rsidP="00126186">
      <w:pPr>
        <w:spacing w:after="60"/>
        <w:rPr>
          <w:rtl/>
        </w:rPr>
      </w:pPr>
      <w:r w:rsidRPr="006F178A">
        <w:rPr>
          <w:rtl/>
        </w:rPr>
        <w:t xml:space="preserve">וכהן: </w:t>
      </w:r>
      <w:r w:rsidRPr="002C641B">
        <w:rPr>
          <w:rStyle w:val="affffa"/>
          <w:rFonts w:hint="cs"/>
          <w:rtl/>
        </w:rPr>
        <w:t>ד'</w:t>
      </w:r>
      <w:r w:rsidRPr="002C641B">
        <w:rPr>
          <w:rStyle w:val="affffa"/>
          <w:rtl/>
        </w:rPr>
        <w:t>וקדשתו כי את לחם ה</w:t>
      </w:r>
      <w:r>
        <w:rPr>
          <w:rStyle w:val="affffa"/>
          <w:rtl/>
        </w:rPr>
        <w:t>'</w:t>
      </w:r>
      <w:r w:rsidRPr="002C641B">
        <w:rPr>
          <w:rStyle w:val="affffa"/>
          <w:rFonts w:hint="cs"/>
          <w:rtl/>
        </w:rPr>
        <w:t xml:space="preserve"> </w:t>
      </w:r>
      <w:r w:rsidRPr="002C641B">
        <w:rPr>
          <w:rStyle w:val="affffa"/>
          <w:rtl/>
        </w:rPr>
        <w:t>אלהיך הוא מקריב</w:t>
      </w:r>
      <w:r w:rsidRPr="002C641B">
        <w:rPr>
          <w:rStyle w:val="affffa"/>
          <w:rFonts w:hint="cs"/>
          <w:rtl/>
        </w:rPr>
        <w:t>'</w:t>
      </w:r>
      <w:r w:rsidRPr="002C641B">
        <w:rPr>
          <w:rStyle w:val="affffa"/>
          <w:rtl/>
        </w:rPr>
        <w:t>,</w:t>
      </w:r>
      <w:r w:rsidRPr="006F178A">
        <w:rPr>
          <w:rtl/>
        </w:rPr>
        <w:t xml:space="preserve"> </w:t>
      </w:r>
      <w:r w:rsidRPr="007E2C5A">
        <w:rPr>
          <w:rStyle w:val="affffe"/>
          <w:rtl/>
        </w:rPr>
        <w:t>ות</w:t>
      </w:r>
      <w:r w:rsidRPr="007E2C5A">
        <w:rPr>
          <w:rStyle w:val="affffe"/>
          <w:rFonts w:hint="cs"/>
          <w:rtl/>
        </w:rPr>
        <w:t>דבר</w:t>
      </w:r>
      <w:r w:rsidRPr="007E2C5A">
        <w:rPr>
          <w:rStyle w:val="affffe"/>
          <w:rtl/>
        </w:rPr>
        <w:t>"</w:t>
      </w:r>
      <w:r w:rsidRPr="007E2C5A">
        <w:rPr>
          <w:rStyle w:val="affffe"/>
          <w:rFonts w:hint="cs"/>
          <w:rtl/>
        </w:rPr>
        <w:t>י</w:t>
      </w:r>
      <w:r w:rsidRPr="007E2C5A">
        <w:rPr>
          <w:rStyle w:val="affffe"/>
          <w:rtl/>
        </w:rPr>
        <w:t xml:space="preserve">: </w:t>
      </w:r>
      <w:r w:rsidRPr="00A824E4">
        <w:rPr>
          <w:rStyle w:val="affffa"/>
          <w:rFonts w:hint="cs"/>
          <w:rtl/>
        </w:rPr>
        <w:t>'</w:t>
      </w:r>
      <w:r w:rsidRPr="00A824E4">
        <w:rPr>
          <w:rStyle w:val="affffa"/>
          <w:rtl/>
        </w:rPr>
        <w:t>וקדשתו</w:t>
      </w:r>
      <w:r w:rsidRPr="00A824E4">
        <w:rPr>
          <w:rStyle w:val="affffa"/>
          <w:rFonts w:hint="cs"/>
          <w:rtl/>
        </w:rPr>
        <w:t>'</w:t>
      </w:r>
      <w:r w:rsidRPr="00A824E4">
        <w:rPr>
          <w:rStyle w:val="affffa"/>
          <w:rtl/>
        </w:rPr>
        <w:t xml:space="preserve"> </w:t>
      </w:r>
      <w:r w:rsidRPr="006F178A">
        <w:rPr>
          <w:rtl/>
        </w:rPr>
        <w:t>לכל דבר שבקדושה,</w:t>
      </w:r>
      <w:r w:rsidR="007E2C5A">
        <w:rPr>
          <w:rFonts w:hint="cs"/>
          <w:rtl/>
        </w:rPr>
        <w:t xml:space="preserve"> </w:t>
      </w:r>
      <w:r w:rsidR="007E2C5A" w:rsidRPr="006F178A">
        <w:rPr>
          <w:rFonts w:ascii="Fb Fontext" w:hAnsi="Fb Fontext"/>
          <w:rtl/>
        </w:rPr>
        <w:t>לפתוח ולברך וליטול מנה יפה ראשון.</w:t>
      </w:r>
    </w:p>
    <w:p w14:paraId="7BAE7B33" w14:textId="77777777" w:rsidR="003E2DCC" w:rsidRPr="006F178A" w:rsidRDefault="003E2DCC" w:rsidP="00A522DC">
      <w:pPr>
        <w:pStyle w:val="a3"/>
        <w:framePr w:wrap="around"/>
        <w:rPr>
          <w:rtl/>
        </w:rPr>
      </w:pPr>
      <w:r w:rsidRPr="006F178A">
        <w:rPr>
          <w:rtl/>
        </w:rPr>
        <w:t>סב:</w:t>
      </w:r>
    </w:p>
    <w:p w14:paraId="3AD904B5" w14:textId="77777777" w:rsidR="0075729B" w:rsidRDefault="00591687" w:rsidP="00FB5882">
      <w:pPr>
        <w:pStyle w:val="38"/>
        <w:framePr w:wrap="notBeside"/>
        <w:rPr>
          <w:rtl/>
        </w:rPr>
      </w:pPr>
      <w:r w:rsidRPr="00C14A40">
        <w:rPr>
          <w:rFonts w:hint="cs"/>
          <w:rtl/>
        </w:rPr>
        <w:t>ו.</w:t>
      </w:r>
      <w:r w:rsidR="003E2DCC" w:rsidRPr="00C14A40">
        <w:rPr>
          <w:rFonts w:hint="cs"/>
          <w:rtl/>
        </w:rPr>
        <w:t xml:space="preserve"> </w:t>
      </w:r>
      <w:r w:rsidR="003E2DCC" w:rsidRPr="00C14A40">
        <w:rPr>
          <w:rtl/>
        </w:rPr>
        <w:t>רבא:</w:t>
      </w:r>
    </w:p>
    <w:p w14:paraId="693F1778" w14:textId="624396DC" w:rsidR="003E2DCC" w:rsidRPr="006F178A" w:rsidRDefault="00FB5882" w:rsidP="00FB5882">
      <w:pPr>
        <w:spacing w:after="60"/>
        <w:rPr>
          <w:rtl/>
        </w:rPr>
      </w:pPr>
      <w:r w:rsidRPr="00FB5882">
        <w:rPr>
          <w:rStyle w:val="afffa"/>
          <w:rFonts w:hint="cs"/>
          <w:rtl/>
        </w:rPr>
        <w:t xml:space="preserve">מותר </w:t>
      </w:r>
      <w:r w:rsidR="003E2DCC" w:rsidRPr="00FB5882">
        <w:rPr>
          <w:rStyle w:val="afffa"/>
          <w:rtl/>
        </w:rPr>
        <w:t>ל</w:t>
      </w:r>
      <w:r w:rsidR="0060080A" w:rsidRPr="00FB5882">
        <w:rPr>
          <w:rStyle w:val="afffa"/>
          <w:rFonts w:hint="cs"/>
          <w:rtl/>
        </w:rPr>
        <w:t>ת</w:t>
      </w:r>
      <w:r w:rsidR="0075729B">
        <w:rPr>
          <w:rStyle w:val="afffa"/>
          <w:rtl/>
        </w:rPr>
        <w:t>"</w:t>
      </w:r>
      <w:r w:rsidR="0060080A" w:rsidRPr="00FB5882">
        <w:rPr>
          <w:rStyle w:val="afffa"/>
          <w:rFonts w:hint="cs"/>
          <w:rtl/>
        </w:rPr>
        <w:t xml:space="preserve">ח </w:t>
      </w:r>
      <w:r w:rsidR="003E2DCC" w:rsidRPr="00FB5882">
        <w:rPr>
          <w:rStyle w:val="afffa"/>
          <w:rFonts w:hint="cs"/>
          <w:rtl/>
        </w:rPr>
        <w:t>לומר שלא יתן מס</w:t>
      </w:r>
      <w:r w:rsidR="003E2DCC" w:rsidRPr="006F178A">
        <w:rPr>
          <w:rFonts w:hint="cs"/>
          <w:rtl/>
        </w:rPr>
        <w:t xml:space="preserve"> </w:t>
      </w:r>
      <w:r w:rsidR="003E2DCC" w:rsidRPr="002C641B">
        <w:rPr>
          <w:rStyle w:val="affffa"/>
          <w:rFonts w:hint="cs"/>
          <w:rtl/>
        </w:rPr>
        <w:t>ד'</w:t>
      </w:r>
      <w:r w:rsidR="003E2DCC" w:rsidRPr="002C641B">
        <w:rPr>
          <w:rStyle w:val="affffa"/>
          <w:rtl/>
        </w:rPr>
        <w:t xml:space="preserve">מנדה </w:t>
      </w:r>
      <w:r w:rsidRPr="006F178A">
        <w:rPr>
          <w:rtl/>
        </w:rPr>
        <w:t>זו מנת המלך,</w:t>
      </w:r>
      <w:r w:rsidRPr="00A824E4">
        <w:rPr>
          <w:rStyle w:val="affffa"/>
          <w:rtl/>
        </w:rPr>
        <w:t xml:space="preserve"> </w:t>
      </w:r>
      <w:r w:rsidR="003E2DCC" w:rsidRPr="002C641B">
        <w:rPr>
          <w:rStyle w:val="affffa"/>
          <w:rtl/>
        </w:rPr>
        <w:t>בלו</w:t>
      </w:r>
      <w:r>
        <w:rPr>
          <w:rFonts w:hint="cs"/>
          <w:rtl/>
        </w:rPr>
        <w:t>-כסף גולגלתא</w:t>
      </w:r>
      <w:r w:rsidR="003E2DCC" w:rsidRPr="002C641B">
        <w:rPr>
          <w:rStyle w:val="affffa"/>
          <w:rtl/>
        </w:rPr>
        <w:t xml:space="preserve"> והלך </w:t>
      </w:r>
      <w:r>
        <w:rPr>
          <w:rStyle w:val="affffa"/>
          <w:rtl/>
        </w:rPr>
        <w:t>–</w:t>
      </w:r>
      <w:r>
        <w:rPr>
          <w:rStyle w:val="affffa"/>
          <w:rFonts w:hint="cs"/>
          <w:rtl/>
        </w:rPr>
        <w:t xml:space="preserve"> </w:t>
      </w:r>
      <w:r w:rsidRPr="00FB5882">
        <w:rPr>
          <w:rFonts w:hint="cs"/>
          <w:rtl/>
        </w:rPr>
        <w:t>ארנונא</w:t>
      </w:r>
      <w:r>
        <w:rPr>
          <w:rStyle w:val="affffa"/>
          <w:rFonts w:hint="cs"/>
          <w:rtl/>
        </w:rPr>
        <w:t xml:space="preserve"> </w:t>
      </w:r>
      <w:r w:rsidR="003E2DCC" w:rsidRPr="002C641B">
        <w:rPr>
          <w:rStyle w:val="affffa"/>
          <w:rtl/>
        </w:rPr>
        <w:t>לא שליט למירמא עליהון</w:t>
      </w:r>
      <w:r w:rsidR="003E2DCC" w:rsidRPr="002C641B">
        <w:rPr>
          <w:rStyle w:val="affffa"/>
          <w:rFonts w:hint="cs"/>
          <w:rtl/>
        </w:rPr>
        <w:t>'</w:t>
      </w:r>
      <w:r w:rsidR="003E2DCC" w:rsidRPr="002C641B">
        <w:rPr>
          <w:rStyle w:val="affffa"/>
          <w:rtl/>
        </w:rPr>
        <w:t>,</w:t>
      </w:r>
      <w:r w:rsidR="003E2DCC" w:rsidRPr="006F178A">
        <w:rPr>
          <w:rtl/>
        </w:rPr>
        <w:t xml:space="preserve"> </w:t>
      </w:r>
    </w:p>
    <w:p w14:paraId="72A30FC7" w14:textId="77777777" w:rsidR="0075729B" w:rsidRDefault="00591687" w:rsidP="00FB5882">
      <w:pPr>
        <w:pStyle w:val="38"/>
        <w:framePr w:wrap="notBeside"/>
        <w:rPr>
          <w:rtl/>
        </w:rPr>
      </w:pPr>
      <w:r w:rsidRPr="00C14A40">
        <w:rPr>
          <w:rFonts w:hint="cs"/>
          <w:rtl/>
        </w:rPr>
        <w:t xml:space="preserve">ז. </w:t>
      </w:r>
      <w:r w:rsidR="003E2DCC" w:rsidRPr="00C14A40">
        <w:rPr>
          <w:rtl/>
        </w:rPr>
        <w:t>רבא:</w:t>
      </w:r>
    </w:p>
    <w:p w14:paraId="3474506E" w14:textId="43DF413F" w:rsidR="003E2DCC" w:rsidRPr="006F178A" w:rsidRDefault="00591687" w:rsidP="00FB5882">
      <w:pPr>
        <w:spacing w:after="60"/>
        <w:rPr>
          <w:rtl/>
        </w:rPr>
      </w:pPr>
      <w:r w:rsidRPr="00FB5882">
        <w:rPr>
          <w:rStyle w:val="afffa"/>
          <w:rFonts w:hint="cs"/>
          <w:rtl/>
        </w:rPr>
        <w:t>מותר לת</w:t>
      </w:r>
      <w:r w:rsidR="0075729B">
        <w:rPr>
          <w:rStyle w:val="afffa"/>
          <w:rtl/>
        </w:rPr>
        <w:t>"</w:t>
      </w:r>
      <w:r w:rsidRPr="00FB5882">
        <w:rPr>
          <w:rStyle w:val="afffa"/>
          <w:rFonts w:hint="cs"/>
          <w:rtl/>
        </w:rPr>
        <w:t xml:space="preserve">ח לומר </w:t>
      </w:r>
      <w:r w:rsidR="003E2DCC" w:rsidRPr="00FB5882">
        <w:rPr>
          <w:rStyle w:val="afffa"/>
          <w:rtl/>
        </w:rPr>
        <w:t>עבד נורא</w:t>
      </w:r>
      <w:r w:rsidR="002670A2">
        <w:rPr>
          <w:rStyle w:val="affffc"/>
          <w:rFonts w:hint="cs"/>
          <w:rtl/>
        </w:rPr>
        <w:t xml:space="preserve"> </w:t>
      </w:r>
      <w:r w:rsidR="003E2DCC" w:rsidRPr="002670A2">
        <w:rPr>
          <w:rStyle w:val="afffff0"/>
          <w:rFonts w:hint="cs"/>
          <w:rtl/>
        </w:rPr>
        <w:t>ע</w:t>
      </w:r>
      <w:r w:rsidR="003E2DCC" w:rsidRPr="002670A2">
        <w:rPr>
          <w:rStyle w:val="afffff0"/>
          <w:rtl/>
        </w:rPr>
        <w:t>"</w:t>
      </w:r>
      <w:r w:rsidR="003E2DCC" w:rsidRPr="002670A2">
        <w:rPr>
          <w:rStyle w:val="afffff0"/>
          <w:rFonts w:hint="cs"/>
          <w:rtl/>
        </w:rPr>
        <w:t>ז</w:t>
      </w:r>
      <w:r w:rsidR="003E2DCC" w:rsidRPr="006A7FA0">
        <w:rPr>
          <w:rStyle w:val="affffc"/>
          <w:rtl/>
        </w:rPr>
        <w:t xml:space="preserve"> </w:t>
      </w:r>
      <w:r w:rsidR="003E2DCC" w:rsidRPr="00FB5882">
        <w:rPr>
          <w:rStyle w:val="afffa"/>
          <w:rtl/>
        </w:rPr>
        <w:t>אנ</w:t>
      </w:r>
      <w:r w:rsidRPr="00FB5882">
        <w:rPr>
          <w:rStyle w:val="afffa"/>
          <w:rFonts w:hint="cs"/>
          <w:rtl/>
        </w:rPr>
        <w:t>י</w:t>
      </w:r>
      <w:r w:rsidR="006A7FA0" w:rsidRPr="00FB5882">
        <w:rPr>
          <w:rStyle w:val="afffa"/>
          <w:rFonts w:hint="cs"/>
          <w:rtl/>
        </w:rPr>
        <w:t>,</w:t>
      </w:r>
      <w:r>
        <w:rPr>
          <w:rFonts w:hint="cs"/>
          <w:rtl/>
        </w:rPr>
        <w:t xml:space="preserve"> לא אתן מס </w:t>
      </w:r>
      <w:r w:rsidR="00FB5882">
        <w:rPr>
          <w:rFonts w:hint="cs"/>
          <w:rtl/>
        </w:rPr>
        <w:t xml:space="preserve">- </w:t>
      </w:r>
      <w:r w:rsidR="003E2DCC" w:rsidRPr="006F178A">
        <w:rPr>
          <w:rFonts w:hint="cs"/>
          <w:rtl/>
        </w:rPr>
        <w:t xml:space="preserve">דלהבריח אריה מנכסיו אמר </w:t>
      </w:r>
    </w:p>
    <w:p w14:paraId="7BEE5D12" w14:textId="77777777" w:rsidR="00FB5882" w:rsidRPr="00C14A40" w:rsidRDefault="002670A2" w:rsidP="00FB5882">
      <w:pPr>
        <w:pStyle w:val="38"/>
        <w:framePr w:wrap="notBeside"/>
        <w:rPr>
          <w:rtl/>
        </w:rPr>
      </w:pPr>
      <w:r w:rsidRPr="00C14A40">
        <w:rPr>
          <w:rFonts w:hint="cs"/>
          <w:rtl/>
        </w:rPr>
        <w:t>ח.</w:t>
      </w:r>
      <w:r w:rsidR="003E2DCC" w:rsidRPr="00C14A40">
        <w:rPr>
          <w:rFonts w:hint="cs"/>
          <w:rtl/>
        </w:rPr>
        <w:t xml:space="preserve"> </w:t>
      </w:r>
      <w:r w:rsidRPr="00C14A40">
        <w:rPr>
          <w:rFonts w:hint="cs"/>
          <w:rtl/>
        </w:rPr>
        <w:t>ל</w:t>
      </w:r>
      <w:r w:rsidR="003E2DCC" w:rsidRPr="00C14A40">
        <w:rPr>
          <w:rtl/>
        </w:rPr>
        <w:t>רב אשי</w:t>
      </w:r>
    </w:p>
    <w:p w14:paraId="1244ED26" w14:textId="555CDBA9" w:rsidR="006666DF" w:rsidRDefault="003E2DCC" w:rsidP="00FB5882">
      <w:pPr>
        <w:rPr>
          <w:spacing w:val="-2"/>
          <w:rtl/>
        </w:rPr>
      </w:pPr>
      <w:r w:rsidRPr="00625DCC">
        <w:rPr>
          <w:spacing w:val="-2"/>
          <w:rtl/>
        </w:rPr>
        <w:t>ה</w:t>
      </w:r>
      <w:r w:rsidRPr="00625DCC">
        <w:rPr>
          <w:rFonts w:hint="eastAsia"/>
          <w:spacing w:val="-2"/>
          <w:rtl/>
        </w:rPr>
        <w:t>יה</w:t>
      </w:r>
      <w:r w:rsidRPr="00625DCC">
        <w:rPr>
          <w:spacing w:val="-2"/>
          <w:rtl/>
        </w:rPr>
        <w:t xml:space="preserve"> </w:t>
      </w:r>
      <w:r w:rsidRPr="00625DCC">
        <w:rPr>
          <w:rFonts w:hint="eastAsia"/>
          <w:spacing w:val="-2"/>
          <w:rtl/>
        </w:rPr>
        <w:t>יער</w:t>
      </w:r>
      <w:r w:rsidRPr="00625DCC">
        <w:rPr>
          <w:spacing w:val="-2"/>
          <w:rtl/>
        </w:rPr>
        <w:t xml:space="preserve"> </w:t>
      </w:r>
      <w:r w:rsidRPr="00625DCC">
        <w:rPr>
          <w:rFonts w:hint="eastAsia"/>
          <w:spacing w:val="-2"/>
          <w:rtl/>
        </w:rPr>
        <w:t>שמכרו</w:t>
      </w:r>
      <w:r w:rsidRPr="00625DCC">
        <w:rPr>
          <w:spacing w:val="-2"/>
          <w:rtl/>
        </w:rPr>
        <w:t xml:space="preserve"> </w:t>
      </w:r>
      <w:r w:rsidRPr="00625DCC">
        <w:rPr>
          <w:rFonts w:hint="eastAsia"/>
          <w:spacing w:val="-2"/>
          <w:rtl/>
        </w:rPr>
        <w:t>לע</w:t>
      </w:r>
      <w:r w:rsidRPr="00625DCC">
        <w:rPr>
          <w:spacing w:val="-2"/>
          <w:rtl/>
        </w:rPr>
        <w:t>"</w:t>
      </w:r>
      <w:r w:rsidRPr="00625DCC">
        <w:rPr>
          <w:rFonts w:hint="eastAsia"/>
          <w:spacing w:val="-2"/>
          <w:rtl/>
        </w:rPr>
        <w:t>ז</w:t>
      </w:r>
      <w:r w:rsidRPr="00625DCC">
        <w:rPr>
          <w:spacing w:val="-2"/>
          <w:rtl/>
        </w:rPr>
        <w:t xml:space="preserve"> </w:t>
      </w:r>
      <w:r w:rsidRPr="00625DCC">
        <w:rPr>
          <w:rFonts w:hint="eastAsia"/>
          <w:spacing w:val="-2"/>
          <w:rtl/>
        </w:rPr>
        <w:t>ואין</w:t>
      </w:r>
      <w:r w:rsidRPr="00625DCC">
        <w:rPr>
          <w:spacing w:val="-2"/>
          <w:rtl/>
        </w:rPr>
        <w:t xml:space="preserve"> </w:t>
      </w:r>
      <w:r w:rsidRPr="00625DCC">
        <w:rPr>
          <w:rFonts w:hint="eastAsia"/>
          <w:spacing w:val="-2"/>
          <w:rtl/>
        </w:rPr>
        <w:t>בזה</w:t>
      </w:r>
      <w:r w:rsidRPr="00625DCC">
        <w:rPr>
          <w:rStyle w:val="affffa"/>
          <w:rtl/>
        </w:rPr>
        <w:t xml:space="preserve"> 'לפני עור לא תתן מכשול' </w:t>
      </w:r>
      <w:r w:rsidR="00FB5882">
        <w:rPr>
          <w:rStyle w:val="affffa"/>
          <w:rFonts w:hint="cs"/>
          <w:rtl/>
        </w:rPr>
        <w:t xml:space="preserve">- </w:t>
      </w:r>
      <w:r w:rsidRPr="00625DCC">
        <w:rPr>
          <w:spacing w:val="-2"/>
          <w:rtl/>
        </w:rPr>
        <w:t>דרוב עצים להסקה עומדים,</w:t>
      </w:r>
    </w:p>
    <w:p w14:paraId="0A142658" w14:textId="18E71717"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29" w:author="קלוד" w:date="2026-10-06T10:09:38Z"/>
        </w:rPr>
      </w:pPr>
      <w:ins w:id="20428" w:author="קלוד" w:date="2026-10-06T10:09:38Z">
        <w:r>
          <w:t xml:space="preserve">משנה ד</w:t>
        </w:r>
      </w:ins>
    </w:p>
    <w:p w14:paraId="6E53BCE1" w14:textId="388CB6D8" w:rsidR="003E2DCC" w:rsidRPr="00DF3C18" w:rsidRDefault="003E2DCC" w:rsidP="00126186">
      <w:pPr>
        <w:pStyle w:val="afff5"/>
        <w:spacing w:after="60"/>
        <w:rPr>
          <w:rStyle w:val="afffff0"/>
          <w:rtl/>
        </w:rPr>
      </w:pPr>
      <w:r w:rsidRPr="00126186">
        <w:rPr>
          <w:rStyle w:val="afffff8"/>
          <w:rtl/>
        </w:rPr>
        <w:lastRenderedPageBreak/>
        <w:t xml:space="preserve">עד הקציר </w:t>
      </w:r>
      <w:r w:rsidR="00E239D2" w:rsidRPr="00126186">
        <w:rPr>
          <w:rStyle w:val="afffff8"/>
          <w:rFonts w:hint="cs"/>
          <w:rtl/>
        </w:rPr>
        <w:t>-</w:t>
      </w:r>
      <w:r w:rsidRPr="006F178A">
        <w:rPr>
          <w:rtl/>
        </w:rPr>
        <w:t xml:space="preserve">עד שיתחיל העם לקצור קציר חטין, </w:t>
      </w:r>
      <w:r w:rsidRPr="00DF3C18">
        <w:rPr>
          <w:rStyle w:val="HesberMishna"/>
          <w:rtl/>
          <w:rPrChange w:id="20185" w:author="קלוד" w:date="2026-10-06T10:09:38Z">
            <w:rPr>
              <w:rStyle w:val="afffff0"/>
              <w:rtl/>
            </w:rPr>
          </w:rPrChange>
        </w:rPr>
        <w:t>אבל לא קציר שעורין;</w:t>
      </w:r>
    </w:p>
    <w:p w14:paraId="1D81E8D2" w14:textId="37A1C2D5" w:rsidR="003E2DCC" w:rsidRPr="006F178A" w:rsidRDefault="003E2DCC" w:rsidP="00126186">
      <w:pPr>
        <w:pStyle w:val="afff5"/>
        <w:spacing w:after="60"/>
        <w:rPr>
          <w:rtl/>
        </w:rPr>
      </w:pPr>
      <w:r w:rsidRPr="00126186">
        <w:rPr>
          <w:rStyle w:val="afffff8"/>
          <w:rtl/>
        </w:rPr>
        <w:t xml:space="preserve">הכל לפי מקום נדרו, </w:t>
      </w:r>
      <w:r w:rsidRPr="006F178A">
        <w:rPr>
          <w:rtl/>
        </w:rPr>
        <w:t>אם היה בהר בהר, ואם היה בבקעה - בבקעה.</w:t>
      </w:r>
    </w:p>
    <w:p w14:paraId="4CFEC585" w14:textId="77777777" w:rsidR="00F825EE" w:rsidRDefault="003E2DCC" w:rsidP="003E2DCC">
      <w:pPr>
        <w:pStyle w:val="afff5"/>
        <w:rPr>
          <w:rtl/>
        </w:rPr>
      </w:pPr>
      <w:r w:rsidRPr="00126186">
        <w:rPr>
          <w:rStyle w:val="afffff8"/>
          <w:rtl/>
        </w:rPr>
        <w:t>עד הגשמים,</w:t>
      </w:r>
      <w:r w:rsidRPr="006F178A">
        <w:rPr>
          <w:rtl/>
        </w:rPr>
        <w:t xml:space="preserve"> עד שיהו הגשמים - עד שתרד רביעה שניה, </w:t>
      </w:r>
    </w:p>
    <w:p w14:paraId="419DF6AA" w14:textId="285318C9" w:rsidR="00144271" w:rsidRDefault="003E2DCC" w:rsidP="00126186">
      <w:pPr>
        <w:pStyle w:val="afff5"/>
        <w:spacing w:after="60"/>
        <w:rPr>
          <w:rtl/>
        </w:rPr>
      </w:pPr>
      <w:r w:rsidRPr="004A3509">
        <w:rPr>
          <w:rStyle w:val="TanaimMishna"/>
          <w:rtl/>
          <w:rPrChange w:id="20186" w:author="קלוד" w:date="2026-10-06T10:09:38Z">
            <w:rPr>
              <w:rStyle w:val="affffe"/>
              <w:rtl/>
            </w:rPr>
          </w:rPrChange>
        </w:rPr>
        <w:t>רשב"ג:</w:t>
      </w:r>
      <w:r w:rsidRPr="006F178A">
        <w:rPr>
          <w:rtl/>
        </w:rPr>
        <w:t xml:space="preserve"> עד שיגיע זמנה של רביעה.</w:t>
      </w:r>
      <w:r w:rsidR="0075729B">
        <w:rPr>
          <w:rFonts w:hint="cs"/>
          <w:rtl/>
        </w:rPr>
        <w:t xml:space="preserve"> </w:t>
      </w:r>
    </w:p>
    <w:p w14:paraId="50AB342B" w14:textId="1BAE3452" w:rsidR="004A3509" w:rsidRDefault="003E2DCC" w:rsidP="00DF3C18">
      <w:pPr>
        <w:pStyle w:val="afff5"/>
        <w:jc w:val="center"/>
        <w:rPr>
          <w:rtl/>
        </w:rPr>
      </w:pPr>
      <w:r w:rsidRPr="00126186">
        <w:rPr>
          <w:rStyle w:val="afffff8"/>
          <w:rtl/>
        </w:rPr>
        <w:t>עד שיפסקו גשמים</w:t>
      </w:r>
    </w:p>
    <w:p w14:paraId="398B4214" w14:textId="5D1D20E5" w:rsidR="003E2DCC" w:rsidRPr="006F178A" w:rsidRDefault="003E2DCC" w:rsidP="00126186">
      <w:pPr>
        <w:pStyle w:val="afff5"/>
        <w:spacing w:after="120"/>
        <w:rPr>
          <w:rtl/>
        </w:rPr>
      </w:pPr>
      <w:r w:rsidRPr="004A3509">
        <w:rPr>
          <w:rStyle w:val="TanaimMishna"/>
          <w:rFonts w:hint="cs"/>
          <w:rtl/>
          <w:rPrChange w:id="20187" w:author="קלוד" w:date="2026-10-06T10:09:38Z">
            <w:rPr>
              <w:rStyle w:val="affffe"/>
              <w:rFonts w:hint="cs"/>
              <w:rtl/>
            </w:rPr>
          </w:rPrChange>
        </w:rPr>
        <w:t>לר</w:t>
      </w:r>
      <w:r w:rsidR="004A3509">
        <w:rPr>
          <w:rStyle w:val="TanaimMishna"/>
          <w:rFonts w:hint="cs"/>
          <w:rtl/>
          <w:rPrChange w:id="20188" w:author="קלוד" w:date="2026-10-06T10:09:38Z">
            <w:rPr>
              <w:rStyle w:val="affffe"/>
              <w:rFonts w:hint="cs"/>
              <w:rtl/>
            </w:rPr>
          </w:rPrChange>
        </w:rPr>
        <w:t>"מ</w:t>
      </w:r>
      <w:r w:rsidRPr="004A3509">
        <w:rPr>
          <w:rStyle w:val="TanaimMishna"/>
          <w:rFonts w:hint="cs"/>
          <w:rtl/>
          <w:rPrChange w:id="20189" w:author="קלוד" w:date="2026-10-06T10:09:38Z">
            <w:rPr>
              <w:rStyle w:val="affffe"/>
              <w:rFonts w:hint="cs"/>
              <w:rtl/>
            </w:rPr>
          </w:rPrChange>
        </w:rPr>
        <w:t>:</w:t>
      </w:r>
      <w:r w:rsidRPr="006F178A">
        <w:rPr>
          <w:rFonts w:hint="cs"/>
          <w:rtl/>
        </w:rPr>
        <w:t xml:space="preserve"> </w:t>
      </w:r>
      <w:r w:rsidRPr="006F178A">
        <w:rPr>
          <w:rtl/>
        </w:rPr>
        <w:t>עד שיצא ניסן כולו;</w:t>
      </w:r>
      <w:r w:rsidR="004A3509">
        <w:rPr>
          <w:rFonts w:hint="cs"/>
          <w:rtl/>
        </w:rPr>
        <w:t xml:space="preserve"> </w:t>
      </w:r>
      <w:r w:rsidRPr="004A3509">
        <w:rPr>
          <w:rStyle w:val="TanaimMishna"/>
          <w:rtl/>
          <w:rPrChange w:id="20190" w:author="קלוד" w:date="2026-10-06T10:09:38Z">
            <w:rPr>
              <w:rStyle w:val="affffe"/>
              <w:rtl/>
            </w:rPr>
          </w:rPrChange>
        </w:rPr>
        <w:t>ר</w:t>
      </w:r>
      <w:r w:rsidR="0075729B">
        <w:rPr>
          <w:rStyle w:val="TanaimMishna"/>
          <w:rtl/>
          <w:rPrChange w:id="20191" w:author="קלוד" w:date="2026-10-06T10:09:38Z">
            <w:rPr>
              <w:rStyle w:val="affffe"/>
              <w:rtl/>
            </w:rPr>
          </w:rPrChange>
        </w:rPr>
        <w:t>"</w:t>
      </w:r>
      <w:r w:rsidR="004A3509">
        <w:rPr>
          <w:rStyle w:val="TanaimMishna"/>
          <w:rFonts w:hint="cs"/>
          <w:rtl/>
          <w:rPrChange w:id="20192" w:author="קלוד" w:date="2026-10-06T10:09:38Z">
            <w:rPr>
              <w:rStyle w:val="affffe"/>
              <w:rFonts w:hint="cs"/>
              <w:rtl/>
            </w:rPr>
          </w:rPrChange>
        </w:rPr>
        <w:t>י</w:t>
      </w:r>
      <w:r w:rsidRPr="004A3509">
        <w:rPr>
          <w:rStyle w:val="TanaimMishna"/>
          <w:rtl/>
          <w:rPrChange w:id="20193" w:author="קלוד" w:date="2026-10-06T10:09:38Z">
            <w:rPr>
              <w:rStyle w:val="affffe"/>
              <w:rtl/>
            </w:rPr>
          </w:rPrChange>
        </w:rPr>
        <w:t>:</w:t>
      </w:r>
      <w:r w:rsidRPr="006F178A">
        <w:rPr>
          <w:rtl/>
        </w:rPr>
        <w:t xml:space="preserve"> עד שיעבור הפסח.</w:t>
      </w:r>
    </w:p>
    <w:p w14:paraId="036C1C05" w14:textId="77777777" w:rsidR="00126186" w:rsidRPr="00C14A40" w:rsidRDefault="003E2DCC" w:rsidP="00126186">
      <w:pPr>
        <w:pStyle w:val="38"/>
        <w:framePr w:wrap="notBeside"/>
        <w:rPr>
          <w:rtl/>
        </w:rPr>
      </w:pPr>
      <w:r w:rsidRPr="00C14A40">
        <w:rPr>
          <w:rtl/>
        </w:rPr>
        <w:t>תניא:</w:t>
      </w:r>
    </w:p>
    <w:p w14:paraId="05FCC5C7" w14:textId="415F5E53" w:rsidR="003E2DCC" w:rsidRPr="006F178A" w:rsidRDefault="003E2DCC" w:rsidP="00DF3C18">
      <w:pPr>
        <w:rPr>
          <w:rtl/>
        </w:rPr>
      </w:pPr>
      <w:r w:rsidRPr="006F178A">
        <w:rPr>
          <w:rFonts w:ascii="Fb Fontext" w:hAnsi="Fb Fontext"/>
          <w:rtl/>
        </w:rPr>
        <w:t>הנודר עד הקיץ בגליל, וירד לעמקים, אף שהגיע הקיץ בעמקים - אסור עד שיגיע הקיץ בגליל.</w:t>
      </w:r>
      <w:r w:rsidR="0075729B">
        <w:rPr>
          <w:rFonts w:ascii="Fb Fontext" w:hAnsi="Fb Fontext"/>
          <w:rtl/>
        </w:rPr>
        <w:t xml:space="preserve"> </w:t>
      </w:r>
    </w:p>
    <w:p w14:paraId="4D3C192A" w14:textId="77777777" w:rsidR="003E2DCC" w:rsidRPr="009C1970" w:rsidRDefault="003E2DCC" w:rsidP="000F1DD4">
      <w:pPr>
        <w:pStyle w:val="afffd"/>
        <w:rPr>
          <w:rtl/>
        </w:rPr>
      </w:pPr>
      <w:ins w:id="9908" w:author="מספור קטעי משנה" w:date="2026-10-06T06:45:39Z">
        <w:r>
          <w:rPr>
            <w:rStyle w:val="MisparKeta"/>
          </w:rPr>
          <w:t xml:space="preserve">ב. </w:t>
        </w:r>
      </w:ins>
      <w:r w:rsidRPr="00392931">
        <w:rPr>
          <w:rtl/>
        </w:rPr>
        <w:t>עד הגשמים, עד שיהו גשמים - עד שתרד רביעה שניה, רשב"ג אומר וכו'.</w:t>
      </w:r>
    </w:p>
    <w:p w14:paraId="156A22E2" w14:textId="77777777" w:rsidR="00126186" w:rsidRPr="00C14A40" w:rsidRDefault="003E2DCC" w:rsidP="00126186">
      <w:pPr>
        <w:pStyle w:val="38"/>
        <w:framePr w:wrap="notBeside"/>
        <w:rPr>
          <w:rtl/>
        </w:rPr>
      </w:pPr>
      <w:r w:rsidRPr="00C14A40">
        <w:rPr>
          <w:rtl/>
        </w:rPr>
        <w:t>•</w:t>
      </w:r>
      <w:r w:rsidRPr="00C14A40">
        <w:rPr>
          <w:rFonts w:hint="cs"/>
          <w:rtl/>
        </w:rPr>
        <w:t xml:space="preserve"> </w:t>
      </w:r>
      <w:r w:rsidRPr="00C14A40">
        <w:rPr>
          <w:rtl/>
        </w:rPr>
        <w:t>ר' זירא:</w:t>
      </w:r>
    </w:p>
    <w:p w14:paraId="5766A1D4" w14:textId="33B155B9" w:rsidR="00E239D2" w:rsidRDefault="003E2DCC" w:rsidP="003E2DCC">
      <w:pPr>
        <w:rPr>
          <w:rFonts w:ascii="Fb Fontext" w:hAnsi="Fb Fontext"/>
          <w:rtl/>
        </w:rPr>
      </w:pPr>
      <w:r w:rsidRPr="006F178A">
        <w:rPr>
          <w:rFonts w:ascii="Fb Fontext" w:hAnsi="Fb Fontext"/>
          <w:rtl/>
        </w:rPr>
        <w:t xml:space="preserve">מחלוקת - דאמר עד הגשמים, </w:t>
      </w:r>
    </w:p>
    <w:p w14:paraId="159E511A" w14:textId="125EBC33" w:rsidR="003E2DCC" w:rsidRPr="006F178A" w:rsidRDefault="003E2DCC" w:rsidP="00126186">
      <w:pPr>
        <w:rPr>
          <w:rtl/>
        </w:rPr>
      </w:pPr>
      <w:r w:rsidRPr="006F178A">
        <w:rPr>
          <w:rFonts w:ascii="Fb Fontext" w:hAnsi="Fb Fontext"/>
          <w:rtl/>
        </w:rPr>
        <w:t>אבל אמר עד הגשם - עד זמן גשמים קאמר.</w:t>
      </w:r>
    </w:p>
    <w:p w14:paraId="759A1B0C" w14:textId="77777777" w:rsidR="003E2DCC" w:rsidRPr="006F178A" w:rsidRDefault="003E2DCC" w:rsidP="00A522DC">
      <w:pPr>
        <w:pStyle w:val="a3"/>
        <w:framePr w:wrap="around"/>
        <w:rPr>
          <w:rtl/>
        </w:rPr>
      </w:pPr>
      <w:r w:rsidRPr="006F178A">
        <w:rPr>
          <w:rtl/>
        </w:rPr>
        <w:t>סג.</w:t>
      </w:r>
    </w:p>
    <w:p w14:paraId="7BEB06FE" w14:textId="77777777" w:rsidR="00E239D2" w:rsidRPr="00A244D7" w:rsidRDefault="003E2DCC" w:rsidP="00A244D7">
      <w:pPr>
        <w:pStyle w:val="affffb"/>
        <w:rPr>
          <w:rtl/>
        </w:rPr>
      </w:pPr>
      <w:r w:rsidRPr="00A244D7">
        <w:rPr>
          <w:rtl/>
        </w:rPr>
        <w:t xml:space="preserve">מיתיבי: איזוהי זמנה של רביעה? </w:t>
      </w:r>
    </w:p>
    <w:p w14:paraId="5164CD90" w14:textId="7CFBCAEE" w:rsidR="00126186" w:rsidRPr="00C14A40" w:rsidRDefault="00E239D2" w:rsidP="00126186">
      <w:pPr>
        <w:pStyle w:val="38"/>
        <w:framePr w:wrap="notBeside"/>
        <w:rPr>
          <w:rtl/>
        </w:rPr>
      </w:pPr>
      <w:r w:rsidRPr="00C14A40">
        <w:rPr>
          <w:rFonts w:hint="cs"/>
          <w:rtl/>
        </w:rPr>
        <w:t>ר</w:t>
      </w:r>
      <w:r w:rsidR="0075729B">
        <w:rPr>
          <w:rtl/>
        </w:rPr>
        <w:t>"</w:t>
      </w:r>
      <w:r w:rsidRPr="00C14A40">
        <w:rPr>
          <w:rFonts w:hint="cs"/>
          <w:rtl/>
        </w:rPr>
        <w:t>מ:</w:t>
      </w:r>
      <w:r w:rsidR="003E2DCC" w:rsidRPr="00C14A40">
        <w:rPr>
          <w:rFonts w:hint="cs"/>
          <w:rtl/>
        </w:rPr>
        <w:t xml:space="preserve"> </w:t>
      </w:r>
    </w:p>
    <w:p w14:paraId="340C9BF0" w14:textId="6F872A8D" w:rsidR="003E2DCC" w:rsidRPr="006F178A" w:rsidRDefault="003E2DCC" w:rsidP="003E2DCC">
      <w:pPr>
        <w:rPr>
          <w:rtl/>
        </w:rPr>
      </w:pPr>
      <w:r w:rsidRPr="006F178A">
        <w:rPr>
          <w:rFonts w:ascii="Fb Fontext" w:hAnsi="Fb Fontext"/>
          <w:rtl/>
        </w:rPr>
        <w:t>הבכירה בג', בינונית בשבעה, אפילה בעשרים ושלשה,</w:t>
      </w:r>
    </w:p>
    <w:p w14:paraId="714F4DD5" w14:textId="77777777" w:rsidR="00126186" w:rsidRPr="00C14A40" w:rsidRDefault="003E2DCC" w:rsidP="00126186">
      <w:pPr>
        <w:pStyle w:val="38"/>
        <w:framePr w:wrap="notBeside"/>
        <w:rPr>
          <w:rtl/>
        </w:rPr>
      </w:pPr>
      <w:r w:rsidRPr="00C14A40">
        <w:rPr>
          <w:rtl/>
        </w:rPr>
        <w:t>ר</w:t>
      </w:r>
      <w:r w:rsidR="00A244D7" w:rsidRPr="00C14A40">
        <w:rPr>
          <w:rFonts w:hint="cs"/>
          <w:rtl/>
        </w:rPr>
        <w:t>"י</w:t>
      </w:r>
      <w:r w:rsidRPr="00C14A40">
        <w:rPr>
          <w:rtl/>
        </w:rPr>
        <w:t>:</w:t>
      </w:r>
    </w:p>
    <w:p w14:paraId="62C71456" w14:textId="7F344F6A" w:rsidR="003E2DCC" w:rsidRPr="006F178A" w:rsidRDefault="003E2DCC" w:rsidP="003E2DCC">
      <w:pPr>
        <w:rPr>
          <w:rtl/>
        </w:rPr>
      </w:pPr>
      <w:r w:rsidRPr="006F178A">
        <w:rPr>
          <w:rtl/>
        </w:rPr>
        <w:t>בשבעה, ובשבעה עשר, ובעשרים ושלשה;</w:t>
      </w:r>
    </w:p>
    <w:p w14:paraId="35726DC8" w14:textId="77777777" w:rsidR="00126186" w:rsidRPr="00C14A40" w:rsidRDefault="003E2DCC" w:rsidP="00126186">
      <w:pPr>
        <w:pStyle w:val="38"/>
        <w:framePr w:wrap="notBeside"/>
        <w:rPr>
          <w:rtl/>
        </w:rPr>
      </w:pPr>
      <w:r w:rsidRPr="00C14A40">
        <w:rPr>
          <w:rtl/>
        </w:rPr>
        <w:t>רבי יוסי:</w:t>
      </w:r>
    </w:p>
    <w:p w14:paraId="0A641265" w14:textId="1395B2F9" w:rsidR="003E2DCC" w:rsidRPr="006F178A" w:rsidRDefault="003E2DCC" w:rsidP="003E2DCC">
      <w:pPr>
        <w:rPr>
          <w:rtl/>
        </w:rPr>
      </w:pPr>
      <w:r w:rsidRPr="006F178A">
        <w:rPr>
          <w:rtl/>
        </w:rPr>
        <w:t xml:space="preserve">בשבעה עשר, ובעשרים ושלשה, ובחודש כסליו, </w:t>
      </w:r>
    </w:p>
    <w:p w14:paraId="1968DC2A" w14:textId="77777777" w:rsidR="00126186" w:rsidRPr="00C14A40" w:rsidRDefault="003E2DCC" w:rsidP="00126186">
      <w:pPr>
        <w:pStyle w:val="38"/>
        <w:framePr w:wrap="notBeside"/>
        <w:rPr>
          <w:rtl/>
        </w:rPr>
      </w:pPr>
      <w:r w:rsidRPr="00C14A40">
        <w:rPr>
          <w:rtl/>
        </w:rPr>
        <w:t>וכן</w:t>
      </w:r>
      <w:r w:rsidR="00A244D7" w:rsidRPr="00C14A40">
        <w:rPr>
          <w:rFonts w:hint="cs"/>
          <w:rtl/>
        </w:rPr>
        <w:t xml:space="preserve"> אמר</w:t>
      </w:r>
      <w:r w:rsidRPr="00C14A40">
        <w:rPr>
          <w:rtl/>
        </w:rPr>
        <w:t>:</w:t>
      </w:r>
    </w:p>
    <w:p w14:paraId="3C22566D" w14:textId="6A77E502" w:rsidR="003E2DCC" w:rsidRPr="006F178A" w:rsidRDefault="003E2DCC" w:rsidP="00126186">
      <w:pPr>
        <w:rPr>
          <w:rtl/>
        </w:rPr>
      </w:pPr>
      <w:r>
        <w:rPr>
          <w:rtl/>
        </w:rPr>
        <w:t xml:space="preserve">אין היחידים מתענין עד שיגיע </w:t>
      </w:r>
      <w:r>
        <w:rPr>
          <w:rStyle w:val="affffe"/>
          <w:rtl/>
          <w:rPrChange w:id="9146" w:author="מנוע אמוראים" w:date="2026-10-05T16:41:00Z">
            <w:rPr>
              <w:rtl/>
            </w:rPr>
          </w:rPrChange>
        </w:rPr>
        <w:t xml:space="preserve">ר"ח</w:t>
      </w:r>
      <w:r>
        <w:rPr>
          <w:rtl/>
        </w:rPr>
        <w:t xml:space="preserve"> כסליו;</w:t>
      </w:r>
    </w:p>
    <w:p w14:paraId="117862AE" w14:textId="77777777" w:rsidR="00126186" w:rsidRPr="00C14A40" w:rsidRDefault="003E2DCC" w:rsidP="00126186">
      <w:pPr>
        <w:pStyle w:val="38"/>
        <w:framePr w:wrap="notBeside"/>
        <w:rPr>
          <w:rtl/>
        </w:rPr>
      </w:pPr>
      <w:r w:rsidRPr="00C14A40">
        <w:rPr>
          <w:rtl/>
        </w:rPr>
        <w:t>ואמרינן עלה</w:t>
      </w:r>
      <w:r w:rsidR="00A244D7" w:rsidRPr="00C14A40">
        <w:rPr>
          <w:rFonts w:hint="cs"/>
          <w:rtl/>
        </w:rPr>
        <w:t>:</w:t>
      </w:r>
    </w:p>
    <w:p w14:paraId="0C5A741C" w14:textId="7087ABA4" w:rsidR="003E2DCC" w:rsidRPr="00126186" w:rsidRDefault="003E2DCC" w:rsidP="00126186">
      <w:pPr>
        <w:rPr>
          <w:spacing w:val="-2"/>
          <w:rtl/>
        </w:rPr>
      </w:pPr>
      <w:r w:rsidRPr="00A27785">
        <w:rPr>
          <w:spacing w:val="-2"/>
          <w:rtl/>
        </w:rPr>
        <w:t>בשלמא רביעה ראשונה לישאל, שלישית להתענות</w:t>
      </w:r>
      <w:r w:rsidR="00126186">
        <w:rPr>
          <w:rFonts w:hint="cs"/>
          <w:spacing w:val="-2"/>
          <w:rtl/>
        </w:rPr>
        <w:t xml:space="preserve"> </w:t>
      </w:r>
      <w:r w:rsidRPr="006F178A">
        <w:rPr>
          <w:rtl/>
        </w:rPr>
        <w:t xml:space="preserve">אלא שניה למאי? </w:t>
      </w:r>
      <w:r w:rsidR="00A244D7" w:rsidRPr="00A244D7">
        <w:rPr>
          <w:rStyle w:val="affffe"/>
          <w:rFonts w:hint="cs"/>
          <w:rtl/>
        </w:rPr>
        <w:t>ואר</w:t>
      </w:r>
      <w:r w:rsidR="0075729B">
        <w:rPr>
          <w:rStyle w:val="affffe"/>
          <w:rtl/>
        </w:rPr>
        <w:t>"</w:t>
      </w:r>
      <w:r w:rsidR="00A244D7" w:rsidRPr="00A244D7">
        <w:rPr>
          <w:rStyle w:val="affffe"/>
          <w:rFonts w:hint="cs"/>
          <w:rtl/>
        </w:rPr>
        <w:t>ז</w:t>
      </w:r>
      <w:r w:rsidRPr="00A244D7">
        <w:rPr>
          <w:rStyle w:val="affffe"/>
          <w:rtl/>
        </w:rPr>
        <w:t>:</w:t>
      </w:r>
      <w:r w:rsidRPr="006F178A">
        <w:rPr>
          <w:rtl/>
        </w:rPr>
        <w:t xml:space="preserve"> לנודר</w:t>
      </w:r>
      <w:r w:rsidR="00A27785">
        <w:rPr>
          <w:rFonts w:hint="cs"/>
          <w:rtl/>
        </w:rPr>
        <w:t>.</w:t>
      </w:r>
    </w:p>
    <w:p w14:paraId="39EEE9E0" w14:textId="77777777" w:rsidR="00126186" w:rsidRPr="00C14A40" w:rsidRDefault="003E2DCC" w:rsidP="00126186">
      <w:pPr>
        <w:pStyle w:val="38"/>
        <w:framePr w:wrap="notBeside"/>
        <w:rPr>
          <w:rFonts w:hint="cs"/>
          <w:rtl/>
        </w:rPr>
      </w:pPr>
      <w:r w:rsidRPr="00C14A40">
        <w:rPr>
          <w:rtl/>
        </w:rPr>
        <w:t>ואמרינן עלה</w:t>
      </w:r>
      <w:r w:rsidR="00B7514B" w:rsidRPr="00C14A40">
        <w:rPr>
          <w:rFonts w:hint="cs"/>
          <w:rtl/>
        </w:rPr>
        <w:t>:</w:t>
      </w:r>
    </w:p>
    <w:p w14:paraId="052507DA" w14:textId="7C651A75" w:rsidR="003E2DCC" w:rsidRPr="006F178A" w:rsidRDefault="003E2DCC" w:rsidP="003E2DCC">
      <w:pPr>
        <w:rPr>
          <w:rtl/>
        </w:rPr>
      </w:pPr>
      <w:r w:rsidRPr="00A244D7">
        <w:rPr>
          <w:rStyle w:val="affffe"/>
          <w:rtl/>
        </w:rPr>
        <w:t>כמאן ה</w:t>
      </w:r>
      <w:r w:rsidRPr="00A244D7">
        <w:rPr>
          <w:rStyle w:val="affffe"/>
          <w:rFonts w:hint="cs"/>
          <w:rtl/>
        </w:rPr>
        <w:t>ך דרשב</w:t>
      </w:r>
      <w:r w:rsidRPr="00A244D7">
        <w:rPr>
          <w:rStyle w:val="affffe"/>
          <w:rtl/>
        </w:rPr>
        <w:t>"</w:t>
      </w:r>
      <w:r w:rsidRPr="00A244D7">
        <w:rPr>
          <w:rStyle w:val="affffe"/>
          <w:rFonts w:hint="cs"/>
          <w:rtl/>
        </w:rPr>
        <w:t>ג</w:t>
      </w:r>
      <w:r w:rsidRPr="00A244D7">
        <w:rPr>
          <w:rStyle w:val="affffe"/>
          <w:rtl/>
        </w:rPr>
        <w:t>:</w:t>
      </w:r>
      <w:r w:rsidRPr="006F178A">
        <w:rPr>
          <w:rtl/>
        </w:rPr>
        <w:t xml:space="preserve"> גשמים שירדו שבעה ימים ז</w:t>
      </w:r>
      <w:r w:rsidRPr="006F178A">
        <w:rPr>
          <w:rFonts w:hint="cs"/>
          <w:rtl/>
        </w:rPr>
        <w:t>א</w:t>
      </w:r>
      <w:r w:rsidRPr="006F178A">
        <w:rPr>
          <w:rtl/>
        </w:rPr>
        <w:t>"</w:t>
      </w:r>
      <w:r w:rsidRPr="006F178A">
        <w:rPr>
          <w:rFonts w:hint="cs"/>
          <w:rtl/>
        </w:rPr>
        <w:t>ז</w:t>
      </w:r>
      <w:r w:rsidRPr="006F178A">
        <w:rPr>
          <w:rtl/>
        </w:rPr>
        <w:t xml:space="preserve"> אתה מונה בהן רביעה ראשונה ושניה</w:t>
      </w:r>
      <w:r w:rsidRPr="006F178A">
        <w:rPr>
          <w:rFonts w:hint="cs"/>
          <w:rtl/>
        </w:rPr>
        <w:t>-</w:t>
      </w:r>
      <w:r w:rsidRPr="00B7514B">
        <w:rPr>
          <w:rStyle w:val="affffe"/>
          <w:rFonts w:hint="cs"/>
          <w:rtl/>
        </w:rPr>
        <w:t xml:space="preserve"> כרבי יוסי</w:t>
      </w:r>
      <w:r w:rsidR="00B7514B">
        <w:rPr>
          <w:rStyle w:val="affffe"/>
          <w:rFonts w:hint="cs"/>
          <w:rtl/>
        </w:rPr>
        <w:t>.</w:t>
      </w:r>
      <w:r w:rsidR="00126186">
        <w:rPr>
          <w:rStyle w:val="affffe"/>
          <w:rFonts w:hint="cs"/>
          <w:rtl/>
        </w:rPr>
        <w:t xml:space="preserve"> </w:t>
      </w:r>
    </w:p>
    <w:p w14:paraId="529C75D8" w14:textId="77777777" w:rsidR="0075729B" w:rsidRDefault="003E2DCC" w:rsidP="00126186">
      <w:pPr>
        <w:pStyle w:val="38"/>
        <w:framePr w:wrap="notBeside"/>
        <w:rPr>
          <w:rFonts w:hint="cs"/>
          <w:rtl/>
        </w:rPr>
      </w:pPr>
      <w:r w:rsidRPr="00C14A40">
        <w:rPr>
          <w:rFonts w:hint="cs"/>
          <w:rtl/>
        </w:rPr>
        <w:t>- ודחי'</w:t>
      </w:r>
    </w:p>
    <w:p w14:paraId="2D09E7B1" w14:textId="4302845B" w:rsidR="006666DF" w:rsidRDefault="003E2DCC" w:rsidP="003E2DCC">
      <w:pPr>
        <w:rPr>
          <w:rtl/>
        </w:rPr>
      </w:pPr>
      <w:r w:rsidRPr="006F178A">
        <w:rPr>
          <w:rFonts w:hint="cs"/>
          <w:rtl/>
        </w:rPr>
        <w:t>ד</w:t>
      </w:r>
      <w:r w:rsidRPr="006F178A">
        <w:rPr>
          <w:rtl/>
        </w:rPr>
        <w:t>ההוא, דאמר עד הגשמים.</w:t>
      </w:r>
    </w:p>
    <w:p w14:paraId="5248C0D5" w14:textId="0F999651"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31" w:author="קלוד" w:date="2026-10-06T10:09:38Z"/>
        </w:rPr>
      </w:pPr>
      <w:ins w:id="20430" w:author="קלוד" w:date="2026-10-06T10:09:38Z">
        <w:r>
          <w:t xml:space="preserve">משנה ה</w:t>
        </w:r>
      </w:ins>
    </w:p>
    <w:p w14:paraId="3321A83D" w14:textId="059EA2A1" w:rsidR="003E2DCC" w:rsidRPr="006F178A" w:rsidRDefault="003E2DCC" w:rsidP="003E2DCC">
      <w:pPr>
        <w:pStyle w:val="afff5"/>
        <w:rPr>
          <w:rtl/>
        </w:rPr>
      </w:pPr>
      <w:r w:rsidRPr="006F178A">
        <w:rPr>
          <w:rtl/>
        </w:rPr>
        <w:t>קונם יין שאיני טועם לשנה, נתעברה השנ</w:t>
      </w:r>
      <w:r w:rsidR="0016439D">
        <w:rPr>
          <w:rFonts w:hint="cs"/>
          <w:rtl/>
        </w:rPr>
        <w:t>ה</w:t>
      </w:r>
      <w:r w:rsidRPr="006F178A">
        <w:rPr>
          <w:rtl/>
        </w:rPr>
        <w:t xml:space="preserve"> אסור בה ובעיבורה;</w:t>
      </w:r>
    </w:p>
    <w:p w14:paraId="5295FF37" w14:textId="77777777" w:rsidR="0016439D" w:rsidRDefault="003E2DCC" w:rsidP="003E2DCC">
      <w:pPr>
        <w:pStyle w:val="afff5"/>
        <w:rPr>
          <w:rtl/>
        </w:rPr>
      </w:pPr>
      <w:r w:rsidRPr="00392931">
        <w:rPr>
          <w:rtl/>
        </w:rPr>
        <w:t xml:space="preserve">עד ראש אדר - עד ראש אדר הראשון, </w:t>
      </w:r>
    </w:p>
    <w:p w14:paraId="08E025F5" w14:textId="7892A81C" w:rsidR="003E2DCC" w:rsidRPr="006F178A" w:rsidRDefault="003E2DCC" w:rsidP="00126186">
      <w:pPr>
        <w:pStyle w:val="afff5"/>
        <w:spacing w:after="120"/>
        <w:rPr>
          <w:rtl/>
        </w:rPr>
      </w:pPr>
      <w:r w:rsidRPr="00392931">
        <w:rPr>
          <w:rtl/>
        </w:rPr>
        <w:t>עד סוף אדר - עד סוף אדר הראשון.</w:t>
      </w:r>
    </w:p>
    <w:p w14:paraId="0AFFF93B" w14:textId="77777777" w:rsidR="00126186" w:rsidRPr="00C14A40" w:rsidRDefault="00C071DD" w:rsidP="00126186">
      <w:pPr>
        <w:pStyle w:val="38"/>
        <w:framePr w:wrap="notBeside"/>
        <w:rPr>
          <w:rFonts w:hint="cs"/>
          <w:rtl/>
        </w:rPr>
      </w:pPr>
      <w:r w:rsidRPr="00C14A40">
        <w:rPr>
          <w:rFonts w:hint="cs"/>
          <w:rtl/>
        </w:rPr>
        <w:t xml:space="preserve">א. </w:t>
      </w:r>
    </w:p>
    <w:p w14:paraId="0D2EF572" w14:textId="2225AE79" w:rsidR="00967F30" w:rsidRDefault="003E2DCC" w:rsidP="00967F30">
      <w:pPr>
        <w:rPr>
          <w:rStyle w:val="affffe"/>
          <w:rtl/>
        </w:rPr>
      </w:pPr>
      <w:r w:rsidRPr="006F178A">
        <w:rPr>
          <w:rFonts w:ascii="Fb Fontext" w:hAnsi="Fb Fontext"/>
          <w:rtl/>
        </w:rPr>
        <w:t xml:space="preserve">אלמא סתמא דאדר </w:t>
      </w:r>
      <w:r>
        <w:rPr>
          <w:rFonts w:ascii="Fb Fontext" w:hAnsi="Fb Fontext"/>
          <w:rtl/>
        </w:rPr>
        <w:t>דאמר</w:t>
      </w:r>
      <w:r w:rsidRPr="006F178A">
        <w:rPr>
          <w:rFonts w:ascii="Fb Fontext" w:hAnsi="Fb Fontext"/>
          <w:rtl/>
        </w:rPr>
        <w:t xml:space="preserve"> - ראשון הוא;</w:t>
      </w:r>
      <w:r w:rsidR="00967F30">
        <w:rPr>
          <w:rStyle w:val="affffe"/>
          <w:rFonts w:hint="cs"/>
          <w:rtl/>
        </w:rPr>
        <w:t xml:space="preserve"> </w:t>
      </w:r>
      <w:r w:rsidRPr="0016439D">
        <w:rPr>
          <w:rStyle w:val="affffe"/>
          <w:rtl/>
        </w:rPr>
        <w:t xml:space="preserve">לימא מתני' </w:t>
      </w:r>
      <w:r w:rsidR="0016439D">
        <w:rPr>
          <w:rStyle w:val="affffe"/>
          <w:rFonts w:hint="cs"/>
          <w:rtl/>
        </w:rPr>
        <w:t>כ</w:t>
      </w:r>
      <w:r w:rsidRPr="0016439D">
        <w:rPr>
          <w:rStyle w:val="affffe"/>
          <w:rFonts w:hint="cs"/>
          <w:rtl/>
        </w:rPr>
        <w:t>ר</w:t>
      </w:r>
      <w:r w:rsidR="0075729B">
        <w:rPr>
          <w:rStyle w:val="affffe"/>
          <w:rtl/>
        </w:rPr>
        <w:t>"</w:t>
      </w:r>
      <w:r w:rsidRPr="0016439D">
        <w:rPr>
          <w:rStyle w:val="affffe"/>
          <w:rFonts w:hint="cs"/>
          <w:rtl/>
        </w:rPr>
        <w:t xml:space="preserve">י </w:t>
      </w:r>
    </w:p>
    <w:p w14:paraId="0795EF69" w14:textId="0166D489" w:rsidR="00126186" w:rsidRPr="00C14A40" w:rsidRDefault="003E2DCC" w:rsidP="00126186">
      <w:pPr>
        <w:pStyle w:val="38"/>
        <w:framePr w:wrap="notBeside"/>
        <w:rPr>
          <w:rtl/>
        </w:rPr>
      </w:pPr>
      <w:r w:rsidRPr="00C14A40">
        <w:rPr>
          <w:rtl/>
        </w:rPr>
        <w:t>דתניא</w:t>
      </w:r>
      <w:r w:rsidR="00126186" w:rsidRPr="00C14A40">
        <w:rPr>
          <w:rFonts w:hint="cs"/>
          <w:rtl/>
        </w:rPr>
        <w:t>:לר</w:t>
      </w:r>
      <w:r w:rsidR="0075729B">
        <w:rPr>
          <w:rtl/>
        </w:rPr>
        <w:t>"</w:t>
      </w:r>
      <w:r w:rsidR="00126186" w:rsidRPr="00C14A40">
        <w:rPr>
          <w:rFonts w:hint="cs"/>
          <w:rtl/>
        </w:rPr>
        <w:t>מ</w:t>
      </w:r>
      <w:r w:rsidRPr="00C14A40">
        <w:rPr>
          <w:rtl/>
        </w:rPr>
        <w:t>:</w:t>
      </w:r>
    </w:p>
    <w:p w14:paraId="5EE09D94" w14:textId="737C0189" w:rsidR="003E2DCC" w:rsidRPr="00967F30" w:rsidRDefault="003E2DCC" w:rsidP="003E2DCC">
      <w:pPr>
        <w:rPr>
          <w:rtl/>
        </w:rPr>
      </w:pPr>
      <w:r w:rsidRPr="00967F30">
        <w:rPr>
          <w:rtl/>
        </w:rPr>
        <w:t>אדר הראשון כותב ראשון, אדר שני כותב אדר סתם,</w:t>
      </w:r>
    </w:p>
    <w:p w14:paraId="4BC4DD94" w14:textId="77777777" w:rsidR="0075729B" w:rsidRDefault="003E2DCC" w:rsidP="00126186">
      <w:pPr>
        <w:pStyle w:val="38"/>
        <w:framePr w:wrap="notBeside"/>
        <w:rPr>
          <w:rtl/>
        </w:rPr>
      </w:pPr>
      <w:r w:rsidRPr="00C14A40">
        <w:rPr>
          <w:rtl/>
        </w:rPr>
        <w:t>ר"</w:t>
      </w:r>
      <w:r w:rsidRPr="00C14A40">
        <w:rPr>
          <w:rFonts w:hint="cs"/>
          <w:rtl/>
        </w:rPr>
        <w:t>י</w:t>
      </w:r>
      <w:r w:rsidRPr="00C14A40">
        <w:rPr>
          <w:rtl/>
        </w:rPr>
        <w:t>:</w:t>
      </w:r>
    </w:p>
    <w:p w14:paraId="6A0A2F79" w14:textId="6296BC5B" w:rsidR="003E2DCC" w:rsidRPr="006F178A" w:rsidRDefault="003E2DCC" w:rsidP="00126186">
      <w:pPr>
        <w:rPr>
          <w:rtl/>
        </w:rPr>
      </w:pPr>
      <w:r w:rsidRPr="006F178A">
        <w:rPr>
          <w:rtl/>
        </w:rPr>
        <w:t>אדר הראשון - כותב סתם, אדר שני - כותב תיניין!</w:t>
      </w:r>
    </w:p>
    <w:p w14:paraId="67663C09" w14:textId="77777777" w:rsidR="0075729B" w:rsidRDefault="00C071DD" w:rsidP="00126186">
      <w:pPr>
        <w:pStyle w:val="38"/>
        <w:framePr w:wrap="notBeside"/>
        <w:rPr>
          <w:rtl/>
        </w:rPr>
      </w:pPr>
      <w:r w:rsidRPr="00C14A40">
        <w:rPr>
          <w:rFonts w:hint="cs"/>
          <w:rtl/>
        </w:rPr>
        <w:t xml:space="preserve">ב. </w:t>
      </w:r>
      <w:r w:rsidR="003E2DCC" w:rsidRPr="00C14A40">
        <w:rPr>
          <w:rtl/>
        </w:rPr>
        <w:t>אביי:</w:t>
      </w:r>
    </w:p>
    <w:p w14:paraId="23CC26B3" w14:textId="5C8B4F18" w:rsidR="003E2DCC" w:rsidRPr="006F178A" w:rsidRDefault="003E2DCC" w:rsidP="00135124">
      <w:pPr>
        <w:rPr>
          <w:rtl/>
        </w:rPr>
      </w:pPr>
      <w:r w:rsidRPr="00135124">
        <w:rPr>
          <w:rFonts w:ascii="Fb Fontext" w:hAnsi="Fb Fontext"/>
          <w:rtl/>
        </w:rPr>
        <w:t xml:space="preserve">אפילו </w:t>
      </w:r>
      <w:r>
        <w:rPr>
          <w:rStyle w:val="affffe"/>
          <w:rFonts w:ascii="Fb Fontext" w:hAnsi="Fb Fontext" w:hint="cs"/>
          <w:rtl/>
          <w:rPrChange w:id="9147" w:author="מנוע אמוראים" w:date="2026-10-05T16:41:00Z">
            <w:rPr>
              <w:rFonts w:ascii="Fb Fontext" w:hAnsi="Fb Fontext" w:hint="cs"/>
              <w:rtl/>
            </w:rPr>
          </w:rPrChange>
        </w:rPr>
        <w:t xml:space="preserve">כ</w:t>
      </w:r>
      <w:r>
        <w:rPr>
          <w:rStyle w:val="affffe"/>
          <w:rFonts w:ascii="Fb Fontext" w:hAnsi="Fb Fontext"/>
          <w:rtl/>
          <w:rPrChange w:id="9148" w:author="מנוע אמוראים" w:date="2026-10-05T16:41:00Z">
            <w:rPr>
              <w:rFonts w:ascii="Fb Fontext" w:hAnsi="Fb Fontext"/>
              <w:rtl/>
            </w:rPr>
          </w:rPrChange>
        </w:rPr>
        <w:t xml:space="preserve">ר"מ</w:t>
      </w:r>
      <w:r>
        <w:rPr>
          <w:rFonts w:ascii="Fb Fontext" w:hAnsi="Fb Fontext"/>
          <w:rtl/>
        </w:rPr>
        <w:t xml:space="preserve">, הא דידע ד</w:t>
      </w:r>
      <w:r w:rsidR="00135124">
        <w:rPr>
          <w:rFonts w:ascii="Fb Fontext" w:hAnsi="Fb Fontext" w:hint="cs"/>
          <w:rtl/>
        </w:rPr>
        <w:t>שנה מעוברת הא דלא ידע.</w:t>
      </w:r>
    </w:p>
    <w:p w14:paraId="69F57086" w14:textId="77777777" w:rsidR="003E2DCC" w:rsidRPr="006F178A" w:rsidRDefault="003E2DCC" w:rsidP="00A522DC">
      <w:pPr>
        <w:pStyle w:val="a3"/>
        <w:framePr w:wrap="around"/>
        <w:rPr>
          <w:rtl/>
        </w:rPr>
      </w:pPr>
      <w:r w:rsidRPr="006F178A">
        <w:rPr>
          <w:rtl/>
        </w:rPr>
        <w:t>סג:</w:t>
      </w:r>
    </w:p>
    <w:p w14:paraId="31469D34" w14:textId="77777777" w:rsidR="0075729B" w:rsidRDefault="00EB74FF" w:rsidP="00126186">
      <w:pPr>
        <w:pStyle w:val="38"/>
        <w:framePr w:wrap="notBeside"/>
        <w:rPr>
          <w:rtl/>
        </w:rPr>
      </w:pPr>
      <w:r w:rsidRPr="00C14A40">
        <w:rPr>
          <w:rFonts w:hint="cs"/>
          <w:rtl/>
        </w:rPr>
        <w:t>ד</w:t>
      </w:r>
      <w:r w:rsidR="003E2DCC" w:rsidRPr="00C14A40">
        <w:rPr>
          <w:rtl/>
        </w:rPr>
        <w:t>תניא:</w:t>
      </w:r>
    </w:p>
    <w:p w14:paraId="07EABA2C" w14:textId="76443232" w:rsidR="003E2DCC" w:rsidRPr="006F178A" w:rsidRDefault="003E2DCC" w:rsidP="00EB74FF">
      <w:pPr>
        <w:rPr>
          <w:rtl/>
        </w:rPr>
      </w:pPr>
      <w:r>
        <w:rPr>
          <w:rtl/>
        </w:rPr>
        <w:t xml:space="preserve">עד </w:t>
      </w:r>
      <w:r>
        <w:rPr>
          <w:rStyle w:val="affffe"/>
          <w:rtl/>
          <w:rPrChange w:id="9149" w:author="מנוע אמוראים" w:date="2026-10-05T16:41:00Z">
            <w:rPr>
              <w:rtl/>
            </w:rPr>
          </w:rPrChange>
        </w:rPr>
        <w:t xml:space="preserve">ר"ח</w:t>
      </w:r>
      <w:r>
        <w:rPr>
          <w:rtl/>
        </w:rPr>
        <w:t xml:space="preserve"> אדר </w:t>
      </w:r>
      <w:r w:rsidR="00EB74FF">
        <w:rPr>
          <w:rFonts w:hint="cs"/>
          <w:rtl/>
        </w:rPr>
        <w:t xml:space="preserve">- </w:t>
      </w:r>
      <w:r>
        <w:rPr>
          <w:rtl/>
        </w:rPr>
        <w:t xml:space="preserve">עד </w:t>
      </w:r>
      <w:r>
        <w:rPr>
          <w:rStyle w:val="affffe"/>
          <w:rtl/>
          <w:rPrChange w:id="9150" w:author="מנוע אמוראים" w:date="2026-10-05T16:41:00Z">
            <w:rPr>
              <w:rtl/>
            </w:rPr>
          </w:rPrChange>
        </w:rPr>
        <w:t xml:space="preserve">ר"ח</w:t>
      </w:r>
      <w:r>
        <w:rPr>
          <w:rtl/>
        </w:rPr>
        <w:t xml:space="preserve"> אדר הראשון, אם היתה שנה מעוברת - עד </w:t>
      </w:r>
      <w:r>
        <w:rPr>
          <w:rStyle w:val="affffe"/>
          <w:rtl/>
          <w:rPrChange w:id="9151" w:author="מנוע אמוראים" w:date="2026-10-05T16:41:00Z">
            <w:rPr>
              <w:rtl/>
            </w:rPr>
          </w:rPrChange>
        </w:rPr>
        <w:t xml:space="preserve">ר"ח</w:t>
      </w:r>
      <w:r>
        <w:rPr>
          <w:rtl/>
        </w:rPr>
        <w:t xml:space="preserve"> אדר השני;</w:t>
      </w:r>
      <w:r w:rsidRPr="006F178A">
        <w:rPr>
          <w:rFonts w:hint="cs"/>
          <w:rtl/>
        </w:rPr>
        <w:t xml:space="preserve"> מכלל דרישא לאו במעוברת</w:t>
      </w:r>
      <w:r w:rsidR="00EB74FF">
        <w:rPr>
          <w:rFonts w:hint="cs"/>
          <w:rtl/>
        </w:rPr>
        <w:t>.</w:t>
      </w:r>
    </w:p>
    <w:p w14:paraId="00FDE515" w14:textId="77777777" w:rsidR="0075729B" w:rsidRDefault="003E2DCC" w:rsidP="00126186">
      <w:pPr>
        <w:pStyle w:val="38"/>
        <w:framePr w:wrap="notBeside"/>
        <w:rPr>
          <w:rtl/>
        </w:rPr>
      </w:pPr>
      <w:r w:rsidRPr="00C14A40">
        <w:rPr>
          <w:rFonts w:hint="cs"/>
          <w:rtl/>
        </w:rPr>
        <w:t>- אלא ש</w:t>
      </w:r>
      <w:r w:rsidRPr="00C14A40">
        <w:rPr>
          <w:rtl/>
        </w:rPr>
        <w:t>"</w:t>
      </w:r>
      <w:r w:rsidRPr="00C14A40">
        <w:rPr>
          <w:rFonts w:hint="cs"/>
          <w:rtl/>
        </w:rPr>
        <w:t>מ</w:t>
      </w:r>
      <w:r w:rsidR="00F32E93" w:rsidRPr="00C14A40">
        <w:rPr>
          <w:rFonts w:hint="cs"/>
          <w:rtl/>
        </w:rPr>
        <w:t>:</w:t>
      </w:r>
    </w:p>
    <w:p w14:paraId="5E43A778" w14:textId="1CA50001" w:rsidR="006666DF" w:rsidRDefault="003E2DCC" w:rsidP="003E2DCC">
      <w:pPr>
        <w:rPr>
          <w:rFonts w:ascii="Fb Fontext" w:hAnsi="Fb Fontext"/>
          <w:rtl/>
        </w:rPr>
      </w:pPr>
      <w:r w:rsidRPr="006F178A">
        <w:rPr>
          <w:rFonts w:ascii="Fb Fontext" w:hAnsi="Fb Fontext"/>
          <w:rtl/>
        </w:rPr>
        <w:t>הא דפשיטא ליה ד</w:t>
      </w:r>
      <w:r w:rsidR="00F32E93">
        <w:rPr>
          <w:rFonts w:ascii="Fb Fontext" w:hAnsi="Fb Fontext" w:hint="cs"/>
          <w:rtl/>
        </w:rPr>
        <w:t>שנה מעוברת</w:t>
      </w:r>
      <w:r w:rsidRPr="006F178A">
        <w:rPr>
          <w:rFonts w:ascii="Fb Fontext" w:hAnsi="Fb Fontext"/>
          <w:rtl/>
        </w:rPr>
        <w:t>, הא דלא ידע.</w:t>
      </w:r>
    </w:p>
    <w:p w14:paraId="15CCD5F5" w14:textId="2E991E40"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33" w:author="קלוד" w:date="2026-10-06T10:09:38Z"/>
        </w:rPr>
      </w:pPr>
      <w:ins w:id="20432" w:author="קלוד" w:date="2026-10-06T10:09:38Z">
        <w:r>
          <w:t xml:space="preserve">משנה ה</w:t>
        </w:r>
      </w:ins>
    </w:p>
    <w:p w14:paraId="159DAB71" w14:textId="3AA2C7BE" w:rsidR="003E2DCC" w:rsidRPr="006F178A" w:rsidRDefault="003E2DCC" w:rsidP="003E2DCC">
      <w:pPr>
        <w:pStyle w:val="afff5"/>
        <w:rPr>
          <w:rtl/>
        </w:rPr>
      </w:pPr>
      <w:r w:rsidRPr="00EB74FF">
        <w:rPr>
          <w:rStyle w:val="TanaimMishna"/>
          <w:rtl/>
          <w:rPrChange w:id="20194" w:author="קלוד" w:date="2026-10-06T10:09:38Z">
            <w:rPr>
              <w:rStyle w:val="affffe"/>
              <w:rtl/>
            </w:rPr>
          </w:rPrChange>
        </w:rPr>
        <w:t>ר"</w:t>
      </w:r>
      <w:r w:rsidRPr="00EB74FF">
        <w:rPr>
          <w:rStyle w:val="TanaimMishna"/>
          <w:rFonts w:hint="cs"/>
          <w:rtl/>
          <w:rPrChange w:id="20195" w:author="קלוד" w:date="2026-10-06T10:09:38Z">
            <w:rPr>
              <w:rStyle w:val="affffe"/>
              <w:rFonts w:hint="cs"/>
              <w:rtl/>
            </w:rPr>
          </w:rPrChange>
        </w:rPr>
        <w:t>י</w:t>
      </w:r>
      <w:r w:rsidR="00EB74FF">
        <w:rPr>
          <w:rStyle w:val="TanaimMishna"/>
          <w:rFonts w:hint="cs"/>
          <w:rtl/>
          <w:rPrChange w:id="20196" w:author="קלוד" w:date="2026-10-06T10:09:38Z">
            <w:rPr>
              <w:rStyle w:val="affffe"/>
              <w:rFonts w:hint="cs"/>
              <w:rtl/>
            </w:rPr>
          </w:rPrChange>
        </w:rPr>
        <w:t>:</w:t>
      </w:r>
      <w:r w:rsidRPr="00EB74FF">
        <w:rPr>
          <w:rStyle w:val="TanaimMishna"/>
          <w:rtl/>
          <w:rPrChange w:id="20197" w:author="קלוד" w:date="2026-10-06T10:09:38Z">
            <w:rPr>
              <w:rStyle w:val="affffe"/>
              <w:rtl/>
            </w:rPr>
          </w:rPrChange>
        </w:rPr>
        <w:t xml:space="preserve"> </w:t>
      </w:r>
      <w:r w:rsidRPr="006F178A">
        <w:rPr>
          <w:rtl/>
        </w:rPr>
        <w:t>קונם יין שאיני טועם עד שיהא הפסח - לא נתכוון זה אלא עד ליל פסח, עד שעה שדרך בני אדם לשתות יין.</w:t>
      </w:r>
    </w:p>
    <w:p w14:paraId="5CC6D29C" w14:textId="4AD1B9BA" w:rsidR="003E2DCC" w:rsidRPr="006F178A" w:rsidRDefault="003E2DCC" w:rsidP="003E2DCC">
      <w:pPr>
        <w:pStyle w:val="afff5"/>
        <w:rPr>
          <w:rtl/>
        </w:rPr>
      </w:pPr>
      <w:r w:rsidRPr="006F178A">
        <w:rPr>
          <w:rtl/>
        </w:rPr>
        <w:t>אמר קונם בשר שאיני טועם עד שיהא הצום - אינו אסור אלא עד לילי צום,</w:t>
      </w:r>
      <w:r w:rsidR="0075729B">
        <w:rPr>
          <w:rtl/>
        </w:rPr>
        <w:t xml:space="preserve"> </w:t>
      </w:r>
      <w:r w:rsidRPr="006F178A">
        <w:rPr>
          <w:rFonts w:hint="cs"/>
          <w:rtl/>
        </w:rPr>
        <w:tab/>
      </w:r>
      <w:r w:rsidRPr="006F178A">
        <w:rPr>
          <w:rtl/>
        </w:rPr>
        <w:br/>
        <w:t>שלא נתכוון זה אלא עד שעה שדרך בני אדם לאכול בשר.</w:t>
      </w:r>
    </w:p>
    <w:p w14:paraId="528A8C3A" w14:textId="77777777" w:rsidR="003E2DCC" w:rsidRPr="006F178A" w:rsidRDefault="003E2DCC" w:rsidP="003E2DCC">
      <w:pPr>
        <w:pStyle w:val="afff5"/>
        <w:rPr>
          <w:rtl/>
        </w:rPr>
      </w:pPr>
      <w:r w:rsidRPr="0056656D">
        <w:rPr>
          <w:rStyle w:val="TanaimMishna"/>
          <w:rtl/>
          <w:rPrChange w:id="20198" w:author="קלוד" w:date="2026-10-06T10:09:38Z">
            <w:rPr>
              <w:rStyle w:val="affffe"/>
              <w:rtl/>
            </w:rPr>
          </w:rPrChange>
        </w:rPr>
        <w:t xml:space="preserve">ר' יוסי בנו אומר: </w:t>
      </w:r>
      <w:r w:rsidRPr="006F178A">
        <w:rPr>
          <w:rtl/>
        </w:rPr>
        <w:t>קונם שום שאני טועם עד שתהא שבת - אינו אסור אלא עד לילי שבת, שלא נתכוון זה אלא עד שעה שדרך בני אדם לאכול בשום.</w:t>
      </w:r>
    </w:p>
    <w:p w14:paraId="283279F1" w14:textId="77777777" w:rsidR="003E2DCC" w:rsidRPr="006F178A" w:rsidRDefault="003E2DCC" w:rsidP="003E2DCC">
      <w:pPr>
        <w:pStyle w:val="afff5"/>
        <w:rPr>
          <w:rtl/>
        </w:rPr>
      </w:pPr>
      <w:r w:rsidRPr="006F178A">
        <w:rPr>
          <w:rtl/>
        </w:rPr>
        <w:t>האומר לחבירו קונם שאני נהנה לך אם אין את בא ונוטל לבניך כור אחד של חטין ושתי חביות של יין - הרי זה יכול להפר את נדרו שלא ע"פ חכם, ויאמר לו כלום אמרת אלא מפני כבודי, זהו כבודי;</w:t>
      </w:r>
    </w:p>
    <w:p w14:paraId="7E8F1654" w14:textId="77777777" w:rsidR="0056656D" w:rsidRDefault="003E2DCC" w:rsidP="003E2DCC">
      <w:pPr>
        <w:pStyle w:val="afff5"/>
        <w:rPr>
          <w:rtl/>
        </w:rPr>
      </w:pPr>
      <w:r w:rsidRPr="006F178A">
        <w:rPr>
          <w:rtl/>
        </w:rPr>
        <w:t xml:space="preserve">וכן האומר לחבירו קונם שאת נהנית לי אם אין את בא ונותן לבני כור של חטין ושתי חביות של יין </w:t>
      </w:r>
    </w:p>
    <w:p w14:paraId="337CE978" w14:textId="22B07C8C" w:rsidR="003E2DCC" w:rsidRPr="006F178A" w:rsidRDefault="003E2DCC" w:rsidP="003E2DCC">
      <w:pPr>
        <w:pStyle w:val="afff5"/>
        <w:rPr>
          <w:rtl/>
        </w:rPr>
      </w:pPr>
      <w:r w:rsidRPr="0056656D">
        <w:rPr>
          <w:rStyle w:val="TanaimMishna"/>
          <w:rtl/>
          <w:rPrChange w:id="20199" w:author="קלוד" w:date="2026-10-06T10:09:38Z">
            <w:rPr>
              <w:rStyle w:val="affffe"/>
              <w:rtl/>
            </w:rPr>
          </w:rPrChange>
        </w:rPr>
        <w:t xml:space="preserve">ר"מ אומר: </w:t>
      </w:r>
      <w:r w:rsidRPr="006F178A">
        <w:rPr>
          <w:rtl/>
        </w:rPr>
        <w:t xml:space="preserve">אסור עד שיתן, </w:t>
      </w:r>
      <w:r w:rsidRPr="0056656D">
        <w:rPr>
          <w:rStyle w:val="TanaimMishna"/>
          <w:rtl/>
          <w:rPrChange w:id="20200" w:author="קלוד" w:date="2026-10-06T10:09:38Z">
            <w:rPr>
              <w:rStyle w:val="affffe"/>
              <w:rtl/>
            </w:rPr>
          </w:rPrChange>
        </w:rPr>
        <w:t xml:space="preserve">וחכ"א: </w:t>
      </w:r>
      <w:r w:rsidRPr="00392931">
        <w:rPr>
          <w:rtl/>
        </w:rPr>
        <w:t>אף זה יכול להפר את נדרו שלא ע"פ חכם, ויאמר לו הרי אני כאילו נתקבלתי.</w:t>
      </w:r>
    </w:p>
    <w:p w14:paraId="5A156F0B" w14:textId="77777777" w:rsidR="003E2DCC" w:rsidRPr="006F178A" w:rsidRDefault="003E2DCC" w:rsidP="003E2DCC">
      <w:pPr>
        <w:pStyle w:val="afff5"/>
        <w:rPr>
          <w:rtl/>
        </w:rPr>
      </w:pPr>
      <w:r w:rsidRPr="006F178A">
        <w:rPr>
          <w:rtl/>
        </w:rPr>
        <w:t>היה מסרב בו לשאת בת אחותו, ואמר קונם שהיא נהנית לי לעולם, וכן המגרש את אשתו, אומר קונם אשתי נהנית לי לעולם - הרי אלו מותרות להנות לו, שלא נתכוון זה אלא לשום אישות.</w:t>
      </w:r>
    </w:p>
    <w:p w14:paraId="0351D9A8" w14:textId="77777777" w:rsidR="003E2DCC" w:rsidRPr="006F178A" w:rsidRDefault="003E2DCC" w:rsidP="003E2DCC">
      <w:pPr>
        <w:pStyle w:val="afff5"/>
        <w:rPr>
          <w:rtl/>
        </w:rPr>
      </w:pPr>
      <w:r w:rsidRPr="006F178A">
        <w:rPr>
          <w:rtl/>
        </w:rPr>
        <w:t>היה מסרב בחבירו שיאכל אצלו, אמר קונם לביתך שאני נכנס, טיפת צונן שאני טועם לך - מותר ליכנס לביתו ולשתות ממנו צונן, שלא נתכוון זה אלא לשום אכילה ושתיה.</w:t>
      </w:r>
    </w:p>
    <w:p w14:paraId="76577027" w14:textId="57365E12" w:rsidR="003E2DCC" w:rsidRDefault="003E2DCC" w:rsidP="009E19CB">
      <w:pPr>
        <w:pStyle w:val="Hadran"/>
        <w:rPr>
          <w:rtl/>
        </w:rPr>
        <w:pPrChange w:id="91040" w:author="Claude" w:date="2026-10-08T08:34:49Z">
          <w:pPr>
            <w:pStyle w:val="affffb"/>
            <w:rPr>
              <w:rtl/>
            </w:rPr>
          </w:pPr>
        </w:pPrChange>
      </w:pPr>
      <w:r w:rsidRPr="006F178A">
        <w:rPr>
          <w:rtl/>
        </w:rPr>
        <w:t>הדרן עלך קונם</w:t>
      </w:r>
      <w:r w:rsidR="009E19CB">
        <w:rPr>
          <w:rFonts w:hint="cs"/>
          <w:rtl/>
        </w:rPr>
        <w:t xml:space="preserve"> י</w:t>
      </w:r>
      <w:r w:rsidR="00C806AB">
        <w:rPr>
          <w:rFonts w:hint="cs"/>
          <w:rtl/>
        </w:rPr>
        <w:t>ין</w:t>
      </w:r>
      <w:r w:rsidR="0075729B">
        <w:rPr>
          <w:rFonts w:cs="FontbitDavid" w:hint="cs"/>
          <w:rtl/>
        </w:rPr>
        <w:t>.</w:t>
      </w:r>
    </w:p>
    <w:p w14:paraId="4D3F6288" w14:textId="77777777" w:rsidR="009E19CB" w:rsidRPr="006F178A" w:rsidRDefault="009E19CB" w:rsidP="009E19CB">
      <w:pPr>
        <w:pStyle w:val="afffb"/>
        <w:jc w:val="both"/>
      </w:pPr>
    </w:p>
    <w:p w14:paraId="13767BEF" w14:textId="77777777" w:rsidR="003E2DCC" w:rsidRPr="006F178A" w:rsidRDefault="003E2DCC" w:rsidP="003E2DCC">
      <w:pPr>
        <w:pStyle w:val="afff2"/>
        <w:framePr w:wrap="around"/>
        <w:spacing w:line="276" w:lineRule="auto"/>
        <w:rPr>
          <w:del w:id="41137" w:author="Claude" w:date="2026-10-07T09:24:31Z"/>
          <w:sz w:val="20"/>
          <w:rtl/>
        </w:rPr>
      </w:pPr>
      <w:del w:id="41135" w:author="Claude" w:date="2026-10-07T09:24:31Z">
        <w:r w:rsidRPr="006F178A">
          <w:rPr>
            <w:sz w:val="20"/>
            <w:rtl/>
          </w:rPr>
          <w:lastRenderedPageBreak/>
          <w:delText xml:space="preserve">פרק </w:delText>
        </w:r>
      </w:del>
      <w:del w:id="41136" w:author="Claude" w:date="2026-10-07T09:24:31Z">
        <w:r w:rsidRPr="006F178A">
          <w:rPr>
            <w:rFonts w:hint="cs"/>
            <w:sz w:val="20"/>
            <w:rtl/>
          </w:rPr>
          <w:delText xml:space="preserve">תשיעי </w:delText>
        </w:r>
      </w:del>
    </w:p>
    <w:p w14:paraId="17243654" w14:textId="77777777" w:rsidR="006666DF" w:rsidRDefault="003E2DCC" w:rsidP="003E2DCC">
      <w:pPr>
        <w:pStyle w:val="afff3"/>
        <w:framePr w:wrap="around"/>
        <w:spacing w:line="276" w:lineRule="auto"/>
        <w:rPr>
          <w:del w:id="41139" w:author="Claude" w:date="2026-10-07T09:24:31Z"/>
          <w:sz w:val="20"/>
          <w:rtl/>
        </w:rPr>
      </w:pPr>
      <w:del w:id="41138" w:author="Claude" w:date="2026-10-07T09:24:31Z">
        <w:r w:rsidRPr="006F178A">
          <w:rPr>
            <w:rFonts w:hint="cs"/>
            <w:sz w:val="20"/>
            <w:rtl/>
          </w:rPr>
          <w:delText xml:space="preserve">רבי אליעזר </w:delText>
        </w:r>
      </w:del>
    </w:p>
    <w:p w14:paraId="771F85AF" w14:textId="77777777" w:rsidR="003E2DCC" w:rsidRPr="006F178A" w:rsidRDefault="003E2DCC" w:rsidP="00A522DC">
      <w:pPr>
        <w:pStyle w:val="a3"/>
        <w:framePr w:wrap="around"/>
        <w:rPr>
          <w:rtl/>
        </w:rPr>
      </w:pPr>
      <w:r w:rsidRPr="006F178A">
        <w:rPr>
          <w:rtl/>
        </w:rPr>
        <w:t>סד.</w:t>
      </w:r>
    </w:p>
    <w:p>
      <w:pPr>
        <w:pStyle w:val="PetichatPerek"/>
        <w:rPr>
          <w:ins w:id="41134" w:author="Claude" w:date="2026-10-07T09:24:31Z"/>
        </w:rPr>
      </w:pPr>
      <w:ins w:id="41133" w:author="Claude" w:date="2026-10-07T09:24:31Z">
        <w:r>
          <w:rPr>
            <w:sz w:val="20"/>
            <w:rtl/>
          </w:rPr>
          <w:t xml:space="preserve">פרק תשיעי</w:t>
        </w:r>
        <w:r>
          <w:rPr>
            <w:sz w:val="20"/>
            <w:rtl/>
          </w:rPr>
          <w:t xml:space="preserve"> - </w:t>
        </w:r>
        <w:r>
          <w:rPr>
            <w:rFonts w:hint="cs"/>
            <w:sz w:val="20"/>
            <w:rtl/>
          </w:rPr>
          <w:t xml:space="preserve">רבי אליעזר</w:t>
        </w:r>
      </w:ins>
    </w:p>
    <w:p>
      <w:pPr>
        <w:pStyle w:val="afffffb"/>
        <w:rPr>
          <w:ins w:id="20435" w:author="קלוד" w:date="2026-10-06T10:09:38Z"/>
        </w:rPr>
      </w:pPr>
      <w:ins w:id="20434" w:author="קלוד" w:date="2026-10-06T10:09:38Z">
        <w:r>
          <w:t xml:space="preserve">משנה א</w:t>
        </w:r>
      </w:ins>
    </w:p>
    <w:p w14:paraId="52216E01" w14:textId="6F702026" w:rsidR="003E2DCC" w:rsidRPr="006F178A" w:rsidRDefault="003E2DCC" w:rsidP="003E2DCC">
      <w:pPr>
        <w:pStyle w:val="afff5"/>
        <w:rPr>
          <w:rtl/>
        </w:rPr>
      </w:pPr>
      <w:r w:rsidRPr="00854D2B">
        <w:rPr>
          <w:rStyle w:val="TanaimMishna"/>
          <w:rtl/>
          <w:rPrChange w:id="20201" w:author="קלוד" w:date="2026-10-06T10:09:38Z">
            <w:rPr>
              <w:rStyle w:val="affffe"/>
              <w:rtl/>
            </w:rPr>
          </w:rPrChange>
        </w:rPr>
        <w:t>רבי אליעזר:</w:t>
      </w:r>
      <w:r w:rsidRPr="006F178A">
        <w:rPr>
          <w:rtl/>
        </w:rPr>
        <w:t xml:space="preserve"> פותחין לאדם בכבוד אביו ואמו, </w:t>
      </w:r>
      <w:r w:rsidRPr="00CA387A">
        <w:rPr>
          <w:rStyle w:val="TanaimMishna"/>
          <w:rtl/>
          <w:rPrChange w:id="20202" w:author="קלוד" w:date="2026-10-06T10:09:38Z">
            <w:rPr>
              <w:rStyle w:val="affffe"/>
              <w:rtl/>
            </w:rPr>
          </w:rPrChange>
        </w:rPr>
        <w:t>וחכמים</w:t>
      </w:r>
      <w:r w:rsidRPr="006F178A">
        <w:rPr>
          <w:rtl/>
        </w:rPr>
        <w:t xml:space="preserve"> אוסרין.</w:t>
      </w:r>
    </w:p>
    <w:p w14:paraId="0B786307" w14:textId="15C37EB5" w:rsidR="00762594" w:rsidRPr="00625DCC" w:rsidRDefault="003E2DCC" w:rsidP="00126186">
      <w:pPr>
        <w:pStyle w:val="afff5"/>
        <w:spacing w:after="60"/>
        <w:rPr>
          <w:spacing w:val="0"/>
          <w:rtl/>
        </w:rPr>
      </w:pPr>
      <w:r w:rsidRPr="00CA387A">
        <w:rPr>
          <w:rStyle w:val="TanaimMishna"/>
          <w:rtl/>
          <w:rPrChange w:id="20203" w:author="קלוד" w:date="2026-10-06T10:09:38Z">
            <w:rPr>
              <w:rStyle w:val="affffe"/>
              <w:rtl/>
            </w:rPr>
          </w:rPrChange>
        </w:rPr>
        <w:t>רבי צדוק:</w:t>
      </w:r>
      <w:r w:rsidRPr="00980089">
        <w:rPr>
          <w:rtl/>
        </w:rPr>
        <w:t xml:space="preserve"> עד שפותחין לו בכבוד אביו ואמו יפתחו לו בכבוד המקום!</w:t>
      </w:r>
      <w:r w:rsidR="00762594">
        <w:rPr>
          <w:rFonts w:hint="cs"/>
          <w:rtl/>
        </w:rPr>
        <w:t xml:space="preserve"> - </w:t>
      </w:r>
      <w:r w:rsidRPr="006F178A">
        <w:rPr>
          <w:rtl/>
        </w:rPr>
        <w:t>אם כן, אין נדרים.</w:t>
      </w:r>
      <w:r w:rsidR="00126186">
        <w:rPr>
          <w:rFonts w:hint="cs"/>
          <w:rtl/>
        </w:rPr>
        <w:t xml:space="preserve"> </w:t>
      </w:r>
      <w:r w:rsidRPr="00CA387A">
        <w:rPr>
          <w:rStyle w:val="TanaimMishna"/>
          <w:rtl/>
          <w:rPrChange w:id="20204" w:author="קלוד" w:date="2026-10-06T10:09:38Z">
            <w:rPr>
              <w:rStyle w:val="affffe"/>
              <w:rtl/>
            </w:rPr>
          </w:rPrChange>
        </w:rPr>
        <w:t>מודים חכמים לר</w:t>
      </w:r>
      <w:r w:rsidR="0075729B">
        <w:rPr>
          <w:rStyle w:val="TanaimMishna"/>
          <w:rtl/>
          <w:rPrChange w:id="20205" w:author="קלוד" w:date="2026-10-06T10:09:38Z">
            <w:rPr>
              <w:rStyle w:val="affffe"/>
              <w:rtl/>
            </w:rPr>
          </w:rPrChange>
        </w:rPr>
        <w:t>"</w:t>
      </w:r>
      <w:r w:rsidR="00762594">
        <w:rPr>
          <w:rStyle w:val="TanaimMishna"/>
          <w:rFonts w:hint="cs"/>
          <w:rtl/>
          <w:rPrChange w:id="20206" w:author="קלוד" w:date="2026-10-06T10:09:38Z">
            <w:rPr>
              <w:rStyle w:val="affffe"/>
              <w:rFonts w:hint="cs"/>
              <w:rtl/>
            </w:rPr>
          </w:rPrChange>
        </w:rPr>
        <w:t>א</w:t>
      </w:r>
      <w:r w:rsidR="00CA387A">
        <w:rPr>
          <w:rStyle w:val="TanaimMishna"/>
          <w:rFonts w:hint="cs"/>
          <w:rtl/>
          <w:rPrChange w:id="20207" w:author="קלוד" w:date="2026-10-06T10:09:38Z">
            <w:rPr>
              <w:rStyle w:val="affffe"/>
              <w:rFonts w:hint="cs"/>
              <w:rtl/>
            </w:rPr>
          </w:rPrChange>
        </w:rPr>
        <w:t>:</w:t>
      </w:r>
      <w:r w:rsidRPr="00625DCC">
        <w:rPr>
          <w:spacing w:val="0"/>
          <w:rtl/>
        </w:rPr>
        <w:t xml:space="preserve"> בדבר שבינו לבין אביו ואמו, שפותחין לו בכבוד אביו ואמו.</w:t>
      </w:r>
    </w:p>
    <w:p w14:paraId="3F6450AE" w14:textId="492BA30B" w:rsidR="003E2DCC" w:rsidRPr="006F178A" w:rsidRDefault="003E2DCC" w:rsidP="003E2DCC">
      <w:pPr>
        <w:pStyle w:val="afff5"/>
        <w:rPr>
          <w:rtl/>
        </w:rPr>
      </w:pPr>
      <w:r w:rsidRPr="00A06C6E">
        <w:rPr>
          <w:rStyle w:val="TanaimMishna"/>
          <w:rtl/>
          <w:rPrChange w:id="20208" w:author="קלוד" w:date="2026-10-06T10:09:38Z">
            <w:rPr>
              <w:rStyle w:val="affffe"/>
              <w:rtl/>
            </w:rPr>
          </w:rPrChange>
        </w:rPr>
        <w:t>ועוד אמר רבי אליעזר:</w:t>
      </w:r>
      <w:r w:rsidRPr="006F178A">
        <w:rPr>
          <w:rtl/>
        </w:rPr>
        <w:t xml:space="preserve"> פותחין בנולד, </w:t>
      </w:r>
      <w:r w:rsidRPr="00A06C6E">
        <w:rPr>
          <w:rStyle w:val="TanaimMishna"/>
          <w:rtl/>
          <w:rPrChange w:id="20209" w:author="קלוד" w:date="2026-10-06T10:09:38Z">
            <w:rPr>
              <w:rStyle w:val="affffe"/>
              <w:rtl/>
            </w:rPr>
          </w:rPrChange>
        </w:rPr>
        <w:t>וחכמים</w:t>
      </w:r>
      <w:r w:rsidR="00762594">
        <w:rPr>
          <w:rStyle w:val="TanaimMishna"/>
          <w:rFonts w:hint="cs"/>
          <w:rtl/>
          <w:rPrChange w:id="20210" w:author="קלוד" w:date="2026-10-06T10:09:38Z">
            <w:rPr>
              <w:rStyle w:val="affffe"/>
              <w:rFonts w:hint="cs"/>
              <w:rtl/>
            </w:rPr>
          </w:rPrChange>
        </w:rPr>
        <w:t>:</w:t>
      </w:r>
      <w:r w:rsidRPr="00A06C6E">
        <w:rPr>
          <w:rStyle w:val="TanaimMishna"/>
          <w:rtl/>
          <w:rPrChange w:id="20211" w:author="קלוד" w:date="2026-10-06T10:09:38Z">
            <w:rPr>
              <w:rStyle w:val="affffe"/>
              <w:rtl/>
            </w:rPr>
          </w:rPrChange>
        </w:rPr>
        <w:t xml:space="preserve"> </w:t>
      </w:r>
      <w:r w:rsidRPr="006F178A">
        <w:rPr>
          <w:rtl/>
        </w:rPr>
        <w:t>אוסרין.</w:t>
      </w:r>
    </w:p>
    <w:p w14:paraId="5028D9F8" w14:textId="7E7858AA" w:rsidR="00D555DF" w:rsidRDefault="003E2DCC" w:rsidP="00126186">
      <w:pPr>
        <w:pStyle w:val="afff5"/>
        <w:spacing w:after="60"/>
        <w:rPr>
          <w:rtl/>
        </w:rPr>
      </w:pPr>
      <w:r w:rsidRPr="006F178A">
        <w:rPr>
          <w:rtl/>
        </w:rPr>
        <w:t>כיצד? אמר קונם שאני נהנה לאיש פלוני, ונעשה סופר או שהיה משיא את בנו, ואמר אילו הייתי יודע שהוא נעשה סופר או שהיה משיא את בנו בקרוב לא הייתי נודר,</w:t>
      </w:r>
      <w:r w:rsidRPr="006F178A">
        <w:rPr>
          <w:rFonts w:hint="cs"/>
          <w:rtl/>
        </w:rPr>
        <w:t xml:space="preserve"> </w:t>
      </w:r>
      <w:r w:rsidRPr="006F178A">
        <w:rPr>
          <w:rFonts w:hint="cs"/>
          <w:rtl/>
        </w:rPr>
        <w:tab/>
      </w:r>
      <w:r w:rsidRPr="006F178A">
        <w:rPr>
          <w:rtl/>
        </w:rPr>
        <w:t xml:space="preserve"> </w:t>
      </w:r>
    </w:p>
    <w:p w14:paraId="5C4F9694" w14:textId="38D22A3C" w:rsidR="00D555DF" w:rsidRDefault="003E2DCC" w:rsidP="00D555DF">
      <w:pPr>
        <w:pStyle w:val="afff5"/>
        <w:jc w:val="center"/>
        <w:rPr>
          <w:rtl/>
        </w:rPr>
      </w:pPr>
      <w:r w:rsidRPr="00126186">
        <w:rPr>
          <w:rStyle w:val="afffff8"/>
          <w:rtl/>
        </w:rPr>
        <w:t>קונם לבית זה שאני נכנס, ונעשה בית הכנסת,</w:t>
      </w:r>
    </w:p>
    <w:p w14:paraId="07D90E17" w14:textId="1FE2D69A" w:rsidR="00A06C6E" w:rsidRDefault="003E2DCC" w:rsidP="003E2DCC">
      <w:pPr>
        <w:pStyle w:val="afff5"/>
        <w:rPr>
          <w:rtl/>
        </w:rPr>
      </w:pPr>
      <w:r w:rsidRPr="006F178A">
        <w:rPr>
          <w:rtl/>
        </w:rPr>
        <w:t xml:space="preserve">אמר אילו הייתי יודע שהוא נעשה בית הכנסת לא הייתי נודר </w:t>
      </w:r>
    </w:p>
    <w:p w14:paraId="6511D21E" w14:textId="77777777" w:rsidR="006666DF" w:rsidRDefault="003E2DCC" w:rsidP="003E2DCC">
      <w:pPr>
        <w:pStyle w:val="afff5"/>
        <w:rPr>
          <w:rtl/>
        </w:rPr>
      </w:pPr>
      <w:r w:rsidRPr="00A06C6E">
        <w:rPr>
          <w:rStyle w:val="TanaimMishna"/>
          <w:rtl/>
          <w:rPrChange w:id="20212" w:author="קלוד" w:date="2026-10-06T10:09:38Z">
            <w:rPr>
              <w:rStyle w:val="affffe"/>
              <w:rtl/>
            </w:rPr>
          </w:rPrChange>
        </w:rPr>
        <w:t>- רבי אליעזר</w:t>
      </w:r>
      <w:r w:rsidRPr="006F178A">
        <w:rPr>
          <w:rtl/>
        </w:rPr>
        <w:t xml:space="preserve"> מתיר, </w:t>
      </w:r>
      <w:r w:rsidRPr="00A06C6E">
        <w:rPr>
          <w:rStyle w:val="TanaimMishna"/>
          <w:rtl/>
          <w:rPrChange w:id="20213" w:author="קלוד" w:date="2026-10-06T10:09:38Z">
            <w:rPr>
              <w:rStyle w:val="affffe"/>
              <w:rtl/>
            </w:rPr>
          </w:rPrChange>
        </w:rPr>
        <w:t>וחכמים</w:t>
      </w:r>
      <w:r w:rsidRPr="006F178A">
        <w:rPr>
          <w:rtl/>
        </w:rPr>
        <w:t xml:space="preserve"> אוסרין.</w:t>
      </w:r>
    </w:p>
    <w:p w14:paraId="31589837" w14:textId="51CD16CA" w:rsidR="00126186" w:rsidRPr="00126186" w:rsidRDefault="00126186" w:rsidP="00126186">
      <w:pPr>
        <w:pStyle w:val="afffd"/>
        <w:rPr>
          <w:rtl/>
        </w:rPr>
      </w:pPr>
      <w:ins w:id="9910" w:author="מספור קטעי משנה" w:date="2026-10-06T06:45:39Z">
        <w:r>
          <w:rPr>
            <w:rStyle w:val="MisparKeta"/>
          </w:rPr>
          <w:t xml:space="preserve">ב. </w:t>
        </w:r>
      </w:ins>
      <w:r w:rsidRPr="00126186">
        <w:rPr>
          <w:rFonts w:hint="cs"/>
          <w:rtl/>
        </w:rPr>
        <w:t>א</w:t>
      </w:r>
      <w:r w:rsidR="0075729B">
        <w:rPr>
          <w:rtl/>
        </w:rPr>
        <w:t>"</w:t>
      </w:r>
      <w:r w:rsidRPr="00126186">
        <w:rPr>
          <w:rFonts w:hint="cs"/>
          <w:rtl/>
        </w:rPr>
        <w:t xml:space="preserve">כ </w:t>
      </w:r>
      <w:r w:rsidR="003E2DCC" w:rsidRPr="00126186">
        <w:rPr>
          <w:rtl/>
        </w:rPr>
        <w:t xml:space="preserve">אין נדרים? </w:t>
      </w:r>
    </w:p>
    <w:p w14:paraId="542E54C0" w14:textId="77777777" w:rsidR="0075729B" w:rsidRDefault="003E2DCC" w:rsidP="00126186">
      <w:pPr>
        <w:pStyle w:val="38"/>
        <w:framePr w:wrap="notBeside"/>
        <w:rPr>
          <w:rtl/>
        </w:rPr>
      </w:pPr>
      <w:r w:rsidRPr="00C14A40">
        <w:rPr>
          <w:rtl/>
        </w:rPr>
        <w:t>אביי:</w:t>
      </w:r>
    </w:p>
    <w:p w14:paraId="69FD8BC1" w14:textId="0F0F2C97" w:rsidR="003E2DCC" w:rsidRPr="006F178A" w:rsidRDefault="003E2DCC" w:rsidP="003E2DCC">
      <w:pPr>
        <w:rPr>
          <w:rtl/>
        </w:rPr>
      </w:pPr>
      <w:r w:rsidRPr="006F178A">
        <w:rPr>
          <w:rFonts w:ascii="Fb Fontext" w:hAnsi="Fb Fontext"/>
          <w:rtl/>
        </w:rPr>
        <w:t>אם כן, אין נדרים ניתרין יפה;</w:t>
      </w:r>
    </w:p>
    <w:p w14:paraId="3EE75271" w14:textId="77777777" w:rsidR="003E2DCC" w:rsidRPr="006F178A" w:rsidRDefault="003E2DCC" w:rsidP="00A522DC">
      <w:pPr>
        <w:pStyle w:val="a3"/>
        <w:framePr w:wrap="around"/>
        <w:rPr>
          <w:rtl/>
        </w:rPr>
      </w:pPr>
      <w:r w:rsidRPr="006F178A">
        <w:rPr>
          <w:rtl/>
        </w:rPr>
        <w:t>סד:</w:t>
      </w:r>
    </w:p>
    <w:p w14:paraId="58307010" w14:textId="77777777" w:rsidR="0075729B" w:rsidRDefault="003E2DCC" w:rsidP="00126186">
      <w:pPr>
        <w:pStyle w:val="38"/>
        <w:framePr w:wrap="notBeside"/>
        <w:rPr>
          <w:rtl/>
        </w:rPr>
      </w:pPr>
      <w:r w:rsidRPr="00C14A40">
        <w:rPr>
          <w:rtl/>
        </w:rPr>
        <w:t>ורבא:</w:t>
      </w:r>
    </w:p>
    <w:p w14:paraId="4B527F09" w14:textId="2C7D263B" w:rsidR="003E2DCC" w:rsidRPr="006F178A" w:rsidRDefault="003E2DCC" w:rsidP="00126186">
      <w:pPr>
        <w:rPr>
          <w:rtl/>
        </w:rPr>
      </w:pPr>
      <w:r w:rsidRPr="006F178A">
        <w:rPr>
          <w:rFonts w:ascii="Fb Fontext" w:hAnsi="Fb Fontext"/>
          <w:rtl/>
        </w:rPr>
        <w:t>א"כ, אין נדרים נשאלין לחכם.</w:t>
      </w:r>
    </w:p>
    <w:p w14:paraId="77861D28" w14:textId="77777777" w:rsidR="00126186" w:rsidRPr="00C14A40" w:rsidRDefault="003E2DCC" w:rsidP="00126186">
      <w:pPr>
        <w:pStyle w:val="38"/>
        <w:framePr w:wrap="notBeside"/>
        <w:rPr>
          <w:rtl/>
        </w:rPr>
      </w:pPr>
      <w:r w:rsidRPr="00C14A40">
        <w:rPr>
          <w:rtl/>
        </w:rPr>
        <w:t>•</w:t>
      </w:r>
      <w:r w:rsidRPr="00C14A40">
        <w:rPr>
          <w:rFonts w:hint="cs"/>
          <w:rtl/>
        </w:rPr>
        <w:t xml:space="preserve"> </w:t>
      </w:r>
      <w:r w:rsidRPr="00C14A40">
        <w:rPr>
          <w:rtl/>
        </w:rPr>
        <w:t xml:space="preserve">תנן: </w:t>
      </w:r>
    </w:p>
    <w:p w14:paraId="36E048C6" w14:textId="5C59AE71" w:rsidR="003E2DCC" w:rsidRPr="00D454EC" w:rsidRDefault="003E2DCC" w:rsidP="003E2DCC">
      <w:pPr>
        <w:rPr>
          <w:spacing w:val="-4"/>
          <w:rtl/>
        </w:rPr>
      </w:pPr>
      <w:r>
        <w:rPr>
          <w:rtl/>
        </w:rPr>
        <w:t xml:space="preserve">ומודין חכמים </w:t>
      </w:r>
      <w:r>
        <w:rPr>
          <w:rStyle w:val="affffe"/>
          <w:rtl/>
          <w:rPrChange w:id="9152" w:author="מנוע אמוראים" w:date="2026-10-05T16:41:00Z">
            <w:rPr>
              <w:rtl/>
            </w:rPr>
          </w:rPrChange>
        </w:rPr>
        <w:t xml:space="preserve">לר</w:t>
      </w:r>
      <w:r>
        <w:rPr>
          <w:rStyle w:val="affffe"/>
          <w:rFonts w:hint="cs"/>
          <w:rtl/>
          <w:rPrChange w:id="9153" w:author="מנוע אמוראים" w:date="2026-10-05T16:41:00Z">
            <w:rPr>
              <w:rFonts w:hint="cs"/>
              <w:rtl/>
            </w:rPr>
          </w:rPrChange>
        </w:rPr>
        <w:t xml:space="preserve">"א</w:t>
      </w:r>
      <w:r w:rsidRPr="00761C65">
        <w:rPr>
          <w:rtl/>
        </w:rPr>
        <w:t xml:space="preserve">, בדבר שבינו לבין אביו ואמו, </w:t>
      </w:r>
      <w:r w:rsidR="00031EA9">
        <w:rPr>
          <w:rFonts w:hint="cs"/>
          <w:spacing w:val="-4"/>
          <w:rtl/>
        </w:rPr>
        <w:t>שפותחין</w:t>
      </w:r>
    </w:p>
    <w:p w14:paraId="0F62EDC4" w14:textId="77777777" w:rsidR="0075729B" w:rsidRDefault="003E2DCC" w:rsidP="00126186">
      <w:pPr>
        <w:pStyle w:val="38"/>
        <w:framePr w:wrap="notBeside"/>
        <w:rPr>
          <w:rtl/>
        </w:rPr>
      </w:pPr>
      <w:r w:rsidRPr="00C14A40">
        <w:rPr>
          <w:rtl/>
        </w:rPr>
        <w:t>לאביי</w:t>
      </w:r>
      <w:r w:rsidR="00761C65" w:rsidRPr="00C14A40">
        <w:rPr>
          <w:rFonts w:hint="cs"/>
          <w:rtl/>
        </w:rPr>
        <w:t>:</w:t>
      </w:r>
    </w:p>
    <w:p w14:paraId="555498DD" w14:textId="6F868F64" w:rsidR="003E2DCC" w:rsidRPr="006F178A" w:rsidRDefault="003E2DCC" w:rsidP="003E2DCC">
      <w:pPr>
        <w:rPr>
          <w:rtl/>
        </w:rPr>
      </w:pPr>
      <w:r w:rsidRPr="006F178A">
        <w:rPr>
          <w:rtl/>
        </w:rPr>
        <w:t>ד</w:t>
      </w:r>
      <w:r w:rsidR="00031EA9">
        <w:rPr>
          <w:rFonts w:hint="cs"/>
          <w:rtl/>
        </w:rPr>
        <w:t>א</w:t>
      </w:r>
      <w:r w:rsidR="0075729B">
        <w:rPr>
          <w:rtl/>
        </w:rPr>
        <w:t>"</w:t>
      </w:r>
      <w:r w:rsidR="00031EA9">
        <w:rPr>
          <w:rFonts w:hint="cs"/>
          <w:rtl/>
        </w:rPr>
        <w:t xml:space="preserve">כ </w:t>
      </w:r>
      <w:r w:rsidRPr="006F178A">
        <w:rPr>
          <w:rtl/>
        </w:rPr>
        <w:t xml:space="preserve">אין נדרים ניתרין, </w:t>
      </w:r>
      <w:r w:rsidR="0008290D">
        <w:rPr>
          <w:rtl/>
        </w:rPr>
        <w:t xml:space="preserve">כאן </w:t>
      </w:r>
      <w:r w:rsidRPr="006F178A">
        <w:rPr>
          <w:rtl/>
        </w:rPr>
        <w:t>דאיחצף ליה הא איחצף</w:t>
      </w:r>
      <w:r w:rsidR="00031EA9">
        <w:rPr>
          <w:rFonts w:hint="cs"/>
          <w:rtl/>
        </w:rPr>
        <w:t>.</w:t>
      </w:r>
    </w:p>
    <w:p w14:paraId="56680CCA" w14:textId="77777777" w:rsidR="0075729B" w:rsidRDefault="003E2DCC" w:rsidP="00126186">
      <w:pPr>
        <w:pStyle w:val="38"/>
        <w:framePr w:wrap="notBeside"/>
        <w:rPr>
          <w:rtl/>
        </w:rPr>
      </w:pPr>
      <w:r w:rsidRPr="00C14A40">
        <w:rPr>
          <w:rFonts w:hint="cs"/>
          <w:rtl/>
        </w:rPr>
        <w:t>ו</w:t>
      </w:r>
      <w:r w:rsidRPr="00C14A40">
        <w:rPr>
          <w:rtl/>
        </w:rPr>
        <w:t>לרבא</w:t>
      </w:r>
      <w:r w:rsidR="00761C65" w:rsidRPr="00C14A40">
        <w:rPr>
          <w:rFonts w:hint="cs"/>
          <w:rtl/>
        </w:rPr>
        <w:t>:</w:t>
      </w:r>
    </w:p>
    <w:p w14:paraId="60774097" w14:textId="335A9842" w:rsidR="00600C1C" w:rsidRDefault="00031EA9" w:rsidP="003E2DCC">
      <w:pPr>
        <w:rPr>
          <w:rtl/>
        </w:rPr>
      </w:pPr>
      <w:r>
        <w:rPr>
          <w:rFonts w:hint="cs"/>
          <w:rtl/>
        </w:rPr>
        <w:t>דא</w:t>
      </w:r>
      <w:r w:rsidR="0075729B">
        <w:rPr>
          <w:rtl/>
        </w:rPr>
        <w:t>"</w:t>
      </w:r>
      <w:r>
        <w:rPr>
          <w:rFonts w:hint="cs"/>
          <w:rtl/>
        </w:rPr>
        <w:t>כ</w:t>
      </w:r>
      <w:r w:rsidR="003E2DCC" w:rsidRPr="006F178A">
        <w:rPr>
          <w:rtl/>
        </w:rPr>
        <w:t xml:space="preserve"> אין נדרים נשאלין לחכם, </w:t>
      </w:r>
      <w:r w:rsidR="0008290D">
        <w:rPr>
          <w:rtl/>
        </w:rPr>
        <w:t xml:space="preserve">כאן </w:t>
      </w:r>
      <w:r w:rsidR="003E2DCC" w:rsidRPr="006F178A">
        <w:rPr>
          <w:rtl/>
        </w:rPr>
        <w:t>פותחין</w:t>
      </w:r>
    </w:p>
    <w:p w14:paraId="29793452" w14:textId="3895A8BE" w:rsidR="003E2DCC" w:rsidRPr="006F178A" w:rsidRDefault="003E2DCC" w:rsidP="00600C1C">
      <w:pPr>
        <w:ind w:left="283" w:firstLine="57"/>
        <w:rPr>
          <w:rtl/>
        </w:rPr>
      </w:pPr>
      <w:r w:rsidRPr="006F178A">
        <w:rPr>
          <w:rFonts w:hint="cs"/>
          <w:rtl/>
        </w:rPr>
        <w:t>-</w:t>
      </w:r>
      <w:r w:rsidRPr="006F178A">
        <w:rPr>
          <w:rtl/>
        </w:rPr>
        <w:t xml:space="preserve"> כיון דכל נדרי לא סגי</w:t>
      </w:r>
      <w:r w:rsidRPr="006F178A">
        <w:rPr>
          <w:rFonts w:hint="cs"/>
          <w:rtl/>
        </w:rPr>
        <w:t xml:space="preserve"> </w:t>
      </w:r>
      <w:r w:rsidRPr="006F178A">
        <w:rPr>
          <w:rtl/>
        </w:rPr>
        <w:t>דלאו חכם, ה</w:t>
      </w:r>
      <w:r w:rsidRPr="006F178A">
        <w:rPr>
          <w:rFonts w:hint="cs"/>
          <w:rtl/>
        </w:rPr>
        <w:t>"נ</w:t>
      </w:r>
      <w:r w:rsidRPr="006F178A">
        <w:rPr>
          <w:rtl/>
        </w:rPr>
        <w:t xml:space="preserve"> פותחין.</w:t>
      </w:r>
    </w:p>
    <w:p w14:paraId="29D9060E" w14:textId="77777777" w:rsidR="003E2DCC" w:rsidRPr="006F178A" w:rsidRDefault="003E2DCC" w:rsidP="000F1DD4">
      <w:pPr>
        <w:pStyle w:val="afffd"/>
        <w:rPr>
          <w:rtl/>
        </w:rPr>
      </w:pPr>
      <w:ins w:id="9911" w:author="מספור קטעי משנה" w:date="2026-10-06T06:45:39Z">
        <w:r>
          <w:rPr>
            <w:rStyle w:val="MisparKeta"/>
          </w:rPr>
          <w:t xml:space="preserve">א. </w:t>
        </w:r>
      </w:ins>
      <w:r w:rsidRPr="006F178A">
        <w:rPr>
          <w:rtl/>
        </w:rPr>
        <w:t xml:space="preserve">ועוד אמר רבי אליעזר: פותחין בנולד </w:t>
      </w:r>
      <w:r w:rsidRPr="006F178A">
        <w:rPr>
          <w:rFonts w:hint="cs"/>
          <w:rtl/>
        </w:rPr>
        <w:t>וחכמים אוסרין</w:t>
      </w:r>
      <w:r w:rsidRPr="006F178A">
        <w:rPr>
          <w:rtl/>
        </w:rPr>
        <w:t>.</w:t>
      </w:r>
    </w:p>
    <w:p w14:paraId="1BBA3716" w14:textId="77777777" w:rsidR="0075729B" w:rsidRDefault="003E2DCC" w:rsidP="00126186">
      <w:pPr>
        <w:pStyle w:val="38"/>
        <w:framePr w:wrap="notBeside"/>
        <w:rPr>
          <w:rFonts w:hint="cs"/>
          <w:rtl/>
        </w:rPr>
      </w:pPr>
      <w:r w:rsidRPr="00C14A40">
        <w:rPr>
          <w:rFonts w:hint="cs"/>
          <w:rtl/>
        </w:rPr>
        <w:t>טע</w:t>
      </w:r>
      <w:r w:rsidR="00600C1C" w:rsidRPr="00C14A40">
        <w:rPr>
          <w:rFonts w:hint="cs"/>
          <w:rtl/>
        </w:rPr>
        <w:t>ם</w:t>
      </w:r>
      <w:r w:rsidRPr="00C14A40">
        <w:rPr>
          <w:rFonts w:hint="cs"/>
          <w:rtl/>
        </w:rPr>
        <w:t xml:space="preserve"> ר</w:t>
      </w:r>
      <w:r w:rsidRPr="00C14A40">
        <w:rPr>
          <w:rtl/>
        </w:rPr>
        <w:t>"</w:t>
      </w:r>
      <w:r w:rsidRPr="00C14A40">
        <w:rPr>
          <w:rFonts w:hint="cs"/>
          <w:rtl/>
        </w:rPr>
        <w:t>א:</w:t>
      </w:r>
    </w:p>
    <w:p w14:paraId="05CA1FE1" w14:textId="0421B21A" w:rsidR="003E2DCC" w:rsidRPr="006F178A" w:rsidRDefault="003E2DCC" w:rsidP="003E2DCC">
      <w:pPr>
        <w:rPr>
          <w:rtl/>
        </w:rPr>
      </w:pPr>
      <w:r w:rsidRPr="002C641B">
        <w:rPr>
          <w:rStyle w:val="affffa"/>
          <w:rFonts w:hint="cs"/>
          <w:rtl/>
        </w:rPr>
        <w:t>'</w:t>
      </w:r>
      <w:r w:rsidRPr="002C641B">
        <w:rPr>
          <w:rStyle w:val="affffa"/>
          <w:rtl/>
        </w:rPr>
        <w:t>כי מתו כל האנשים</w:t>
      </w:r>
      <w:r w:rsidRPr="002C641B">
        <w:rPr>
          <w:rStyle w:val="affffa"/>
          <w:rFonts w:hint="cs"/>
          <w:rtl/>
        </w:rPr>
        <w:t>'</w:t>
      </w:r>
      <w:r w:rsidRPr="002C641B">
        <w:rPr>
          <w:rStyle w:val="affffa"/>
          <w:rtl/>
        </w:rPr>
        <w:t>,</w:t>
      </w:r>
      <w:r w:rsidRPr="006F178A">
        <w:rPr>
          <w:rFonts w:ascii="Fb Fontext" w:hAnsi="Fb Fontext"/>
          <w:rtl/>
        </w:rPr>
        <w:t xml:space="preserve"> </w:t>
      </w:r>
      <w:r w:rsidR="00600C1C">
        <w:rPr>
          <w:rFonts w:ascii="Fb Fontext" w:hAnsi="Fb Fontext" w:hint="cs"/>
          <w:rtl/>
        </w:rPr>
        <w:t xml:space="preserve">מיתה זה נולד </w:t>
      </w:r>
      <w:r w:rsidRPr="006F178A">
        <w:rPr>
          <w:rFonts w:ascii="Fb Fontext" w:hAnsi="Fb Fontext"/>
          <w:rtl/>
        </w:rPr>
        <w:t>מכאן שפותחין בנולד.</w:t>
      </w:r>
    </w:p>
    <w:p w14:paraId="47FDD2AA" w14:textId="77777777" w:rsidR="0075729B" w:rsidRDefault="003E2DCC" w:rsidP="00126186">
      <w:pPr>
        <w:pStyle w:val="38"/>
        <w:framePr w:wrap="notBeside"/>
        <w:rPr>
          <w:rFonts w:hint="cs"/>
          <w:rtl/>
        </w:rPr>
      </w:pPr>
      <w:r w:rsidRPr="00C14A40">
        <w:rPr>
          <w:rtl/>
        </w:rPr>
        <w:t>ורבנן</w:t>
      </w:r>
      <w:r w:rsidRPr="00C14A40">
        <w:rPr>
          <w:rFonts w:hint="cs"/>
          <w:rtl/>
        </w:rPr>
        <w:t>:</w:t>
      </w:r>
    </w:p>
    <w:p w14:paraId="0323644B" w14:textId="4B48EECC" w:rsidR="00600C1C" w:rsidRDefault="003E2DCC" w:rsidP="003E2DCC">
      <w:pPr>
        <w:rPr>
          <w:rStyle w:val="affffa"/>
          <w:rtl/>
        </w:rPr>
      </w:pPr>
      <w:r w:rsidRPr="006F178A">
        <w:rPr>
          <w:rFonts w:hint="cs"/>
          <w:rtl/>
        </w:rPr>
        <w:t>דס</w:t>
      </w:r>
      <w:r w:rsidRPr="006F178A">
        <w:rPr>
          <w:rtl/>
        </w:rPr>
        <w:t>"</w:t>
      </w:r>
      <w:r w:rsidRPr="006F178A">
        <w:rPr>
          <w:rFonts w:hint="cs"/>
          <w:rtl/>
        </w:rPr>
        <w:t xml:space="preserve">ל שלא מתו </w:t>
      </w:r>
      <w:r w:rsidRPr="00600C1C">
        <w:rPr>
          <w:rStyle w:val="affffe"/>
          <w:rFonts w:hint="cs"/>
          <w:rtl/>
        </w:rPr>
        <w:t>כדרשב</w:t>
      </w:r>
      <w:r w:rsidRPr="00600C1C">
        <w:rPr>
          <w:rStyle w:val="affffe"/>
          <w:rtl/>
        </w:rPr>
        <w:t>"</w:t>
      </w:r>
      <w:r w:rsidRPr="00600C1C">
        <w:rPr>
          <w:rStyle w:val="affffe"/>
          <w:rFonts w:hint="cs"/>
          <w:rtl/>
        </w:rPr>
        <w:t xml:space="preserve">י </w:t>
      </w:r>
      <w:r w:rsidRPr="006F178A">
        <w:rPr>
          <w:rFonts w:hint="cs"/>
          <w:rtl/>
        </w:rPr>
        <w:t>ד</w:t>
      </w:r>
      <w:r w:rsidRPr="006F178A">
        <w:rPr>
          <w:rtl/>
        </w:rPr>
        <w:t>כל מקום שנאמר</w:t>
      </w:r>
      <w:r w:rsidRPr="004A3A20">
        <w:rPr>
          <w:rStyle w:val="affffa"/>
          <w:rtl/>
        </w:rPr>
        <w:t xml:space="preserve"> </w:t>
      </w:r>
      <w:r w:rsidRPr="004A3A20">
        <w:rPr>
          <w:rStyle w:val="affffa"/>
          <w:rFonts w:hint="cs"/>
          <w:rtl/>
        </w:rPr>
        <w:t>'</w:t>
      </w:r>
      <w:r w:rsidRPr="004A3A20">
        <w:rPr>
          <w:rStyle w:val="affffa"/>
          <w:rtl/>
        </w:rPr>
        <w:t>נצים ונצבים</w:t>
      </w:r>
      <w:r w:rsidRPr="004A3A20">
        <w:rPr>
          <w:rStyle w:val="affffa"/>
          <w:rFonts w:hint="cs"/>
          <w:rtl/>
        </w:rPr>
        <w:t>'</w:t>
      </w:r>
      <w:r w:rsidRPr="004A3A20">
        <w:rPr>
          <w:rStyle w:val="affffa"/>
          <w:rtl/>
        </w:rPr>
        <w:t xml:space="preserve"> </w:t>
      </w:r>
    </w:p>
    <w:p w14:paraId="3635B795" w14:textId="0E0F7C62" w:rsidR="003E2DCC" w:rsidRPr="006F178A" w:rsidRDefault="00600C1C" w:rsidP="00600C1C">
      <w:pPr>
        <w:ind w:left="283" w:firstLine="57"/>
        <w:rPr>
          <w:rtl/>
        </w:rPr>
      </w:pPr>
      <w:r>
        <w:rPr>
          <w:rFonts w:hint="cs"/>
          <w:rtl/>
        </w:rPr>
        <w:t xml:space="preserve">היינו </w:t>
      </w:r>
      <w:r w:rsidR="003E2DCC" w:rsidRPr="006F178A">
        <w:rPr>
          <w:rtl/>
        </w:rPr>
        <w:t>דתן ואבירם!</w:t>
      </w:r>
      <w:r>
        <w:rPr>
          <w:rFonts w:hint="cs"/>
          <w:rtl/>
        </w:rPr>
        <w:t xml:space="preserve"> אלא </w:t>
      </w:r>
      <w:r>
        <w:rPr>
          <w:rStyle w:val="affffe"/>
          <w:rFonts w:hint="cs"/>
          <w:rtl/>
          <w:rPrChange w:id="9154" w:author="מנוע אמוראים" w:date="2026-10-05T16:41:00Z">
            <w:rPr>
              <w:rFonts w:hint="cs"/>
              <w:rtl/>
            </w:rPr>
          </w:rPrChange>
        </w:rPr>
        <w:t xml:space="preserve">אר</w:t>
      </w:r>
      <w:r>
        <w:rPr>
          <w:rStyle w:val="affffe"/>
          <w:rtl/>
          <w:rPrChange w:id="9155" w:author="מנוע אמוראים" w:date="2026-10-05T16:41:00Z">
            <w:rPr>
              <w:rtl/>
            </w:rPr>
          </w:rPrChange>
        </w:rPr>
        <w:t xml:space="preserve">"</w:t>
      </w:r>
      <w:r>
        <w:rPr>
          <w:rStyle w:val="affffe"/>
          <w:rFonts w:hint="cs"/>
          <w:rtl/>
          <w:rPrChange w:id="9156" w:author="מנוע אמוראים" w:date="2026-10-05T16:41:00Z">
            <w:rPr>
              <w:rFonts w:hint="cs"/>
              <w:rtl/>
            </w:rPr>
          </w:rPrChange>
        </w:rPr>
        <w:t xml:space="preserve">ל</w:t>
      </w:r>
      <w:r>
        <w:rPr>
          <w:rFonts w:hint="cs"/>
          <w:rtl/>
        </w:rPr>
        <w:t xml:space="preserve"> שירדנו מנכסיהן </w:t>
      </w:r>
    </w:p>
    <w:p w14:paraId="089F2E40" w14:textId="77777777" w:rsidR="00126186" w:rsidRPr="00C14A40" w:rsidRDefault="003E2DCC" w:rsidP="00126186">
      <w:pPr>
        <w:pStyle w:val="38"/>
        <w:framePr w:wrap="notBeside"/>
        <w:rPr>
          <w:rtl/>
        </w:rPr>
      </w:pPr>
      <w:r w:rsidRPr="00C14A40">
        <w:rPr>
          <w:rtl/>
        </w:rPr>
        <w:t>ריב"ל:</w:t>
      </w:r>
    </w:p>
    <w:p w14:paraId="45D0957D" w14:textId="0D17455D" w:rsidR="003E2DCC" w:rsidRPr="006F178A" w:rsidRDefault="003E2DCC" w:rsidP="003E2DCC">
      <w:pPr>
        <w:rPr>
          <w:rtl/>
        </w:rPr>
      </w:pPr>
      <w:r w:rsidRPr="006F178A">
        <w:rPr>
          <w:rtl/>
        </w:rPr>
        <w:t xml:space="preserve">כל אדם שאין לו בנים חשוב כמת, </w:t>
      </w:r>
      <w:r w:rsidR="00600C1C">
        <w:rPr>
          <w:rFonts w:hint="cs"/>
          <w:rtl/>
        </w:rPr>
        <w:t>ד</w:t>
      </w:r>
      <w:r w:rsidRPr="004A3A20">
        <w:rPr>
          <w:rStyle w:val="affffa"/>
          <w:rFonts w:hint="cs"/>
          <w:rtl/>
        </w:rPr>
        <w:t>'</w:t>
      </w:r>
      <w:r w:rsidRPr="004A3A20">
        <w:rPr>
          <w:rStyle w:val="affffa"/>
          <w:rtl/>
        </w:rPr>
        <w:t>הבה לי בנים ואם אין מתה אנכי</w:t>
      </w:r>
      <w:r w:rsidRPr="004A3A20">
        <w:rPr>
          <w:rStyle w:val="affffa"/>
          <w:rFonts w:hint="cs"/>
          <w:rtl/>
        </w:rPr>
        <w:t>'</w:t>
      </w:r>
      <w:r w:rsidRPr="004A3A20">
        <w:rPr>
          <w:rStyle w:val="affffa"/>
          <w:rtl/>
        </w:rPr>
        <w:t>;</w:t>
      </w:r>
    </w:p>
    <w:p w14:paraId="61F4D8CC" w14:textId="77777777" w:rsidR="00126186" w:rsidRPr="00C14A40" w:rsidRDefault="003E2DCC" w:rsidP="00126186">
      <w:pPr>
        <w:pStyle w:val="38"/>
        <w:framePr w:wrap="notBeside"/>
        <w:rPr>
          <w:rtl/>
        </w:rPr>
      </w:pPr>
      <w:r w:rsidRPr="00C14A40">
        <w:rPr>
          <w:rtl/>
        </w:rPr>
        <w:t>ותניא</w:t>
      </w:r>
      <w:r w:rsidR="00600C1C" w:rsidRPr="00C14A40">
        <w:rPr>
          <w:rFonts w:hint="cs"/>
          <w:rtl/>
        </w:rPr>
        <w:t>:</w:t>
      </w:r>
    </w:p>
    <w:p w14:paraId="13318750" w14:textId="77777777" w:rsidR="00126186" w:rsidRDefault="003E2DCC" w:rsidP="00126186">
      <w:pPr>
        <w:rPr>
          <w:rtl/>
        </w:rPr>
      </w:pPr>
      <w:r w:rsidRPr="00126186">
        <w:rPr>
          <w:rStyle w:val="afffa"/>
          <w:rtl/>
        </w:rPr>
        <w:t>ארבעה חשובין כמת:</w:t>
      </w:r>
      <w:r w:rsidRPr="006F178A">
        <w:rPr>
          <w:rtl/>
        </w:rPr>
        <w:t xml:space="preserve"> </w:t>
      </w:r>
      <w:r w:rsidRPr="00295E41">
        <w:rPr>
          <w:rStyle w:val="afffa"/>
          <w:rtl/>
        </w:rPr>
        <w:t>עני</w:t>
      </w:r>
      <w:r w:rsidRPr="006F178A">
        <w:rPr>
          <w:rtl/>
        </w:rPr>
        <w:t xml:space="preserve"> – </w:t>
      </w:r>
      <w:r w:rsidRPr="002C641B">
        <w:rPr>
          <w:rStyle w:val="affffa"/>
          <w:rtl/>
        </w:rPr>
        <w:t>ד</w:t>
      </w:r>
      <w:r w:rsidRPr="002C641B">
        <w:rPr>
          <w:rStyle w:val="affffa"/>
          <w:rFonts w:hint="cs"/>
          <w:rtl/>
        </w:rPr>
        <w:t>'</w:t>
      </w:r>
      <w:r w:rsidRPr="002C641B">
        <w:rPr>
          <w:rStyle w:val="affffa"/>
          <w:rtl/>
        </w:rPr>
        <w:t>כי מתו כל האנשים</w:t>
      </w:r>
      <w:r w:rsidRPr="002C641B">
        <w:rPr>
          <w:rStyle w:val="affffa"/>
          <w:rFonts w:hint="cs"/>
          <w:rtl/>
        </w:rPr>
        <w:t>'</w:t>
      </w:r>
      <w:r w:rsidRPr="002C641B">
        <w:rPr>
          <w:rStyle w:val="affffa"/>
          <w:rtl/>
        </w:rPr>
        <w:t>,</w:t>
      </w:r>
      <w:r w:rsidRPr="006F178A">
        <w:rPr>
          <w:rtl/>
        </w:rPr>
        <w:t xml:space="preserve"> </w:t>
      </w:r>
    </w:p>
    <w:p w14:paraId="05D0609A" w14:textId="2D14D4B9" w:rsidR="008926E5" w:rsidRDefault="003E2DCC" w:rsidP="00126186">
      <w:pPr>
        <w:rPr>
          <w:rtl/>
        </w:rPr>
      </w:pPr>
      <w:r w:rsidRPr="00295E41">
        <w:rPr>
          <w:rStyle w:val="afffa"/>
          <w:rtl/>
        </w:rPr>
        <w:t>מצורע</w:t>
      </w:r>
      <w:r w:rsidRPr="006F178A">
        <w:rPr>
          <w:rtl/>
        </w:rPr>
        <w:t xml:space="preserve"> </w:t>
      </w:r>
      <w:r w:rsidRPr="002C641B">
        <w:rPr>
          <w:rStyle w:val="affffa"/>
          <w:rtl/>
        </w:rPr>
        <w:t>ד</w:t>
      </w:r>
      <w:r w:rsidRPr="002C641B">
        <w:rPr>
          <w:rStyle w:val="affffa"/>
          <w:rFonts w:hint="cs"/>
          <w:rtl/>
        </w:rPr>
        <w:t>'</w:t>
      </w:r>
      <w:r w:rsidRPr="002C641B">
        <w:rPr>
          <w:rStyle w:val="affffa"/>
          <w:rtl/>
        </w:rPr>
        <w:t>אל נא תהי כמת</w:t>
      </w:r>
      <w:r w:rsidRPr="002C641B">
        <w:rPr>
          <w:rStyle w:val="affffa"/>
          <w:rFonts w:hint="cs"/>
          <w:rtl/>
        </w:rPr>
        <w:t>'</w:t>
      </w:r>
      <w:r w:rsidRPr="002C641B">
        <w:rPr>
          <w:rStyle w:val="affffa"/>
          <w:rtl/>
        </w:rPr>
        <w:t>,</w:t>
      </w:r>
      <w:r w:rsidRPr="006F178A">
        <w:rPr>
          <w:rtl/>
        </w:rPr>
        <w:t xml:space="preserve"> </w:t>
      </w:r>
    </w:p>
    <w:p w14:paraId="56FD37E7" w14:textId="77777777" w:rsidR="008926E5" w:rsidRPr="00295E41" w:rsidRDefault="003E2DCC" w:rsidP="00126186">
      <w:pPr>
        <w:rPr>
          <w:rStyle w:val="afffa"/>
          <w:rtl/>
        </w:rPr>
      </w:pPr>
      <w:r w:rsidRPr="00295E41">
        <w:rPr>
          <w:rStyle w:val="afffa"/>
          <w:rtl/>
        </w:rPr>
        <w:t>וסומא</w:t>
      </w:r>
      <w:r w:rsidRPr="006F178A">
        <w:rPr>
          <w:rtl/>
        </w:rPr>
        <w:t xml:space="preserve"> – </w:t>
      </w:r>
      <w:r w:rsidRPr="002C641B">
        <w:rPr>
          <w:rStyle w:val="affffa"/>
          <w:rtl/>
        </w:rPr>
        <w:t>ד</w:t>
      </w:r>
      <w:r w:rsidRPr="002C641B">
        <w:rPr>
          <w:rStyle w:val="affffa"/>
          <w:rFonts w:hint="cs"/>
          <w:rtl/>
        </w:rPr>
        <w:t>'</w:t>
      </w:r>
      <w:r w:rsidRPr="002C641B">
        <w:rPr>
          <w:rStyle w:val="affffa"/>
          <w:rtl/>
        </w:rPr>
        <w:t>במחשכים הושיבני כמתי עולם</w:t>
      </w:r>
      <w:r w:rsidRPr="002C641B">
        <w:rPr>
          <w:rStyle w:val="affffa"/>
          <w:rFonts w:hint="cs"/>
          <w:rtl/>
        </w:rPr>
        <w:t>'</w:t>
      </w:r>
      <w:r w:rsidRPr="002C641B">
        <w:rPr>
          <w:rStyle w:val="affffa"/>
          <w:rtl/>
        </w:rPr>
        <w:t>,</w:t>
      </w:r>
      <w:r w:rsidRPr="006F178A">
        <w:rPr>
          <w:rtl/>
        </w:rPr>
        <w:t xml:space="preserve"> </w:t>
      </w:r>
    </w:p>
    <w:p w14:paraId="6E03A563" w14:textId="6E2D32A8" w:rsidR="003E2DCC" w:rsidRPr="006F178A" w:rsidRDefault="003E2DCC" w:rsidP="00126186">
      <w:pPr>
        <w:spacing w:after="60"/>
        <w:rPr>
          <w:rtl/>
        </w:rPr>
      </w:pPr>
      <w:r w:rsidRPr="00295E41">
        <w:rPr>
          <w:rStyle w:val="afffa"/>
          <w:rtl/>
        </w:rPr>
        <w:t xml:space="preserve">ומי שאין לו בנים </w:t>
      </w:r>
      <w:r w:rsidRPr="006F178A">
        <w:rPr>
          <w:rtl/>
        </w:rPr>
        <w:t xml:space="preserve">– </w:t>
      </w:r>
      <w:r w:rsidRPr="002C641B">
        <w:rPr>
          <w:rStyle w:val="affffa"/>
          <w:rtl/>
        </w:rPr>
        <w:t>ד</w:t>
      </w:r>
      <w:r w:rsidRPr="002C641B">
        <w:rPr>
          <w:rStyle w:val="affffa"/>
          <w:rFonts w:hint="cs"/>
          <w:rtl/>
        </w:rPr>
        <w:t>'</w:t>
      </w:r>
      <w:r w:rsidRPr="002C641B">
        <w:rPr>
          <w:rStyle w:val="affffa"/>
          <w:rtl/>
        </w:rPr>
        <w:t>הבה לי בנים ואם אין מתה אנכי</w:t>
      </w:r>
      <w:r w:rsidRPr="002C641B">
        <w:rPr>
          <w:rStyle w:val="affffa"/>
          <w:rFonts w:hint="cs"/>
          <w:rtl/>
        </w:rPr>
        <w:t>'</w:t>
      </w:r>
      <w:r w:rsidRPr="002C641B">
        <w:rPr>
          <w:rStyle w:val="affffa"/>
          <w:rtl/>
        </w:rPr>
        <w:t>.</w:t>
      </w:r>
    </w:p>
    <w:p w14:paraId="1CECC406" w14:textId="77777777" w:rsidR="003E2DCC" w:rsidRPr="006F178A" w:rsidRDefault="003E2DCC" w:rsidP="00A522DC">
      <w:pPr>
        <w:pStyle w:val="a3"/>
        <w:framePr w:wrap="around"/>
        <w:rPr>
          <w:rtl/>
        </w:rPr>
      </w:pPr>
      <w:r w:rsidRPr="006F178A">
        <w:rPr>
          <w:rtl/>
        </w:rPr>
        <w:t>סה.</w:t>
      </w:r>
    </w:p>
    <w:p w14:paraId="418A6A79" w14:textId="77777777" w:rsidR="0075729B" w:rsidRDefault="003E2DCC" w:rsidP="00126186">
      <w:pPr>
        <w:pStyle w:val="38"/>
        <w:framePr w:wrap="notBeside"/>
        <w:rPr>
          <w:rtl/>
        </w:rPr>
      </w:pPr>
      <w:r w:rsidRPr="00C14A40">
        <w:rPr>
          <w:rtl/>
        </w:rPr>
        <w:t>תניא:</w:t>
      </w:r>
    </w:p>
    <w:p w14:paraId="7EA93686" w14:textId="1E6C7327" w:rsidR="00694CDB" w:rsidRDefault="003E2DCC" w:rsidP="003E2DCC">
      <w:pPr>
        <w:rPr>
          <w:rFonts w:ascii="Fb Fontext" w:hAnsi="Fb Fontext"/>
          <w:rtl/>
        </w:rPr>
      </w:pPr>
      <w:r w:rsidRPr="00694CDB">
        <w:rPr>
          <w:rStyle w:val="affffc"/>
          <w:rtl/>
        </w:rPr>
        <w:t>המודר הנאה מחבירו - אין מתירין לו אלא בפניו.</w:t>
      </w:r>
      <w:r w:rsidRPr="006F178A">
        <w:rPr>
          <w:rFonts w:ascii="Fb Fontext" w:hAnsi="Fb Fontext" w:hint="cs"/>
          <w:rtl/>
        </w:rPr>
        <w:t xml:space="preserve"> </w:t>
      </w:r>
    </w:p>
    <w:p w14:paraId="0F5EEDEB" w14:textId="77777777" w:rsidR="00126186" w:rsidRPr="00C14A40" w:rsidRDefault="003E2DCC" w:rsidP="00126186">
      <w:pPr>
        <w:pStyle w:val="38"/>
        <w:framePr w:wrap="notBeside"/>
        <w:rPr>
          <w:rFonts w:hint="cs"/>
          <w:rtl/>
        </w:rPr>
      </w:pPr>
      <w:r w:rsidRPr="00C14A40">
        <w:rPr>
          <w:rFonts w:hint="cs"/>
          <w:rtl/>
        </w:rPr>
        <w:t>מדר</w:t>
      </w:r>
      <w:r w:rsidRPr="00C14A40">
        <w:rPr>
          <w:rtl/>
        </w:rPr>
        <w:t>"</w:t>
      </w:r>
      <w:r w:rsidRPr="00C14A40">
        <w:rPr>
          <w:rFonts w:hint="cs"/>
          <w:rtl/>
        </w:rPr>
        <w:t>נ</w:t>
      </w:r>
      <w:r w:rsidR="00694CDB" w:rsidRPr="00C14A40">
        <w:rPr>
          <w:rFonts w:hint="cs"/>
          <w:rtl/>
        </w:rPr>
        <w:t>:</w:t>
      </w:r>
    </w:p>
    <w:p w14:paraId="33522D19" w14:textId="716C7E5E" w:rsidR="003E2DCC" w:rsidRPr="00D454EC" w:rsidRDefault="003E2DCC" w:rsidP="00126186">
      <w:pPr>
        <w:rPr>
          <w:spacing w:val="-2"/>
          <w:rtl/>
        </w:rPr>
      </w:pPr>
      <w:r w:rsidRPr="00694CDB">
        <w:rPr>
          <w:rStyle w:val="affffa"/>
          <w:rFonts w:hint="cs"/>
          <w:rtl/>
        </w:rPr>
        <w:t>דלך שוב מצרים כי מתו כל האנשים</w:t>
      </w:r>
      <w:r w:rsidRPr="00694CDB">
        <w:rPr>
          <w:rStyle w:val="affffa"/>
          <w:rtl/>
        </w:rPr>
        <w:t>'</w:t>
      </w:r>
      <w:r w:rsidRPr="00694CDB">
        <w:rPr>
          <w:rStyle w:val="affffa"/>
          <w:rFonts w:hint="cs"/>
          <w:rtl/>
        </w:rPr>
        <w:t>,</w:t>
      </w:r>
      <w:r w:rsidR="00386B96">
        <w:rPr>
          <w:rStyle w:val="affffe"/>
          <w:rFonts w:hint="cs"/>
          <w:rtl/>
        </w:rPr>
        <w:t xml:space="preserve"> </w:t>
      </w:r>
      <w:r w:rsidRPr="00694CDB">
        <w:rPr>
          <w:rStyle w:val="affffe"/>
          <w:rtl/>
        </w:rPr>
        <w:t>אמר לו:</w:t>
      </w:r>
      <w:r w:rsidRPr="00D454EC">
        <w:rPr>
          <w:spacing w:val="-2"/>
          <w:rtl/>
        </w:rPr>
        <w:t xml:space="preserve"> במדין נדרת לך והתר נדרך במדין, </w:t>
      </w:r>
      <w:r w:rsidRPr="00D454EC">
        <w:rPr>
          <w:rStyle w:val="affffa"/>
          <w:rtl/>
        </w:rPr>
        <w:t>ד</w:t>
      </w:r>
      <w:r w:rsidRPr="00D454EC">
        <w:rPr>
          <w:rStyle w:val="affffa"/>
          <w:rFonts w:hint="cs"/>
          <w:rtl/>
        </w:rPr>
        <w:t>'</w:t>
      </w:r>
      <w:r w:rsidRPr="00D454EC">
        <w:rPr>
          <w:rStyle w:val="affffa"/>
          <w:rtl/>
        </w:rPr>
        <w:t>ויואל משה',</w:t>
      </w:r>
      <w:r w:rsidRPr="00D454EC">
        <w:rPr>
          <w:spacing w:val="-2"/>
          <w:rtl/>
        </w:rPr>
        <w:t xml:space="preserve"> אין אלה אלא שבועה, </w:t>
      </w:r>
      <w:r w:rsidRPr="00D454EC">
        <w:rPr>
          <w:rStyle w:val="affffa"/>
          <w:rtl/>
        </w:rPr>
        <w:t>ד</w:t>
      </w:r>
      <w:r w:rsidRPr="00D454EC">
        <w:rPr>
          <w:rStyle w:val="affffa"/>
          <w:rFonts w:hint="cs"/>
          <w:rtl/>
        </w:rPr>
        <w:t>'</w:t>
      </w:r>
      <w:r w:rsidRPr="00D454EC">
        <w:rPr>
          <w:rStyle w:val="affffa"/>
          <w:rtl/>
        </w:rPr>
        <w:t>ויבא אתו באלה'.</w:t>
      </w:r>
    </w:p>
    <w:p w14:paraId="7A8A368E" w14:textId="45075429" w:rsidR="00BF27A0" w:rsidRDefault="003E2DCC" w:rsidP="00BF27A0">
      <w:pPr>
        <w:rPr>
          <w:spacing w:val="-8"/>
          <w:rtl/>
        </w:rPr>
      </w:pPr>
      <w:r w:rsidRPr="00386B96">
        <w:rPr>
          <w:rStyle w:val="affffa"/>
          <w:rtl/>
        </w:rPr>
        <w:t xml:space="preserve">וגם במלך נבוכדנצר </w:t>
      </w:r>
      <w:r w:rsidRPr="005C4258">
        <w:rPr>
          <w:rStyle w:val="affffa"/>
          <w:b/>
          <w:bCs/>
          <w:rtl/>
        </w:rPr>
        <w:t>מרד</w:t>
      </w:r>
      <w:r w:rsidRPr="00386B96">
        <w:rPr>
          <w:rStyle w:val="affffa"/>
          <w:rtl/>
        </w:rPr>
        <w:t xml:space="preserve"> אשר השביעו באלהים</w:t>
      </w:r>
      <w:r w:rsidRPr="00386B96">
        <w:rPr>
          <w:rStyle w:val="affffa"/>
          <w:rFonts w:hint="cs"/>
          <w:rtl/>
        </w:rPr>
        <w:t>'</w:t>
      </w:r>
      <w:r w:rsidRPr="006F178A">
        <w:rPr>
          <w:rtl/>
        </w:rPr>
        <w:t xml:space="preserve"> </w:t>
      </w:r>
      <w:r w:rsidRPr="006F178A">
        <w:rPr>
          <w:rFonts w:hint="cs"/>
          <w:rtl/>
        </w:rPr>
        <w:t>מרד- שמצא צ</w:t>
      </w:r>
      <w:r w:rsidRPr="006F178A">
        <w:rPr>
          <w:rtl/>
        </w:rPr>
        <w:t xml:space="preserve">דקיה לנבוכדנצר </w:t>
      </w:r>
      <w:r w:rsidRPr="006F178A">
        <w:rPr>
          <w:rFonts w:hint="cs"/>
          <w:rtl/>
        </w:rPr>
        <w:t>שאוכל ארנבת חיה</w:t>
      </w:r>
      <w:r w:rsidR="005C4258">
        <w:rPr>
          <w:rFonts w:hint="cs"/>
          <w:rtl/>
        </w:rPr>
        <w:t xml:space="preserve">. </w:t>
      </w:r>
      <w:r w:rsidRPr="005C4258">
        <w:rPr>
          <w:rStyle w:val="affffe"/>
          <w:rFonts w:hint="cs"/>
          <w:rtl/>
        </w:rPr>
        <w:t>א</w:t>
      </w:r>
      <w:r w:rsidRPr="005C4258">
        <w:rPr>
          <w:rStyle w:val="affffe"/>
          <w:rtl/>
        </w:rPr>
        <w:t>"</w:t>
      </w:r>
      <w:r w:rsidRPr="005C4258">
        <w:rPr>
          <w:rStyle w:val="affffe"/>
          <w:rFonts w:hint="cs"/>
          <w:rtl/>
        </w:rPr>
        <w:t xml:space="preserve">ל </w:t>
      </w:r>
      <w:r w:rsidRPr="006F178A">
        <w:rPr>
          <w:rFonts w:hint="cs"/>
          <w:rtl/>
        </w:rPr>
        <w:t>השבע לי שלא תגלה</w:t>
      </w:r>
      <w:r w:rsidR="00C90B40">
        <w:rPr>
          <w:rFonts w:hint="cs"/>
          <w:rtl/>
        </w:rPr>
        <w:t xml:space="preserve">, </w:t>
      </w:r>
      <w:r w:rsidRPr="006F178A">
        <w:rPr>
          <w:rFonts w:hint="cs"/>
          <w:rtl/>
        </w:rPr>
        <w:t xml:space="preserve">ונשבע ולבסוף כשהצטער </w:t>
      </w:r>
      <w:r w:rsidRPr="006F178A">
        <w:rPr>
          <w:rtl/>
        </w:rPr>
        <w:t xml:space="preserve">צדקיהו בגופיה, </w:t>
      </w:r>
      <w:r w:rsidRPr="006F178A">
        <w:rPr>
          <w:rFonts w:hint="cs"/>
          <w:rtl/>
        </w:rPr>
        <w:t>נשאל על שבועתו ואמר</w:t>
      </w:r>
      <w:r w:rsidR="005C4258">
        <w:rPr>
          <w:rFonts w:hint="cs"/>
          <w:rtl/>
        </w:rPr>
        <w:t xml:space="preserve">. </w:t>
      </w:r>
      <w:r w:rsidRPr="006F178A">
        <w:rPr>
          <w:rFonts w:hint="cs"/>
          <w:rtl/>
        </w:rPr>
        <w:t>וכש</w:t>
      </w:r>
      <w:r w:rsidRPr="006F178A">
        <w:rPr>
          <w:rtl/>
        </w:rPr>
        <w:t xml:space="preserve">שמע נבוכדנצר </w:t>
      </w:r>
      <w:r w:rsidRPr="006F178A">
        <w:rPr>
          <w:rFonts w:hint="cs"/>
          <w:rtl/>
        </w:rPr>
        <w:t>שמבזים אותו שלח והביא סנ</w:t>
      </w:r>
      <w:r>
        <w:rPr>
          <w:rFonts w:hint="cs"/>
          <w:rtl/>
        </w:rPr>
        <w:t>ה</w:t>
      </w:r>
      <w:r>
        <w:rPr>
          <w:rtl/>
        </w:rPr>
        <w:t>'</w:t>
      </w:r>
      <w:r w:rsidRPr="006F178A">
        <w:rPr>
          <w:rFonts w:hint="cs"/>
          <w:rtl/>
        </w:rPr>
        <w:t xml:space="preserve"> וצדקיה </w:t>
      </w:r>
      <w:r w:rsidRPr="005C4258">
        <w:rPr>
          <w:rStyle w:val="affffe"/>
          <w:rFonts w:hint="cs"/>
          <w:rtl/>
        </w:rPr>
        <w:t>א</w:t>
      </w:r>
      <w:r w:rsidRPr="005C4258">
        <w:rPr>
          <w:rStyle w:val="affffe"/>
          <w:rtl/>
        </w:rPr>
        <w:t>"</w:t>
      </w:r>
      <w:r w:rsidRPr="005C4258">
        <w:rPr>
          <w:rStyle w:val="affffe"/>
          <w:rFonts w:hint="cs"/>
          <w:rtl/>
        </w:rPr>
        <w:t>ל</w:t>
      </w:r>
      <w:r w:rsidRPr="006F178A">
        <w:rPr>
          <w:rFonts w:hint="cs"/>
          <w:rtl/>
        </w:rPr>
        <w:t xml:space="preserve"> ראיתם מה עשה צדקיהו הרי נשבע בשם</w:t>
      </w:r>
      <w:r>
        <w:rPr>
          <w:rFonts w:hint="cs"/>
          <w:rtl/>
        </w:rPr>
        <w:t xml:space="preserve"> ה</w:t>
      </w:r>
      <w:r>
        <w:rPr>
          <w:rtl/>
        </w:rPr>
        <w:t>'</w:t>
      </w:r>
      <w:r w:rsidR="00BF27A0">
        <w:rPr>
          <w:rFonts w:hint="cs"/>
          <w:rtl/>
        </w:rPr>
        <w:t>,</w:t>
      </w:r>
      <w:r w:rsidRPr="006F178A">
        <w:rPr>
          <w:rFonts w:hint="cs"/>
          <w:rtl/>
        </w:rPr>
        <w:t xml:space="preserve"> </w:t>
      </w:r>
      <w:r w:rsidRPr="00BF27A0">
        <w:rPr>
          <w:rStyle w:val="affffe"/>
          <w:rFonts w:hint="cs"/>
          <w:rtl/>
        </w:rPr>
        <w:t>א</w:t>
      </w:r>
      <w:r w:rsidRPr="00BF27A0">
        <w:rPr>
          <w:rStyle w:val="affffe"/>
          <w:rtl/>
        </w:rPr>
        <w:t>"</w:t>
      </w:r>
      <w:r w:rsidRPr="00BF27A0">
        <w:rPr>
          <w:rStyle w:val="affffe"/>
          <w:rFonts w:hint="cs"/>
          <w:rtl/>
        </w:rPr>
        <w:t>ל</w:t>
      </w:r>
      <w:r w:rsidR="00C90B40">
        <w:rPr>
          <w:rStyle w:val="affffe"/>
          <w:rFonts w:hint="cs"/>
          <w:rtl/>
        </w:rPr>
        <w:t>:</w:t>
      </w:r>
      <w:r w:rsidRPr="006F178A">
        <w:rPr>
          <w:rFonts w:hint="cs"/>
          <w:rtl/>
        </w:rPr>
        <w:t xml:space="preserve"> שנשאל על שבועתו</w:t>
      </w:r>
      <w:r w:rsidR="00BF27A0">
        <w:rPr>
          <w:rFonts w:hint="cs"/>
          <w:rtl/>
        </w:rPr>
        <w:t>,</w:t>
      </w:r>
      <w:r w:rsidRPr="006F178A">
        <w:rPr>
          <w:rFonts w:hint="cs"/>
          <w:rtl/>
        </w:rPr>
        <w:t xml:space="preserve"> </w:t>
      </w:r>
      <w:r w:rsidRPr="00C90B40">
        <w:rPr>
          <w:rStyle w:val="affffe"/>
          <w:rFonts w:hint="cs"/>
          <w:rtl/>
        </w:rPr>
        <w:t xml:space="preserve">ושאלם </w:t>
      </w:r>
      <w:r w:rsidRPr="006F178A">
        <w:rPr>
          <w:rFonts w:hint="cs"/>
          <w:rtl/>
        </w:rPr>
        <w:t>אם יכול</w:t>
      </w:r>
      <w:r w:rsidR="00C90B40">
        <w:rPr>
          <w:rFonts w:hint="cs"/>
          <w:rtl/>
        </w:rPr>
        <w:t>,</w:t>
      </w:r>
      <w:r w:rsidRPr="006F178A">
        <w:rPr>
          <w:rFonts w:hint="cs"/>
          <w:rtl/>
        </w:rPr>
        <w:t xml:space="preserve"> </w:t>
      </w:r>
      <w:r w:rsidRPr="00BF27A0">
        <w:rPr>
          <w:rStyle w:val="affffe"/>
          <w:rFonts w:hint="cs"/>
          <w:rtl/>
        </w:rPr>
        <w:t>אמרו לו</w:t>
      </w:r>
      <w:r w:rsidRPr="006F178A">
        <w:rPr>
          <w:rFonts w:hint="cs"/>
          <w:rtl/>
        </w:rPr>
        <w:t xml:space="preserve"> שכן</w:t>
      </w:r>
      <w:r w:rsidR="00BF27A0">
        <w:rPr>
          <w:rFonts w:hint="cs"/>
          <w:rtl/>
        </w:rPr>
        <w:t>,</w:t>
      </w:r>
      <w:r w:rsidRPr="006F178A">
        <w:rPr>
          <w:rFonts w:hint="cs"/>
          <w:rtl/>
        </w:rPr>
        <w:t xml:space="preserve"> </w:t>
      </w:r>
      <w:r w:rsidRPr="00BF27A0">
        <w:rPr>
          <w:rStyle w:val="affffe"/>
          <w:rFonts w:hint="cs"/>
          <w:rtl/>
        </w:rPr>
        <w:t>א'ל</w:t>
      </w:r>
      <w:r w:rsidR="00BF27A0" w:rsidRPr="00BF27A0">
        <w:rPr>
          <w:rStyle w:val="affffe"/>
          <w:rFonts w:hint="cs"/>
          <w:rtl/>
        </w:rPr>
        <w:t>:</w:t>
      </w:r>
      <w:r w:rsidRPr="006F178A">
        <w:rPr>
          <w:rFonts w:hint="cs"/>
          <w:rtl/>
        </w:rPr>
        <w:t xml:space="preserve"> </w:t>
      </w:r>
      <w:r w:rsidR="00DC0BA2">
        <w:rPr>
          <w:rFonts w:hint="cs"/>
          <w:rtl/>
        </w:rPr>
        <w:t xml:space="preserve">ואף </w:t>
      </w:r>
      <w:r w:rsidRPr="006F178A">
        <w:rPr>
          <w:rFonts w:hint="cs"/>
          <w:rtl/>
        </w:rPr>
        <w:t xml:space="preserve">שלא בפניו? </w:t>
      </w:r>
      <w:r w:rsidRPr="00BF27A0">
        <w:rPr>
          <w:rStyle w:val="affffe"/>
          <w:rFonts w:hint="cs"/>
          <w:rtl/>
        </w:rPr>
        <w:t>אמרו לו</w:t>
      </w:r>
      <w:r w:rsidRPr="006F178A">
        <w:rPr>
          <w:rFonts w:hint="cs"/>
          <w:rtl/>
        </w:rPr>
        <w:t xml:space="preserve"> רק בפניו</w:t>
      </w:r>
      <w:r w:rsidR="00BF27A0">
        <w:rPr>
          <w:rFonts w:hint="cs"/>
          <w:spacing w:val="-8"/>
          <w:rtl/>
        </w:rPr>
        <w:t xml:space="preserve"> </w:t>
      </w:r>
      <w:r w:rsidRPr="00BF27A0">
        <w:rPr>
          <w:rStyle w:val="affffe"/>
          <w:rtl/>
        </w:rPr>
        <w:t>א"ל:</w:t>
      </w:r>
      <w:r w:rsidRPr="00980089">
        <w:rPr>
          <w:spacing w:val="-8"/>
          <w:rtl/>
        </w:rPr>
        <w:t xml:space="preserve"> וא</w:t>
      </w:r>
      <w:r w:rsidRPr="00980089">
        <w:rPr>
          <w:rFonts w:hint="eastAsia"/>
          <w:spacing w:val="-8"/>
          <w:rtl/>
        </w:rPr>
        <w:t>תם</w:t>
      </w:r>
      <w:r w:rsidRPr="00980089">
        <w:rPr>
          <w:spacing w:val="-8"/>
          <w:rtl/>
        </w:rPr>
        <w:t xml:space="preserve"> </w:t>
      </w:r>
      <w:r w:rsidRPr="00980089">
        <w:rPr>
          <w:rFonts w:hint="eastAsia"/>
          <w:spacing w:val="-8"/>
          <w:rtl/>
        </w:rPr>
        <w:t>מ</w:t>
      </w:r>
      <w:r w:rsidRPr="00980089">
        <w:rPr>
          <w:spacing w:val="-8"/>
          <w:rtl/>
        </w:rPr>
        <w:t>"</w:t>
      </w:r>
      <w:r w:rsidRPr="00980089">
        <w:rPr>
          <w:rFonts w:hint="eastAsia"/>
          <w:spacing w:val="-8"/>
          <w:rtl/>
        </w:rPr>
        <w:t>ט</w:t>
      </w:r>
      <w:r w:rsidRPr="00980089">
        <w:rPr>
          <w:spacing w:val="-8"/>
          <w:rtl/>
        </w:rPr>
        <w:t xml:space="preserve"> לא אמרתם לצדקיהו</w:t>
      </w:r>
    </w:p>
    <w:p w14:paraId="32C81425" w14:textId="77777777" w:rsidR="009E19CB" w:rsidRDefault="003E2DCC" w:rsidP="009E19CB">
      <w:pPr>
        <w:pStyle w:val="38"/>
        <w:framePr w:wrap="notBeside"/>
        <w:rPr>
          <w:rtl/>
        </w:rPr>
      </w:pPr>
      <w:r w:rsidRPr="00BF27A0">
        <w:rPr>
          <w:rtl/>
        </w:rPr>
        <w:t>מיד:</w:t>
      </w:r>
    </w:p>
    <w:p w14:paraId="3631AB74" w14:textId="006346A0" w:rsidR="006666DF" w:rsidRDefault="003E2DCC" w:rsidP="00BF27A0">
      <w:pPr>
        <w:rPr>
          <w:rtl/>
        </w:rPr>
      </w:pPr>
      <w:r w:rsidRPr="00BF27A0">
        <w:rPr>
          <w:rStyle w:val="affffa"/>
          <w:rtl/>
        </w:rPr>
        <w:t xml:space="preserve">'ישבו לארץ ידמו זקני בת ציון' </w:t>
      </w:r>
      <w:r w:rsidR="00126186">
        <w:rPr>
          <w:rStyle w:val="affffe"/>
          <w:rFonts w:hint="cs"/>
          <w:rtl/>
        </w:rPr>
        <w:t>-</w:t>
      </w:r>
      <w:r w:rsidRPr="00BF27A0">
        <w:rPr>
          <w:rStyle w:val="affffe"/>
          <w:rtl/>
        </w:rPr>
        <w:t xml:space="preserve"> </w:t>
      </w:r>
      <w:r w:rsidRPr="00BF27A0">
        <w:rPr>
          <w:rtl/>
        </w:rPr>
        <w:t>ששמטו כרים מתחתיהם.</w:t>
      </w:r>
    </w:p>
    <w:p w14:paraId="4A64DE0B" w14:textId="77B6ADAD" w:rsidR="003E2DCC" w:rsidRPr="006F178A" w:rsidRDefault="003E2DCC" w:rsidP="003E2DCC">
      <w:pPr>
        <w:pStyle w:val="affc"/>
        <w:rPr>
          <w:rtl/>
        </w:rPr>
      </w:pPr>
      <w:r>
        <w:rPr>
          <w:rFonts w:ascii="Fb Fontext" w:hAnsi="Fb Fontext"/>
          <w:rtl/>
        </w:rPr>
        <w:t>׹</w:t>
      </w:r>
    </w:p>
    <w:p>
      <w:pPr>
        <w:pStyle w:val="afffffb"/>
        <w:rPr>
          <w:ins w:id="20437" w:author="קלוד" w:date="2026-10-06T10:09:38Z"/>
        </w:rPr>
      </w:pPr>
      <w:ins w:id="20436" w:author="קלוד" w:date="2026-10-06T10:09:38Z">
        <w:r>
          <w:t xml:space="preserve">משנה ג</w:t>
        </w:r>
      </w:ins>
    </w:p>
    <w:p w14:paraId="1B37DF56" w14:textId="2A909A4A" w:rsidR="003E2DCC" w:rsidRPr="00980089" w:rsidRDefault="00126186" w:rsidP="003E2DCC">
      <w:pPr>
        <w:pStyle w:val="afff5"/>
        <w:rPr>
          <w:rtl/>
        </w:rPr>
      </w:pPr>
      <w:r>
        <w:rPr>
          <w:rStyle w:val="TanaimMishna"/>
          <w:rFonts w:hint="cs"/>
          <w:rtl/>
          <w:rPrChange w:id="20214" w:author="קלוד" w:date="2026-10-06T10:09:38Z">
            <w:rPr>
              <w:rStyle w:val="affffe"/>
              <w:rFonts w:hint="cs"/>
              <w:rtl/>
            </w:rPr>
          </w:rPrChange>
        </w:rPr>
        <w:t>ר"מ</w:t>
      </w:r>
      <w:r w:rsidR="003E2DCC" w:rsidRPr="00A40F70">
        <w:rPr>
          <w:rStyle w:val="TanaimMishna"/>
          <w:rtl/>
          <w:rPrChange w:id="20215" w:author="קלוד" w:date="2026-10-06T10:09:38Z">
            <w:rPr>
              <w:rStyle w:val="affffe"/>
              <w:rtl/>
            </w:rPr>
          </w:rPrChange>
        </w:rPr>
        <w:t>:</w:t>
      </w:r>
      <w:r w:rsidR="003E2DCC" w:rsidRPr="00980089">
        <w:rPr>
          <w:rtl/>
        </w:rPr>
        <w:t xml:space="preserve"> יש דברים שהן כנולד ואינן כנולד, </w:t>
      </w:r>
      <w:r w:rsidR="003E2DCC" w:rsidRPr="00A40F70">
        <w:rPr>
          <w:rStyle w:val="TanaimMishna"/>
          <w:rtl/>
          <w:rPrChange w:id="20216" w:author="קלוד" w:date="2026-10-06T10:09:38Z">
            <w:rPr>
              <w:rStyle w:val="affffe"/>
              <w:rtl/>
            </w:rPr>
          </w:rPrChange>
        </w:rPr>
        <w:t>ואין חכמים</w:t>
      </w:r>
      <w:r w:rsidR="003E2DCC" w:rsidRPr="00980089">
        <w:rPr>
          <w:rtl/>
        </w:rPr>
        <w:t xml:space="preserve"> מודים לו.</w:t>
      </w:r>
    </w:p>
    <w:p w14:paraId="06D29206" w14:textId="1DBEED2C" w:rsidR="001D0C8F" w:rsidRDefault="003E2DCC" w:rsidP="00126186">
      <w:pPr>
        <w:pStyle w:val="afff5"/>
        <w:rPr>
          <w:rtl/>
        </w:rPr>
      </w:pPr>
      <w:r w:rsidRPr="00A40F70">
        <w:rPr>
          <w:rStyle w:val="TanaimMishna"/>
          <w:rtl/>
          <w:rPrChange w:id="20217" w:author="קלוד" w:date="2026-10-06T10:09:38Z">
            <w:rPr>
              <w:rStyle w:val="affffe"/>
              <w:rtl/>
            </w:rPr>
          </w:rPrChange>
        </w:rPr>
        <w:t>כיצד?</w:t>
      </w:r>
      <w:r w:rsidRPr="006F178A">
        <w:rPr>
          <w:rtl/>
        </w:rPr>
        <w:t xml:space="preserve"> אמר קונם שאני נושא את פלונית שאביה רע,</w:t>
      </w:r>
    </w:p>
    <w:p w14:paraId="497FAC13" w14:textId="0DA82650" w:rsidR="003E2DCC" w:rsidRDefault="003E2DCC" w:rsidP="00126186">
      <w:pPr>
        <w:pStyle w:val="afff5"/>
        <w:rPr>
          <w:rtl/>
        </w:rPr>
      </w:pPr>
      <w:r w:rsidRPr="00126186">
        <w:rPr>
          <w:rStyle w:val="TanaimMishna"/>
          <w:rtl/>
          <w:rPrChange w:id="20218" w:author="קלוד" w:date="2026-10-06T10:09:38Z">
            <w:rPr>
              <w:rStyle w:val="affffe"/>
              <w:rtl/>
            </w:rPr>
          </w:rPrChange>
        </w:rPr>
        <w:t>אמרו לו</w:t>
      </w:r>
      <w:r w:rsidRPr="006F178A">
        <w:rPr>
          <w:rtl/>
        </w:rPr>
        <w:t xml:space="preserve"> מת או שעשה תשובה,</w:t>
      </w:r>
    </w:p>
    <w:p w14:paraId="53C4946C" w14:textId="77777777" w:rsidR="00A40F70" w:rsidRDefault="003E2DCC" w:rsidP="003E2DCC">
      <w:pPr>
        <w:pStyle w:val="afff5"/>
        <w:rPr>
          <w:rtl/>
        </w:rPr>
      </w:pPr>
      <w:r w:rsidRPr="006F178A">
        <w:rPr>
          <w:rtl/>
        </w:rPr>
        <w:t xml:space="preserve">קונם לבית זה שאני נכנס שהכלב רע בתוכו או שהנחש בתוכו, </w:t>
      </w:r>
    </w:p>
    <w:p w14:paraId="5B50644A" w14:textId="009D1578" w:rsidR="00A40F70" w:rsidRDefault="003E2DCC" w:rsidP="00126186">
      <w:pPr>
        <w:pStyle w:val="afff5"/>
        <w:rPr>
          <w:rtl/>
        </w:rPr>
      </w:pPr>
      <w:r w:rsidRPr="00126186">
        <w:rPr>
          <w:rStyle w:val="TanaimMishna"/>
          <w:rtl/>
          <w:rPrChange w:id="20219" w:author="קלוד" w:date="2026-10-06T10:09:38Z">
            <w:rPr>
              <w:rStyle w:val="affffe"/>
              <w:rtl/>
            </w:rPr>
          </w:rPrChange>
        </w:rPr>
        <w:t>אמרו לו</w:t>
      </w:r>
      <w:r w:rsidRPr="006F178A">
        <w:rPr>
          <w:rtl/>
        </w:rPr>
        <w:t xml:space="preserve"> מת הכלב או שנהרג הנחש</w:t>
      </w:r>
    </w:p>
    <w:p w14:paraId="41F939D5" w14:textId="3E5EF100" w:rsidR="003E2DCC" w:rsidRPr="006F178A" w:rsidRDefault="003E2DCC" w:rsidP="003E2DCC">
      <w:pPr>
        <w:pStyle w:val="afff5"/>
        <w:rPr>
          <w:rtl/>
        </w:rPr>
      </w:pPr>
      <w:r>
        <w:rPr>
          <w:rtl/>
        </w:rPr>
        <w:t xml:space="preserve">- הרי הן כנולד ואינו כנולד, ואין </w:t>
      </w:r>
      <w:r>
        <w:rPr>
          <w:rStyle w:val="TanaimMishna"/>
          <w:rtl/>
          <w:rPrChange w:id="20220" w:author="קלוד" w:date="2026-10-06T10:09:38Z">
            <w:rPr>
              <w:rtl/>
            </w:rPr>
          </w:rPrChange>
        </w:rPr>
        <w:t xml:space="preserve">חכמים</w:t>
      </w:r>
      <w:r>
        <w:rPr>
          <w:rtl/>
        </w:rPr>
        <w:t xml:space="preserve"> מודים לו.</w:t>
      </w:r>
    </w:p>
    <w:p w14:paraId="7073BDDE" w14:textId="77777777" w:rsidR="003E2DCC" w:rsidRPr="006F178A" w:rsidRDefault="003E2DCC" w:rsidP="000F1DD4">
      <w:pPr>
        <w:pStyle w:val="afffd"/>
        <w:rPr>
          <w:rtl/>
        </w:rPr>
      </w:pPr>
      <w:ins w:id="9913" w:author="מספור קטעי משנה" w:date="2026-10-06T06:45:39Z">
        <w:r>
          <w:rPr>
            <w:rStyle w:val="MisparKeta"/>
          </w:rPr>
          <w:t xml:space="preserve">ג. </w:t>
        </w:r>
      </w:ins>
      <w:r w:rsidRPr="006F178A">
        <w:rPr>
          <w:rtl/>
        </w:rPr>
        <w:t>קונם שאני נכנס לבית זה שהכלב</w:t>
      </w:r>
      <w:r w:rsidRPr="006F178A">
        <w:rPr>
          <w:rFonts w:hint="cs"/>
          <w:rtl/>
        </w:rPr>
        <w:t xml:space="preserve"> בו </w:t>
      </w:r>
      <w:r w:rsidRPr="006F178A">
        <w:rPr>
          <w:rtl/>
        </w:rPr>
        <w:t>וכו'.</w:t>
      </w:r>
    </w:p>
    <w:p w14:paraId="2347F353" w14:textId="77777777" w:rsidR="003E2DCC" w:rsidRPr="006F178A" w:rsidRDefault="003E2DCC" w:rsidP="003E2DCC">
      <w:pPr>
        <w:rPr>
          <w:rtl/>
        </w:rPr>
      </w:pPr>
      <w:r w:rsidRPr="006F178A">
        <w:rPr>
          <w:rFonts w:ascii="Fb Fontext" w:hAnsi="Fb Fontext"/>
          <w:rtl/>
        </w:rPr>
        <w:t>מת, נולד הוא!</w:t>
      </w:r>
      <w:r w:rsidRPr="006F178A">
        <w:rPr>
          <w:rFonts w:ascii="Fb Fontext" w:hAnsi="Fb Fontext" w:hint="cs"/>
          <w:rtl/>
        </w:rPr>
        <w:t xml:space="preserve"> </w:t>
      </w:r>
      <w:r w:rsidRPr="001D0C8F">
        <w:rPr>
          <w:rStyle w:val="affffe"/>
          <w:rtl/>
        </w:rPr>
        <w:t>–</w:t>
      </w:r>
      <w:r w:rsidRPr="001D0C8F">
        <w:rPr>
          <w:rStyle w:val="affffe"/>
          <w:rFonts w:hint="cs"/>
          <w:rtl/>
        </w:rPr>
        <w:t xml:space="preserve"> אר</w:t>
      </w:r>
      <w:r w:rsidRPr="001D0C8F">
        <w:rPr>
          <w:rStyle w:val="affffe"/>
          <w:rtl/>
        </w:rPr>
        <w:t>"</w:t>
      </w:r>
      <w:r w:rsidRPr="001D0C8F">
        <w:rPr>
          <w:rStyle w:val="affffe"/>
          <w:rFonts w:hint="cs"/>
          <w:rtl/>
        </w:rPr>
        <w:t>ה</w:t>
      </w:r>
      <w:r w:rsidRPr="001D0C8F">
        <w:rPr>
          <w:rStyle w:val="affffe"/>
          <w:rtl/>
        </w:rPr>
        <w:t>:</w:t>
      </w:r>
      <w:r w:rsidRPr="006F178A">
        <w:rPr>
          <w:rFonts w:ascii="Fb Fontext" w:hAnsi="Fb Fontext"/>
          <w:rtl/>
        </w:rPr>
        <w:t xml:space="preserve"> נעשה כתולה נדרו בדבר;</w:t>
      </w:r>
    </w:p>
    <w:p w14:paraId="1A4E6C6E" w14:textId="78220EA7" w:rsidR="003E2DCC" w:rsidRPr="006F178A" w:rsidRDefault="003E2DCC" w:rsidP="00C14A40">
      <w:pPr>
        <w:spacing w:after="120"/>
        <w:ind w:left="680" w:firstLine="170"/>
        <w:rPr>
          <w:rtl/>
        </w:rPr>
      </w:pPr>
      <w:r w:rsidRPr="001D0C8F">
        <w:rPr>
          <w:rStyle w:val="affffe"/>
          <w:rtl/>
        </w:rPr>
        <w:t>ור</w:t>
      </w:r>
      <w:r w:rsidRPr="001D0C8F">
        <w:rPr>
          <w:rStyle w:val="affffe"/>
          <w:rFonts w:hint="cs"/>
          <w:rtl/>
        </w:rPr>
        <w:t>י</w:t>
      </w:r>
      <w:r w:rsidRPr="001D0C8F">
        <w:rPr>
          <w:rStyle w:val="affffe"/>
          <w:rtl/>
        </w:rPr>
        <w:t>"</w:t>
      </w:r>
      <w:r w:rsidRPr="001D0C8F">
        <w:rPr>
          <w:rStyle w:val="affffe"/>
          <w:rFonts w:hint="cs"/>
          <w:rtl/>
        </w:rPr>
        <w:t>ו</w:t>
      </w:r>
      <w:r w:rsidRPr="001D0C8F">
        <w:rPr>
          <w:rStyle w:val="affffe"/>
          <w:rtl/>
        </w:rPr>
        <w:t>:</w:t>
      </w:r>
      <w:r w:rsidRPr="006F178A">
        <w:rPr>
          <w:rtl/>
        </w:rPr>
        <w:t xml:space="preserve"> כבר מת, וכבר עשה תשובה.</w:t>
      </w:r>
    </w:p>
    <w:p w14:paraId="4DA2710E" w14:textId="77777777" w:rsidR="003E2DCC" w:rsidRPr="006F178A" w:rsidRDefault="003E2DCC" w:rsidP="00A522DC">
      <w:pPr>
        <w:pStyle w:val="a3"/>
        <w:framePr w:wrap="around"/>
        <w:rPr>
          <w:rtl/>
        </w:rPr>
      </w:pPr>
      <w:r w:rsidRPr="006F178A">
        <w:rPr>
          <w:rtl/>
        </w:rPr>
        <w:t>סה:</w:t>
      </w:r>
    </w:p>
    <w:p w14:paraId="79B07BD8" w14:textId="64DC2E8D" w:rsidR="00126186" w:rsidRPr="00C14A40" w:rsidRDefault="003E2DCC" w:rsidP="00126186">
      <w:pPr>
        <w:pStyle w:val="38"/>
        <w:framePr w:wrap="notBeside"/>
        <w:rPr>
          <w:rtl/>
        </w:rPr>
      </w:pPr>
      <w:r w:rsidRPr="00C14A40">
        <w:rPr>
          <w:rtl/>
        </w:rPr>
        <w:t>מתיב רבי אבא:</w:t>
      </w:r>
    </w:p>
    <w:p w14:paraId="6BD80FA8" w14:textId="6FE5E512" w:rsidR="003E2DCC" w:rsidRPr="006F178A" w:rsidRDefault="003E2DCC" w:rsidP="003E2DCC">
      <w:pPr>
        <w:rPr>
          <w:rtl/>
        </w:rPr>
      </w:pPr>
      <w:r w:rsidRPr="006F178A">
        <w:rPr>
          <w:rtl/>
        </w:rPr>
        <w:t>קונם שאיני נושא לפלונית כעורה והרי היא נאה, שחורה והרי היא לבנה, קצרה והרי היא ארוכה - מותר בה, לא מפני שכעורה ונעשת נאה, שחורה ונעשת לבנה, קצרה ונעשת ארוכה, אלא שהנדר טעות;</w:t>
      </w:r>
    </w:p>
    <w:p w14:paraId="6B0DB510" w14:textId="78EE5269" w:rsidR="00126186" w:rsidRPr="00C14A40" w:rsidRDefault="003E2DCC" w:rsidP="00126186">
      <w:pPr>
        <w:pStyle w:val="38"/>
        <w:framePr w:wrap="notBeside"/>
        <w:rPr>
          <w:rtl/>
        </w:rPr>
      </w:pPr>
      <w:r w:rsidRPr="00C14A40">
        <w:rPr>
          <w:rtl/>
        </w:rPr>
        <w:t>בשלמא לר"</w:t>
      </w:r>
      <w:r w:rsidRPr="00C14A40">
        <w:rPr>
          <w:rFonts w:hint="cs"/>
          <w:rtl/>
        </w:rPr>
        <w:t>ה</w:t>
      </w:r>
      <w:r w:rsidR="001D0C8F" w:rsidRPr="00C14A40">
        <w:rPr>
          <w:rFonts w:hint="cs"/>
          <w:rtl/>
        </w:rPr>
        <w:t>:</w:t>
      </w:r>
      <w:r w:rsidRPr="00C14A40">
        <w:rPr>
          <w:rtl/>
        </w:rPr>
        <w:t xml:space="preserve"> </w:t>
      </w:r>
    </w:p>
    <w:p w14:paraId="5ADD9D9C" w14:textId="0BEC5DBC" w:rsidR="003E2DCC" w:rsidRPr="006F178A" w:rsidRDefault="009E19CB" w:rsidP="009E19CB">
      <w:pPr>
        <w:rPr>
          <w:rFonts w:ascii="Fb Fontext" w:hAnsi="Fb Fontext"/>
          <w:rtl/>
        </w:rPr>
      </w:pPr>
      <w:r>
        <w:rPr>
          <w:rFonts w:ascii="Fb Fontext" w:hAnsi="Fb Fontext" w:hint="cs"/>
          <w:rtl/>
        </w:rPr>
        <w:t>ד</w:t>
      </w:r>
      <w:r w:rsidR="003E2DCC" w:rsidRPr="006F178A">
        <w:rPr>
          <w:rFonts w:ascii="Fb Fontext" w:hAnsi="Fb Fontext"/>
          <w:rtl/>
        </w:rPr>
        <w:t xml:space="preserve">נעשה כתולה נדרו בדבר, </w:t>
      </w:r>
      <w:r w:rsidR="003E2DCC" w:rsidRPr="009E19CB">
        <w:rPr>
          <w:rStyle w:val="affffe"/>
          <w:rtl/>
        </w:rPr>
        <w:t>תנא</w:t>
      </w:r>
      <w:r w:rsidR="003E2DCC" w:rsidRPr="006F178A">
        <w:rPr>
          <w:rFonts w:ascii="Fb Fontext" w:hAnsi="Fb Fontext"/>
          <w:rtl/>
        </w:rPr>
        <w:t xml:space="preserve"> תולה נדרו בדבר, </w:t>
      </w:r>
      <w:r w:rsidR="003E2DCC" w:rsidRPr="009E19CB">
        <w:rPr>
          <w:rStyle w:val="affffe"/>
          <w:rtl/>
        </w:rPr>
        <w:t>ותנא</w:t>
      </w:r>
      <w:r w:rsidR="003E2DCC" w:rsidRPr="006F178A">
        <w:rPr>
          <w:rFonts w:ascii="Fb Fontext" w:hAnsi="Fb Fontext"/>
          <w:rtl/>
        </w:rPr>
        <w:t xml:space="preserve"> נדר טעות;</w:t>
      </w:r>
    </w:p>
    <w:p w14:paraId="59936C31" w14:textId="77777777" w:rsidR="00126186" w:rsidRPr="00C14A40" w:rsidRDefault="003E2DCC" w:rsidP="00126186">
      <w:pPr>
        <w:pStyle w:val="38"/>
        <w:framePr w:wrap="notBeside"/>
        <w:rPr>
          <w:rtl/>
        </w:rPr>
      </w:pPr>
      <w:r w:rsidRPr="00C14A40">
        <w:rPr>
          <w:rtl/>
        </w:rPr>
        <w:t>אלא לר</w:t>
      </w:r>
      <w:r w:rsidRPr="00C14A40">
        <w:rPr>
          <w:rFonts w:hint="cs"/>
          <w:rtl/>
        </w:rPr>
        <w:t>י</w:t>
      </w:r>
      <w:r w:rsidRPr="00C14A40">
        <w:rPr>
          <w:rtl/>
        </w:rPr>
        <w:t>"</w:t>
      </w:r>
      <w:r w:rsidRPr="00C14A40">
        <w:rPr>
          <w:rFonts w:hint="cs"/>
          <w:rtl/>
        </w:rPr>
        <w:t>ו</w:t>
      </w:r>
      <w:r w:rsidR="001D0C8F" w:rsidRPr="00C14A40">
        <w:rPr>
          <w:rFonts w:hint="cs"/>
          <w:rtl/>
        </w:rPr>
        <w:t>:</w:t>
      </w:r>
      <w:r w:rsidRPr="00C14A40">
        <w:rPr>
          <w:rtl/>
        </w:rPr>
        <w:t xml:space="preserve"> </w:t>
      </w:r>
    </w:p>
    <w:p w14:paraId="34BB9252" w14:textId="69D2DDCA" w:rsidR="006666DF" w:rsidRDefault="003E2DCC" w:rsidP="003E2DCC">
      <w:pPr>
        <w:rPr>
          <w:rFonts w:ascii="Fb Fontext" w:hAnsi="Fb Fontext"/>
          <w:rtl/>
        </w:rPr>
      </w:pPr>
      <w:r w:rsidRPr="006F178A">
        <w:rPr>
          <w:rFonts w:ascii="Fb Fontext" w:hAnsi="Fb Fontext"/>
          <w:rtl/>
        </w:rPr>
        <w:t xml:space="preserve">דאמר כבר מת, וכבר עשה תשובה, למה לי למתני </w:t>
      </w:r>
    </w:p>
    <w:p w14:paraId="7A9478AE" w14:textId="77777777" w:rsidR="006666DF" w:rsidRDefault="003E2DCC" w:rsidP="00126186">
      <w:pPr>
        <w:rPr>
          <w:rFonts w:ascii="Fb Fontext" w:hAnsi="Fb Fontext"/>
          <w:rtl/>
        </w:rPr>
      </w:pPr>
      <w:r w:rsidRPr="006F178A">
        <w:rPr>
          <w:rFonts w:ascii="Fb Fontext" w:hAnsi="Fb Fontext"/>
          <w:rtl/>
        </w:rPr>
        <w:t xml:space="preserve">תרי זימני נדר טעות? </w:t>
      </w:r>
      <w:r w:rsidRPr="00295E41">
        <w:rPr>
          <w:rStyle w:val="afffa"/>
          <w:rtl/>
        </w:rPr>
        <w:t>קשיא</w:t>
      </w:r>
      <w:r w:rsidRPr="006F178A">
        <w:rPr>
          <w:rFonts w:ascii="Fb Fontext" w:hAnsi="Fb Fontext"/>
          <w:rtl/>
        </w:rPr>
        <w:t>.</w:t>
      </w:r>
    </w:p>
    <w:p w14:paraId="72472DCF" w14:textId="44891055"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39" w:author="קלוד" w:date="2026-10-06T10:09:38Z"/>
        </w:rPr>
      </w:pPr>
      <w:ins w:id="20438" w:author="קלוד" w:date="2026-10-06T10:09:38Z">
        <w:r>
          <w:t xml:space="preserve">משנה ד</w:t>
        </w:r>
      </w:ins>
    </w:p>
    <w:p w14:paraId="583EE8C5" w14:textId="30986D58" w:rsidR="003E2DCC" w:rsidRPr="006F178A" w:rsidRDefault="003E2DCC" w:rsidP="009E19CB">
      <w:pPr>
        <w:pStyle w:val="afff5"/>
        <w:spacing w:after="120"/>
        <w:rPr>
          <w:rtl/>
        </w:rPr>
      </w:pPr>
      <w:r w:rsidRPr="00DE584D">
        <w:rPr>
          <w:rStyle w:val="TanaimMishna"/>
          <w:rtl/>
          <w:rPrChange w:id="20221" w:author="קלוד" w:date="2026-10-06T10:09:38Z">
            <w:rPr>
              <w:rStyle w:val="affffe"/>
              <w:rtl/>
            </w:rPr>
          </w:rPrChange>
        </w:rPr>
        <w:t>ועוד אמר ר"מ:</w:t>
      </w:r>
      <w:r w:rsidRPr="006F178A">
        <w:rPr>
          <w:rtl/>
        </w:rPr>
        <w:t xml:space="preserve"> פותחין לו מן הכתוב שבתורה, </w:t>
      </w:r>
      <w:r w:rsidRPr="00DE584D">
        <w:rPr>
          <w:rStyle w:val="TanaimMishna"/>
          <w:rtl/>
          <w:rPrChange w:id="20222" w:author="קלוד" w:date="2026-10-06T10:09:38Z">
            <w:rPr>
              <w:rStyle w:val="affffe"/>
              <w:rtl/>
            </w:rPr>
          </w:rPrChange>
        </w:rPr>
        <w:t>ואומרין לו:</w:t>
      </w:r>
      <w:r w:rsidRPr="006F178A">
        <w:rPr>
          <w:rtl/>
        </w:rPr>
        <w:t xml:space="preserve"> אילו היית יודע שאתה עובר על לא תקום ועל לא תטור, ועל לא תשנא את אחיך בלבבך, ואהבת לרעך כמוך, וחי אחיך עמך, שהוא עני ואין אתה יכול לפרנסו,</w:t>
      </w:r>
      <w:r w:rsidR="0075729B">
        <w:rPr>
          <w:rtl/>
        </w:rPr>
        <w:t xml:space="preserve"> </w:t>
      </w:r>
      <w:r w:rsidRPr="006F178A">
        <w:rPr>
          <w:rFonts w:hint="cs"/>
          <w:rtl/>
        </w:rPr>
        <w:tab/>
      </w:r>
      <w:r w:rsidRPr="006F178A">
        <w:rPr>
          <w:rtl/>
        </w:rPr>
        <w:br/>
      </w:r>
      <w:r w:rsidRPr="00476D40">
        <w:rPr>
          <w:rStyle w:val="TanaimMishna"/>
          <w:rtl/>
          <w:rPrChange w:id="20223" w:author="קלוד" w:date="2026-10-06T10:09:38Z">
            <w:rPr>
              <w:rStyle w:val="affffe"/>
              <w:rtl/>
            </w:rPr>
          </w:rPrChange>
        </w:rPr>
        <w:t xml:space="preserve">אמר: </w:t>
      </w:r>
      <w:r w:rsidRPr="006F178A">
        <w:rPr>
          <w:rtl/>
        </w:rPr>
        <w:t>אילו הייתי יודע שהוא כן לא הייתי נודר - הרי זה מותר.</w:t>
      </w:r>
    </w:p>
    <w:p w14:paraId="107A7CBB" w14:textId="77777777" w:rsidR="00126186" w:rsidRPr="00C14A40" w:rsidRDefault="003E2DCC" w:rsidP="00126186">
      <w:pPr>
        <w:pStyle w:val="38"/>
        <w:framePr w:wrap="notBeside"/>
        <w:rPr>
          <w:rFonts w:hint="cs"/>
          <w:rtl/>
        </w:rPr>
      </w:pPr>
      <w:r w:rsidRPr="00C14A40">
        <w:rPr>
          <w:rFonts w:hint="cs"/>
          <w:rtl/>
        </w:rPr>
        <w:t>רהבר</w:t>
      </w:r>
      <w:r w:rsidRPr="00C14A40">
        <w:rPr>
          <w:rtl/>
        </w:rPr>
        <w:t>"</w:t>
      </w:r>
      <w:r w:rsidRPr="00C14A40">
        <w:rPr>
          <w:rFonts w:hint="cs"/>
          <w:rtl/>
        </w:rPr>
        <w:t xml:space="preserve">ק </w:t>
      </w:r>
      <w:r w:rsidRPr="00C14A40">
        <w:rPr>
          <w:rtl/>
        </w:rPr>
        <w:t>לרבנן</w:t>
      </w:r>
      <w:r w:rsidR="00656D84" w:rsidRPr="00C14A40">
        <w:rPr>
          <w:rFonts w:hint="cs"/>
          <w:rtl/>
        </w:rPr>
        <w:t>:</w:t>
      </w:r>
    </w:p>
    <w:p w14:paraId="176F2523" w14:textId="54E830D0" w:rsidR="003E2DCC" w:rsidRPr="006F178A" w:rsidRDefault="00656D84" w:rsidP="003E2DCC">
      <w:pPr>
        <w:rPr>
          <w:rtl/>
        </w:rPr>
      </w:pPr>
      <w:r>
        <w:rPr>
          <w:rStyle w:val="affffe"/>
          <w:rFonts w:hint="cs"/>
          <w:rtl/>
        </w:rPr>
        <w:t>שיאמר</w:t>
      </w:r>
      <w:r w:rsidR="00F0797A">
        <w:rPr>
          <w:rFonts w:ascii="Fb Fontext" w:hAnsi="Fb Fontext" w:hint="cs"/>
          <w:rtl/>
        </w:rPr>
        <w:t xml:space="preserve">: </w:t>
      </w:r>
      <w:r w:rsidR="003E2DCC" w:rsidRPr="006F178A">
        <w:rPr>
          <w:rFonts w:ascii="Fb Fontext" w:hAnsi="Fb Fontext" w:hint="cs"/>
          <w:rtl/>
        </w:rPr>
        <w:t>למה עלי לפרנסו אעשה זאת עם כולם</w:t>
      </w:r>
      <w:r w:rsidR="003E2DCC" w:rsidRPr="006F178A">
        <w:rPr>
          <w:rFonts w:ascii="Fb Fontext" w:hAnsi="Fb Fontext"/>
          <w:rtl/>
        </w:rPr>
        <w:t>!</w:t>
      </w:r>
    </w:p>
    <w:p w14:paraId="63CD1F1A" w14:textId="77777777" w:rsidR="0075729B" w:rsidRDefault="003E2DCC" w:rsidP="00126186">
      <w:pPr>
        <w:pStyle w:val="38"/>
        <w:framePr w:wrap="notBeside"/>
        <w:rPr>
          <w:rtl/>
        </w:rPr>
      </w:pPr>
      <w:r w:rsidRPr="00C14A40">
        <w:rPr>
          <w:rtl/>
        </w:rPr>
        <w:t>א"ל:</w:t>
      </w:r>
    </w:p>
    <w:p w14:paraId="2725A073" w14:textId="2D5CFFC6" w:rsidR="006666DF" w:rsidRDefault="00F0797A" w:rsidP="00F0797A">
      <w:pPr>
        <w:rPr>
          <w:rtl/>
        </w:rPr>
      </w:pPr>
      <w:r>
        <w:rPr>
          <w:rFonts w:hint="cs"/>
          <w:rtl/>
        </w:rPr>
        <w:t>ד</w:t>
      </w:r>
      <w:r w:rsidR="003E2DCC" w:rsidRPr="006F178A">
        <w:rPr>
          <w:rtl/>
        </w:rPr>
        <w:t xml:space="preserve">כל הנופל, </w:t>
      </w:r>
      <w:r>
        <w:rPr>
          <w:rFonts w:hint="cs"/>
          <w:rtl/>
        </w:rPr>
        <w:t xml:space="preserve">קודם נופל לקרובים לפני שנופל לגבאי. </w:t>
      </w:r>
    </w:p>
    <w:p w14:paraId="29AA1105" w14:textId="5257854E"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41" w:author="קלוד" w:date="2026-10-06T10:09:38Z"/>
        </w:rPr>
      </w:pPr>
      <w:ins w:id="20440" w:author="קלוד" w:date="2026-10-06T10:09:38Z">
        <w:r>
          <w:t xml:space="preserve">משנה ה</w:t>
        </w:r>
      </w:ins>
    </w:p>
    <w:p w14:paraId="6558B9DD" w14:textId="77777777" w:rsidR="003E2DCC" w:rsidRPr="006F178A" w:rsidRDefault="003E2DCC" w:rsidP="00F0797A">
      <w:pPr>
        <w:pStyle w:val="afff5"/>
        <w:jc w:val="center"/>
        <w:rPr>
          <w:rtl/>
        </w:rPr>
      </w:pPr>
      <w:r w:rsidRPr="006F178A">
        <w:rPr>
          <w:rtl/>
        </w:rPr>
        <w:t>פותחין לאדם בכתובת אשתו.</w:t>
      </w:r>
    </w:p>
    <w:p w14:paraId="26EFCE28" w14:textId="3450803C" w:rsidR="00C66892" w:rsidRDefault="003E2DCC" w:rsidP="003E2DCC">
      <w:pPr>
        <w:pStyle w:val="01"/>
        <w:rPr>
          <w:b w:val="0"/>
          <w:bCs w:val="0"/>
          <w:spacing w:val="8"/>
          <w:rtl/>
        </w:rPr>
      </w:pPr>
      <w:r w:rsidRPr="00F0797A">
        <w:rPr>
          <w:b w:val="0"/>
          <w:bCs w:val="0"/>
          <w:spacing w:val="8"/>
          <w:rtl/>
        </w:rPr>
        <w:t>ומעשה באחד שנדר מאשתו הנאה וכתובתה ת'</w:t>
      </w:r>
      <w:r w:rsidR="00C66892">
        <w:rPr>
          <w:rFonts w:hint="cs"/>
          <w:b w:val="0"/>
          <w:bCs w:val="0"/>
          <w:spacing w:val="8"/>
          <w:rtl/>
        </w:rPr>
        <w:t xml:space="preserve"> </w:t>
      </w:r>
      <w:r w:rsidRPr="00F0797A">
        <w:rPr>
          <w:b w:val="0"/>
          <w:bCs w:val="0"/>
          <w:spacing w:val="8"/>
          <w:rtl/>
        </w:rPr>
        <w:t xml:space="preserve">דינרים, </w:t>
      </w:r>
    </w:p>
    <w:p w14:paraId="17DF488D" w14:textId="13A410FF" w:rsidR="003E2DCC" w:rsidRPr="00F0797A" w:rsidRDefault="003E2DCC" w:rsidP="003E2DCC">
      <w:pPr>
        <w:pStyle w:val="01"/>
        <w:rPr>
          <w:b w:val="0"/>
          <w:bCs w:val="0"/>
          <w:spacing w:val="8"/>
          <w:rtl/>
        </w:rPr>
      </w:pPr>
      <w:r w:rsidRPr="00C66892">
        <w:rPr>
          <w:rStyle w:val="TanaimMishna"/>
          <w:rtl/>
          <w:rPrChange w:id="20224" w:author="קלוד" w:date="2026-10-06T10:09:38Z">
            <w:rPr>
              <w:rStyle w:val="affffe"/>
              <w:rtl/>
            </w:rPr>
          </w:rPrChange>
        </w:rPr>
        <w:t>ובא לפני ר"ע</w:t>
      </w:r>
      <w:r w:rsidR="00C66892">
        <w:rPr>
          <w:rStyle w:val="TanaimMishna"/>
          <w:rFonts w:hint="cs"/>
          <w:rtl/>
          <w:rPrChange w:id="20225" w:author="קלוד" w:date="2026-10-06T10:09:38Z">
            <w:rPr>
              <w:rStyle w:val="affffe"/>
              <w:rFonts w:hint="cs"/>
              <w:rtl/>
            </w:rPr>
          </w:rPrChange>
        </w:rPr>
        <w:t>:</w:t>
      </w:r>
      <w:r w:rsidRPr="00F0797A">
        <w:rPr>
          <w:b w:val="0"/>
          <w:bCs w:val="0"/>
          <w:spacing w:val="8"/>
          <w:rtl/>
        </w:rPr>
        <w:t xml:space="preserve"> וחייבו ליתן לה כתובתה.</w:t>
      </w:r>
    </w:p>
    <w:p w14:paraId="7E00D196" w14:textId="77777777" w:rsidR="00C66892" w:rsidRDefault="003E2DCC" w:rsidP="003E2DCC">
      <w:pPr>
        <w:pStyle w:val="afff5"/>
        <w:rPr>
          <w:b/>
          <w:sz w:val="20"/>
          <w:rtl/>
        </w:rPr>
      </w:pPr>
      <w:r w:rsidRPr="00C66892">
        <w:rPr>
          <w:rStyle w:val="TanaimMishna"/>
          <w:rtl/>
          <w:rPrChange w:id="20226" w:author="קלוד" w:date="2026-10-06T10:09:38Z">
            <w:rPr>
              <w:rStyle w:val="affffe"/>
              <w:rtl/>
            </w:rPr>
          </w:rPrChange>
        </w:rPr>
        <w:t>אמר לו:</w:t>
      </w:r>
      <w:r w:rsidRPr="006F178A">
        <w:rPr>
          <w:b/>
          <w:rtl/>
          <w:rPrChange w:id="40025" w:author="Claude" w:date="2026-10-06T13:34:13Z">
            <w:rPr>
              <w:b/>
              <w:sz w:val="20"/>
              <w:rtl/>
            </w:rPr>
          </w:rPrChange>
        </w:rPr>
        <w:t xml:space="preserve"> רבי, ח' מאות דינרין הניח אבא, נטל אחי ד' מאות ואני ד' מאות, לא דיה שתטול היא מאתים ואני מאתים?</w:t>
      </w:r>
    </w:p>
    <w:p w14:paraId="6BEF06F6" w14:textId="29F6D973" w:rsidR="003E2DCC" w:rsidRPr="006F178A" w:rsidRDefault="003E2DCC" w:rsidP="003E2DCC">
      <w:pPr>
        <w:pStyle w:val="afff5"/>
        <w:rPr>
          <w:rtl/>
        </w:rPr>
      </w:pPr>
      <w:r w:rsidRPr="00C66892">
        <w:rPr>
          <w:rStyle w:val="TanaimMishna"/>
          <w:rtl/>
          <w:rPrChange w:id="20227" w:author="קלוד" w:date="2026-10-06T10:09:38Z">
            <w:rPr>
              <w:rStyle w:val="affffe"/>
              <w:rtl/>
            </w:rPr>
          </w:rPrChange>
        </w:rPr>
        <w:t xml:space="preserve">א"ל ר"ע: </w:t>
      </w:r>
      <w:r w:rsidR="0052609B">
        <w:rPr>
          <w:b/>
          <w:rtl/>
          <w:rPrChange w:id="40026" w:author="Claude" w:date="2026-10-06T13:34:13Z">
            <w:rPr>
              <w:b/>
              <w:sz w:val="20"/>
              <w:rtl/>
            </w:rPr>
          </w:rPrChange>
        </w:rPr>
        <w:t>אף</w:t>
      </w:r>
      <w:r w:rsidRPr="006F178A">
        <w:rPr>
          <w:b/>
          <w:rtl/>
          <w:rPrChange w:id="40027" w:author="Claude" w:date="2026-10-06T13:34:13Z">
            <w:rPr>
              <w:b/>
              <w:sz w:val="20"/>
              <w:rtl/>
            </w:rPr>
          </w:rPrChange>
        </w:rPr>
        <w:t xml:space="preserve"> אתה מוכר שער ראשך אתה נותן לה כתובתה.</w:t>
      </w:r>
    </w:p>
    <w:p w14:paraId="4BEAFEFB" w14:textId="650FA254" w:rsidR="003E2DCC" w:rsidRPr="006F178A" w:rsidRDefault="003E2DCC" w:rsidP="009E19CB">
      <w:pPr>
        <w:pStyle w:val="afff5"/>
        <w:spacing w:after="120"/>
        <w:rPr>
          <w:rtl/>
        </w:rPr>
      </w:pPr>
      <w:r w:rsidRPr="00C66892">
        <w:rPr>
          <w:rStyle w:val="TanaimMishna"/>
          <w:rtl/>
          <w:rPrChange w:id="20228" w:author="קלוד" w:date="2026-10-06T10:09:38Z">
            <w:rPr>
              <w:rStyle w:val="affffe"/>
              <w:rtl/>
            </w:rPr>
          </w:rPrChange>
        </w:rPr>
        <w:t>אמר לו:</w:t>
      </w:r>
      <w:r>
        <w:rPr>
          <w:rtl/>
        </w:rPr>
        <w:t xml:space="preserve"> אילו הייתי יודע שהוא כן לא הייתי נודר, והתירה </w:t>
      </w:r>
      <w:r>
        <w:rPr>
          <w:rStyle w:val="TanaimMishna"/>
          <w:rtl/>
          <w:rPrChange w:id="42154" w:author="Claude" w:date="2026-10-07T09:47:50Z">
            <w:rPr>
              <w:rtl/>
            </w:rPr>
          </w:rPrChange>
        </w:rPr>
        <w:t xml:space="preserve">ר</w:t>
      </w:r>
      <w:r>
        <w:rPr>
          <w:rStyle w:val="TanaimMishna"/>
          <w:rFonts w:hint="cs"/>
          <w:rtl/>
          <w:rPrChange w:id="42155" w:author="Claude" w:date="2026-10-07T09:47:50Z">
            <w:rPr>
              <w:rFonts w:hint="cs"/>
              <w:rtl/>
            </w:rPr>
          </w:rPrChange>
        </w:rPr>
        <w:t xml:space="preserve">"ע</w:t>
      </w:r>
    </w:p>
    <w:p w14:paraId="0DE2B178" w14:textId="77777777" w:rsidR="00126186" w:rsidRPr="00C14A40" w:rsidRDefault="007C5AE3" w:rsidP="00126186">
      <w:pPr>
        <w:pStyle w:val="38"/>
        <w:framePr w:wrap="notBeside"/>
        <w:rPr>
          <w:rFonts w:hint="cs"/>
          <w:rtl/>
        </w:rPr>
      </w:pPr>
      <w:r w:rsidRPr="00C14A40">
        <w:rPr>
          <w:rFonts w:hint="cs"/>
          <w:rtl/>
        </w:rPr>
        <w:t xml:space="preserve">ומיירי </w:t>
      </w:r>
    </w:p>
    <w:p w14:paraId="16A6CEC0" w14:textId="1ED2891C" w:rsidR="003E2DCC" w:rsidRPr="006F178A" w:rsidRDefault="007C5AE3" w:rsidP="003E2DCC">
      <w:pPr>
        <w:rPr>
          <w:rtl/>
        </w:rPr>
      </w:pPr>
      <w:r>
        <w:rPr>
          <w:rFonts w:ascii="Fb Fontext" w:hAnsi="Fb Fontext" w:hint="cs"/>
          <w:rtl/>
        </w:rPr>
        <w:t xml:space="preserve">בקרקע ששווה ח' מאות דינר </w:t>
      </w:r>
      <w:r w:rsidRPr="007C5AE3">
        <w:rPr>
          <w:rStyle w:val="afffff0"/>
          <w:rFonts w:hint="cs"/>
          <w:rtl/>
        </w:rPr>
        <w:t>ולא שהמטלטלין ישועבדו לכתובה</w:t>
      </w:r>
      <w:r w:rsidR="003E2DCC" w:rsidRPr="006F178A">
        <w:rPr>
          <w:rFonts w:ascii="Fb Fontext" w:hAnsi="Fb Fontext"/>
          <w:rtl/>
        </w:rPr>
        <w:t>.</w:t>
      </w:r>
    </w:p>
    <w:p w14:paraId="1E363027" w14:textId="77777777" w:rsidR="00126186" w:rsidRPr="00C14A40" w:rsidRDefault="00C66892" w:rsidP="00126186">
      <w:pPr>
        <w:pStyle w:val="38"/>
        <w:framePr w:wrap="notBeside"/>
        <w:rPr>
          <w:rtl/>
        </w:rPr>
      </w:pPr>
      <w:r w:rsidRPr="00C14A40">
        <w:rPr>
          <w:rFonts w:hint="cs"/>
          <w:rtl/>
        </w:rPr>
        <w:t>ו</w:t>
      </w:r>
      <w:r w:rsidR="003E2DCC" w:rsidRPr="00C14A40">
        <w:rPr>
          <w:rtl/>
        </w:rPr>
        <w:t xml:space="preserve">ה"ק: </w:t>
      </w:r>
    </w:p>
    <w:p w14:paraId="18564D48" w14:textId="544961B5" w:rsidR="003E2DCC" w:rsidRPr="006F178A" w:rsidRDefault="0052609B" w:rsidP="003E2DCC">
      <w:pPr>
        <w:rPr>
          <w:rtl/>
        </w:rPr>
      </w:pPr>
      <w:r>
        <w:rPr>
          <w:rtl/>
        </w:rPr>
        <w:t>אף</w:t>
      </w:r>
      <w:r w:rsidR="003E2DCC" w:rsidRPr="006F178A">
        <w:rPr>
          <w:rtl/>
        </w:rPr>
        <w:t xml:space="preserve"> אתה מוכר שער ראשך ואוכל.</w:t>
      </w:r>
    </w:p>
    <w:p w14:paraId="7A8A90C6" w14:textId="77777777" w:rsidR="00126186" w:rsidRPr="00C14A40" w:rsidRDefault="003E2DCC" w:rsidP="00126186">
      <w:pPr>
        <w:pStyle w:val="38"/>
        <w:framePr w:wrap="notBeside"/>
        <w:rPr>
          <w:rtl/>
        </w:rPr>
      </w:pPr>
      <w:r w:rsidRPr="00C14A40">
        <w:rPr>
          <w:rtl/>
        </w:rPr>
        <w:t>ש</w:t>
      </w:r>
      <w:r w:rsidRPr="00C14A40">
        <w:rPr>
          <w:rFonts w:hint="cs"/>
          <w:rtl/>
        </w:rPr>
        <w:t>"</w:t>
      </w:r>
      <w:r w:rsidRPr="00C14A40">
        <w:rPr>
          <w:rtl/>
        </w:rPr>
        <w:t xml:space="preserve">מ: </w:t>
      </w:r>
    </w:p>
    <w:p w14:paraId="4AD5D9E1" w14:textId="361AD6F0" w:rsidR="006666DF" w:rsidRDefault="003E2DCC" w:rsidP="003E2DCC">
      <w:pPr>
        <w:rPr>
          <w:rtl/>
        </w:rPr>
      </w:pPr>
      <w:r w:rsidRPr="006F178A">
        <w:rPr>
          <w:rtl/>
        </w:rPr>
        <w:t>אין מסדרין לבעל חוב!</w:t>
      </w:r>
      <w:r w:rsidRPr="006F178A">
        <w:rPr>
          <w:rFonts w:hint="cs"/>
          <w:rtl/>
        </w:rPr>
        <w:t xml:space="preserve"> </w:t>
      </w:r>
    </w:p>
    <w:p w14:paraId="6C341019" w14:textId="77777777" w:rsidR="0075729B" w:rsidRDefault="00126186" w:rsidP="00126186">
      <w:pPr>
        <w:pStyle w:val="38"/>
        <w:framePr w:wrap="notBeside"/>
        <w:rPr>
          <w:rFonts w:hint="cs"/>
          <w:rtl/>
        </w:rPr>
      </w:pPr>
      <w:r w:rsidRPr="00C14A40">
        <w:rPr>
          <w:rFonts w:hint="cs"/>
          <w:rtl/>
        </w:rPr>
        <w:t>א</w:t>
      </w:r>
      <w:r w:rsidR="003E2DCC" w:rsidRPr="00C14A40">
        <w:rPr>
          <w:rFonts w:hint="cs"/>
          <w:rtl/>
        </w:rPr>
        <w:t>רנב</w:t>
      </w:r>
      <w:r w:rsidR="003E2DCC" w:rsidRPr="00C14A40">
        <w:rPr>
          <w:rtl/>
        </w:rPr>
        <w:t>"</w:t>
      </w:r>
      <w:r w:rsidR="003E2DCC" w:rsidRPr="00C14A40">
        <w:rPr>
          <w:rFonts w:hint="cs"/>
          <w:rtl/>
        </w:rPr>
        <w:t>י</w:t>
      </w:r>
      <w:r w:rsidR="00C66892" w:rsidRPr="00C14A40">
        <w:rPr>
          <w:rFonts w:hint="cs"/>
          <w:rtl/>
        </w:rPr>
        <w:t>:</w:t>
      </w:r>
    </w:p>
    <w:p w14:paraId="41DF791B" w14:textId="1CE73049" w:rsidR="003E2DCC" w:rsidRPr="006F178A" w:rsidRDefault="003E2DCC" w:rsidP="003E2DCC">
      <w:pPr>
        <w:rPr>
          <w:rtl/>
        </w:rPr>
      </w:pPr>
      <w:r w:rsidRPr="006F178A">
        <w:rPr>
          <w:rFonts w:hint="cs"/>
          <w:rtl/>
        </w:rPr>
        <w:t>לומר שאין מקרעין שטר כתובה</w:t>
      </w:r>
    </w:p>
    <w:p w14:paraId="6EB8AD0C" w14:textId="77777777" w:rsidR="006666DF" w:rsidRDefault="003E2DCC" w:rsidP="00A522DC">
      <w:pPr>
        <w:pStyle w:val="a3"/>
        <w:framePr w:wrap="around"/>
        <w:rPr>
          <w:rtl/>
        </w:rPr>
      </w:pPr>
      <w:r w:rsidRPr="006F178A">
        <w:rPr>
          <w:rtl/>
        </w:rPr>
        <w:t>סו.</w:t>
      </w:r>
    </w:p>
    <w:p w14:paraId="6CCFF275" w14:textId="1628A19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43" w:author="קלוד" w:date="2026-10-06T10:09:38Z"/>
        </w:rPr>
      </w:pPr>
      <w:ins w:id="20442" w:author="קלוד" w:date="2026-10-06T10:09:38Z">
        <w:r>
          <w:t xml:space="preserve">משנה ו</w:t>
        </w:r>
      </w:ins>
    </w:p>
    <w:p w14:paraId="007B1A36" w14:textId="77777777" w:rsidR="003E2DCC" w:rsidRPr="006F178A" w:rsidRDefault="003E2DCC" w:rsidP="00A81BC0">
      <w:pPr>
        <w:pStyle w:val="afff5"/>
        <w:jc w:val="center"/>
        <w:rPr>
          <w:rtl/>
        </w:rPr>
      </w:pPr>
      <w:r w:rsidRPr="006F178A">
        <w:rPr>
          <w:rtl/>
        </w:rPr>
        <w:t>פותחין בימים טובים ובשבתות.</w:t>
      </w:r>
    </w:p>
    <w:p w14:paraId="20EC77CB" w14:textId="77777777" w:rsidR="00095378" w:rsidRDefault="003E2DCC" w:rsidP="003E2DCC">
      <w:pPr>
        <w:pStyle w:val="afff5"/>
        <w:rPr>
          <w:rtl/>
        </w:rPr>
      </w:pPr>
      <w:r w:rsidRPr="00095378">
        <w:rPr>
          <w:rStyle w:val="TanaimMishna"/>
          <w:rtl/>
          <w:rPrChange w:id="20229" w:author="קלוד" w:date="2026-10-06T10:09:38Z">
            <w:rPr>
              <w:rStyle w:val="affffe"/>
              <w:rtl/>
            </w:rPr>
          </w:rPrChange>
        </w:rPr>
        <w:t xml:space="preserve">בראשונה היו אומרים: </w:t>
      </w:r>
      <w:r w:rsidRPr="006F178A">
        <w:rPr>
          <w:rtl/>
        </w:rPr>
        <w:t xml:space="preserve">אותן הימים מותרין ושאר כל הימים אסורין, </w:t>
      </w:r>
    </w:p>
    <w:p w14:paraId="0DA940C5" w14:textId="37BE771D" w:rsidR="003E2DCC" w:rsidRPr="006F178A" w:rsidRDefault="003E2DCC" w:rsidP="003E2DCC">
      <w:pPr>
        <w:pStyle w:val="afff5"/>
        <w:rPr>
          <w:rtl/>
        </w:rPr>
      </w:pPr>
      <w:r w:rsidRPr="00095378">
        <w:rPr>
          <w:rStyle w:val="TanaimMishna"/>
          <w:rtl/>
          <w:rPrChange w:id="20230" w:author="קלוד" w:date="2026-10-06T10:09:38Z">
            <w:rPr>
              <w:rStyle w:val="affffe"/>
              <w:rtl/>
            </w:rPr>
          </w:rPrChange>
        </w:rPr>
        <w:t>עד שבא ר"ע ולימד,</w:t>
      </w:r>
      <w:r w:rsidRPr="006F178A">
        <w:rPr>
          <w:rtl/>
        </w:rPr>
        <w:t xml:space="preserve"> שהנדר שהותר מכללו הותר כולו.</w:t>
      </w:r>
    </w:p>
    <w:p w14:paraId="3126788E" w14:textId="77777777" w:rsidR="003E2DCC" w:rsidRPr="006F178A" w:rsidRDefault="003E2DCC" w:rsidP="00126186">
      <w:pPr>
        <w:pStyle w:val="afff5"/>
        <w:spacing w:after="60"/>
        <w:rPr>
          <w:rtl/>
        </w:rPr>
      </w:pPr>
      <w:r w:rsidRPr="006F178A">
        <w:rPr>
          <w:rtl/>
        </w:rPr>
        <w:t>כיצד? אמר קונם שאיני נהנה לכולכם, הותר אחד מהן הותרו כולן;</w:t>
      </w:r>
    </w:p>
    <w:p w14:paraId="0FB326F1" w14:textId="77777777" w:rsidR="00A81BC0" w:rsidRDefault="003E2DCC" w:rsidP="003E2DCC">
      <w:pPr>
        <w:pStyle w:val="afff5"/>
        <w:rPr>
          <w:rtl/>
        </w:rPr>
      </w:pPr>
      <w:r w:rsidRPr="006F178A">
        <w:rPr>
          <w:rtl/>
        </w:rPr>
        <w:t xml:space="preserve">שאיני נהנה לזה ולזה, הותר הראשון - הותרו כולן, </w:t>
      </w:r>
    </w:p>
    <w:p w14:paraId="2BEBA682" w14:textId="011C9043" w:rsidR="003E2DCC" w:rsidRPr="006F178A" w:rsidRDefault="003E2DCC" w:rsidP="003E2DCC">
      <w:pPr>
        <w:pStyle w:val="afff5"/>
        <w:rPr>
          <w:rtl/>
        </w:rPr>
      </w:pPr>
      <w:r w:rsidRPr="006F178A">
        <w:rPr>
          <w:rtl/>
        </w:rPr>
        <w:t xml:space="preserve">הותר האחרון </w:t>
      </w:r>
      <w:r w:rsidR="00126186">
        <w:rPr>
          <w:rtl/>
        </w:rPr>
        <w:tab/>
      </w:r>
      <w:r w:rsidR="00126186">
        <w:rPr>
          <w:rtl/>
        </w:rPr>
        <w:tab/>
      </w:r>
      <w:r w:rsidR="00126186">
        <w:rPr>
          <w:rtl/>
        </w:rPr>
        <w:tab/>
      </w:r>
      <w:r w:rsidRPr="006F178A">
        <w:rPr>
          <w:rtl/>
        </w:rPr>
        <w:t>- האחרון מותר וכולן אסורין;</w:t>
      </w:r>
    </w:p>
    <w:p w14:paraId="0A5F8CEE" w14:textId="5E6817D0" w:rsidR="003E2DCC" w:rsidRPr="00A81BC0" w:rsidRDefault="003E2DCC" w:rsidP="00126186">
      <w:pPr>
        <w:pStyle w:val="afff5"/>
        <w:spacing w:after="60"/>
        <w:rPr>
          <w:rtl/>
        </w:rPr>
      </w:pPr>
      <w:r w:rsidRPr="00A81BC0">
        <w:rPr>
          <w:rtl/>
        </w:rPr>
        <w:t xml:space="preserve">(הותר האמצעי </w:t>
      </w:r>
      <w:r w:rsidR="00126186">
        <w:rPr>
          <w:rtl/>
        </w:rPr>
        <w:tab/>
      </w:r>
      <w:r w:rsidRPr="00A81BC0">
        <w:rPr>
          <w:rtl/>
        </w:rPr>
        <w:t>- הימנו ולמטה מותר, הימנו ולמעלה אסור).</w:t>
      </w:r>
    </w:p>
    <w:p w14:paraId="0EAE2B11" w14:textId="77777777" w:rsidR="003E2DCC" w:rsidRPr="006F178A" w:rsidRDefault="003E2DCC" w:rsidP="003E2DCC">
      <w:pPr>
        <w:pStyle w:val="afff5"/>
        <w:rPr>
          <w:rtl/>
        </w:rPr>
      </w:pPr>
      <w:r w:rsidRPr="006F178A">
        <w:rPr>
          <w:rtl/>
        </w:rPr>
        <w:t>שאני נהנה לזה קרבן ולזה קרבן - צריכין פתח לכל אחד ואחד.</w:t>
      </w:r>
    </w:p>
    <w:p w14:paraId="4AB6E788" w14:textId="77777777" w:rsidR="003E2DCC" w:rsidRPr="00980089" w:rsidRDefault="003E2DCC" w:rsidP="003E2DCC">
      <w:pPr>
        <w:pStyle w:val="afff5"/>
        <w:rPr>
          <w:rtl/>
        </w:rPr>
      </w:pPr>
      <w:r w:rsidRPr="00980089">
        <w:rPr>
          <w:rtl/>
        </w:rPr>
        <w:t xml:space="preserve">קונם יין שאני טועם שהיין רע למעיים, </w:t>
      </w:r>
      <w:r w:rsidRPr="00126186">
        <w:rPr>
          <w:rStyle w:val="TanaimMishna"/>
          <w:rtl/>
          <w:rPrChange w:id="20231" w:author="קלוד" w:date="2026-10-06T10:09:38Z">
            <w:rPr>
              <w:rStyle w:val="affffe"/>
              <w:rtl/>
            </w:rPr>
          </w:rPrChange>
        </w:rPr>
        <w:t>אמרו לו:</w:t>
      </w:r>
      <w:r w:rsidRPr="00980089">
        <w:rPr>
          <w:rtl/>
        </w:rPr>
        <w:t xml:space="preserve"> והלא המיושן יפה למעיים!</w:t>
      </w:r>
    </w:p>
    <w:p w14:paraId="65DD1F03" w14:textId="77777777" w:rsidR="003E2DCC" w:rsidRPr="006F178A" w:rsidRDefault="003E2DCC" w:rsidP="003E2DCC">
      <w:pPr>
        <w:pStyle w:val="afff5"/>
        <w:rPr>
          <w:rtl/>
        </w:rPr>
      </w:pPr>
      <w:r w:rsidRPr="006F178A">
        <w:rPr>
          <w:rtl/>
        </w:rPr>
        <w:t>הותר במיושן, ולא במיושן בלבד הותר אלא בכל היין.</w:t>
      </w:r>
    </w:p>
    <w:p w14:paraId="6EFBAD13" w14:textId="77777777" w:rsidR="003E2DCC" w:rsidRPr="006F178A" w:rsidRDefault="003E2DCC" w:rsidP="003E2DCC">
      <w:pPr>
        <w:pStyle w:val="afff5"/>
        <w:rPr>
          <w:rtl/>
        </w:rPr>
      </w:pPr>
      <w:r w:rsidRPr="006F178A">
        <w:rPr>
          <w:rtl/>
        </w:rPr>
        <w:t>קונם בצל שאני טועם שהבצל רע ללב</w:t>
      </w:r>
      <w:r w:rsidRPr="00126186">
        <w:rPr>
          <w:rStyle w:val="TanaimMishna"/>
          <w:rtl/>
          <w:rPrChange w:id="20232" w:author="קלוד" w:date="2026-10-06T10:09:38Z">
            <w:rPr>
              <w:rStyle w:val="affffe"/>
              <w:rtl/>
            </w:rPr>
          </w:rPrChange>
        </w:rPr>
        <w:t>, אמרו לו:</w:t>
      </w:r>
      <w:r w:rsidRPr="006F178A">
        <w:rPr>
          <w:rtl/>
        </w:rPr>
        <w:t xml:space="preserve"> הלא הכופרי יפה ללב!</w:t>
      </w:r>
    </w:p>
    <w:p w14:paraId="482B9CD3" w14:textId="77777777" w:rsidR="003E2DCC" w:rsidRPr="006F178A" w:rsidRDefault="003E2DCC" w:rsidP="003E2DCC">
      <w:pPr>
        <w:pStyle w:val="afff5"/>
        <w:rPr>
          <w:rtl/>
        </w:rPr>
      </w:pPr>
      <w:r w:rsidRPr="006F178A">
        <w:rPr>
          <w:rtl/>
        </w:rPr>
        <w:t>הותר בכופרי, ולא בכופרי בלבד הותר אלא בכל הבצלים.</w:t>
      </w:r>
    </w:p>
    <w:p w14:paraId="4C2C2C49" w14:textId="77777777" w:rsidR="003E2DCC" w:rsidRPr="006F178A" w:rsidRDefault="003E2DCC" w:rsidP="003E2DCC">
      <w:pPr>
        <w:pStyle w:val="afff5"/>
        <w:rPr>
          <w:rtl/>
        </w:rPr>
      </w:pPr>
      <w:r w:rsidRPr="00140B79">
        <w:rPr>
          <w:rStyle w:val="TanaimMishna"/>
          <w:rtl/>
          <w:rPrChange w:id="20233" w:author="קלוד" w:date="2026-10-06T10:09:38Z">
            <w:rPr>
              <w:rStyle w:val="affffe"/>
              <w:rtl/>
            </w:rPr>
          </w:rPrChange>
        </w:rPr>
        <w:t>מעשה היה, והתירו ר"מ</w:t>
      </w:r>
      <w:r w:rsidRPr="006F178A">
        <w:rPr>
          <w:rtl/>
        </w:rPr>
        <w:t xml:space="preserve"> בכל הבצלים.</w:t>
      </w:r>
    </w:p>
    <w:p w14:paraId="380B3E6F" w14:textId="77777777" w:rsidR="003E2DCC" w:rsidRPr="006F178A" w:rsidRDefault="003E2DCC" w:rsidP="000F1DD4">
      <w:pPr>
        <w:pStyle w:val="afffd"/>
        <w:rPr>
          <w:rtl/>
        </w:rPr>
      </w:pPr>
      <w:ins w:id="9914" w:author="מספור קטעי משנה" w:date="2026-10-06T06:45:39Z">
        <w:r>
          <w:rPr>
            <w:rStyle w:val="MisparKeta"/>
          </w:rPr>
          <w:t xml:space="preserve">ב. </w:t>
        </w:r>
      </w:ins>
      <w:r w:rsidRPr="006F178A">
        <w:rPr>
          <w:rtl/>
        </w:rPr>
        <w:t>הותר האחרון - האחרון מותר וכולן אסורין.</w:t>
      </w:r>
    </w:p>
    <w:p w14:paraId="7997CD19" w14:textId="77777777" w:rsidR="006666DF" w:rsidRDefault="003E2DCC" w:rsidP="003E2DCC">
      <w:pPr>
        <w:rPr>
          <w:rtl/>
        </w:rPr>
      </w:pPr>
      <w:r w:rsidRPr="00095378">
        <w:rPr>
          <w:rStyle w:val="affffe"/>
          <w:rFonts w:hint="cs"/>
          <w:rtl/>
        </w:rPr>
        <w:t>כ</w:t>
      </w:r>
      <w:r w:rsidRPr="00095378">
        <w:rPr>
          <w:rStyle w:val="affffe"/>
          <w:rtl/>
        </w:rPr>
        <w:t>ר"ש</w:t>
      </w:r>
      <w:r w:rsidRPr="006F178A">
        <w:rPr>
          <w:rFonts w:ascii="Fb Fontext" w:hAnsi="Fb Fontext"/>
          <w:rtl/>
        </w:rPr>
        <w:t>: עד שיאמר שבועה לכל אחד ואחד.</w:t>
      </w:r>
    </w:p>
    <w:p w14:paraId="06BFAE6F" w14:textId="77777777" w:rsidR="00482CEE" w:rsidRDefault="003E2DCC" w:rsidP="000F1DD4">
      <w:pPr>
        <w:pStyle w:val="afffd"/>
        <w:rPr>
          <w:rtl/>
        </w:rPr>
      </w:pPr>
      <w:ins w:id="9915" w:author="מספור קטעי משנה" w:date="2026-10-06T06:45:39Z">
        <w:r>
          <w:rPr>
            <w:rStyle w:val="MisparKeta"/>
          </w:rPr>
          <w:t xml:space="preserve">ב. </w:t>
        </w:r>
      </w:ins>
      <w:r w:rsidRPr="006F178A">
        <w:rPr>
          <w:rtl/>
        </w:rPr>
        <w:t>קונם יין שאני טועם וכו'.</w:t>
      </w:r>
      <w:r w:rsidRPr="006F178A">
        <w:rPr>
          <w:rFonts w:hint="cs"/>
          <w:rtl/>
        </w:rPr>
        <w:t xml:space="preserve"> </w:t>
      </w:r>
      <w:r w:rsidR="002F0850">
        <w:rPr>
          <w:rFonts w:hint="cs"/>
          <w:rtl/>
        </w:rPr>
        <w:t>קונם בצל שאני טועם</w:t>
      </w:r>
    </w:p>
    <w:p w14:paraId="665E64E3" w14:textId="56B27E6D" w:rsidR="006666DF" w:rsidRDefault="003E2DCC" w:rsidP="003E2DCC">
      <w:pPr>
        <w:rPr>
          <w:rtl/>
        </w:rPr>
      </w:pPr>
      <w:r w:rsidRPr="006F178A">
        <w:rPr>
          <w:rFonts w:hint="cs"/>
          <w:rtl/>
        </w:rPr>
        <w:t xml:space="preserve">- </w:t>
      </w:r>
      <w:r w:rsidRPr="006F178A">
        <w:rPr>
          <w:rtl/>
        </w:rPr>
        <w:t>ותיפוק ליה דאין רע</w:t>
      </w:r>
      <w:r w:rsidRPr="006F178A">
        <w:rPr>
          <w:rFonts w:hint="cs"/>
          <w:rtl/>
        </w:rPr>
        <w:t xml:space="preserve">! </w:t>
      </w:r>
      <w:r w:rsidRPr="00DD4534">
        <w:rPr>
          <w:rStyle w:val="afffff0"/>
          <w:rFonts w:hint="cs"/>
          <w:rtl/>
        </w:rPr>
        <w:t>וא</w:t>
      </w:r>
      <w:r w:rsidRPr="00DD4534">
        <w:rPr>
          <w:rStyle w:val="afffff0"/>
          <w:rtl/>
        </w:rPr>
        <w:t>"</w:t>
      </w:r>
      <w:r w:rsidRPr="00DD4534">
        <w:rPr>
          <w:rStyle w:val="afffff0"/>
          <w:rFonts w:hint="cs"/>
          <w:rtl/>
        </w:rPr>
        <w:t>כ נדר בטעות</w:t>
      </w:r>
      <w:r w:rsidR="0075729B">
        <w:rPr>
          <w:rStyle w:val="afffff0"/>
          <w:rFonts w:hint="cs"/>
          <w:rtl/>
        </w:rPr>
        <w:t xml:space="preserve"> </w:t>
      </w:r>
      <w:r w:rsidRPr="00A36074">
        <w:rPr>
          <w:rStyle w:val="affffe"/>
          <w:rtl/>
        </w:rPr>
        <w:t>א</w:t>
      </w:r>
      <w:r w:rsidR="0067255D" w:rsidRPr="00A36074">
        <w:rPr>
          <w:rStyle w:val="affffe"/>
          <w:rFonts w:hint="cs"/>
          <w:rtl/>
        </w:rPr>
        <w:t>ר"א</w:t>
      </w:r>
      <w:r w:rsidRPr="00A36074">
        <w:rPr>
          <w:rStyle w:val="affffe"/>
          <w:rtl/>
        </w:rPr>
        <w:t>:</w:t>
      </w:r>
      <w:r w:rsidRPr="006F178A">
        <w:rPr>
          <w:rtl/>
        </w:rPr>
        <w:t xml:space="preserve"> </w:t>
      </w:r>
      <w:r w:rsidRPr="00295E41">
        <w:rPr>
          <w:rStyle w:val="afffa"/>
          <w:rtl/>
        </w:rPr>
        <w:t>ועוד</w:t>
      </w:r>
      <w:r w:rsidRPr="006F178A">
        <w:rPr>
          <w:rtl/>
        </w:rPr>
        <w:t xml:space="preserve"> יפה תני.</w:t>
      </w:r>
    </w:p>
    <w:p w14:paraId="24304DC0" w14:textId="2632ABF9"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45" w:author="קלוד" w:date="2026-10-06T10:09:38Z"/>
        </w:rPr>
      </w:pPr>
      <w:ins w:id="20444" w:author="קלוד" w:date="2026-10-06T10:09:38Z">
        <w:r>
          <w:t xml:space="preserve">משנה ט</w:t>
        </w:r>
      </w:ins>
    </w:p>
    <w:p w14:paraId="20C116F8" w14:textId="6AAC3887" w:rsidR="002F0850" w:rsidRDefault="003E2DCC" w:rsidP="00A36074">
      <w:pPr>
        <w:pStyle w:val="afff5"/>
        <w:jc w:val="center"/>
        <w:rPr>
          <w:rtl/>
        </w:rPr>
      </w:pPr>
      <w:r w:rsidRPr="006F178A">
        <w:rPr>
          <w:rtl/>
        </w:rPr>
        <w:t>פותחין לאדם בכבוד עצמו ובכבוד בניו,</w:t>
      </w:r>
    </w:p>
    <w:p w14:paraId="27FE7FF1" w14:textId="635075B9" w:rsidR="003E2DCC" w:rsidRPr="006F178A" w:rsidRDefault="003E2DCC" w:rsidP="003E2DCC">
      <w:pPr>
        <w:pStyle w:val="afff5"/>
        <w:rPr>
          <w:rtl/>
        </w:rPr>
      </w:pPr>
      <w:r w:rsidRPr="006F178A">
        <w:rPr>
          <w:rtl/>
        </w:rPr>
        <w:t>אומרים לו: אילו היית יודע שלמחר אומרין עליך כך היא ווסתו של פלוני מגרש את נשיו, ועל בנותיך יהו אומרין בנות גרושות הן, מה ראתה אמן של אלו להתגרש, ואמר: אילו הייתי יודע שכן לא הייתי נודר - ה"ז מותר.</w:t>
      </w:r>
    </w:p>
    <w:p w14:paraId="697F01A9" w14:textId="77777777" w:rsidR="003E2DCC" w:rsidRPr="006F178A" w:rsidRDefault="003E2DCC" w:rsidP="003E2DCC">
      <w:pPr>
        <w:pStyle w:val="afff5"/>
        <w:rPr>
          <w:rtl/>
        </w:rPr>
      </w:pPr>
      <w:r w:rsidRPr="006F178A">
        <w:rPr>
          <w:rtl/>
        </w:rPr>
        <w:t>קונם שאני נושא את פלונית כעורה והרי היא נאה, שחורה והרי היא לבנה, קצרה והרי היא ארוכה - מותר בה, לא מפני שהיא כעורה ונעשת נאה, שחורה ונעשת לבנה, קצרה ונעשת ארוכה, אלא שהנדר טעות.</w:t>
      </w:r>
    </w:p>
    <w:p w14:paraId="43AE8B51" w14:textId="77777777" w:rsidR="00141B64" w:rsidRDefault="003E2DCC" w:rsidP="003E2DCC">
      <w:pPr>
        <w:pStyle w:val="afff5"/>
        <w:rPr>
          <w:rtl/>
        </w:rPr>
      </w:pPr>
      <w:r>
        <w:rPr>
          <w:rtl/>
        </w:rPr>
        <w:t xml:space="preserve">ומעשה באחד שנדר מבת אחותו הנייה, והכניסוה לבית </w:t>
      </w:r>
      <w:r>
        <w:rPr>
          <w:rStyle w:val="TanaimMishna"/>
          <w:rtl/>
          <w:rPrChange w:id="42156" w:author="Claude" w:date="2026-10-07T09:47:50Z">
            <w:rPr>
              <w:rtl/>
            </w:rPr>
          </w:rPrChange>
        </w:rPr>
        <w:t xml:space="preserve">ר' ישמעאל</w:t>
      </w:r>
      <w:r>
        <w:rPr>
          <w:rtl/>
        </w:rPr>
        <w:t xml:space="preserve"> וייפוה, </w:t>
      </w:r>
    </w:p>
    <w:p w14:paraId="486FAAAD" w14:textId="689BFFBB" w:rsidR="003E2DCC" w:rsidRPr="00141B64" w:rsidRDefault="003E2DCC" w:rsidP="003E2DCC">
      <w:pPr>
        <w:pStyle w:val="afff5"/>
        <w:rPr>
          <w:rStyle w:val="affffe"/>
          <w:rtl/>
        </w:rPr>
      </w:pPr>
      <w:r w:rsidRPr="00141B64">
        <w:rPr>
          <w:rStyle w:val="TanaimMishna"/>
          <w:rtl/>
          <w:rPrChange w:id="20234" w:author="קלוד" w:date="2026-10-06T10:09:38Z">
            <w:rPr>
              <w:rStyle w:val="affffe"/>
              <w:rtl/>
            </w:rPr>
          </w:rPrChange>
        </w:rPr>
        <w:t xml:space="preserve">אמר לו ר' ישמעאל: </w:t>
      </w:r>
      <w:r w:rsidRPr="006F178A">
        <w:rPr>
          <w:rtl/>
        </w:rPr>
        <w:t xml:space="preserve">בני, מזו נדרת? אמר לו: לאו, </w:t>
      </w:r>
      <w:r w:rsidRPr="00141B64">
        <w:rPr>
          <w:rStyle w:val="TanaimMishna"/>
          <w:rtl/>
          <w:rPrChange w:id="20235" w:author="קלוד" w:date="2026-10-06T10:09:38Z">
            <w:rPr>
              <w:rStyle w:val="affffe"/>
              <w:rtl/>
            </w:rPr>
          </w:rPrChange>
        </w:rPr>
        <w:t>והתירה ר' ישמעאל.</w:t>
      </w:r>
    </w:p>
    <w:p w14:paraId="7EF39978" w14:textId="77777777" w:rsidR="003E2DCC" w:rsidRPr="006F178A" w:rsidRDefault="003E2DCC" w:rsidP="003E2DCC">
      <w:pPr>
        <w:pStyle w:val="afff5"/>
        <w:rPr>
          <w:rtl/>
        </w:rPr>
      </w:pPr>
      <w:r w:rsidRPr="00141B64">
        <w:rPr>
          <w:rStyle w:val="TanaimMishna"/>
          <w:rtl/>
          <w:rPrChange w:id="20236" w:author="קלוד" w:date="2026-10-06T10:09:38Z">
            <w:rPr>
              <w:rStyle w:val="affffe"/>
              <w:rtl/>
            </w:rPr>
          </w:rPrChange>
        </w:rPr>
        <w:lastRenderedPageBreak/>
        <w:t xml:space="preserve">באותה שעה בכה ר' ישמעאל ואמר: </w:t>
      </w:r>
      <w:r w:rsidRPr="006F178A">
        <w:rPr>
          <w:rtl/>
        </w:rPr>
        <w:t>בנות ישראל נאות הן, אלא שהעניות מנוולתן.</w:t>
      </w:r>
    </w:p>
    <w:p w14:paraId="62537CA3" w14:textId="77777777" w:rsidR="003E2DCC" w:rsidRPr="006F178A" w:rsidRDefault="003E2DCC" w:rsidP="003E2DCC">
      <w:pPr>
        <w:pStyle w:val="afff5"/>
        <w:rPr>
          <w:rtl/>
        </w:rPr>
      </w:pPr>
      <w:r w:rsidRPr="00141B64">
        <w:rPr>
          <w:rStyle w:val="TanaimMishna"/>
          <w:rtl/>
          <w:rPrChange w:id="20237" w:author="קלוד" w:date="2026-10-06T10:09:38Z">
            <w:rPr>
              <w:rStyle w:val="affffe"/>
              <w:rtl/>
            </w:rPr>
          </w:rPrChange>
        </w:rPr>
        <w:t>וכשמת ר' ישמעאל,</w:t>
      </w:r>
      <w:r>
        <w:rPr>
          <w:rtl/>
        </w:rPr>
        <w:t xml:space="preserve"> היו בנות ישראל נושאות קינה ואומרות: בנות ישראל על </w:t>
      </w:r>
      <w:r>
        <w:rPr>
          <w:rStyle w:val="TanaimMishna"/>
          <w:rtl/>
          <w:rPrChange w:id="42157" w:author="Claude" w:date="2026-10-07T09:47:50Z">
            <w:rPr>
              <w:rtl/>
            </w:rPr>
          </w:rPrChange>
        </w:rPr>
        <w:t xml:space="preserve">ר' ישמעאל</w:t>
      </w:r>
      <w:r>
        <w:rPr>
          <w:rtl/>
        </w:rPr>
        <w:t xml:space="preserve"> בכינה;</w:t>
      </w:r>
    </w:p>
    <w:p w14:paraId="20001E19" w14:textId="77777777" w:rsidR="006666DF" w:rsidRDefault="003E2DCC" w:rsidP="00126186">
      <w:pPr>
        <w:pStyle w:val="afff5"/>
        <w:spacing w:after="60"/>
        <w:rPr>
          <w:rtl/>
        </w:rPr>
      </w:pPr>
      <w:r w:rsidRPr="00141B64">
        <w:rPr>
          <w:rStyle w:val="TanaimMishna"/>
          <w:rtl/>
          <w:rPrChange w:id="20238" w:author="קלוד" w:date="2026-10-06T10:09:38Z">
            <w:rPr>
              <w:rStyle w:val="affffe"/>
              <w:rtl/>
            </w:rPr>
          </w:rPrChange>
        </w:rPr>
        <w:t>וכן הוא אומר בשאול:</w:t>
      </w:r>
      <w:r w:rsidRPr="006F178A">
        <w:rPr>
          <w:rtl/>
        </w:rPr>
        <w:t xml:space="preserve"> בנות ישראל על שאול בכינה.</w:t>
      </w:r>
    </w:p>
    <w:p w14:paraId="34661A8D" w14:textId="7009B6C2" w:rsidR="00126186" w:rsidRPr="00C14A40" w:rsidRDefault="00236A0B" w:rsidP="00126186">
      <w:pPr>
        <w:pStyle w:val="38"/>
        <w:framePr w:wrap="notBeside"/>
        <w:rPr>
          <w:rtl/>
        </w:rPr>
      </w:pPr>
      <w:r w:rsidRPr="00C14A40">
        <w:rPr>
          <w:rFonts w:hint="cs"/>
          <w:rtl/>
        </w:rPr>
        <w:t>ה</w:t>
      </w:r>
      <w:r w:rsidR="0075729B">
        <w:rPr>
          <w:rtl/>
        </w:rPr>
        <w:t>"</w:t>
      </w:r>
      <w:r w:rsidRPr="00C14A40">
        <w:rPr>
          <w:rFonts w:hint="cs"/>
          <w:rtl/>
        </w:rPr>
        <w:t>ק</w:t>
      </w:r>
      <w:r w:rsidR="003E2DCC" w:rsidRPr="00C14A40">
        <w:rPr>
          <w:rtl/>
        </w:rPr>
        <w:t xml:space="preserve"> </w:t>
      </w:r>
    </w:p>
    <w:p w14:paraId="586EFCD2" w14:textId="7932FECE" w:rsidR="003E2DCC" w:rsidRPr="006F178A" w:rsidRDefault="003E2DCC" w:rsidP="003E2DCC">
      <w:pPr>
        <w:rPr>
          <w:rtl/>
        </w:rPr>
      </w:pPr>
      <w:r w:rsidRPr="00236A0B">
        <w:rPr>
          <w:rStyle w:val="affffe"/>
          <w:rtl/>
        </w:rPr>
        <w:t xml:space="preserve">ר' ישמעאל אומר: </w:t>
      </w:r>
      <w:r w:rsidRPr="006F178A">
        <w:rPr>
          <w:rtl/>
        </w:rPr>
        <w:t>א</w:t>
      </w:r>
      <w:r w:rsidR="00236A0B">
        <w:rPr>
          <w:rFonts w:hint="cs"/>
          <w:rtl/>
        </w:rPr>
        <w:t>ף</w:t>
      </w:r>
      <w:r w:rsidRPr="006F178A">
        <w:rPr>
          <w:rtl/>
        </w:rPr>
        <w:t xml:space="preserve"> כעורה ונעשת נאה, שחורה ונעשת לבנה, קצרה ונעשת ארוכה;</w:t>
      </w:r>
    </w:p>
    <w:p w14:paraId="34E5EB64" w14:textId="2230D661" w:rsidR="003E2DCC" w:rsidRPr="006F178A" w:rsidRDefault="003E2DCC" w:rsidP="000F1DD4">
      <w:pPr>
        <w:pStyle w:val="afffd"/>
        <w:rPr>
          <w:rtl/>
        </w:rPr>
      </w:pPr>
      <w:ins w:id="9917" w:author="מספור קטעי משנה" w:date="2026-10-06T06:45:39Z">
        <w:r>
          <w:rPr>
            <w:rStyle w:val="MisparKeta"/>
          </w:rPr>
          <w:t xml:space="preserve">ג. </w:t>
        </w:r>
      </w:ins>
      <w:r w:rsidRPr="006F178A">
        <w:rPr>
          <w:rtl/>
        </w:rPr>
        <w:t xml:space="preserve">מעשה באחד שנדר מבת אחותו, והכניסוה לבית </w:t>
      </w:r>
      <w:r w:rsidR="00126186">
        <w:rPr>
          <w:rFonts w:hint="cs"/>
          <w:rtl/>
        </w:rPr>
        <w:t>רי</w:t>
      </w:r>
      <w:r w:rsidR="0075729B">
        <w:rPr>
          <w:rtl/>
        </w:rPr>
        <w:t>"</w:t>
      </w:r>
      <w:r w:rsidR="00126186">
        <w:rPr>
          <w:rFonts w:hint="cs"/>
          <w:rtl/>
        </w:rPr>
        <w:t xml:space="preserve">ש </w:t>
      </w:r>
      <w:r w:rsidRPr="006F178A">
        <w:rPr>
          <w:rtl/>
        </w:rPr>
        <w:t>וייפוה</w:t>
      </w:r>
    </w:p>
    <w:p w14:paraId="738432C4" w14:textId="77777777" w:rsidR="003E2DCC" w:rsidRPr="006F178A" w:rsidRDefault="003E2DCC" w:rsidP="00A522DC">
      <w:pPr>
        <w:pStyle w:val="a3"/>
        <w:framePr w:wrap="around"/>
        <w:rPr>
          <w:rtl/>
        </w:rPr>
      </w:pPr>
      <w:r w:rsidRPr="006F178A">
        <w:rPr>
          <w:rtl/>
        </w:rPr>
        <w:t>סו:</w:t>
      </w:r>
    </w:p>
    <w:p w14:paraId="07042E35" w14:textId="77777777" w:rsidR="0075729B" w:rsidRDefault="003E2DCC" w:rsidP="00126186">
      <w:pPr>
        <w:pStyle w:val="38"/>
        <w:framePr w:wrap="notBeside"/>
        <w:rPr>
          <w:rtl/>
        </w:rPr>
      </w:pPr>
      <w:r w:rsidRPr="00C14A40">
        <w:rPr>
          <w:rtl/>
        </w:rPr>
        <w:t>תנא:</w:t>
      </w:r>
    </w:p>
    <w:p w14:paraId="319C886F" w14:textId="13F3FA7C" w:rsidR="003E2DCC" w:rsidRPr="006F178A" w:rsidRDefault="003E2DCC" w:rsidP="00932157">
      <w:pPr>
        <w:spacing w:after="60"/>
        <w:rPr>
          <w:rtl/>
        </w:rPr>
      </w:pPr>
      <w:r w:rsidRPr="006F178A">
        <w:rPr>
          <w:rFonts w:ascii="Fb Fontext" w:hAnsi="Fb Fontext"/>
          <w:rtl/>
        </w:rPr>
        <w:t xml:space="preserve">שן תותבת היתה לה, </w:t>
      </w:r>
      <w:r w:rsidRPr="00236A0B">
        <w:rPr>
          <w:rStyle w:val="affffe"/>
          <w:rtl/>
        </w:rPr>
        <w:t xml:space="preserve">ועשה לה </w:t>
      </w:r>
      <w:r w:rsidR="00236A0B" w:rsidRPr="00236A0B">
        <w:rPr>
          <w:rStyle w:val="affffe"/>
          <w:rFonts w:hint="cs"/>
          <w:rtl/>
        </w:rPr>
        <w:t>רי</w:t>
      </w:r>
      <w:r w:rsidR="0075729B">
        <w:rPr>
          <w:rStyle w:val="affffe"/>
          <w:rtl/>
        </w:rPr>
        <w:t>"</w:t>
      </w:r>
      <w:r w:rsidR="00236A0B" w:rsidRPr="00236A0B">
        <w:rPr>
          <w:rStyle w:val="affffe"/>
          <w:rFonts w:hint="cs"/>
          <w:rtl/>
        </w:rPr>
        <w:t>ש</w:t>
      </w:r>
      <w:r w:rsidR="00236A0B">
        <w:rPr>
          <w:rFonts w:ascii="Fb Fontext" w:hAnsi="Fb Fontext" w:hint="cs"/>
          <w:rtl/>
        </w:rPr>
        <w:t xml:space="preserve"> </w:t>
      </w:r>
      <w:r w:rsidRPr="006F178A">
        <w:rPr>
          <w:rFonts w:ascii="Fb Fontext" w:hAnsi="Fb Fontext"/>
          <w:rtl/>
        </w:rPr>
        <w:t>שן של זהב משלו.</w:t>
      </w:r>
    </w:p>
    <w:p w14:paraId="05C4FDD3" w14:textId="77777777" w:rsidR="00932157" w:rsidRPr="00C14A40" w:rsidRDefault="003E2DCC" w:rsidP="00932157">
      <w:pPr>
        <w:pStyle w:val="38"/>
        <w:framePr w:wrap="notBeside"/>
        <w:rPr>
          <w:rFonts w:hint="cs"/>
          <w:rtl/>
        </w:rPr>
      </w:pPr>
      <w:r w:rsidRPr="00C14A40">
        <w:rPr>
          <w:rtl/>
        </w:rPr>
        <w:t>כ</w:t>
      </w:r>
      <w:r w:rsidRPr="00C14A40">
        <w:rPr>
          <w:rFonts w:hint="eastAsia"/>
          <w:rtl/>
        </w:rPr>
        <w:t>שמת</w:t>
      </w:r>
      <w:r w:rsidRPr="00C14A40">
        <w:rPr>
          <w:rtl/>
        </w:rPr>
        <w:t xml:space="preserve"> </w:t>
      </w:r>
      <w:r w:rsidRPr="00C14A40">
        <w:rPr>
          <w:rFonts w:hint="eastAsia"/>
          <w:rtl/>
        </w:rPr>
        <w:t>רי</w:t>
      </w:r>
      <w:r w:rsidRPr="00C14A40">
        <w:rPr>
          <w:rtl/>
        </w:rPr>
        <w:t>"</w:t>
      </w:r>
      <w:r w:rsidRPr="00C14A40">
        <w:rPr>
          <w:rFonts w:hint="eastAsia"/>
          <w:rtl/>
        </w:rPr>
        <w:t>ש</w:t>
      </w:r>
      <w:r w:rsidRPr="00C14A40">
        <w:rPr>
          <w:rtl/>
        </w:rPr>
        <w:t xml:space="preserve"> </w:t>
      </w:r>
    </w:p>
    <w:p w14:paraId="5D2ACE48" w14:textId="782D87F0" w:rsidR="003E2DCC" w:rsidRPr="00980089" w:rsidRDefault="00236A0B" w:rsidP="00932157">
      <w:pPr>
        <w:spacing w:after="60"/>
        <w:rPr>
          <w:spacing w:val="-2"/>
          <w:rtl/>
        </w:rPr>
      </w:pPr>
      <w:r>
        <w:rPr>
          <w:rStyle w:val="affffe"/>
          <w:rFonts w:hint="cs"/>
          <w:rtl/>
        </w:rPr>
        <w:t xml:space="preserve">הספידו: </w:t>
      </w:r>
      <w:r w:rsidR="003E2DCC" w:rsidRPr="00980089">
        <w:rPr>
          <w:spacing w:val="-2"/>
          <w:rtl/>
        </w:rPr>
        <w:t>בנות ישראל על ר' ישמעאל בכינה, המלבישכן וכו'.</w:t>
      </w:r>
    </w:p>
    <w:p w14:paraId="0AA5EDE3" w14:textId="18E8E909" w:rsidR="00126186" w:rsidRPr="00C14A40" w:rsidRDefault="00932157" w:rsidP="00126186">
      <w:pPr>
        <w:pStyle w:val="38"/>
        <w:framePr w:wrap="notBeside"/>
        <w:rPr>
          <w:rFonts w:hint="cs"/>
          <w:rtl/>
        </w:rPr>
      </w:pPr>
      <w:r w:rsidRPr="00C14A40">
        <w:rPr>
          <w:rFonts w:hint="cs"/>
          <w:rtl/>
        </w:rPr>
        <w:t>אותו שאמר</w:t>
      </w:r>
    </w:p>
    <w:p w14:paraId="4E3896B1" w14:textId="41F6EABF" w:rsidR="003E2DCC" w:rsidRPr="006F178A" w:rsidRDefault="003E2DCC" w:rsidP="00932157">
      <w:pPr>
        <w:rPr>
          <w:rtl/>
        </w:rPr>
      </w:pPr>
      <w:r w:rsidRPr="006F178A">
        <w:rPr>
          <w:rFonts w:hint="cs"/>
          <w:rtl/>
        </w:rPr>
        <w:t>לאשתו ק</w:t>
      </w:r>
      <w:r>
        <w:rPr>
          <w:rtl/>
        </w:rPr>
        <w:t xml:space="preserve">ונם שאי את נהנית לי עד שתטעימי תבשילך </w:t>
      </w:r>
      <w:r>
        <w:rPr>
          <w:rStyle w:val="affffe"/>
          <w:rtl/>
          <w:rPrChange w:id="9157" w:author="מנוע אמוראים" w:date="2026-10-05T16:41:00Z">
            <w:rPr>
              <w:rtl/>
            </w:rPr>
          </w:rPrChange>
        </w:rPr>
        <w:t xml:space="preserve">לר</w:t>
      </w:r>
      <w:r>
        <w:rPr>
          <w:rStyle w:val="affffe"/>
          <w:rtl/>
          <w:rPrChange w:id="9158" w:author="מנוע אמוראים" w:date="2026-10-05T16:41:00Z">
            <w:rPr>
              <w:rtl/>
            </w:rPr>
          </w:rPrChange>
        </w:rPr>
        <w:t xml:space="preserve">"</w:t>
      </w:r>
      <w:r>
        <w:rPr>
          <w:rStyle w:val="affffe"/>
          <w:rFonts w:hint="cs"/>
          <w:rtl/>
          <w:rPrChange w:id="9159" w:author="מנוע אמוראים" w:date="2026-10-05T16:41:00Z">
            <w:rPr>
              <w:rFonts w:hint="cs"/>
              <w:rtl/>
            </w:rPr>
          </w:rPrChange>
        </w:rPr>
        <w:t xml:space="preserve">י</w:t>
      </w:r>
      <w:r>
        <w:rPr>
          <w:rFonts w:hint="cs"/>
          <w:rtl/>
        </w:rPr>
        <w:t xml:space="preserve"> </w:t>
      </w:r>
      <w:r>
        <w:rPr>
          <w:rStyle w:val="affffe"/>
          <w:rFonts w:hint="cs"/>
          <w:rtl/>
          <w:rPrChange w:id="9160" w:author="מנוע אמוראים" w:date="2026-10-05T16:41:00Z">
            <w:rPr>
              <w:rFonts w:hint="cs"/>
              <w:rtl/>
            </w:rPr>
          </w:rPrChange>
        </w:rPr>
        <w:t xml:space="preserve">ור</w:t>
      </w:r>
      <w:r>
        <w:rPr>
          <w:rStyle w:val="affffe"/>
          <w:rtl/>
          <w:rPrChange w:id="9161" w:author="מנוע אמוראים" w:date="2026-10-05T16:41:00Z">
            <w:rPr>
              <w:rtl/>
            </w:rPr>
          </w:rPrChange>
        </w:rPr>
        <w:t xml:space="preserve">"</w:t>
      </w:r>
      <w:r>
        <w:rPr>
          <w:rStyle w:val="affffe"/>
          <w:rFonts w:hint="cs"/>
          <w:rtl/>
          <w:rPrChange w:id="9162" w:author="מנוע אמוראים" w:date="2026-10-05T16:41:00Z">
            <w:rPr>
              <w:rFonts w:hint="cs"/>
              <w:rtl/>
            </w:rPr>
          </w:rPrChange>
        </w:rPr>
        <w:t xml:space="preserve">ש</w:t>
      </w:r>
      <w:r>
        <w:rPr>
          <w:rFonts w:hint="cs"/>
          <w:rtl/>
        </w:rPr>
        <w:t xml:space="preserve">.</w:t>
      </w:r>
    </w:p>
    <w:p w14:paraId="6A0413B2" w14:textId="4BA55E49" w:rsidR="00126186" w:rsidRPr="00C14A40" w:rsidRDefault="003E2DCC" w:rsidP="00126186">
      <w:pPr>
        <w:pStyle w:val="38"/>
        <w:framePr w:wrap="notBeside"/>
        <w:rPr>
          <w:rtl/>
        </w:rPr>
      </w:pPr>
      <w:r w:rsidRPr="00C14A40">
        <w:rPr>
          <w:rtl/>
        </w:rPr>
        <w:t>ר</w:t>
      </w:r>
      <w:r w:rsidR="0075729B">
        <w:rPr>
          <w:rtl/>
        </w:rPr>
        <w:t>"</w:t>
      </w:r>
      <w:r w:rsidR="00BB049B" w:rsidRPr="00C14A40">
        <w:rPr>
          <w:rFonts w:hint="cs"/>
          <w:rtl/>
        </w:rPr>
        <w:t xml:space="preserve">י </w:t>
      </w:r>
    </w:p>
    <w:p w14:paraId="6BF9EBC6" w14:textId="1A509011" w:rsidR="003E2DCC" w:rsidRPr="006F178A" w:rsidRDefault="003E2DCC" w:rsidP="00126186">
      <w:pPr>
        <w:rPr>
          <w:rtl/>
        </w:rPr>
      </w:pPr>
      <w:r w:rsidRPr="00126186">
        <w:rPr>
          <w:rStyle w:val="afffa"/>
          <w:rtl/>
        </w:rPr>
        <w:t>טעם:</w:t>
      </w:r>
      <w:r w:rsidRPr="006F178A">
        <w:rPr>
          <w:rtl/>
        </w:rPr>
        <w:t xml:space="preserve"> ק"ו, ומה לעשות שלום בין איש לאשתו - אמרה תורה שמי שנכתב בקדושה ימחה על המים המאררים בספק, </w:t>
      </w:r>
      <w:r w:rsidR="00126186">
        <w:rPr>
          <w:rFonts w:hint="cs"/>
          <w:rtl/>
        </w:rPr>
        <w:t>ק</w:t>
      </w:r>
      <w:r w:rsidR="0075729B">
        <w:rPr>
          <w:rtl/>
        </w:rPr>
        <w:t>"</w:t>
      </w:r>
      <w:r w:rsidR="00126186">
        <w:rPr>
          <w:rFonts w:hint="cs"/>
          <w:rtl/>
        </w:rPr>
        <w:t xml:space="preserve">ו אני </w:t>
      </w:r>
    </w:p>
    <w:p w14:paraId="2446532E" w14:textId="77777777" w:rsidR="00126186" w:rsidRPr="00C14A40" w:rsidRDefault="003E2DCC" w:rsidP="00126186">
      <w:pPr>
        <w:pStyle w:val="38"/>
        <w:framePr w:wrap="notBeside"/>
        <w:rPr>
          <w:rtl/>
        </w:rPr>
      </w:pPr>
      <w:r w:rsidRPr="00C14A40">
        <w:rPr>
          <w:rtl/>
        </w:rPr>
        <w:t xml:space="preserve">ר"ש </w:t>
      </w:r>
    </w:p>
    <w:p w14:paraId="7BC3DF94" w14:textId="77777777" w:rsidR="0075729B" w:rsidRDefault="003E2DCC" w:rsidP="003E2DCC">
      <w:pPr>
        <w:rPr>
          <w:spacing w:val="-6"/>
          <w:rtl/>
        </w:rPr>
      </w:pPr>
      <w:r w:rsidRPr="00126186">
        <w:rPr>
          <w:rStyle w:val="afffa"/>
          <w:rtl/>
        </w:rPr>
        <w:t>לא טעם</w:t>
      </w:r>
      <w:r w:rsidR="00BB049B" w:rsidRPr="00126186">
        <w:rPr>
          <w:rStyle w:val="afffa"/>
          <w:rFonts w:hint="cs"/>
          <w:rtl/>
        </w:rPr>
        <w:t>:</w:t>
      </w:r>
      <w:r w:rsidR="00BB049B">
        <w:rPr>
          <w:rFonts w:hint="cs"/>
          <w:spacing w:val="-6"/>
          <w:rtl/>
        </w:rPr>
        <w:t xml:space="preserve"> </w:t>
      </w:r>
      <w:r w:rsidRPr="00BB049B">
        <w:rPr>
          <w:rtl/>
        </w:rPr>
        <w:t>ימותו כל בני אלמנה ואל יזוז שמעון ממקומו</w:t>
      </w:r>
      <w:r w:rsidRPr="00980089">
        <w:rPr>
          <w:spacing w:val="-6"/>
          <w:rtl/>
        </w:rPr>
        <w:t xml:space="preserve">, </w:t>
      </w:r>
    </w:p>
    <w:p w14:paraId="6DD70536" w14:textId="6502CEEA" w:rsidR="003E2DCC" w:rsidRPr="00980089" w:rsidRDefault="00126186" w:rsidP="00126186">
      <w:pPr>
        <w:spacing w:after="60"/>
        <w:rPr>
          <w:spacing w:val="-6"/>
          <w:rtl/>
        </w:rPr>
      </w:pPr>
      <w:r>
        <w:rPr>
          <w:rStyle w:val="affffe"/>
          <w:rtl/>
        </w:rPr>
        <w:tab/>
      </w:r>
      <w:r>
        <w:rPr>
          <w:rStyle w:val="affffe"/>
          <w:rtl/>
        </w:rPr>
        <w:tab/>
      </w:r>
      <w:r>
        <w:rPr>
          <w:rStyle w:val="affffe"/>
          <w:rtl/>
        </w:rPr>
        <w:tab/>
      </w:r>
      <w:r w:rsidR="0075729B">
        <w:rPr>
          <w:rStyle w:val="affffe"/>
          <w:rFonts w:hint="cs"/>
          <w:rtl/>
        </w:rPr>
        <w:t xml:space="preserve"> </w:t>
      </w:r>
      <w:r w:rsidR="003E2DCC" w:rsidRPr="00BB049B">
        <w:rPr>
          <w:rStyle w:val="affffe"/>
          <w:rtl/>
        </w:rPr>
        <w:t>ועוד</w:t>
      </w:r>
      <w:r w:rsidR="00BB049B">
        <w:rPr>
          <w:rStyle w:val="affffe"/>
          <w:rFonts w:hint="cs"/>
          <w:rtl/>
        </w:rPr>
        <w:t>:</w:t>
      </w:r>
      <w:r w:rsidR="003E2DCC" w:rsidRPr="00980089">
        <w:rPr>
          <w:spacing w:val="-6"/>
          <w:rtl/>
        </w:rPr>
        <w:t xml:space="preserve"> </w:t>
      </w:r>
      <w:r w:rsidR="00BB049B">
        <w:rPr>
          <w:rFonts w:hint="cs"/>
          <w:spacing w:val="-6"/>
          <w:rtl/>
        </w:rPr>
        <w:t>שלא תתרגל לנדור</w:t>
      </w:r>
      <w:r w:rsidR="003E2DCC" w:rsidRPr="00980089">
        <w:rPr>
          <w:spacing w:val="-6"/>
          <w:rtl/>
        </w:rPr>
        <w:t>.</w:t>
      </w:r>
    </w:p>
    <w:p w14:paraId="3C6C6C98" w14:textId="0103402D" w:rsidR="00126186" w:rsidRPr="00C14A40" w:rsidRDefault="003E2DCC" w:rsidP="00126186">
      <w:pPr>
        <w:pStyle w:val="38"/>
        <w:framePr w:wrap="notBeside"/>
        <w:rPr>
          <w:rFonts w:hint="cs"/>
          <w:rtl/>
        </w:rPr>
      </w:pPr>
      <w:r w:rsidRPr="00C14A40">
        <w:rPr>
          <w:rFonts w:hint="cs"/>
          <w:rtl/>
        </w:rPr>
        <w:t xml:space="preserve">אותו שאמר </w:t>
      </w:r>
    </w:p>
    <w:p w14:paraId="4787B748" w14:textId="6635E3AE" w:rsidR="003E2DCC" w:rsidRPr="006F178A" w:rsidRDefault="003E2DCC" w:rsidP="00932157">
      <w:pPr>
        <w:spacing w:after="60"/>
        <w:rPr>
          <w:rtl/>
        </w:rPr>
      </w:pPr>
      <w:r w:rsidRPr="006F178A">
        <w:rPr>
          <w:rFonts w:hint="cs"/>
          <w:rtl/>
        </w:rPr>
        <w:t xml:space="preserve">לאשתו </w:t>
      </w:r>
      <w:r w:rsidRPr="006F178A">
        <w:rPr>
          <w:rtl/>
        </w:rPr>
        <w:t xml:space="preserve">קונם שאי את </w:t>
      </w:r>
      <w:r w:rsidRPr="001F518F">
        <w:rPr>
          <w:rFonts w:ascii="Fb Fontext" w:hAnsi="Fb Fontext"/>
          <w:rtl/>
        </w:rPr>
        <w:t>נהנית</w:t>
      </w:r>
      <w:r>
        <w:rPr>
          <w:rtl/>
        </w:rPr>
        <w:t xml:space="preserve"> לי עד שתרוקי </w:t>
      </w:r>
      <w:r>
        <w:rPr>
          <w:rStyle w:val="affffe"/>
          <w:rtl/>
          <w:rPrChange w:id="9163" w:author="מנוע אמוראים" w:date="2026-10-05T16:41:00Z">
            <w:rPr>
              <w:rtl/>
            </w:rPr>
          </w:rPrChange>
        </w:rPr>
        <w:t xml:space="preserve">ברשב"ג</w:t>
      </w:r>
      <w:r>
        <w:rPr>
          <w:rtl/>
        </w:rPr>
        <w:t xml:space="preserve">, </w:t>
      </w:r>
      <w:r w:rsidR="00E90024">
        <w:rPr>
          <w:rFonts w:hint="cs"/>
          <w:rtl/>
        </w:rPr>
        <w:t xml:space="preserve">ורקקה בלבושו, </w:t>
      </w:r>
      <w:r w:rsidRPr="00E90024">
        <w:rPr>
          <w:rStyle w:val="affffe"/>
          <w:rtl/>
        </w:rPr>
        <w:t>א"ל ר"</w:t>
      </w:r>
      <w:r w:rsidRPr="00E90024">
        <w:rPr>
          <w:rStyle w:val="affffe"/>
          <w:rFonts w:hint="cs"/>
          <w:rtl/>
        </w:rPr>
        <w:t>א</w:t>
      </w:r>
      <w:r w:rsidR="00F95EFF">
        <w:rPr>
          <w:rStyle w:val="affffe"/>
          <w:rFonts w:hint="cs"/>
          <w:rtl/>
        </w:rPr>
        <w:t>מ</w:t>
      </w:r>
      <w:r w:rsidRPr="00E90024">
        <w:rPr>
          <w:rStyle w:val="affffe"/>
          <w:rtl/>
        </w:rPr>
        <w:t xml:space="preserve"> לרבינא:</w:t>
      </w:r>
      <w:r w:rsidRPr="006F178A">
        <w:rPr>
          <w:rtl/>
        </w:rPr>
        <w:t xml:space="preserve"> והא </w:t>
      </w:r>
      <w:r w:rsidR="00E90024">
        <w:rPr>
          <w:rFonts w:hint="cs"/>
          <w:rtl/>
        </w:rPr>
        <w:t xml:space="preserve">זו לזילות מכוונת. </w:t>
      </w:r>
      <w:r w:rsidRPr="00E90024">
        <w:rPr>
          <w:rStyle w:val="affffe"/>
          <w:rFonts w:hint="cs"/>
          <w:rtl/>
        </w:rPr>
        <w:t xml:space="preserve">- </w:t>
      </w:r>
      <w:r w:rsidRPr="00E90024">
        <w:rPr>
          <w:rStyle w:val="affffe"/>
          <w:rtl/>
        </w:rPr>
        <w:t xml:space="preserve">א"ל: </w:t>
      </w:r>
      <w:r>
        <w:rPr>
          <w:rFonts w:hint="cs"/>
          <w:rtl/>
        </w:rPr>
        <w:t xml:space="preserve">לירק על בגדי </w:t>
      </w:r>
      <w:r>
        <w:rPr>
          <w:rStyle w:val="affffe"/>
          <w:rFonts w:hint="cs"/>
          <w:rtl/>
          <w:rPrChange w:id="9164" w:author="מנוע אמוראים" w:date="2026-10-05T16:41:00Z">
            <w:rPr>
              <w:rFonts w:hint="cs"/>
              <w:rtl/>
            </w:rPr>
          </w:rPrChange>
        </w:rPr>
        <w:t xml:space="preserve">רשב</w:t>
      </w:r>
      <w:r>
        <w:rPr>
          <w:rStyle w:val="affffe"/>
          <w:rtl/>
          <w:rPrChange w:id="9165" w:author="מנוע אמוראים" w:date="2026-10-05T16:41:00Z">
            <w:rPr>
              <w:rtl/>
            </w:rPr>
          </w:rPrChange>
        </w:rPr>
        <w:t xml:space="preserve">"</w:t>
      </w:r>
      <w:r>
        <w:rPr>
          <w:rStyle w:val="affffe"/>
          <w:rFonts w:hint="cs"/>
          <w:rtl/>
          <w:rPrChange w:id="9166" w:author="מנוע אמוראים" w:date="2026-10-05T16:41:00Z">
            <w:rPr>
              <w:rFonts w:hint="cs"/>
              <w:rtl/>
            </w:rPr>
          </w:rPrChange>
        </w:rPr>
        <w:t xml:space="preserve">ג</w:t>
      </w:r>
      <w:r>
        <w:rPr>
          <w:rFonts w:hint="cs"/>
          <w:rtl/>
        </w:rPr>
        <w:t xml:space="preserve"> זילות גדולה היא</w:t>
      </w:r>
      <w:r w:rsidR="00F95EFF">
        <w:rPr>
          <w:rFonts w:hint="cs"/>
          <w:rtl/>
        </w:rPr>
        <w:t>.</w:t>
      </w:r>
      <w:r w:rsidRPr="006F178A">
        <w:rPr>
          <w:rFonts w:hint="cs"/>
          <w:rtl/>
        </w:rPr>
        <w:t xml:space="preserve"> </w:t>
      </w:r>
    </w:p>
    <w:p w14:paraId="082F3E51" w14:textId="5B44111F" w:rsidR="00932157" w:rsidRPr="00C14A40" w:rsidRDefault="003E2DCC" w:rsidP="00932157">
      <w:pPr>
        <w:pStyle w:val="38"/>
        <w:framePr w:wrap="notBeside"/>
        <w:rPr>
          <w:rFonts w:hint="cs"/>
          <w:rtl/>
        </w:rPr>
      </w:pPr>
      <w:r w:rsidRPr="00C14A40">
        <w:rPr>
          <w:rFonts w:hint="cs"/>
          <w:rtl/>
        </w:rPr>
        <w:t xml:space="preserve">אותו שאמר </w:t>
      </w:r>
    </w:p>
    <w:p w14:paraId="5A45E711" w14:textId="49B147C6" w:rsidR="003E2DCC" w:rsidRPr="006F178A" w:rsidRDefault="003E2DCC" w:rsidP="00F95EFF">
      <w:pPr>
        <w:rPr>
          <w:rtl/>
        </w:rPr>
      </w:pPr>
      <w:r w:rsidRPr="006F178A">
        <w:rPr>
          <w:rFonts w:hint="cs"/>
          <w:rtl/>
        </w:rPr>
        <w:t xml:space="preserve">לאשתו קונם </w:t>
      </w:r>
      <w:r w:rsidRPr="006F178A">
        <w:rPr>
          <w:rtl/>
        </w:rPr>
        <w:t>שאי את נהנית לי עד שתראי מום יפה שבך</w:t>
      </w:r>
      <w:r w:rsidRPr="00F95EFF">
        <w:rPr>
          <w:rStyle w:val="affffe"/>
          <w:rtl/>
        </w:rPr>
        <w:t xml:space="preserve"> לר</w:t>
      </w:r>
      <w:r w:rsidR="004D4EC8">
        <w:rPr>
          <w:rStyle w:val="affffe"/>
          <w:rFonts w:hint="cs"/>
          <w:rtl/>
        </w:rPr>
        <w:t>יבר</w:t>
      </w:r>
      <w:r w:rsidR="0075729B">
        <w:rPr>
          <w:rStyle w:val="affffe"/>
          <w:rtl/>
        </w:rPr>
        <w:t>"</w:t>
      </w:r>
      <w:r w:rsidR="004D4EC8">
        <w:rPr>
          <w:rStyle w:val="affffe"/>
          <w:rFonts w:hint="cs"/>
          <w:rtl/>
        </w:rPr>
        <w:t>י.</w:t>
      </w:r>
      <w:r w:rsidR="0075729B">
        <w:rPr>
          <w:rStyle w:val="affffe"/>
          <w:rFonts w:hint="cs"/>
          <w:rtl/>
        </w:rPr>
        <w:t xml:space="preserve"> </w:t>
      </w:r>
      <w:r w:rsidRPr="00F95EFF">
        <w:rPr>
          <w:rStyle w:val="affffe"/>
          <w:rtl/>
        </w:rPr>
        <w:t>א</w:t>
      </w:r>
      <w:r w:rsidR="0012254F">
        <w:rPr>
          <w:rStyle w:val="affffe"/>
          <w:rFonts w:hint="cs"/>
          <w:rtl/>
        </w:rPr>
        <w:t>"ל</w:t>
      </w:r>
      <w:r w:rsidRPr="006F178A">
        <w:rPr>
          <w:rtl/>
        </w:rPr>
        <w:t xml:space="preserve"> שמא ראשה נאה? אמרו לו סגלגל.</w:t>
      </w:r>
    </w:p>
    <w:p w14:paraId="3A0F721E" w14:textId="57871F16" w:rsidR="0012254F" w:rsidRDefault="003E2DCC" w:rsidP="004D4EC8">
      <w:pPr>
        <w:rPr>
          <w:rtl/>
        </w:rPr>
      </w:pPr>
      <w:r w:rsidRPr="006F178A">
        <w:rPr>
          <w:rtl/>
        </w:rPr>
        <w:t>שמא שערה נאה? דומה לאניצי פשתן.</w:t>
      </w:r>
      <w:r w:rsidR="004D4EC8">
        <w:rPr>
          <w:rFonts w:hint="cs"/>
          <w:rtl/>
        </w:rPr>
        <w:t xml:space="preserve"> </w:t>
      </w:r>
      <w:r w:rsidRPr="006F178A">
        <w:rPr>
          <w:rtl/>
        </w:rPr>
        <w:t xml:space="preserve">עיניה נאות? </w:t>
      </w:r>
      <w:r w:rsidRPr="0012254F">
        <w:rPr>
          <w:rStyle w:val="afffff0"/>
          <w:rFonts w:hint="cs"/>
          <w:rtl/>
        </w:rPr>
        <w:t>רכות</w:t>
      </w:r>
      <w:r w:rsidRPr="006F178A">
        <w:rPr>
          <w:rFonts w:hint="cs"/>
          <w:rtl/>
        </w:rPr>
        <w:t xml:space="preserve"> </w:t>
      </w:r>
      <w:r w:rsidRPr="006F178A">
        <w:rPr>
          <w:rtl/>
        </w:rPr>
        <w:t>הן.</w:t>
      </w:r>
      <w:r w:rsidR="0012254F">
        <w:rPr>
          <w:rFonts w:hint="cs"/>
          <w:rtl/>
        </w:rPr>
        <w:t xml:space="preserve"> </w:t>
      </w:r>
    </w:p>
    <w:p w14:paraId="2F4F8DD7" w14:textId="7B628D10" w:rsidR="003E2DCC" w:rsidRPr="006F178A" w:rsidRDefault="003E2DCC" w:rsidP="0012254F">
      <w:pPr>
        <w:rPr>
          <w:rtl/>
        </w:rPr>
      </w:pPr>
      <w:r w:rsidRPr="006F178A">
        <w:rPr>
          <w:rtl/>
        </w:rPr>
        <w:t>אזניה נאות? כפולות הן.</w:t>
      </w:r>
      <w:r w:rsidR="0012254F">
        <w:rPr>
          <w:rFonts w:hint="cs"/>
          <w:rtl/>
        </w:rPr>
        <w:t xml:space="preserve"> </w:t>
      </w:r>
      <w:r w:rsidRPr="006F178A">
        <w:rPr>
          <w:rtl/>
        </w:rPr>
        <w:t xml:space="preserve">חוטמה נאה? בלום </w:t>
      </w:r>
      <w:r w:rsidRPr="0012254F">
        <w:rPr>
          <w:rStyle w:val="afffff0"/>
          <w:rFonts w:hint="cs"/>
          <w:rtl/>
        </w:rPr>
        <w:t>[סתום]</w:t>
      </w:r>
      <w:r w:rsidRPr="006F178A">
        <w:rPr>
          <w:rFonts w:hint="cs"/>
          <w:rtl/>
        </w:rPr>
        <w:t xml:space="preserve"> </w:t>
      </w:r>
      <w:r w:rsidRPr="006F178A">
        <w:rPr>
          <w:rtl/>
        </w:rPr>
        <w:t>הוא.</w:t>
      </w:r>
    </w:p>
    <w:p w14:paraId="3E2C3D05" w14:textId="4B2ACC67" w:rsidR="003E2DCC" w:rsidRPr="004D4EC8" w:rsidRDefault="003E2DCC" w:rsidP="004D4EC8">
      <w:pPr>
        <w:rPr>
          <w:rStyle w:val="afffff0"/>
          <w:rtl/>
        </w:rPr>
      </w:pPr>
      <w:r w:rsidRPr="006F178A">
        <w:rPr>
          <w:rtl/>
        </w:rPr>
        <w:t>שפתותיה נאות? עבות הן.</w:t>
      </w:r>
      <w:r w:rsidR="004D4EC8">
        <w:rPr>
          <w:rFonts w:hint="cs"/>
          <w:rtl/>
        </w:rPr>
        <w:t xml:space="preserve"> </w:t>
      </w:r>
      <w:r w:rsidRPr="006F178A">
        <w:rPr>
          <w:rtl/>
        </w:rPr>
        <w:t>צוארה נאה? שקוט הוא</w:t>
      </w:r>
      <w:r w:rsidR="004D4EC8">
        <w:rPr>
          <w:rFonts w:hint="cs"/>
          <w:rtl/>
        </w:rPr>
        <w:t xml:space="preserve"> </w:t>
      </w:r>
      <w:r w:rsidRPr="004D4EC8">
        <w:rPr>
          <w:rStyle w:val="afffff0"/>
          <w:rFonts w:hint="cs"/>
          <w:rtl/>
        </w:rPr>
        <w:t>[בין כתפיה]</w:t>
      </w:r>
      <w:r w:rsidRPr="004D4EC8">
        <w:rPr>
          <w:rStyle w:val="afffff0"/>
          <w:rtl/>
        </w:rPr>
        <w:t>.</w:t>
      </w:r>
    </w:p>
    <w:p w14:paraId="6DB199CF" w14:textId="5BFF9F83" w:rsidR="003E2DCC" w:rsidRPr="006F178A" w:rsidRDefault="003E2DCC" w:rsidP="004D4EC8">
      <w:pPr>
        <w:rPr>
          <w:rtl/>
        </w:rPr>
      </w:pPr>
      <w:r w:rsidRPr="006F178A">
        <w:rPr>
          <w:rtl/>
        </w:rPr>
        <w:t>כריסה נאה? צבה הוא.</w:t>
      </w:r>
      <w:r w:rsidR="004D4EC8">
        <w:rPr>
          <w:rFonts w:hint="cs"/>
          <w:rtl/>
        </w:rPr>
        <w:t xml:space="preserve"> </w:t>
      </w:r>
      <w:r w:rsidRPr="006F178A">
        <w:rPr>
          <w:rtl/>
        </w:rPr>
        <w:t>רגליה נאות? רחבות כשל אווזא.</w:t>
      </w:r>
    </w:p>
    <w:p w14:paraId="6FB952FF" w14:textId="77777777" w:rsidR="004D4EC8" w:rsidRDefault="003E2DCC" w:rsidP="004D4EC8">
      <w:pPr>
        <w:rPr>
          <w:rtl/>
        </w:rPr>
      </w:pPr>
      <w:r w:rsidRPr="006F178A">
        <w:rPr>
          <w:rtl/>
        </w:rPr>
        <w:t>שמה נאה? לכלוכית שמה.</w:t>
      </w:r>
      <w:r w:rsidR="004D4EC8">
        <w:rPr>
          <w:rFonts w:hint="cs"/>
          <w:rtl/>
        </w:rPr>
        <w:t xml:space="preserve"> </w:t>
      </w:r>
    </w:p>
    <w:p w14:paraId="654D150C" w14:textId="0288A9A0" w:rsidR="003E2DCC" w:rsidRPr="006F178A" w:rsidRDefault="004D4EC8" w:rsidP="00932157">
      <w:pPr>
        <w:spacing w:after="60"/>
        <w:rPr>
          <w:rtl/>
        </w:rPr>
      </w:pPr>
      <w:r w:rsidRPr="004D4EC8">
        <w:rPr>
          <w:rStyle w:val="affffe"/>
          <w:rFonts w:hint="cs"/>
          <w:rtl/>
        </w:rPr>
        <w:t>א</w:t>
      </w:r>
      <w:r w:rsidR="0075729B">
        <w:rPr>
          <w:rStyle w:val="affffe"/>
          <w:rtl/>
        </w:rPr>
        <w:t>"</w:t>
      </w:r>
      <w:r w:rsidRPr="004D4EC8">
        <w:rPr>
          <w:rStyle w:val="affffe"/>
          <w:rFonts w:hint="cs"/>
          <w:rtl/>
        </w:rPr>
        <w:t>ל</w:t>
      </w:r>
      <w:r w:rsidR="003E2DCC" w:rsidRPr="004D4EC8">
        <w:rPr>
          <w:rStyle w:val="affffe"/>
          <w:rtl/>
        </w:rPr>
        <w:t>:</w:t>
      </w:r>
      <w:r w:rsidR="003E2DCC" w:rsidRPr="006F178A">
        <w:rPr>
          <w:rtl/>
        </w:rPr>
        <w:t xml:space="preserve"> יפה קורין אותה לכלוכית, שמלוכלכת במומין, ו</w:t>
      </w:r>
      <w:r w:rsidR="003E2DCC" w:rsidRPr="006F178A">
        <w:rPr>
          <w:rFonts w:hint="cs"/>
          <w:rtl/>
        </w:rPr>
        <w:t>התירה</w:t>
      </w:r>
      <w:r w:rsidR="003E2DCC" w:rsidRPr="006F178A">
        <w:rPr>
          <w:rtl/>
        </w:rPr>
        <w:t>.</w:t>
      </w:r>
    </w:p>
    <w:p w14:paraId="5D654CB6" w14:textId="47B29856" w:rsidR="00932157" w:rsidRPr="00C14A40" w:rsidRDefault="004D4EC8" w:rsidP="00932157">
      <w:pPr>
        <w:pStyle w:val="38"/>
        <w:framePr w:wrap="notBeside"/>
        <w:rPr>
          <w:rtl/>
        </w:rPr>
      </w:pPr>
      <w:r w:rsidRPr="00C14A40">
        <w:rPr>
          <w:rFonts w:hint="cs"/>
          <w:rtl/>
        </w:rPr>
        <w:t xml:space="preserve">בן </w:t>
      </w:r>
      <w:r w:rsidR="003E2DCC" w:rsidRPr="00C14A40">
        <w:rPr>
          <w:rtl/>
        </w:rPr>
        <w:t xml:space="preserve">בבל </w:t>
      </w:r>
    </w:p>
    <w:p w14:paraId="592D5343" w14:textId="74026A56" w:rsidR="003E2DCC" w:rsidRPr="006F178A" w:rsidRDefault="003E2DCC" w:rsidP="003E2DCC">
      <w:pPr>
        <w:rPr>
          <w:rtl/>
        </w:rPr>
      </w:pPr>
      <w:r w:rsidRPr="006F178A">
        <w:rPr>
          <w:rFonts w:hint="cs"/>
          <w:rtl/>
        </w:rPr>
        <w:t>שעלה לא</w:t>
      </w:r>
      <w:r w:rsidR="004D4EC8">
        <w:rPr>
          <w:rFonts w:hint="cs"/>
          <w:rtl/>
        </w:rPr>
        <w:t>"י</w:t>
      </w:r>
      <w:r w:rsidRPr="006F178A">
        <w:rPr>
          <w:rFonts w:hint="cs"/>
          <w:rtl/>
        </w:rPr>
        <w:t xml:space="preserve"> ונשא אשה </w:t>
      </w:r>
      <w:r w:rsidRPr="00932157">
        <w:rPr>
          <w:rStyle w:val="affffe"/>
          <w:rFonts w:hint="cs"/>
          <w:rtl/>
        </w:rPr>
        <w:t>א</w:t>
      </w:r>
      <w:r w:rsidRPr="00932157">
        <w:rPr>
          <w:rStyle w:val="affffe"/>
          <w:rtl/>
        </w:rPr>
        <w:t>"</w:t>
      </w:r>
      <w:r w:rsidRPr="00932157">
        <w:rPr>
          <w:rStyle w:val="affffe"/>
          <w:rFonts w:hint="cs"/>
          <w:rtl/>
        </w:rPr>
        <w:t>ל</w:t>
      </w:r>
      <w:r w:rsidRPr="006F178A">
        <w:rPr>
          <w:rFonts w:hint="cs"/>
          <w:rtl/>
        </w:rPr>
        <w:t xml:space="preserve"> בשלי לי </w:t>
      </w:r>
      <w:r w:rsidRPr="006F178A">
        <w:rPr>
          <w:rtl/>
        </w:rPr>
        <w:t>תרי טלפי</w:t>
      </w:r>
      <w:r w:rsidR="004D4EC8">
        <w:rPr>
          <w:rFonts w:hint="cs"/>
          <w:rtl/>
        </w:rPr>
        <w:t xml:space="preserve"> </w:t>
      </w:r>
      <w:r w:rsidRPr="004D4EC8">
        <w:rPr>
          <w:rStyle w:val="afffff0"/>
          <w:rFonts w:hint="cs"/>
          <w:rtl/>
        </w:rPr>
        <w:t>[רגלי בהמה]</w:t>
      </w:r>
      <w:r w:rsidRPr="004D4EC8">
        <w:rPr>
          <w:rStyle w:val="afffff0"/>
          <w:rtl/>
        </w:rPr>
        <w:t>,</w:t>
      </w:r>
      <w:r w:rsidRPr="006F178A">
        <w:rPr>
          <w:rtl/>
        </w:rPr>
        <w:t xml:space="preserve"> </w:t>
      </w:r>
      <w:r w:rsidRPr="006F178A">
        <w:rPr>
          <w:rFonts w:hint="cs"/>
          <w:rtl/>
        </w:rPr>
        <w:t xml:space="preserve">ובישלה לו </w:t>
      </w:r>
      <w:r w:rsidR="009E51A9">
        <w:rPr>
          <w:rFonts w:hint="cs"/>
          <w:rtl/>
        </w:rPr>
        <w:t>שני</w:t>
      </w:r>
      <w:r w:rsidRPr="006F178A">
        <w:rPr>
          <w:rFonts w:hint="cs"/>
          <w:rtl/>
        </w:rPr>
        <w:t xml:space="preserve"> טלפי</w:t>
      </w:r>
      <w:r w:rsidRPr="009E51A9">
        <w:rPr>
          <w:rStyle w:val="afffff0"/>
          <w:rFonts w:hint="cs"/>
          <w:rtl/>
        </w:rPr>
        <w:t xml:space="preserve"> [עדשים]</w:t>
      </w:r>
      <w:r w:rsidRPr="006F178A">
        <w:rPr>
          <w:rtl/>
        </w:rPr>
        <w:t>, רתח עלה.</w:t>
      </w:r>
      <w:r w:rsidRPr="006F178A">
        <w:rPr>
          <w:rFonts w:hint="cs"/>
          <w:rtl/>
        </w:rPr>
        <w:t xml:space="preserve"> </w:t>
      </w:r>
      <w:r w:rsidRPr="006F178A">
        <w:rPr>
          <w:rtl/>
        </w:rPr>
        <w:t xml:space="preserve">למחר </w:t>
      </w:r>
      <w:r w:rsidR="009E19CB" w:rsidRPr="009E19CB">
        <w:rPr>
          <w:rStyle w:val="affffe"/>
          <w:rFonts w:hint="cs"/>
          <w:rtl/>
        </w:rPr>
        <w:t>א"ל</w:t>
      </w:r>
      <w:r w:rsidRPr="009E19CB">
        <w:rPr>
          <w:rStyle w:val="affffe"/>
          <w:rtl/>
        </w:rPr>
        <w:t>:</w:t>
      </w:r>
      <w:r w:rsidRPr="006F178A">
        <w:rPr>
          <w:rtl/>
        </w:rPr>
        <w:t xml:space="preserve"> בשלי לי גריוא</w:t>
      </w:r>
      <w:r w:rsidR="009E51A9">
        <w:rPr>
          <w:rStyle w:val="afffff0"/>
          <w:rFonts w:hint="cs"/>
          <w:rtl/>
        </w:rPr>
        <w:t xml:space="preserve"> </w:t>
      </w:r>
      <w:r w:rsidRPr="009E51A9">
        <w:rPr>
          <w:rStyle w:val="afffff0"/>
          <w:rFonts w:hint="cs"/>
          <w:rtl/>
        </w:rPr>
        <w:t>[מידה גדולה]</w:t>
      </w:r>
      <w:r w:rsidRPr="006F178A">
        <w:rPr>
          <w:rtl/>
        </w:rPr>
        <w:t>, בי</w:t>
      </w:r>
      <w:r w:rsidR="009E51A9">
        <w:rPr>
          <w:rFonts w:hint="cs"/>
          <w:rtl/>
        </w:rPr>
        <w:t>ש</w:t>
      </w:r>
      <w:r w:rsidRPr="006F178A">
        <w:rPr>
          <w:rtl/>
        </w:rPr>
        <w:t>לה ל</w:t>
      </w:r>
      <w:r w:rsidR="009E51A9">
        <w:rPr>
          <w:rFonts w:hint="cs"/>
          <w:rtl/>
        </w:rPr>
        <w:t>ו</w:t>
      </w:r>
      <w:r w:rsidRPr="006F178A">
        <w:rPr>
          <w:rtl/>
        </w:rPr>
        <w:t xml:space="preserve"> גריוא</w:t>
      </w:r>
      <w:r w:rsidR="009E51A9">
        <w:rPr>
          <w:rFonts w:hint="cs"/>
          <w:rtl/>
        </w:rPr>
        <w:t xml:space="preserve"> </w:t>
      </w:r>
      <w:r w:rsidR="009E51A9" w:rsidRPr="009E51A9">
        <w:rPr>
          <w:rStyle w:val="afffff0"/>
          <w:rFonts w:hint="cs"/>
          <w:rtl/>
        </w:rPr>
        <w:t>[קטנה</w:t>
      </w:r>
      <w:r w:rsidR="009E51A9">
        <w:rPr>
          <w:rStyle w:val="afffff0"/>
          <w:rFonts w:hint="cs"/>
          <w:rtl/>
        </w:rPr>
        <w:t>]</w:t>
      </w:r>
      <w:r w:rsidRPr="006F178A">
        <w:rPr>
          <w:rtl/>
        </w:rPr>
        <w:t>.</w:t>
      </w:r>
    </w:p>
    <w:p w14:paraId="3AE00C61" w14:textId="647275E2" w:rsidR="003E2DCC" w:rsidRPr="006F178A" w:rsidRDefault="009E51A9" w:rsidP="003E2DCC">
      <w:pPr>
        <w:rPr>
          <w:rtl/>
        </w:rPr>
      </w:pPr>
      <w:r w:rsidRPr="009E51A9">
        <w:rPr>
          <w:rStyle w:val="affffe"/>
          <w:rFonts w:hint="cs"/>
          <w:rtl/>
        </w:rPr>
        <w:t>א</w:t>
      </w:r>
      <w:r w:rsidR="0075729B">
        <w:rPr>
          <w:rStyle w:val="affffe"/>
          <w:rtl/>
        </w:rPr>
        <w:t>"</w:t>
      </w:r>
      <w:r w:rsidRPr="009E51A9">
        <w:rPr>
          <w:rStyle w:val="affffe"/>
          <w:rFonts w:hint="cs"/>
          <w:rtl/>
        </w:rPr>
        <w:t>ל</w:t>
      </w:r>
      <w:r w:rsidR="003E2DCC" w:rsidRPr="009E51A9">
        <w:rPr>
          <w:rStyle w:val="affffe"/>
          <w:rtl/>
        </w:rPr>
        <w:t xml:space="preserve">: </w:t>
      </w:r>
      <w:r>
        <w:rPr>
          <w:rFonts w:hint="cs"/>
          <w:rtl/>
        </w:rPr>
        <w:t>לכי הביאי</w:t>
      </w:r>
      <w:r w:rsidR="003E2DCC" w:rsidRPr="006F178A">
        <w:rPr>
          <w:rtl/>
        </w:rPr>
        <w:t xml:space="preserve"> לי </w:t>
      </w:r>
      <w:r>
        <w:rPr>
          <w:rFonts w:hint="cs"/>
          <w:rtl/>
        </w:rPr>
        <w:t>ב'</w:t>
      </w:r>
      <w:r w:rsidR="003E2DCC" w:rsidRPr="006F178A">
        <w:rPr>
          <w:rtl/>
        </w:rPr>
        <w:t xml:space="preserve"> בוציני</w:t>
      </w:r>
      <w:r>
        <w:rPr>
          <w:rFonts w:hint="cs"/>
          <w:rtl/>
        </w:rPr>
        <w:t xml:space="preserve"> </w:t>
      </w:r>
      <w:r w:rsidR="003E2DCC" w:rsidRPr="009E51A9">
        <w:rPr>
          <w:rStyle w:val="afffff0"/>
          <w:rFonts w:hint="cs"/>
          <w:rtl/>
        </w:rPr>
        <w:t>[נרות]</w:t>
      </w:r>
      <w:r w:rsidR="003E2DCC" w:rsidRPr="009E51A9">
        <w:rPr>
          <w:rStyle w:val="afffff0"/>
          <w:rtl/>
        </w:rPr>
        <w:t>,</w:t>
      </w:r>
      <w:r w:rsidR="003E2DCC" w:rsidRPr="006F178A">
        <w:rPr>
          <w:rtl/>
        </w:rPr>
        <w:t xml:space="preserve"> </w:t>
      </w:r>
      <w:r>
        <w:rPr>
          <w:rFonts w:hint="cs"/>
          <w:rtl/>
        </w:rPr>
        <w:t>הביאה לו ב'</w:t>
      </w:r>
      <w:r w:rsidR="003E2DCC" w:rsidRPr="006F178A">
        <w:rPr>
          <w:rtl/>
        </w:rPr>
        <w:t xml:space="preserve"> שרגי.</w:t>
      </w:r>
    </w:p>
    <w:p w14:paraId="4047B350" w14:textId="14C8B942" w:rsidR="003E2DCC" w:rsidRPr="006F178A" w:rsidRDefault="009E51A9" w:rsidP="003E2DCC">
      <w:pPr>
        <w:rPr>
          <w:rtl/>
        </w:rPr>
      </w:pPr>
      <w:r w:rsidRPr="009E51A9">
        <w:rPr>
          <w:rStyle w:val="affffe"/>
          <w:rFonts w:hint="cs"/>
          <w:rtl/>
        </w:rPr>
        <w:t>א</w:t>
      </w:r>
      <w:r w:rsidR="0075729B">
        <w:rPr>
          <w:rStyle w:val="affffe"/>
          <w:rtl/>
        </w:rPr>
        <w:t>"</w:t>
      </w:r>
      <w:r w:rsidRPr="009E51A9">
        <w:rPr>
          <w:rStyle w:val="affffe"/>
          <w:rFonts w:hint="cs"/>
          <w:rtl/>
        </w:rPr>
        <w:t>ל</w:t>
      </w:r>
      <w:r w:rsidR="003E2DCC" w:rsidRPr="009E51A9">
        <w:rPr>
          <w:rStyle w:val="affffe"/>
          <w:rtl/>
        </w:rPr>
        <w:t>:</w:t>
      </w:r>
      <w:r w:rsidR="003E2DCC" w:rsidRPr="006F178A">
        <w:rPr>
          <w:rtl/>
        </w:rPr>
        <w:t xml:space="preserve"> </w:t>
      </w:r>
      <w:r w:rsidR="003E2DCC" w:rsidRPr="006F178A">
        <w:rPr>
          <w:rFonts w:hint="cs"/>
          <w:rtl/>
        </w:rPr>
        <w:t xml:space="preserve">לכי ושברי על רישא דבבא </w:t>
      </w:r>
      <w:r w:rsidR="003E2DCC" w:rsidRPr="009E51A9">
        <w:rPr>
          <w:rStyle w:val="affffe"/>
          <w:rFonts w:hint="cs"/>
          <w:rtl/>
        </w:rPr>
        <w:t xml:space="preserve">[הפתח] </w:t>
      </w:r>
      <w:r w:rsidR="003E2DCC" w:rsidRPr="006F178A">
        <w:rPr>
          <w:rFonts w:hint="cs"/>
          <w:rtl/>
        </w:rPr>
        <w:t xml:space="preserve">וישב </w:t>
      </w:r>
      <w:r w:rsidR="003E2DCC" w:rsidRPr="006F178A">
        <w:rPr>
          <w:rtl/>
        </w:rPr>
        <w:t xml:space="preserve">בבא בן בוטא </w:t>
      </w:r>
      <w:r w:rsidR="003E2DCC" w:rsidRPr="006F178A">
        <w:rPr>
          <w:rFonts w:hint="cs"/>
          <w:rtl/>
        </w:rPr>
        <w:t>בפתח ועמד בדין והלכה ושברה על ראשו</w:t>
      </w:r>
      <w:r w:rsidR="00B37DC0">
        <w:rPr>
          <w:rFonts w:hint="cs"/>
          <w:rtl/>
        </w:rPr>
        <w:t>.</w:t>
      </w:r>
      <w:r w:rsidR="003E2DCC" w:rsidRPr="006F178A">
        <w:rPr>
          <w:rFonts w:hint="cs"/>
          <w:rtl/>
        </w:rPr>
        <w:t xml:space="preserve"> </w:t>
      </w:r>
    </w:p>
    <w:p w14:paraId="6DFAA13E" w14:textId="77777777" w:rsidR="009E19CB" w:rsidRDefault="003E2DCC" w:rsidP="009E19CB">
      <w:pPr>
        <w:pStyle w:val="38"/>
        <w:framePr w:wrap="notBeside"/>
        <w:rPr>
          <w:rtl/>
        </w:rPr>
      </w:pPr>
      <w:r w:rsidRPr="00B37DC0">
        <w:rPr>
          <w:rStyle w:val="affffe"/>
          <w:rtl/>
        </w:rPr>
        <w:t>אמר לה:</w:t>
      </w:r>
    </w:p>
    <w:p w14:paraId="19B6E83F" w14:textId="6243F095" w:rsidR="003E2DCC" w:rsidRPr="006F178A" w:rsidRDefault="003E2DCC" w:rsidP="003E2DCC">
      <w:pPr>
        <w:rPr>
          <w:rtl/>
        </w:rPr>
      </w:pPr>
      <w:r w:rsidRPr="006F178A">
        <w:rPr>
          <w:rtl/>
        </w:rPr>
        <w:t>מ</w:t>
      </w:r>
      <w:r w:rsidRPr="006F178A">
        <w:rPr>
          <w:rFonts w:hint="cs"/>
          <w:rtl/>
        </w:rPr>
        <w:t>דוע את עושה כן</w:t>
      </w:r>
      <w:r w:rsidRPr="006F178A">
        <w:rPr>
          <w:rtl/>
        </w:rPr>
        <w:t xml:space="preserve">? </w:t>
      </w:r>
      <w:r w:rsidRPr="00B37DC0">
        <w:rPr>
          <w:rStyle w:val="affffe"/>
          <w:rtl/>
        </w:rPr>
        <w:t>אמרה ל</w:t>
      </w:r>
      <w:r w:rsidR="00B37DC0">
        <w:rPr>
          <w:rStyle w:val="affffe"/>
          <w:rFonts w:hint="cs"/>
          <w:rtl/>
        </w:rPr>
        <w:t>ו</w:t>
      </w:r>
      <w:r w:rsidRPr="00B37DC0">
        <w:rPr>
          <w:rStyle w:val="affffe"/>
          <w:rtl/>
        </w:rPr>
        <w:t xml:space="preserve">: </w:t>
      </w:r>
      <w:r w:rsidRPr="006F178A">
        <w:rPr>
          <w:rtl/>
        </w:rPr>
        <w:t>כך ציוני בעלי.</w:t>
      </w:r>
    </w:p>
    <w:p w14:paraId="1060A703" w14:textId="77777777" w:rsidR="009E19CB" w:rsidRDefault="003E2DCC" w:rsidP="009E19CB">
      <w:pPr>
        <w:pStyle w:val="38"/>
        <w:framePr w:wrap="notBeside"/>
        <w:rPr>
          <w:rStyle w:val="affffe"/>
          <w:rtl/>
        </w:rPr>
      </w:pPr>
      <w:r w:rsidRPr="00B37DC0">
        <w:rPr>
          <w:rStyle w:val="affffe"/>
          <w:rtl/>
        </w:rPr>
        <w:t>אמר:</w:t>
      </w:r>
    </w:p>
    <w:p w14:paraId="18F866BF" w14:textId="13F0B943" w:rsidR="003E2DCC" w:rsidRPr="006F178A" w:rsidRDefault="003E2DCC" w:rsidP="003E2DCC">
      <w:pPr>
        <w:rPr>
          <w:rtl/>
        </w:rPr>
      </w:pPr>
      <w:r w:rsidRPr="006F178A">
        <w:rPr>
          <w:rtl/>
        </w:rPr>
        <w:t>את עשית רצון בעלך, המקום יוציא ממך שני בנים כבבא בן בוטא.</w:t>
      </w:r>
    </w:p>
    <w:p w14:paraId="1CFB8236" w14:textId="674CC9B7" w:rsidR="003E2DCC" w:rsidRPr="006F178A" w:rsidRDefault="003E2DCC" w:rsidP="00B24178">
      <w:pPr>
        <w:pStyle w:val="Hadran"/>
        <w:rPr>
          <w:sz w:val="20"/>
          <w:rtl/>
        </w:rPr>
        <w:pPrChange w:id="91041" w:author="Claude" w:date="2026-10-08T08:34:49Z">
          <w:pPr>
            <w:pStyle w:val="afffb"/>
            <w:rPr>
              <w:sz w:val="20"/>
              <w:rtl/>
            </w:rPr>
          </w:pPr>
        </w:pPrChange>
      </w:pPr>
      <w:r w:rsidRPr="006F178A">
        <w:rPr>
          <w:sz w:val="20"/>
          <w:rtl/>
        </w:rPr>
        <w:t>הדרן עלך רבי אליעזר.</w:t>
      </w:r>
    </w:p>
    <w:p w14:paraId="77BF18F2" w14:textId="77777777" w:rsidR="003E2DCC" w:rsidRPr="006F178A" w:rsidRDefault="003E2DCC" w:rsidP="003E2DCC">
      <w:r w:rsidRPr="006F178A">
        <w:rPr>
          <w:rFonts w:ascii="Fb Fontext" w:hAnsi="Fb Fontext"/>
        </w:rPr>
        <w:br w:type="page"/>
      </w:r>
    </w:p>
    <w:p w14:paraId="792CF91E" w14:textId="77777777" w:rsidR="003E2DCC" w:rsidRPr="006F178A" w:rsidRDefault="003E2DCC" w:rsidP="003E2DCC">
      <w:pPr>
        <w:pStyle w:val="afff2"/>
        <w:framePr w:wrap="around"/>
        <w:spacing w:line="276" w:lineRule="auto"/>
        <w:rPr>
          <w:del w:id="41144" w:author="Claude" w:date="2026-10-07T09:24:31Z"/>
          <w:sz w:val="20"/>
          <w:rtl/>
        </w:rPr>
      </w:pPr>
      <w:del w:id="41142" w:author="Claude" w:date="2026-10-07T09:24:31Z">
        <w:r w:rsidRPr="006F178A">
          <w:rPr>
            <w:sz w:val="20"/>
            <w:rtl/>
          </w:rPr>
          <w:lastRenderedPageBreak/>
          <w:delText xml:space="preserve">פרק </w:delText>
        </w:r>
      </w:del>
      <w:del w:id="41143" w:author="Claude" w:date="2026-10-07T09:24:31Z">
        <w:r w:rsidRPr="006F178A">
          <w:rPr>
            <w:rFonts w:hint="cs"/>
            <w:sz w:val="20"/>
            <w:rtl/>
          </w:rPr>
          <w:delText xml:space="preserve">עשירי</w:delText>
        </w:r>
      </w:del>
    </w:p>
    <w:p w14:paraId="4D5DE1D1" w14:textId="77777777" w:rsidR="003E2DCC" w:rsidRPr="006F178A" w:rsidRDefault="003E2DCC" w:rsidP="003E2DCC">
      <w:pPr>
        <w:pStyle w:val="afff3"/>
        <w:framePr w:wrap="around"/>
        <w:spacing w:line="276" w:lineRule="auto"/>
        <w:rPr>
          <w:del w:id="41146" w:author="Claude" w:date="2026-10-07T09:24:31Z"/>
          <w:sz w:val="20"/>
          <w:rtl/>
        </w:rPr>
      </w:pPr>
      <w:del w:id="41145" w:author="Claude" w:date="2026-10-07T09:24:31Z">
        <w:r w:rsidRPr="006F178A">
          <w:rPr>
            <w:rFonts w:hint="cs"/>
            <w:sz w:val="20"/>
            <w:rtl/>
          </w:rPr>
          <w:delText xml:space="preserve">נערה המאורסה</w:delText>
        </w:r>
      </w:del>
    </w:p>
    <w:p>
      <w:pPr>
        <w:pStyle w:val="PetichatPerek"/>
        <w:rPr>
          <w:ins w:id="41141" w:author="Claude" w:date="2026-10-07T09:24:31Z"/>
        </w:rPr>
      </w:pPr>
      <w:ins w:id="41140" w:author="Claude" w:date="2026-10-07T09:24:31Z">
        <w:r>
          <w:rPr>
            <w:sz w:val="20"/>
            <w:rtl/>
          </w:rPr>
          <w:t xml:space="preserve">פרק עשירי</w:t>
        </w:r>
        <w:r>
          <w:rPr>
            <w:sz w:val="20"/>
            <w:rtl/>
          </w:rPr>
          <w:t xml:space="preserve"> - </w:t>
        </w:r>
        <w:r>
          <w:rPr>
            <w:rFonts w:hint="cs"/>
            <w:sz w:val="20"/>
            <w:rtl/>
          </w:rPr>
          <w:t xml:space="preserve">נערה המאורסה</w:t>
        </w:r>
      </w:ins>
    </w:p>
    <w:p>
      <w:pPr>
        <w:pStyle w:val="afffffb"/>
        <w:rPr>
          <w:ins w:id="20447" w:author="קלוד" w:date="2026-10-06T10:09:38Z"/>
        </w:rPr>
      </w:pPr>
      <w:ins w:id="20446" w:author="קלוד" w:date="2026-10-06T10:09:38Z">
        <w:r>
          <w:t xml:space="preserve">משנה א</w:t>
        </w:r>
      </w:ins>
    </w:p>
    <w:p w14:paraId="781C59D5" w14:textId="411F070C" w:rsidR="003E2DCC" w:rsidRPr="006F178A" w:rsidRDefault="003E2DCC" w:rsidP="008F28C2">
      <w:pPr>
        <w:pStyle w:val="afff5"/>
        <w:jc w:val="center"/>
        <w:rPr>
          <w:rtl/>
        </w:rPr>
      </w:pPr>
      <w:r w:rsidRPr="006F178A">
        <w:rPr>
          <w:rtl/>
        </w:rPr>
        <w:t>נערה המאורס</w:t>
      </w:r>
      <w:r w:rsidR="008F28C2">
        <w:rPr>
          <w:rFonts w:hint="cs"/>
          <w:rtl/>
        </w:rPr>
        <w:t>ה</w:t>
      </w:r>
      <w:r w:rsidRPr="006F178A">
        <w:rPr>
          <w:rtl/>
        </w:rPr>
        <w:t>, אביה ובעלה מפירין נדריה.</w:t>
      </w:r>
    </w:p>
    <w:p w14:paraId="72AF4885" w14:textId="77777777" w:rsidR="003E2DCC" w:rsidRPr="006F178A" w:rsidRDefault="003E2DCC" w:rsidP="00A522DC">
      <w:pPr>
        <w:pStyle w:val="a3"/>
        <w:framePr w:wrap="around"/>
        <w:rPr>
          <w:rtl/>
        </w:rPr>
      </w:pPr>
      <w:r w:rsidRPr="006F178A">
        <w:rPr>
          <w:rtl/>
        </w:rPr>
        <w:t>סז.</w:t>
      </w:r>
    </w:p>
    <w:p>
      <w:pPr>
        <w:pStyle w:val="afffffb"/>
        <w:rPr>
          <w:ins w:id="20449" w:author="קלוד" w:date="2026-10-06T10:09:38Z"/>
        </w:rPr>
      </w:pPr>
      <w:ins w:id="20448" w:author="קלוד" w:date="2026-10-06T10:09:38Z">
        <w:r>
          <w:t xml:space="preserve">משנה א</w:t>
        </w:r>
      </w:ins>
    </w:p>
    <w:p w14:paraId="1C64C7CF" w14:textId="77777777" w:rsidR="004C2C6C" w:rsidRDefault="003E2DCC" w:rsidP="003E2DCC">
      <w:pPr>
        <w:pStyle w:val="afff5"/>
        <w:rPr>
          <w:b/>
          <w:sz w:val="20"/>
          <w:rtl/>
        </w:rPr>
      </w:pPr>
      <w:r w:rsidRPr="006F178A">
        <w:rPr>
          <w:b/>
          <w:rtl/>
          <w:rPrChange w:id="40028" w:author="Claude" w:date="2026-10-06T13:34:13Z">
            <w:rPr>
              <w:b/>
              <w:sz w:val="20"/>
              <w:rtl/>
            </w:rPr>
          </w:rPrChange>
        </w:rPr>
        <w:t xml:space="preserve">הפר האב ולא הפר הבעל, הפר הבעל ולא הפר האב </w:t>
      </w:r>
    </w:p>
    <w:p w14:paraId="0571FB39" w14:textId="586B9FC2" w:rsidR="003E2DCC" w:rsidRPr="006F178A" w:rsidRDefault="003E2DCC" w:rsidP="00932157">
      <w:pPr>
        <w:pStyle w:val="afff5"/>
        <w:spacing w:after="60"/>
        <w:rPr>
          <w:rtl/>
        </w:rPr>
      </w:pPr>
      <w:r w:rsidRPr="006F178A">
        <w:rPr>
          <w:b/>
          <w:rtl/>
          <w:rPrChange w:id="40029" w:author="Claude" w:date="2026-10-06T13:34:13Z">
            <w:rPr>
              <w:b/>
              <w:sz w:val="20"/>
              <w:rtl/>
            </w:rPr>
          </w:rPrChange>
        </w:rPr>
        <w:t>- אינו מופר, ואין צריך לומר שקיים אחד מהן.</w:t>
      </w:r>
      <w:r w:rsidRPr="006F178A">
        <w:rPr>
          <w:rFonts w:ascii="Fb Fontext" w:hAnsi="Fb Fontext"/>
          <w:rtl/>
        </w:rPr>
        <w:t xml:space="preserve"> </w:t>
      </w:r>
    </w:p>
    <w:p w14:paraId="712A9552" w14:textId="77777777" w:rsidR="00932157" w:rsidRPr="00C14A40" w:rsidRDefault="00932157" w:rsidP="00932157">
      <w:pPr>
        <w:pStyle w:val="38"/>
        <w:framePr w:wrap="notBeside"/>
        <w:rPr>
          <w:rtl/>
        </w:rPr>
      </w:pPr>
      <w:r w:rsidRPr="00C14A40">
        <w:rPr>
          <w:rFonts w:hint="cs"/>
          <w:rtl/>
        </w:rPr>
        <w:t>קשה ד</w:t>
      </w:r>
      <w:r w:rsidR="003E2DCC" w:rsidRPr="00C14A40">
        <w:rPr>
          <w:rtl/>
        </w:rPr>
        <w:t>היינו רישא:</w:t>
      </w:r>
    </w:p>
    <w:p w14:paraId="31CBE3F0" w14:textId="51AA224A" w:rsidR="008F28C2" w:rsidRDefault="003E2DCC" w:rsidP="003E2DCC">
      <w:pPr>
        <w:rPr>
          <w:rFonts w:ascii="Fb Fontext" w:hAnsi="Fb Fontext"/>
          <w:rtl/>
        </w:rPr>
      </w:pPr>
      <w:r w:rsidRPr="00295E41">
        <w:rPr>
          <w:rStyle w:val="afffa"/>
          <w:rtl/>
        </w:rPr>
        <w:t>אביה ובעלה</w:t>
      </w:r>
      <w:r w:rsidRPr="006F178A">
        <w:rPr>
          <w:rFonts w:ascii="Fb Fontext" w:hAnsi="Fb Fontext"/>
          <w:rtl/>
        </w:rPr>
        <w:t xml:space="preserve"> מפירין נדריה!</w:t>
      </w:r>
      <w:r w:rsidRPr="006F178A">
        <w:rPr>
          <w:rFonts w:ascii="Fb Fontext" w:hAnsi="Fb Fontext" w:hint="cs"/>
          <w:rtl/>
        </w:rPr>
        <w:t xml:space="preserve"> </w:t>
      </w:r>
    </w:p>
    <w:p w14:paraId="12481E84" w14:textId="77777777" w:rsidR="00932157" w:rsidRPr="00C14A40" w:rsidRDefault="003E2DCC" w:rsidP="00932157">
      <w:pPr>
        <w:pStyle w:val="38"/>
        <w:framePr w:wrap="notBeside"/>
        <w:rPr>
          <w:rFonts w:hint="cs"/>
          <w:rtl/>
        </w:rPr>
      </w:pPr>
      <w:r w:rsidRPr="00C14A40">
        <w:rPr>
          <w:rFonts w:hint="cs"/>
          <w:rtl/>
        </w:rPr>
        <w:t>קמ</w:t>
      </w:r>
      <w:r w:rsidRPr="00C14A40">
        <w:rPr>
          <w:rtl/>
        </w:rPr>
        <w:t>"</w:t>
      </w:r>
      <w:r w:rsidRPr="00C14A40">
        <w:rPr>
          <w:rFonts w:hint="cs"/>
          <w:rtl/>
        </w:rPr>
        <w:t>ל</w:t>
      </w:r>
    </w:p>
    <w:p w14:paraId="00BF65C5" w14:textId="129244A9" w:rsidR="003E2DCC" w:rsidRPr="006F178A" w:rsidRDefault="003E2DCC" w:rsidP="00932157">
      <w:pPr>
        <w:rPr>
          <w:rtl/>
        </w:rPr>
      </w:pPr>
      <w:r w:rsidRPr="006F178A">
        <w:rPr>
          <w:rFonts w:ascii="Fb Fontext" w:hAnsi="Fb Fontext" w:hint="cs"/>
          <w:rtl/>
        </w:rPr>
        <w:t>דלא לימא או אביה או בעלה</w:t>
      </w:r>
    </w:p>
    <w:p w14:paraId="7B930699" w14:textId="77777777" w:rsidR="003E2DCC" w:rsidRPr="006F178A" w:rsidRDefault="003E2DCC" w:rsidP="000F1DD4">
      <w:pPr>
        <w:pStyle w:val="afffd"/>
        <w:rPr>
          <w:rtl/>
        </w:rPr>
      </w:pPr>
      <w:ins w:id="9919" w:author="מספור קטעי משנה" w:date="2026-10-06T06:45:39Z">
        <w:r>
          <w:rPr>
            <w:rStyle w:val="MisparKeta"/>
          </w:rPr>
          <w:t xml:space="preserve">א. </w:t>
        </w:r>
      </w:ins>
      <w:r w:rsidRPr="006F178A">
        <w:rPr>
          <w:rtl/>
        </w:rPr>
        <w:t>ואין צריך לומר שקיים אחד מהן.</w:t>
      </w:r>
    </w:p>
    <w:p w14:paraId="26CA7AF5" w14:textId="77777777" w:rsidR="00932157" w:rsidRPr="00C14A40" w:rsidRDefault="003E2DCC" w:rsidP="00932157">
      <w:pPr>
        <w:pStyle w:val="38"/>
        <w:framePr w:wrap="notBeside"/>
        <w:rPr>
          <w:rFonts w:hint="cs"/>
          <w:rtl/>
        </w:rPr>
      </w:pPr>
      <w:r w:rsidRPr="00C14A40">
        <w:rPr>
          <w:rFonts w:hint="cs"/>
          <w:rtl/>
        </w:rPr>
        <w:t xml:space="preserve">ואיצטריך </w:t>
      </w:r>
    </w:p>
    <w:p w14:paraId="52711CE8" w14:textId="177962A8" w:rsidR="003E2DCC" w:rsidRPr="006F178A" w:rsidRDefault="003E2DCC" w:rsidP="003E2DCC">
      <w:pPr>
        <w:rPr>
          <w:rtl/>
        </w:rPr>
      </w:pPr>
      <w:r w:rsidRPr="006F178A">
        <w:rPr>
          <w:rFonts w:ascii="Fb Fontext" w:hAnsi="Fb Fontext" w:hint="cs"/>
          <w:rtl/>
        </w:rPr>
        <w:t>לכה</w:t>
      </w:r>
      <w:r w:rsidRPr="006F178A">
        <w:rPr>
          <w:rFonts w:ascii="Fb Fontext" w:hAnsi="Fb Fontext"/>
          <w:rtl/>
        </w:rPr>
        <w:t>"</w:t>
      </w:r>
      <w:r w:rsidRPr="006F178A">
        <w:rPr>
          <w:rFonts w:ascii="Fb Fontext" w:hAnsi="Fb Fontext" w:hint="cs"/>
          <w:rtl/>
        </w:rPr>
        <w:t>ג ד</w:t>
      </w:r>
      <w:r w:rsidRPr="006F178A">
        <w:rPr>
          <w:rFonts w:ascii="Fb Fontext" w:hAnsi="Fb Fontext"/>
          <w:rtl/>
        </w:rPr>
        <w:t xml:space="preserve">הפר אחד מהן וקיים אחד, וחזר המקיים ונשאל על הקמתו, </w:t>
      </w:r>
      <w:r w:rsidR="00573438">
        <w:rPr>
          <w:rFonts w:ascii="Fb Fontext" w:hAnsi="Fb Fontext" w:hint="cs"/>
          <w:rtl/>
        </w:rPr>
        <w:t>דלא אמרי' מה שהקים זה עקר</w:t>
      </w:r>
      <w:r w:rsidRPr="006F178A">
        <w:rPr>
          <w:rFonts w:ascii="Fb Fontext" w:hAnsi="Fb Fontext"/>
          <w:rtl/>
        </w:rPr>
        <w:t xml:space="preserve">, </w:t>
      </w:r>
      <w:r w:rsidRPr="00932157">
        <w:rPr>
          <w:rStyle w:val="affffe"/>
          <w:rtl/>
        </w:rPr>
        <w:t>קמ"ל</w:t>
      </w:r>
      <w:r w:rsidRPr="006F178A">
        <w:rPr>
          <w:rFonts w:ascii="Fb Fontext" w:hAnsi="Fb Fontext"/>
          <w:rtl/>
        </w:rPr>
        <w:t xml:space="preserve"> דמפירין שניהם בבת אחת.</w:t>
      </w:r>
    </w:p>
    <w:p w14:paraId="3043B6CB" w14:textId="77777777" w:rsidR="003E2DCC" w:rsidRPr="006F178A" w:rsidRDefault="003E2DCC" w:rsidP="000F1DD4">
      <w:pPr>
        <w:pStyle w:val="afffd"/>
        <w:rPr>
          <w:rtl/>
        </w:rPr>
      </w:pPr>
      <w:ins w:id="9920" w:author="מספור קטעי משנה" w:date="2026-10-06T06:45:39Z">
        <w:r>
          <w:rPr>
            <w:rStyle w:val="MisparKeta"/>
          </w:rPr>
          <w:t xml:space="preserve">ג. </w:t>
        </w:r>
      </w:ins>
      <w:r w:rsidRPr="006F178A">
        <w:rPr>
          <w:rtl/>
        </w:rPr>
        <w:t>ונערה המאורסה, אביה ובעלה מפירין נדריה.</w:t>
      </w:r>
    </w:p>
    <w:p w14:paraId="338422FE" w14:textId="77777777" w:rsidR="0075729B" w:rsidRDefault="003E2DCC" w:rsidP="00932157">
      <w:pPr>
        <w:pStyle w:val="38"/>
        <w:framePr w:wrap="notBeside"/>
        <w:rPr>
          <w:rtl/>
        </w:rPr>
      </w:pPr>
      <w:r w:rsidRPr="00C14A40">
        <w:rPr>
          <w:rFonts w:hint="cs"/>
          <w:rtl/>
        </w:rPr>
        <w:t>ר</w:t>
      </w:r>
      <w:r w:rsidRPr="00C14A40">
        <w:rPr>
          <w:rtl/>
        </w:rPr>
        <w:t>בה:</w:t>
      </w:r>
    </w:p>
    <w:p w14:paraId="3F128FB9" w14:textId="503F9D58" w:rsidR="00A34077" w:rsidRDefault="003E2DCC" w:rsidP="00A34077">
      <w:pPr>
        <w:rPr>
          <w:rFonts w:ascii="Fb Fontext" w:hAnsi="Fb Fontext"/>
          <w:rtl/>
        </w:rPr>
      </w:pPr>
      <w:r w:rsidRPr="009C2527">
        <w:rPr>
          <w:rStyle w:val="affffa"/>
          <w:rFonts w:hint="cs"/>
          <w:rtl/>
        </w:rPr>
        <w:t>מ'</w:t>
      </w:r>
      <w:r w:rsidRPr="009C2527">
        <w:rPr>
          <w:rStyle w:val="affffa"/>
          <w:rtl/>
        </w:rPr>
        <w:t>ואם היו תהיה לאיש ונדריה עליה',</w:t>
      </w:r>
      <w:r w:rsidRPr="006F178A">
        <w:rPr>
          <w:rFonts w:ascii="Fb Fontext" w:hAnsi="Fb Fontext"/>
          <w:rtl/>
        </w:rPr>
        <w:t xml:space="preserve"> </w:t>
      </w:r>
    </w:p>
    <w:p w14:paraId="3F412EB7" w14:textId="77777777" w:rsidR="00932157" w:rsidRPr="00C14A40" w:rsidRDefault="003E2DCC" w:rsidP="00932157">
      <w:pPr>
        <w:pStyle w:val="38"/>
        <w:framePr w:wrap="notBeside"/>
        <w:rPr>
          <w:rFonts w:hint="cs"/>
          <w:rtl/>
        </w:rPr>
      </w:pPr>
      <w:r w:rsidRPr="00C14A40">
        <w:rPr>
          <w:rFonts w:hint="cs"/>
          <w:rtl/>
        </w:rPr>
        <w:t>וא</w:t>
      </w:r>
      <w:r w:rsidRPr="00C14A40">
        <w:rPr>
          <w:rtl/>
        </w:rPr>
        <w:t>"</w:t>
      </w:r>
      <w:r w:rsidRPr="00C14A40">
        <w:rPr>
          <w:rFonts w:hint="cs"/>
          <w:rtl/>
        </w:rPr>
        <w:t xml:space="preserve">א דהך קרא </w:t>
      </w:r>
    </w:p>
    <w:p w14:paraId="107F1BBD" w14:textId="328D8FA9" w:rsidR="003E2DCC" w:rsidRPr="006F178A" w:rsidRDefault="003E2DCC" w:rsidP="00A34077">
      <w:pPr>
        <w:rPr>
          <w:rtl/>
        </w:rPr>
      </w:pPr>
      <w:r w:rsidRPr="006F178A">
        <w:rPr>
          <w:rFonts w:hint="cs"/>
          <w:rtl/>
        </w:rPr>
        <w:t xml:space="preserve">מיירי </w:t>
      </w:r>
      <w:r w:rsidRPr="00295E41">
        <w:rPr>
          <w:rStyle w:val="afffa"/>
          <w:rFonts w:hint="cs"/>
          <w:rtl/>
        </w:rPr>
        <w:t>בנשואה</w:t>
      </w:r>
      <w:r w:rsidRPr="006F178A">
        <w:rPr>
          <w:rFonts w:hint="cs"/>
          <w:rtl/>
        </w:rPr>
        <w:t>, וגם קרא ד</w:t>
      </w:r>
      <w:r w:rsidRPr="00A34077">
        <w:rPr>
          <w:rStyle w:val="affffa"/>
          <w:rFonts w:hint="cs"/>
          <w:rtl/>
        </w:rPr>
        <w:t>ואם בית אשה נדרה</w:t>
      </w:r>
      <w:r>
        <w:rPr>
          <w:rtl/>
        </w:rPr>
        <w:t>'</w:t>
      </w:r>
      <w:r w:rsidRPr="006F178A">
        <w:rPr>
          <w:rFonts w:hint="cs"/>
          <w:rtl/>
        </w:rPr>
        <w:t xml:space="preserve"> מיירי בנשואה ולומר שאין הבעל מיפר בקודמין</w:t>
      </w:r>
      <w:r w:rsidR="00A34077">
        <w:rPr>
          <w:rFonts w:hint="cs"/>
          <w:rtl/>
        </w:rPr>
        <w:t>,</w:t>
      </w:r>
      <w:r w:rsidRPr="006F178A">
        <w:rPr>
          <w:rFonts w:hint="cs"/>
          <w:rtl/>
        </w:rPr>
        <w:t xml:space="preserve"> דלא שמעי' ממילא א. דהוויה קידושין משמע</w:t>
      </w:r>
      <w:r w:rsidR="0075729B">
        <w:rPr>
          <w:rFonts w:hint="cs"/>
          <w:rtl/>
        </w:rPr>
        <w:t>,</w:t>
      </w:r>
    </w:p>
    <w:p w14:paraId="50D356BC" w14:textId="77777777" w:rsidR="00932157" w:rsidRPr="00C14A40" w:rsidRDefault="003E2DCC" w:rsidP="00932157">
      <w:pPr>
        <w:pStyle w:val="38"/>
        <w:framePr w:wrap="notBeside"/>
        <w:rPr>
          <w:rFonts w:hint="cs"/>
          <w:rtl/>
        </w:rPr>
      </w:pPr>
      <w:r w:rsidRPr="00C14A40">
        <w:rPr>
          <w:rFonts w:hint="cs"/>
          <w:rtl/>
        </w:rPr>
        <w:t>וא</w:t>
      </w:r>
      <w:r w:rsidRPr="00C14A40">
        <w:rPr>
          <w:rtl/>
        </w:rPr>
        <w:t>"</w:t>
      </w:r>
      <w:r w:rsidRPr="00C14A40">
        <w:rPr>
          <w:rFonts w:hint="cs"/>
          <w:rtl/>
        </w:rPr>
        <w:t>א</w:t>
      </w:r>
      <w:r w:rsidR="00E06183" w:rsidRPr="00C14A40">
        <w:rPr>
          <w:rFonts w:hint="cs"/>
          <w:rtl/>
        </w:rPr>
        <w:t>:</w:t>
      </w:r>
    </w:p>
    <w:p w14:paraId="2B681F89" w14:textId="77E88AB6" w:rsidR="00A34077" w:rsidRDefault="003E2DCC" w:rsidP="003E2DCC">
      <w:pPr>
        <w:rPr>
          <w:rtl/>
        </w:rPr>
      </w:pPr>
      <w:r w:rsidRPr="006F178A">
        <w:rPr>
          <w:rFonts w:hint="cs"/>
          <w:rtl/>
        </w:rPr>
        <w:t>דאב ל</w:t>
      </w:r>
      <w:r w:rsidR="00A34077">
        <w:rPr>
          <w:rFonts w:hint="cs"/>
          <w:rtl/>
        </w:rPr>
        <w:t>בד</w:t>
      </w:r>
      <w:r w:rsidRPr="006F178A">
        <w:rPr>
          <w:rFonts w:hint="cs"/>
          <w:rtl/>
        </w:rPr>
        <w:t xml:space="preserve"> מפר, דל</w:t>
      </w:r>
      <w:r w:rsidRPr="006F178A">
        <w:rPr>
          <w:rtl/>
        </w:rPr>
        <w:t>"</w:t>
      </w:r>
      <w:r w:rsidRPr="006F178A">
        <w:rPr>
          <w:rFonts w:hint="cs"/>
          <w:rtl/>
        </w:rPr>
        <w:t>ל</w:t>
      </w:r>
      <w:r w:rsidRPr="004A3A20">
        <w:rPr>
          <w:rStyle w:val="affffa"/>
          <w:rFonts w:hint="cs"/>
          <w:rtl/>
        </w:rPr>
        <w:t xml:space="preserve"> '</w:t>
      </w:r>
      <w:r w:rsidRPr="004A3A20">
        <w:rPr>
          <w:rStyle w:val="affffa"/>
          <w:rtl/>
        </w:rPr>
        <w:t>ואסרה איסר בית אביה</w:t>
      </w:r>
      <w:r w:rsidRPr="004A3A20">
        <w:rPr>
          <w:rStyle w:val="affffa"/>
          <w:rFonts w:hint="cs"/>
          <w:rtl/>
        </w:rPr>
        <w:t xml:space="preserve"> </w:t>
      </w:r>
      <w:r w:rsidRPr="004A3A20">
        <w:rPr>
          <w:rStyle w:val="affffa"/>
          <w:rtl/>
        </w:rPr>
        <w:t>יניא אותה'</w:t>
      </w:r>
      <w:r w:rsidR="0075729B">
        <w:rPr>
          <w:rStyle w:val="affffa"/>
          <w:rtl/>
        </w:rPr>
        <w:t xml:space="preserve"> </w:t>
      </w:r>
      <w:r w:rsidRPr="006F178A">
        <w:rPr>
          <w:rFonts w:hint="cs"/>
          <w:rtl/>
        </w:rPr>
        <w:t>הא אי במקום ארוס האב מיפר לבד כ</w:t>
      </w:r>
      <w:r w:rsidRPr="006F178A">
        <w:rPr>
          <w:rtl/>
        </w:rPr>
        <w:t>"</w:t>
      </w:r>
      <w:r w:rsidRPr="006F178A">
        <w:rPr>
          <w:rFonts w:hint="cs"/>
          <w:rtl/>
        </w:rPr>
        <w:t xml:space="preserve">ש שלא במקום ארוס, </w:t>
      </w:r>
    </w:p>
    <w:p w14:paraId="5C8661AE" w14:textId="77777777" w:rsidR="00932157" w:rsidRPr="00C14A40" w:rsidRDefault="003E2DCC" w:rsidP="00932157">
      <w:pPr>
        <w:pStyle w:val="38"/>
        <w:framePr w:wrap="notBeside"/>
        <w:rPr>
          <w:rFonts w:hint="cs"/>
          <w:rtl/>
        </w:rPr>
      </w:pPr>
      <w:r w:rsidRPr="00C14A40">
        <w:rPr>
          <w:rFonts w:hint="cs"/>
          <w:rtl/>
        </w:rPr>
        <w:t>וא</w:t>
      </w:r>
      <w:r w:rsidRPr="00C14A40">
        <w:rPr>
          <w:rtl/>
        </w:rPr>
        <w:t>"</w:t>
      </w:r>
      <w:r w:rsidRPr="00C14A40">
        <w:rPr>
          <w:rFonts w:hint="cs"/>
          <w:rtl/>
        </w:rPr>
        <w:t>א</w:t>
      </w:r>
      <w:r w:rsidR="00E06183" w:rsidRPr="00C14A40">
        <w:rPr>
          <w:rFonts w:hint="cs"/>
          <w:rtl/>
        </w:rPr>
        <w:t>:</w:t>
      </w:r>
    </w:p>
    <w:p w14:paraId="7757E46B" w14:textId="3B757078" w:rsidR="003E2DCC" w:rsidRPr="006F178A" w:rsidRDefault="003E2DCC" w:rsidP="003E2DCC">
      <w:pPr>
        <w:rPr>
          <w:rtl/>
        </w:rPr>
      </w:pPr>
      <w:r w:rsidRPr="006F178A">
        <w:rPr>
          <w:rFonts w:hint="cs"/>
          <w:rtl/>
        </w:rPr>
        <w:t>דאב צריך ארוס, וארוס ל</w:t>
      </w:r>
      <w:r w:rsidR="00A34077">
        <w:rPr>
          <w:rFonts w:hint="cs"/>
          <w:rtl/>
        </w:rPr>
        <w:t xml:space="preserve">בד </w:t>
      </w:r>
      <w:r w:rsidRPr="006F178A">
        <w:rPr>
          <w:rFonts w:hint="cs"/>
          <w:rtl/>
        </w:rPr>
        <w:t>מפר,</w:t>
      </w:r>
      <w:r w:rsidR="0075729B">
        <w:rPr>
          <w:rFonts w:hint="cs"/>
          <w:rtl/>
        </w:rPr>
        <w:t xml:space="preserve"> </w:t>
      </w:r>
      <w:r w:rsidRPr="00A34077">
        <w:rPr>
          <w:rStyle w:val="affffa"/>
          <w:rFonts w:hint="cs"/>
          <w:rtl/>
        </w:rPr>
        <w:t>ואב'</w:t>
      </w:r>
      <w:r w:rsidRPr="006F178A">
        <w:rPr>
          <w:rFonts w:hint="cs"/>
          <w:rtl/>
        </w:rPr>
        <w:t xml:space="preserve"> </w:t>
      </w:r>
      <w:r w:rsidR="00A34077">
        <w:rPr>
          <w:rFonts w:hint="cs"/>
          <w:rtl/>
        </w:rPr>
        <w:t>-</w:t>
      </w:r>
      <w:r w:rsidRPr="006F178A">
        <w:rPr>
          <w:rFonts w:hint="cs"/>
          <w:rtl/>
        </w:rPr>
        <w:t>דאי הקים הקים</w:t>
      </w:r>
    </w:p>
    <w:p w14:paraId="01E2D702" w14:textId="77777777" w:rsidR="003E2DCC" w:rsidRPr="006F178A" w:rsidRDefault="003E2DCC" w:rsidP="00A522DC">
      <w:pPr>
        <w:pStyle w:val="a3"/>
        <w:framePr w:wrap="around"/>
        <w:rPr>
          <w:rtl/>
        </w:rPr>
      </w:pPr>
      <w:r w:rsidRPr="006F178A">
        <w:rPr>
          <w:rtl/>
        </w:rPr>
        <w:t>סז:</w:t>
      </w:r>
    </w:p>
    <w:p w14:paraId="765F1E32" w14:textId="77777777" w:rsidR="003E2DCC" w:rsidRPr="006F178A" w:rsidRDefault="003E2DCC" w:rsidP="00932157">
      <w:r w:rsidRPr="00A34077">
        <w:rPr>
          <w:rFonts w:ascii="Fb Fontext" w:hAnsi="Fb Fontext" w:hint="cs"/>
          <w:rtl/>
        </w:rPr>
        <w:t>דא</w:t>
      </w:r>
      <w:r w:rsidRPr="00A34077">
        <w:rPr>
          <w:rFonts w:ascii="Fb Fontext" w:hAnsi="Fb Fontext"/>
          <w:rtl/>
        </w:rPr>
        <w:t>"</w:t>
      </w:r>
      <w:r w:rsidRPr="00A34077">
        <w:rPr>
          <w:rFonts w:ascii="Fb Fontext" w:hAnsi="Fb Fontext" w:hint="cs"/>
          <w:rtl/>
        </w:rPr>
        <w:t xml:space="preserve">כ </w:t>
      </w:r>
      <w:r w:rsidRPr="0063694C">
        <w:rPr>
          <w:rStyle w:val="affffa"/>
          <w:rFonts w:hint="cs"/>
          <w:rtl/>
        </w:rPr>
        <w:t>'ובית אשה נדרה</w:t>
      </w:r>
      <w:r w:rsidRPr="0063694C">
        <w:rPr>
          <w:rStyle w:val="affffa"/>
          <w:rtl/>
        </w:rPr>
        <w:t>'</w:t>
      </w:r>
      <w:r w:rsidRPr="0063694C">
        <w:rPr>
          <w:rStyle w:val="affffa"/>
          <w:rFonts w:hint="cs"/>
          <w:rtl/>
        </w:rPr>
        <w:t xml:space="preserve"> </w:t>
      </w:r>
      <w:r w:rsidRPr="00A34077">
        <w:rPr>
          <w:rFonts w:ascii="Fb Fontext" w:hAnsi="Fb Fontext" w:hint="cs"/>
          <w:rtl/>
        </w:rPr>
        <w:t>ל</w:t>
      </w:r>
      <w:r w:rsidRPr="00A34077">
        <w:rPr>
          <w:rFonts w:ascii="Fb Fontext" w:hAnsi="Fb Fontext"/>
          <w:rtl/>
        </w:rPr>
        <w:t>"</w:t>
      </w:r>
      <w:r w:rsidRPr="00A34077">
        <w:rPr>
          <w:rFonts w:ascii="Fb Fontext" w:hAnsi="Fb Fontext" w:hint="cs"/>
          <w:rtl/>
        </w:rPr>
        <w:t>ל הא ק</w:t>
      </w:r>
      <w:r w:rsidRPr="00A34077">
        <w:rPr>
          <w:rFonts w:ascii="Fb Fontext" w:hAnsi="Fb Fontext"/>
          <w:rtl/>
        </w:rPr>
        <w:t>"</w:t>
      </w:r>
      <w:r w:rsidRPr="00A34077">
        <w:rPr>
          <w:rFonts w:ascii="Fb Fontext" w:hAnsi="Fb Fontext" w:hint="cs"/>
          <w:rtl/>
        </w:rPr>
        <w:t>ו הוא שלא במקום אב דארוס מיפר לחודיה</w:t>
      </w:r>
    </w:p>
    <w:p w14:paraId="1DD7D412" w14:textId="77777777" w:rsidR="0075729B" w:rsidRDefault="003E2DCC" w:rsidP="00932157">
      <w:pPr>
        <w:pStyle w:val="38"/>
        <w:framePr w:wrap="notBeside"/>
        <w:rPr>
          <w:rFonts w:hint="cs"/>
          <w:rtl/>
        </w:rPr>
      </w:pPr>
      <w:r w:rsidRPr="00C14A40">
        <w:rPr>
          <w:rFonts w:hint="cs"/>
          <w:rtl/>
        </w:rPr>
        <w:t>וא</w:t>
      </w:r>
      <w:r w:rsidRPr="00C14A40">
        <w:rPr>
          <w:rtl/>
        </w:rPr>
        <w:t>"</w:t>
      </w:r>
      <w:r w:rsidRPr="00C14A40">
        <w:rPr>
          <w:rFonts w:hint="cs"/>
          <w:rtl/>
        </w:rPr>
        <w:t>א</w:t>
      </w:r>
      <w:r w:rsidR="00E06183" w:rsidRPr="00C14A40">
        <w:rPr>
          <w:rFonts w:hint="cs"/>
          <w:rtl/>
        </w:rPr>
        <w:t>:</w:t>
      </w:r>
    </w:p>
    <w:p w14:paraId="545CDFE7" w14:textId="677C1252" w:rsidR="00E06183" w:rsidRDefault="003E2DCC" w:rsidP="00E06183">
      <w:pPr>
        <w:rPr>
          <w:rtl/>
        </w:rPr>
      </w:pPr>
      <w:r w:rsidRPr="006F178A">
        <w:rPr>
          <w:rFonts w:hint="cs"/>
          <w:rtl/>
        </w:rPr>
        <w:t>ד</w:t>
      </w:r>
      <w:r w:rsidRPr="00E06183">
        <w:rPr>
          <w:rStyle w:val="affffa"/>
          <w:rFonts w:hint="cs"/>
          <w:rtl/>
        </w:rPr>
        <w:t>'</w:t>
      </w:r>
      <w:r w:rsidRPr="00E06183">
        <w:rPr>
          <w:rStyle w:val="affffa"/>
          <w:rtl/>
        </w:rPr>
        <w:t>אם בית אישה נדרה'</w:t>
      </w:r>
      <w:r w:rsidRPr="006F178A">
        <w:rPr>
          <w:rtl/>
        </w:rPr>
        <w:t xml:space="preserve">, </w:t>
      </w:r>
      <w:r w:rsidRPr="006F178A">
        <w:rPr>
          <w:rFonts w:hint="cs"/>
          <w:rtl/>
        </w:rPr>
        <w:t xml:space="preserve">שאין הבעל מיפר בקודמין, </w:t>
      </w:r>
    </w:p>
    <w:p w14:paraId="3A166664" w14:textId="0ABECA20" w:rsidR="003E2DCC" w:rsidRPr="006F178A" w:rsidRDefault="003E2DCC" w:rsidP="00932157">
      <w:pPr>
        <w:spacing w:after="60"/>
        <w:ind w:left="170" w:firstLine="170"/>
        <w:rPr>
          <w:rtl/>
        </w:rPr>
      </w:pPr>
      <w:r w:rsidRPr="006F178A">
        <w:rPr>
          <w:rFonts w:hint="cs"/>
          <w:rtl/>
        </w:rPr>
        <w:t xml:space="preserve">דמיניה הארוס מיפר משום שותפות האב </w:t>
      </w:r>
    </w:p>
    <w:p w14:paraId="0862EF69" w14:textId="77777777" w:rsidR="003E2DCC" w:rsidRPr="006F178A" w:rsidRDefault="003E2DCC" w:rsidP="00A522DC">
      <w:pPr>
        <w:pStyle w:val="a3"/>
        <w:framePr w:wrap="around"/>
        <w:rPr>
          <w:rtl/>
        </w:rPr>
      </w:pPr>
      <w:r w:rsidRPr="006F178A">
        <w:rPr>
          <w:rtl/>
        </w:rPr>
        <w:t>סח.</w:t>
      </w:r>
    </w:p>
    <w:p w14:paraId="1B40EE40" w14:textId="247A529C" w:rsidR="00932157" w:rsidRPr="00C14A40" w:rsidRDefault="003E2DCC" w:rsidP="00932157">
      <w:pPr>
        <w:pStyle w:val="38"/>
        <w:framePr w:wrap="notBeside"/>
        <w:rPr>
          <w:rtl/>
        </w:rPr>
      </w:pPr>
      <w:r w:rsidRPr="00C14A40">
        <w:rPr>
          <w:rtl/>
        </w:rPr>
        <w:t xml:space="preserve">דבי רבי ישמעאל </w:t>
      </w:r>
    </w:p>
    <w:p w14:paraId="568743E5" w14:textId="4D2F8F1F" w:rsidR="003E2DCC" w:rsidRPr="00932157" w:rsidRDefault="003E2DCC" w:rsidP="00932157">
      <w:pPr>
        <w:pStyle w:val="affff9"/>
        <w:rPr>
          <w:rStyle w:val="afffa"/>
          <w:rtl/>
        </w:rPr>
      </w:pPr>
      <w:r>
        <w:rPr>
          <w:rStyle w:val="affffa"/>
          <w:rtl/>
          <w:rPrChange w:id="9003" w:author="מנוע פסוקים" w:date="2026-10-05T16:37:56Z">
            <w:rPr>
              <w:rtl/>
            </w:rPr>
          </w:rPrChange>
        </w:rPr>
        <w:t xml:space="preserve">בין איש לאשתו בין אב לבתו</w:t>
      </w:r>
      <w:r w:rsidRPr="00932157">
        <w:rPr>
          <w:rStyle w:val="afffa"/>
          <w:rtl/>
        </w:rPr>
        <w:t>- מכאן לנערה המאורסה, שאביה ובעלה מפירין נדריה.</w:t>
      </w:r>
    </w:p>
    <w:p w14:paraId="2A94EF32" w14:textId="77777777" w:rsidR="0075729B" w:rsidRDefault="003E2DCC" w:rsidP="00932157">
      <w:pPr>
        <w:pStyle w:val="38"/>
        <w:framePr w:wrap="notBeside"/>
        <w:rPr>
          <w:rFonts w:hint="cs"/>
          <w:rtl/>
        </w:rPr>
      </w:pPr>
      <w:r w:rsidRPr="00C14A40">
        <w:rPr>
          <w:rFonts w:hint="cs"/>
          <w:rtl/>
        </w:rPr>
        <w:t>והך</w:t>
      </w:r>
    </w:p>
    <w:p w14:paraId="1E447D3D" w14:textId="7BEF68D0" w:rsidR="003E2DCC" w:rsidRPr="006F178A" w:rsidRDefault="003E2DCC" w:rsidP="005D2FB9">
      <w:pPr>
        <w:rPr>
          <w:rFonts w:ascii="Fb Fontext" w:hAnsi="Fb Fontext"/>
          <w:rtl/>
        </w:rPr>
      </w:pPr>
      <w:r w:rsidRPr="002C641B">
        <w:rPr>
          <w:rStyle w:val="affffa"/>
          <w:rFonts w:hint="cs"/>
          <w:rtl/>
        </w:rPr>
        <w:t>ד'</w:t>
      </w:r>
      <w:r w:rsidRPr="002C641B">
        <w:rPr>
          <w:rStyle w:val="affffa"/>
          <w:rtl/>
        </w:rPr>
        <w:t>אם היו תהיה לאיש</w:t>
      </w:r>
      <w:r w:rsidRPr="002C641B">
        <w:rPr>
          <w:rStyle w:val="affffa"/>
          <w:rFonts w:hint="cs"/>
          <w:rtl/>
        </w:rPr>
        <w:t>'</w:t>
      </w:r>
      <w:r w:rsidRPr="002C641B">
        <w:rPr>
          <w:rStyle w:val="affffa"/>
          <w:rtl/>
        </w:rPr>
        <w:t xml:space="preserve"> </w:t>
      </w:r>
      <w:r w:rsidRPr="006F178A">
        <w:rPr>
          <w:rFonts w:ascii="Fb Fontext" w:hAnsi="Fb Fontext" w:hint="cs"/>
          <w:rtl/>
        </w:rPr>
        <w:t>-</w:t>
      </w:r>
      <w:r w:rsidRPr="006F178A">
        <w:rPr>
          <w:rFonts w:ascii="Fb Fontext" w:hAnsi="Fb Fontext"/>
          <w:rtl/>
        </w:rPr>
        <w:t xml:space="preserve"> מוקים לאידך דרבא.</w:t>
      </w:r>
    </w:p>
    <w:p w14:paraId="45F95A2E" w14:textId="77777777" w:rsidR="00932157" w:rsidRPr="00C14A40" w:rsidRDefault="003E2DCC" w:rsidP="00932157">
      <w:pPr>
        <w:pStyle w:val="38"/>
        <w:framePr w:wrap="notBeside"/>
        <w:rPr>
          <w:rFonts w:hint="cs"/>
          <w:rtl/>
        </w:rPr>
      </w:pPr>
      <w:r w:rsidRPr="00C14A40">
        <w:rPr>
          <w:rtl/>
        </w:rPr>
        <w:t>ו</w:t>
      </w:r>
      <w:r w:rsidR="005D2FB9" w:rsidRPr="00C14A40">
        <w:rPr>
          <w:rFonts w:hint="cs"/>
          <w:rtl/>
        </w:rPr>
        <w:t>ל</w:t>
      </w:r>
      <w:r w:rsidRPr="00C14A40">
        <w:rPr>
          <w:rtl/>
        </w:rPr>
        <w:t>רבא</w:t>
      </w:r>
      <w:r w:rsidR="005D2FB9" w:rsidRPr="00C14A40">
        <w:rPr>
          <w:rFonts w:hint="cs"/>
          <w:rtl/>
        </w:rPr>
        <w:t xml:space="preserve"> הך </w:t>
      </w:r>
    </w:p>
    <w:p w14:paraId="448546DB" w14:textId="35638530" w:rsidR="003E2DCC" w:rsidRPr="006F178A" w:rsidRDefault="005D2FB9" w:rsidP="003E2DCC">
      <w:pPr>
        <w:rPr>
          <w:rFonts w:ascii="Fb Fontext" w:hAnsi="Fb Fontext"/>
          <w:rtl/>
        </w:rPr>
      </w:pPr>
      <w:r>
        <w:rPr>
          <w:rStyle w:val="affffe"/>
          <w:rFonts w:hint="cs"/>
          <w:rtl/>
        </w:rPr>
        <w:t>מיבעי</w:t>
      </w:r>
      <w:r w:rsidR="003E2DCC" w:rsidRPr="006F178A">
        <w:rPr>
          <w:rFonts w:ascii="Fb Fontext" w:hAnsi="Fb Fontext"/>
          <w:rtl/>
        </w:rPr>
        <w:t>: לומר, שהבעל מיפר נדרים שבינו לבינה.</w:t>
      </w:r>
    </w:p>
    <w:p w14:paraId="67C9D47A" w14:textId="366D06FF" w:rsidR="005D2FB9" w:rsidRDefault="003E2DCC" w:rsidP="005D2FB9">
      <w:pPr>
        <w:pStyle w:val="affffb"/>
        <w:rPr>
          <w:rtl/>
        </w:rPr>
      </w:pPr>
      <w:r w:rsidRPr="00742D4D">
        <w:rPr>
          <w:rtl/>
        </w:rPr>
        <w:t>איבעיא להו</w:t>
      </w:r>
      <w:r w:rsidRPr="006F178A">
        <w:rPr>
          <w:rtl/>
        </w:rPr>
        <w:t xml:space="preserve">: בעל מיגז גייז או מקליש קליש? </w:t>
      </w:r>
    </w:p>
    <w:p w14:paraId="6D68FF49" w14:textId="77777777" w:rsidR="006666DF" w:rsidRDefault="003E2DCC" w:rsidP="00FC63F5">
      <w:pPr>
        <w:rPr>
          <w:rtl/>
        </w:rPr>
      </w:pPr>
      <w:r w:rsidRPr="005D2FB9">
        <w:rPr>
          <w:rStyle w:val="affffe"/>
          <w:rFonts w:hint="cs"/>
          <w:rtl/>
        </w:rPr>
        <w:t>ומיבעיא</w:t>
      </w:r>
      <w:r w:rsidR="00826BBC">
        <w:rPr>
          <w:rStyle w:val="affffe"/>
          <w:rFonts w:hint="cs"/>
          <w:rtl/>
        </w:rPr>
        <w:t>:</w:t>
      </w:r>
      <w:r w:rsidRPr="005D2FB9">
        <w:rPr>
          <w:rStyle w:val="affffe"/>
          <w:rFonts w:hint="cs"/>
          <w:rtl/>
        </w:rPr>
        <w:t xml:space="preserve"> </w:t>
      </w:r>
      <w:r w:rsidRPr="006F178A">
        <w:rPr>
          <w:rFonts w:hint="cs"/>
          <w:rtl/>
        </w:rPr>
        <w:t xml:space="preserve">כגון </w:t>
      </w:r>
      <w:r w:rsidRPr="006F178A">
        <w:rPr>
          <w:rtl/>
        </w:rPr>
        <w:t>דנדרה מ</w:t>
      </w:r>
      <w:r w:rsidRPr="006F178A">
        <w:rPr>
          <w:rFonts w:hint="cs"/>
          <w:rtl/>
        </w:rPr>
        <w:t>ב'</w:t>
      </w:r>
      <w:r w:rsidRPr="006F178A">
        <w:rPr>
          <w:rtl/>
        </w:rPr>
        <w:t xml:space="preserve"> זיתין, ושמע ארוס</w:t>
      </w:r>
      <w:r w:rsidR="00FC63F5">
        <w:rPr>
          <w:rFonts w:hint="cs"/>
          <w:rtl/>
        </w:rPr>
        <w:t>ה</w:t>
      </w:r>
      <w:r w:rsidRPr="006F178A">
        <w:rPr>
          <w:rtl/>
        </w:rPr>
        <w:t xml:space="preserve"> והיפר</w:t>
      </w:r>
      <w:r w:rsidR="00FC63F5">
        <w:rPr>
          <w:rFonts w:hint="cs"/>
          <w:rtl/>
        </w:rPr>
        <w:t>,</w:t>
      </w:r>
      <w:r w:rsidRPr="006F178A">
        <w:rPr>
          <w:rtl/>
        </w:rPr>
        <w:t xml:space="preserve"> </w:t>
      </w:r>
      <w:r w:rsidR="00FC63F5">
        <w:rPr>
          <w:rFonts w:hint="cs"/>
          <w:rtl/>
        </w:rPr>
        <w:t>ואכלתם</w:t>
      </w:r>
      <w:r w:rsidR="00826BBC">
        <w:rPr>
          <w:rFonts w:hint="cs"/>
          <w:rtl/>
        </w:rPr>
        <w:t>,</w:t>
      </w:r>
      <w:r w:rsidR="00FC63F5">
        <w:rPr>
          <w:rFonts w:hint="cs"/>
          <w:rtl/>
        </w:rPr>
        <w:t xml:space="preserve"> </w:t>
      </w:r>
    </w:p>
    <w:p w14:paraId="2C9DF8C8" w14:textId="42F28870" w:rsidR="003E2DCC" w:rsidRPr="006F178A" w:rsidRDefault="003E2DCC" w:rsidP="00826BBC">
      <w:pPr>
        <w:ind w:left="283" w:firstLine="57"/>
        <w:rPr>
          <w:rFonts w:ascii="Fb Fontext" w:hAnsi="Fb Fontext"/>
          <w:rtl/>
        </w:rPr>
      </w:pPr>
      <w:r w:rsidRPr="006F178A">
        <w:rPr>
          <w:rFonts w:ascii="Fb Fontext" w:hAnsi="Fb Fontext"/>
          <w:rtl/>
        </w:rPr>
        <w:t xml:space="preserve">אי מיגז </w:t>
      </w:r>
      <w:r w:rsidR="00FC63F5">
        <w:rPr>
          <w:rFonts w:ascii="Fb Fontext" w:hAnsi="Fb Fontext" w:hint="cs"/>
          <w:rtl/>
        </w:rPr>
        <w:t>-</w:t>
      </w:r>
      <w:r w:rsidRPr="006F178A">
        <w:rPr>
          <w:rFonts w:ascii="Fb Fontext" w:hAnsi="Fb Fontext"/>
          <w:rtl/>
        </w:rPr>
        <w:t>ל</w:t>
      </w:r>
      <w:r w:rsidRPr="006F178A">
        <w:rPr>
          <w:rFonts w:ascii="Fb Fontext" w:hAnsi="Fb Fontext" w:hint="cs"/>
          <w:rtl/>
        </w:rPr>
        <w:t>וקה</w:t>
      </w:r>
      <w:r w:rsidRPr="006F178A">
        <w:rPr>
          <w:rFonts w:ascii="Fb Fontext" w:hAnsi="Fb Fontext"/>
          <w:rtl/>
        </w:rPr>
        <w:t xml:space="preserve">, אי מקליש </w:t>
      </w:r>
      <w:r w:rsidR="0081797F">
        <w:rPr>
          <w:rFonts w:ascii="Fb Fontext" w:hAnsi="Fb Fontext" w:hint="cs"/>
          <w:rtl/>
        </w:rPr>
        <w:t>-</w:t>
      </w:r>
      <w:r w:rsidRPr="006F178A">
        <w:rPr>
          <w:rFonts w:ascii="Fb Fontext" w:hAnsi="Fb Fontext"/>
          <w:rtl/>
        </w:rPr>
        <w:t xml:space="preserve">איסור בעלמא הוא, </w:t>
      </w:r>
    </w:p>
    <w:p w14:paraId="293A2A2D" w14:textId="77777777" w:rsidR="0075729B" w:rsidRDefault="003E2DCC" w:rsidP="00932157">
      <w:pPr>
        <w:pStyle w:val="38"/>
        <w:framePr w:wrap="notBeside"/>
        <w:rPr>
          <w:rtl/>
        </w:rPr>
      </w:pPr>
      <w:r w:rsidRPr="00C14A40">
        <w:rPr>
          <w:rtl/>
        </w:rPr>
        <w:t>ת"ש:</w:t>
      </w:r>
    </w:p>
    <w:p w14:paraId="435DD79D" w14:textId="2EA91FEA" w:rsidR="003E2DCC" w:rsidRPr="006F178A" w:rsidRDefault="003E2DCC" w:rsidP="003E2DCC">
      <w:pPr>
        <w:rPr>
          <w:rFonts w:ascii="Fb Fontext" w:hAnsi="Fb Fontext"/>
          <w:rtl/>
        </w:rPr>
      </w:pPr>
      <w:r w:rsidRPr="006F178A">
        <w:rPr>
          <w:rFonts w:ascii="Fb Fontext" w:hAnsi="Fb Fontext"/>
          <w:rtl/>
        </w:rPr>
        <w:t xml:space="preserve">אימתי אמרו </w:t>
      </w:r>
      <w:r w:rsidRPr="00295E41">
        <w:rPr>
          <w:rStyle w:val="afffa"/>
          <w:rtl/>
        </w:rPr>
        <w:t>מת הבעל נתרוקנה רשות לאב</w:t>
      </w:r>
      <w:r w:rsidRPr="006F178A">
        <w:rPr>
          <w:rFonts w:ascii="Fb Fontext" w:hAnsi="Fb Fontext"/>
          <w:rtl/>
        </w:rPr>
        <w:t>? בזמן שלא שמע הבעל קודם שימות, או שמע ושתק, או הפר ומת בו ביום</w:t>
      </w:r>
      <w:r w:rsidR="0007621D">
        <w:rPr>
          <w:rFonts w:ascii="Fb Fontext" w:hAnsi="Fb Fontext" w:hint="cs"/>
          <w:rtl/>
        </w:rPr>
        <w:t>.</w:t>
      </w:r>
    </w:p>
    <w:p w14:paraId="02257C67" w14:textId="77777777" w:rsidR="003E2DCC" w:rsidRPr="006F178A" w:rsidRDefault="003E2DCC" w:rsidP="00A522DC">
      <w:pPr>
        <w:pStyle w:val="a3"/>
        <w:framePr w:wrap="around"/>
        <w:rPr>
          <w:rtl/>
        </w:rPr>
      </w:pPr>
      <w:r w:rsidRPr="006F178A">
        <w:rPr>
          <w:rtl/>
        </w:rPr>
        <w:t>סח:</w:t>
      </w:r>
    </w:p>
    <w:p w14:paraId="73223124" w14:textId="4BD67CDE" w:rsidR="003E2DCC" w:rsidRPr="006F178A" w:rsidRDefault="003E2DCC" w:rsidP="00AD6060">
      <w:pPr>
        <w:rPr>
          <w:rtl/>
        </w:rPr>
      </w:pPr>
      <w:r w:rsidRPr="006F178A">
        <w:rPr>
          <w:rFonts w:ascii="Fb Fontext" w:hAnsi="Fb Fontext"/>
          <w:rtl/>
        </w:rPr>
        <w:t>אבל אם שמע וקיים, או מת ביום שלאחריו - אין יכול להפר;</w:t>
      </w:r>
    </w:p>
    <w:p w14:paraId="01C414FD" w14:textId="2E41C90F" w:rsidR="003E2DCC" w:rsidRPr="006F178A" w:rsidRDefault="003E2DCC" w:rsidP="001E4BAD">
      <w:pPr>
        <w:rPr>
          <w:rtl/>
        </w:rPr>
      </w:pPr>
      <w:r w:rsidRPr="006F178A">
        <w:rPr>
          <w:rtl/>
        </w:rPr>
        <w:t xml:space="preserve">שמע אביה והפר לה, ולא הספיק בעל לשמוע עד שמת האב, זו ששנינו: </w:t>
      </w:r>
      <w:r w:rsidRPr="00295E41">
        <w:rPr>
          <w:rStyle w:val="afffa"/>
          <w:rtl/>
        </w:rPr>
        <w:t>מת האב - לא נתרוקנה רשות לבעל</w:t>
      </w:r>
      <w:r w:rsidRPr="006F178A">
        <w:rPr>
          <w:rtl/>
        </w:rPr>
        <w:t>;</w:t>
      </w:r>
    </w:p>
    <w:p w14:paraId="5A65EF79" w14:textId="77777777" w:rsidR="003E2DCC" w:rsidRPr="006F178A" w:rsidRDefault="003E2DCC" w:rsidP="003E2DCC">
      <w:pPr>
        <w:rPr>
          <w:rtl/>
        </w:rPr>
      </w:pPr>
      <w:r w:rsidRPr="006F178A">
        <w:rPr>
          <w:rtl/>
        </w:rPr>
        <w:t>שמע בעלה והפר לה, ולא הספיק האב לשמוע עד שמת הבעל, זו היא ששנינו: מת הבעל - נתרוקנה רשות לאב;</w:t>
      </w:r>
    </w:p>
    <w:p w14:paraId="5C0EACCD" w14:textId="77777777" w:rsidR="001E4BAD" w:rsidRDefault="003E2DCC" w:rsidP="001E4BAD">
      <w:pPr>
        <w:rPr>
          <w:rtl/>
        </w:rPr>
      </w:pPr>
      <w:r w:rsidRPr="00295E41">
        <w:rPr>
          <w:rStyle w:val="afffa"/>
          <w:rtl/>
        </w:rPr>
        <w:t>שמע בעלה והפר לה</w:t>
      </w:r>
      <w:r w:rsidRPr="006F178A">
        <w:rPr>
          <w:rtl/>
        </w:rPr>
        <w:t xml:space="preserve">, ולא הספיק האב לשמוע עד שמת </w:t>
      </w:r>
    </w:p>
    <w:p w14:paraId="13A0CC54" w14:textId="2DD83FA7" w:rsidR="003E2DCC" w:rsidRPr="006F178A" w:rsidRDefault="003E2DCC" w:rsidP="001E4BAD">
      <w:pPr>
        <w:rPr>
          <w:rtl/>
        </w:rPr>
      </w:pPr>
      <w:r w:rsidRPr="006F178A">
        <w:rPr>
          <w:rtl/>
        </w:rPr>
        <w:t>- אין הבעל יכול להפר, שאין הבעל מיפר אלא בשותפות;</w:t>
      </w:r>
    </w:p>
    <w:p w14:paraId="1ACB750E" w14:textId="77777777" w:rsidR="003E2DCC" w:rsidRPr="006F178A" w:rsidRDefault="003E2DCC" w:rsidP="00A522DC">
      <w:pPr>
        <w:pStyle w:val="a3"/>
        <w:framePr w:wrap="around"/>
        <w:rPr>
          <w:rtl/>
        </w:rPr>
      </w:pPr>
      <w:r w:rsidRPr="006F178A">
        <w:rPr>
          <w:rtl/>
        </w:rPr>
        <w:t>סט.</w:t>
      </w:r>
    </w:p>
    <w:p w14:paraId="4B04CEF4" w14:textId="77777777" w:rsidR="003D35EB" w:rsidRDefault="003E2DCC" w:rsidP="001E4BAD">
      <w:pPr>
        <w:rPr>
          <w:rFonts w:ascii="Fb Fontext" w:hAnsi="Fb Fontext"/>
          <w:rtl/>
        </w:rPr>
      </w:pPr>
      <w:r w:rsidRPr="00295E41">
        <w:rPr>
          <w:rStyle w:val="afffa"/>
          <w:rtl/>
        </w:rPr>
        <w:t>שמע אביה והפר לה,</w:t>
      </w:r>
      <w:r w:rsidRPr="006F178A">
        <w:rPr>
          <w:rFonts w:ascii="Fb Fontext" w:hAnsi="Fb Fontext"/>
          <w:rtl/>
        </w:rPr>
        <w:t xml:space="preserve"> ולא הספיק הבעל לשמוע עד שמת </w:t>
      </w:r>
    </w:p>
    <w:p w14:paraId="0A5658F4" w14:textId="3A0ACA6F" w:rsidR="003E2DCC" w:rsidRPr="006F178A" w:rsidRDefault="003E2DCC" w:rsidP="001E4BAD">
      <w:pPr>
        <w:rPr>
          <w:rtl/>
        </w:rPr>
      </w:pPr>
      <w:r w:rsidRPr="006F178A">
        <w:rPr>
          <w:rFonts w:ascii="Fb Fontext" w:hAnsi="Fb Fontext"/>
          <w:rtl/>
        </w:rPr>
        <w:t xml:space="preserve">- חוזר האב ומפר חלקו של בעל, </w:t>
      </w:r>
    </w:p>
    <w:p w14:paraId="7EC87C9B" w14:textId="58247634" w:rsidR="0075729B" w:rsidRDefault="003E2DCC" w:rsidP="00932157">
      <w:pPr>
        <w:pStyle w:val="38"/>
        <w:framePr w:wrap="notBeside"/>
        <w:rPr>
          <w:rtl/>
        </w:rPr>
      </w:pPr>
      <w:r w:rsidRPr="00C14A40">
        <w:rPr>
          <w:rtl/>
        </w:rPr>
        <w:t>א</w:t>
      </w:r>
      <w:r w:rsidR="009E38F7" w:rsidRPr="00C14A40">
        <w:rPr>
          <w:rFonts w:hint="cs"/>
          <w:rtl/>
        </w:rPr>
        <w:t>ר</w:t>
      </w:r>
      <w:r w:rsidR="0075729B">
        <w:rPr>
          <w:rtl/>
        </w:rPr>
        <w:t>"</w:t>
      </w:r>
      <w:r w:rsidR="009E38F7" w:rsidRPr="00C14A40">
        <w:rPr>
          <w:rFonts w:hint="cs"/>
          <w:rtl/>
        </w:rPr>
        <w:t>נ</w:t>
      </w:r>
      <w:r w:rsidRPr="00C14A40">
        <w:rPr>
          <w:rtl/>
        </w:rPr>
        <w:t>:</w:t>
      </w:r>
    </w:p>
    <w:p w14:paraId="2D9F4B54" w14:textId="3770D5D7" w:rsidR="003E2DCC" w:rsidRPr="006F178A" w:rsidRDefault="003E2DCC" w:rsidP="00932157">
      <w:pPr>
        <w:rPr>
          <w:rtl/>
        </w:rPr>
      </w:pPr>
      <w:r w:rsidRPr="006F178A">
        <w:rPr>
          <w:rtl/>
        </w:rPr>
        <w:t xml:space="preserve">הן הן דברי ב"ש, </w:t>
      </w:r>
      <w:r w:rsidRPr="003D35EB">
        <w:rPr>
          <w:rStyle w:val="affffe"/>
          <w:rtl/>
        </w:rPr>
        <w:t>ב"ה אומרים:</w:t>
      </w:r>
      <w:r w:rsidRPr="006F178A">
        <w:rPr>
          <w:rtl/>
        </w:rPr>
        <w:t xml:space="preserve"> אין יכול להפר;</w:t>
      </w:r>
    </w:p>
    <w:p w14:paraId="5319A251" w14:textId="4A031C8C" w:rsidR="003E2DCC" w:rsidRPr="006F178A" w:rsidRDefault="003E2DCC" w:rsidP="00932157">
      <w:pPr>
        <w:pStyle w:val="affffb"/>
        <w:spacing w:before="0"/>
        <w:jc w:val="both"/>
        <w:outlineLvl w:val="9"/>
        <w:rPr>
          <w:rtl/>
        </w:rPr>
      </w:pPr>
      <w:r w:rsidRPr="006F178A">
        <w:rPr>
          <w:rtl/>
        </w:rPr>
        <w:t xml:space="preserve">ש"מ: </w:t>
      </w:r>
      <w:r w:rsidRPr="009E38F7">
        <w:rPr>
          <w:rStyle w:val="affffe"/>
          <w:rtl/>
        </w:rPr>
        <w:t>לב"ש</w:t>
      </w:r>
      <w:r w:rsidR="009E38F7">
        <w:rPr>
          <w:rFonts w:hint="cs"/>
          <w:rtl/>
        </w:rPr>
        <w:t>:</w:t>
      </w:r>
      <w:r w:rsidRPr="006F178A">
        <w:rPr>
          <w:rtl/>
        </w:rPr>
        <w:t xml:space="preserve"> מיגז גייז, </w:t>
      </w:r>
      <w:r w:rsidRPr="009E38F7">
        <w:rPr>
          <w:rStyle w:val="affffe"/>
          <w:rtl/>
        </w:rPr>
        <w:t>לב"ה</w:t>
      </w:r>
      <w:r w:rsidR="009E38F7">
        <w:rPr>
          <w:rStyle w:val="affffe"/>
          <w:rFonts w:hint="cs"/>
          <w:rtl/>
        </w:rPr>
        <w:t>:</w:t>
      </w:r>
      <w:r w:rsidRPr="006F178A">
        <w:rPr>
          <w:rtl/>
        </w:rPr>
        <w:t xml:space="preserve"> מקלש קליש, ש"מ.</w:t>
      </w:r>
    </w:p>
    <w:p w14:paraId="6C1CD2DA" w14:textId="77777777" w:rsidR="0075729B" w:rsidRDefault="003E2DCC" w:rsidP="00932157">
      <w:pPr>
        <w:pStyle w:val="38"/>
        <w:framePr w:wrap="notBeside"/>
        <w:rPr>
          <w:rtl/>
        </w:rPr>
      </w:pPr>
      <w:r w:rsidRPr="00C14A40">
        <w:rPr>
          <w:rtl/>
        </w:rPr>
        <w:t>בעי רבא:</w:t>
      </w:r>
    </w:p>
    <w:p w14:paraId="2AACAC2B" w14:textId="6C614EE7" w:rsidR="009E38F7" w:rsidRDefault="003E2DCC" w:rsidP="00932157">
      <w:pPr>
        <w:pStyle w:val="affffb"/>
        <w:rPr>
          <w:rtl/>
        </w:rPr>
      </w:pPr>
      <w:r w:rsidRPr="006F178A">
        <w:rPr>
          <w:rtl/>
        </w:rPr>
        <w:t xml:space="preserve">יש שאלה בהקם או אין שאלה בהקם? </w:t>
      </w:r>
    </w:p>
    <w:p w14:paraId="1974DE3C" w14:textId="6CC3B2BB" w:rsidR="003E2DCC" w:rsidRPr="00295E41" w:rsidRDefault="003E2DCC" w:rsidP="003E2DCC">
      <w:pPr>
        <w:rPr>
          <w:rStyle w:val="afffa"/>
          <w:rtl/>
        </w:rPr>
      </w:pPr>
      <w:r w:rsidRPr="00DC03C1">
        <w:rPr>
          <w:rStyle w:val="affffe"/>
          <w:rtl/>
        </w:rPr>
        <w:t xml:space="preserve">את"ל </w:t>
      </w:r>
      <w:r w:rsidRPr="006F178A">
        <w:rPr>
          <w:rtl/>
        </w:rPr>
        <w:t xml:space="preserve">יש שאלה בהקם, יש שאלה בהפר או אין שאלה בהפר? </w:t>
      </w:r>
    </w:p>
    <w:p w14:paraId="7BFFF3DB" w14:textId="77777777" w:rsidR="00932157" w:rsidRPr="00C14A40" w:rsidRDefault="003E2DCC" w:rsidP="00932157">
      <w:pPr>
        <w:pStyle w:val="38"/>
        <w:framePr w:wrap="notBeside"/>
        <w:rPr>
          <w:rtl/>
        </w:rPr>
      </w:pPr>
      <w:r w:rsidRPr="00C14A40">
        <w:rPr>
          <w:rtl/>
        </w:rPr>
        <w:t xml:space="preserve">ת"ש דארי"ו: </w:t>
      </w:r>
    </w:p>
    <w:p w14:paraId="337E7159" w14:textId="1597CF7F" w:rsidR="003E2DCC" w:rsidRPr="006F178A" w:rsidRDefault="003E2DCC" w:rsidP="00932157">
      <w:pPr>
        <w:spacing w:after="120"/>
        <w:rPr>
          <w:rtl/>
        </w:rPr>
      </w:pPr>
      <w:r w:rsidRPr="006F178A">
        <w:rPr>
          <w:rtl/>
        </w:rPr>
        <w:t>נשאלין על ההקם, ואין נשאלין על ההפר.</w:t>
      </w:r>
    </w:p>
    <w:p w14:paraId="3CC7A220" w14:textId="77777777" w:rsidR="00932157" w:rsidRPr="00C14A40" w:rsidRDefault="003E2DCC" w:rsidP="00932157">
      <w:pPr>
        <w:pStyle w:val="38"/>
        <w:framePr w:wrap="notBeside"/>
        <w:rPr>
          <w:rtl/>
        </w:rPr>
      </w:pPr>
      <w:r w:rsidRPr="00C14A40">
        <w:rPr>
          <w:rtl/>
        </w:rPr>
        <w:t>בעי רבה:</w:t>
      </w:r>
    </w:p>
    <w:p w14:paraId="14CF3D19" w14:textId="1D2FE617" w:rsidR="003E2DCC" w:rsidRPr="0080128B" w:rsidRDefault="003E2DCC" w:rsidP="00932157">
      <w:pPr>
        <w:pStyle w:val="affffb"/>
        <w:rPr>
          <w:rtl/>
        </w:rPr>
      </w:pPr>
      <w:r w:rsidRPr="0080128B">
        <w:rPr>
          <w:rtl/>
        </w:rPr>
        <w:t>קיים ליכי קיים ליכי, ונשאל על הקמה ראשונה</w:t>
      </w:r>
      <w:r w:rsidR="00B32CCC" w:rsidRPr="0080128B">
        <w:rPr>
          <w:rFonts w:hint="cs"/>
          <w:rtl/>
        </w:rPr>
        <w:t>?</w:t>
      </w:r>
      <w:r w:rsidRPr="0080128B">
        <w:rPr>
          <w:rtl/>
        </w:rPr>
        <w:t xml:space="preserve"> </w:t>
      </w:r>
    </w:p>
    <w:p w14:paraId="14CF54B5" w14:textId="77777777" w:rsidR="0075729B" w:rsidRDefault="003E2DCC" w:rsidP="00932157">
      <w:pPr>
        <w:pStyle w:val="38"/>
        <w:framePr w:wrap="notBeside"/>
        <w:rPr>
          <w:rtl/>
        </w:rPr>
      </w:pPr>
      <w:r w:rsidRPr="00C14A40">
        <w:rPr>
          <w:rtl/>
        </w:rPr>
        <w:t>ת"ש רבא:</w:t>
      </w:r>
    </w:p>
    <w:p w14:paraId="6D67B2C8" w14:textId="28D1D46E" w:rsidR="003E2DCC" w:rsidRPr="006F178A" w:rsidRDefault="003E2DCC" w:rsidP="003E2DCC">
      <w:pPr>
        <w:rPr>
          <w:rtl/>
        </w:rPr>
      </w:pPr>
      <w:r w:rsidRPr="006F178A">
        <w:rPr>
          <w:rtl/>
        </w:rPr>
        <w:t>אם נשאל על הראשונה - שניה חלה עליו.</w:t>
      </w:r>
    </w:p>
    <w:p w14:paraId="7E13D099" w14:textId="77777777" w:rsidR="00932157" w:rsidRPr="00C14A40" w:rsidRDefault="003E2DCC" w:rsidP="00932157">
      <w:pPr>
        <w:pStyle w:val="38"/>
        <w:framePr w:wrap="notBeside"/>
        <w:rPr>
          <w:rtl/>
        </w:rPr>
      </w:pPr>
      <w:r w:rsidRPr="00C14A40">
        <w:rPr>
          <w:rtl/>
        </w:rPr>
        <w:t xml:space="preserve">בעי רבה: </w:t>
      </w:r>
    </w:p>
    <w:p w14:paraId="3E42A688" w14:textId="00D1721F" w:rsidR="003E2DCC" w:rsidRPr="0080128B" w:rsidRDefault="003E2DCC" w:rsidP="0080128B">
      <w:pPr>
        <w:pStyle w:val="affffb"/>
        <w:rPr>
          <w:rStyle w:val="afffff0"/>
          <w:rtl/>
        </w:rPr>
      </w:pPr>
      <w:r w:rsidRPr="0080128B">
        <w:rPr>
          <w:rtl/>
        </w:rPr>
        <w:t>קיים ל</w:t>
      </w:r>
      <w:r w:rsidR="00164024" w:rsidRPr="0080128B">
        <w:rPr>
          <w:rFonts w:hint="cs"/>
          <w:rtl/>
        </w:rPr>
        <w:t>ך</w:t>
      </w:r>
      <w:r w:rsidRPr="0080128B">
        <w:rPr>
          <w:rtl/>
        </w:rPr>
        <w:t xml:space="preserve"> ומופר ל</w:t>
      </w:r>
      <w:r w:rsidR="00164024" w:rsidRPr="0080128B">
        <w:rPr>
          <w:rFonts w:hint="cs"/>
          <w:rtl/>
        </w:rPr>
        <w:t>ך</w:t>
      </w:r>
      <w:r w:rsidRPr="0080128B">
        <w:rPr>
          <w:rtl/>
        </w:rPr>
        <w:t xml:space="preserve"> </w:t>
      </w:r>
      <w:r w:rsidRPr="0080128B">
        <w:rPr>
          <w:rStyle w:val="afffff0"/>
          <w:rtl/>
        </w:rPr>
        <w:t>ולא תחול הקמה אא"כ חלה הפרה, מהו?</w:t>
      </w:r>
    </w:p>
    <w:p w14:paraId="1DFB7D42" w14:textId="77777777" w:rsidR="003E2DCC" w:rsidRPr="006F178A" w:rsidRDefault="003E2DCC" w:rsidP="00A522DC">
      <w:pPr>
        <w:pStyle w:val="a3"/>
        <w:framePr w:wrap="around"/>
        <w:rPr>
          <w:rtl/>
        </w:rPr>
      </w:pPr>
      <w:r w:rsidRPr="006F178A">
        <w:rPr>
          <w:rtl/>
        </w:rPr>
        <w:t>סט:</w:t>
      </w:r>
    </w:p>
    <w:p w14:paraId="4373CCBC" w14:textId="340C8F4D" w:rsidR="00932157" w:rsidRPr="00C14A40" w:rsidRDefault="003E2DCC" w:rsidP="00932157">
      <w:pPr>
        <w:pStyle w:val="38"/>
        <w:framePr w:wrap="notBeside"/>
        <w:rPr>
          <w:rtl/>
        </w:rPr>
      </w:pPr>
      <w:r w:rsidRPr="00C14A40">
        <w:rPr>
          <w:rtl/>
        </w:rPr>
        <w:t>ת"ש</w:t>
      </w:r>
      <w:r w:rsidR="0075729B">
        <w:rPr>
          <w:rtl/>
        </w:rPr>
        <w:t xml:space="preserve"> </w:t>
      </w:r>
      <w:r w:rsidR="00932157" w:rsidRPr="00C14A40">
        <w:rPr>
          <w:rFonts w:hint="cs"/>
          <w:rtl/>
        </w:rPr>
        <w:t>מדתנן</w:t>
      </w:r>
    </w:p>
    <w:p w14:paraId="65FDF3E9" w14:textId="2FE0E204" w:rsidR="0058598F" w:rsidRDefault="007C68ED" w:rsidP="0058598F">
      <w:pPr>
        <w:rPr>
          <w:rStyle w:val="affffe"/>
          <w:rtl/>
        </w:rPr>
      </w:pPr>
      <w:r w:rsidRPr="007C68ED">
        <w:rPr>
          <w:rStyle w:val="affffe"/>
          <w:rFonts w:hint="cs"/>
          <w:rtl/>
        </w:rPr>
        <w:t>מחלוקת ר</w:t>
      </w:r>
      <w:r w:rsidR="0075729B">
        <w:rPr>
          <w:rStyle w:val="affffe"/>
          <w:rtl/>
        </w:rPr>
        <w:t>"</w:t>
      </w:r>
      <w:r w:rsidRPr="007C68ED">
        <w:rPr>
          <w:rStyle w:val="affffe"/>
          <w:rFonts w:hint="cs"/>
          <w:rtl/>
        </w:rPr>
        <w:t>מ ורבי יוסי</w:t>
      </w:r>
      <w:r w:rsidR="00932157">
        <w:rPr>
          <w:rFonts w:ascii="Fb Fontext" w:hAnsi="Fb Fontext" w:hint="cs"/>
          <w:rtl/>
        </w:rPr>
        <w:t>:</w:t>
      </w:r>
      <w:r w:rsidR="00932157">
        <w:rPr>
          <w:rFonts w:ascii="Fb Fontext" w:hAnsi="Fb Fontext"/>
        </w:rPr>
        <w:t xml:space="preserve"> </w:t>
      </w:r>
      <w:r w:rsidR="003E2DCC" w:rsidRPr="006F178A">
        <w:rPr>
          <w:rFonts w:ascii="Fb Fontext" w:hAnsi="Fb Fontext"/>
          <w:rtl/>
        </w:rPr>
        <w:t>הר</w:t>
      </w:r>
      <w:r w:rsidR="002B6925">
        <w:rPr>
          <w:rFonts w:ascii="Fb Fontext" w:hAnsi="Fb Fontext" w:hint="cs"/>
          <w:rtl/>
        </w:rPr>
        <w:t>"ז</w:t>
      </w:r>
      <w:r w:rsidR="003E2DCC" w:rsidRPr="006F178A">
        <w:rPr>
          <w:rFonts w:ascii="Fb Fontext" w:hAnsi="Fb Fontext"/>
          <w:rtl/>
        </w:rPr>
        <w:t xml:space="preserve"> תמורת עולה תמורת שלמים </w:t>
      </w:r>
    </w:p>
    <w:p w14:paraId="49A5A3D5" w14:textId="63CE52D7" w:rsidR="003E2DCC" w:rsidRPr="00D454EC" w:rsidRDefault="0058598F" w:rsidP="005C2DED">
      <w:pPr>
        <w:rPr>
          <w:spacing w:val="-4"/>
          <w:rtl/>
        </w:rPr>
      </w:pPr>
      <w:r>
        <w:rPr>
          <w:rStyle w:val="affffe"/>
          <w:rFonts w:hint="cs"/>
          <w:rtl/>
        </w:rPr>
        <w:t>ל</w:t>
      </w:r>
      <w:r w:rsidR="003E2DCC" w:rsidRPr="0058598F">
        <w:rPr>
          <w:rStyle w:val="affffe"/>
          <w:rtl/>
        </w:rPr>
        <w:t>רבי יוסי</w:t>
      </w:r>
      <w:r w:rsidR="003E2DCC" w:rsidRPr="00D454EC">
        <w:rPr>
          <w:spacing w:val="-4"/>
          <w:rtl/>
        </w:rPr>
        <w:t>: אם לכך נתכוין מתחלה, הואיל ואי אפשר לקרות שני שמות כאחד - דבריו קיימין;</w:t>
      </w:r>
    </w:p>
    <w:p w14:paraId="728B0163" w14:textId="27592BDF" w:rsidR="003E2DCC" w:rsidRPr="006F178A" w:rsidRDefault="001B01A0" w:rsidP="00932157">
      <w:pPr>
        <w:spacing w:after="120"/>
        <w:rPr>
          <w:rtl/>
        </w:rPr>
      </w:pPr>
      <w:r w:rsidRPr="002B6925">
        <w:rPr>
          <w:rStyle w:val="affffe"/>
          <w:rFonts w:hint="cs"/>
          <w:rtl/>
        </w:rPr>
        <w:t>לר</w:t>
      </w:r>
      <w:r w:rsidRPr="002B6925">
        <w:rPr>
          <w:rStyle w:val="affffe"/>
          <w:rtl/>
        </w:rPr>
        <w:t>"</w:t>
      </w:r>
      <w:r w:rsidRPr="002B6925">
        <w:rPr>
          <w:rStyle w:val="affffe"/>
          <w:rFonts w:hint="cs"/>
          <w:rtl/>
        </w:rPr>
        <w:t>מ</w:t>
      </w:r>
      <w:r>
        <w:rPr>
          <w:rStyle w:val="affffe"/>
          <w:rFonts w:hint="cs"/>
          <w:rtl/>
        </w:rPr>
        <w:t>:</w:t>
      </w:r>
      <w:r w:rsidRPr="002B6925">
        <w:rPr>
          <w:rStyle w:val="affffe"/>
          <w:rFonts w:hint="cs"/>
          <w:rtl/>
        </w:rPr>
        <w:t xml:space="preserve"> </w:t>
      </w:r>
      <w:r w:rsidRPr="006F178A">
        <w:rPr>
          <w:rFonts w:ascii="Fb Fontext" w:hAnsi="Fb Fontext" w:hint="cs"/>
          <w:rtl/>
        </w:rPr>
        <w:t>הר</w:t>
      </w:r>
      <w:r w:rsidRPr="006F178A">
        <w:rPr>
          <w:rFonts w:ascii="Fb Fontext" w:hAnsi="Fb Fontext"/>
          <w:rtl/>
        </w:rPr>
        <w:t>"</w:t>
      </w:r>
      <w:r w:rsidRPr="006F178A">
        <w:rPr>
          <w:rFonts w:ascii="Fb Fontext" w:hAnsi="Fb Fontext" w:hint="cs"/>
          <w:rtl/>
        </w:rPr>
        <w:t>ז תמורת עולה</w:t>
      </w:r>
      <w:r>
        <w:rPr>
          <w:rFonts w:hint="cs"/>
          <w:rtl/>
        </w:rPr>
        <w:t xml:space="preserve">. </w:t>
      </w:r>
      <w:r>
        <w:rPr>
          <w:rStyle w:val="affffe"/>
          <w:rFonts w:hint="cs"/>
          <w:rtl/>
        </w:rPr>
        <w:t>ואף ר</w:t>
      </w:r>
      <w:r w:rsidR="0075729B">
        <w:rPr>
          <w:rStyle w:val="affffe"/>
          <w:rtl/>
        </w:rPr>
        <w:t>"</w:t>
      </w:r>
      <w:r>
        <w:rPr>
          <w:rStyle w:val="affffe"/>
          <w:rFonts w:hint="cs"/>
          <w:rtl/>
        </w:rPr>
        <w:t>מ מודה</w:t>
      </w:r>
      <w:r>
        <w:rPr>
          <w:rFonts w:hint="cs"/>
          <w:rtl/>
        </w:rPr>
        <w:t xml:space="preserve">: </w:t>
      </w:r>
      <w:r w:rsidR="00F819C3">
        <w:rPr>
          <w:rFonts w:hint="cs"/>
          <w:rtl/>
        </w:rPr>
        <w:t>שכ</w:t>
      </w:r>
      <w:r w:rsidR="005C2DED">
        <w:rPr>
          <w:rFonts w:hint="cs"/>
          <w:rtl/>
        </w:rPr>
        <w:t>ש</w:t>
      </w:r>
      <w:r w:rsidR="003E2DCC" w:rsidRPr="006F178A">
        <w:rPr>
          <w:rtl/>
        </w:rPr>
        <w:t>אמר לא תחול הקמה א</w:t>
      </w:r>
      <w:r w:rsidR="003E2DCC" w:rsidRPr="006F178A">
        <w:rPr>
          <w:rFonts w:hint="cs"/>
          <w:rtl/>
        </w:rPr>
        <w:t>א</w:t>
      </w:r>
      <w:r w:rsidR="003E2DCC" w:rsidRPr="006F178A">
        <w:rPr>
          <w:rtl/>
        </w:rPr>
        <w:t>"</w:t>
      </w:r>
      <w:r w:rsidR="003E2DCC" w:rsidRPr="006F178A">
        <w:rPr>
          <w:rFonts w:hint="cs"/>
          <w:rtl/>
        </w:rPr>
        <w:t>כ</w:t>
      </w:r>
      <w:r w:rsidR="003E2DCC" w:rsidRPr="006F178A">
        <w:rPr>
          <w:rtl/>
        </w:rPr>
        <w:t xml:space="preserve"> חלה הפרה,</w:t>
      </w:r>
      <w:r w:rsidR="00F819C3">
        <w:t xml:space="preserve"> </w:t>
      </w:r>
      <w:r w:rsidR="003E2DCC" w:rsidRPr="006F178A">
        <w:rPr>
          <w:rtl/>
        </w:rPr>
        <w:t>הפרה חלה.</w:t>
      </w:r>
    </w:p>
    <w:p w14:paraId="782D4743" w14:textId="77777777" w:rsidR="0075729B" w:rsidRDefault="003E2DCC" w:rsidP="00932157">
      <w:pPr>
        <w:pStyle w:val="38"/>
        <w:framePr w:wrap="notBeside"/>
        <w:rPr>
          <w:rtl/>
        </w:rPr>
      </w:pPr>
      <w:r w:rsidRPr="00C14A40">
        <w:rPr>
          <w:rtl/>
        </w:rPr>
        <w:t>בעי רבה:</w:t>
      </w:r>
    </w:p>
    <w:p w14:paraId="774D7643" w14:textId="70F167F0" w:rsidR="00664E02" w:rsidRPr="00C46438" w:rsidRDefault="003E2DCC" w:rsidP="00932157">
      <w:pPr>
        <w:pStyle w:val="affffb"/>
        <w:spacing w:before="0"/>
        <w:jc w:val="both"/>
        <w:outlineLvl w:val="9"/>
        <w:rPr>
          <w:rtl/>
        </w:rPr>
      </w:pPr>
      <w:r w:rsidRPr="00C46438">
        <w:rPr>
          <w:rtl/>
        </w:rPr>
        <w:t>קיים ומופר ל</w:t>
      </w:r>
      <w:r w:rsidR="006B374C">
        <w:rPr>
          <w:rFonts w:hint="cs"/>
          <w:rtl/>
        </w:rPr>
        <w:t>ך</w:t>
      </w:r>
      <w:r w:rsidRPr="00C46438">
        <w:rPr>
          <w:rtl/>
        </w:rPr>
        <w:t xml:space="preserve"> בבת אחת, מהו? </w:t>
      </w:r>
    </w:p>
    <w:p w14:paraId="2027C4EB" w14:textId="77777777" w:rsidR="0075729B" w:rsidRDefault="003E2DCC" w:rsidP="00932157">
      <w:pPr>
        <w:pStyle w:val="38"/>
        <w:framePr w:wrap="notBeside"/>
        <w:rPr>
          <w:rtl/>
        </w:rPr>
      </w:pPr>
      <w:r w:rsidRPr="00C14A40">
        <w:rPr>
          <w:rtl/>
        </w:rPr>
        <w:t>ת"ש דרבה:</w:t>
      </w:r>
    </w:p>
    <w:p w14:paraId="59C11917" w14:textId="7C13D6E3" w:rsidR="003E2DCC" w:rsidRPr="006F178A" w:rsidRDefault="003E2DCC" w:rsidP="00932157">
      <w:pPr>
        <w:spacing w:after="120"/>
        <w:rPr>
          <w:rtl/>
        </w:rPr>
      </w:pPr>
      <w:r w:rsidRPr="006F178A">
        <w:rPr>
          <w:rtl/>
        </w:rPr>
        <w:t xml:space="preserve">כל דבר שאינו בזה אחר זה </w:t>
      </w:r>
      <w:r w:rsidR="0052609B">
        <w:rPr>
          <w:rtl/>
        </w:rPr>
        <w:t>אף</w:t>
      </w:r>
      <w:r w:rsidRPr="006F178A">
        <w:rPr>
          <w:rtl/>
        </w:rPr>
        <w:t xml:space="preserve"> בבת אחת אינו.</w:t>
      </w:r>
    </w:p>
    <w:p w14:paraId="709CECB9" w14:textId="77777777" w:rsidR="0075729B" w:rsidRDefault="003E2DCC" w:rsidP="00932157">
      <w:pPr>
        <w:pStyle w:val="38"/>
        <w:framePr w:wrap="notBeside"/>
        <w:rPr>
          <w:rtl/>
        </w:rPr>
      </w:pPr>
      <w:r w:rsidRPr="00C14A40">
        <w:rPr>
          <w:rtl/>
        </w:rPr>
        <w:t>בעי רבה:</w:t>
      </w:r>
    </w:p>
    <w:p w14:paraId="24B8F503" w14:textId="30BA27FD" w:rsidR="00C46438" w:rsidRDefault="003E2DCC" w:rsidP="00932157">
      <w:pPr>
        <w:pStyle w:val="affffb"/>
        <w:rPr>
          <w:rtl/>
        </w:rPr>
      </w:pPr>
      <w:r w:rsidRPr="006F178A">
        <w:rPr>
          <w:rtl/>
        </w:rPr>
        <w:t>קיים ל</w:t>
      </w:r>
      <w:r w:rsidR="006B374C">
        <w:rPr>
          <w:rFonts w:hint="cs"/>
          <w:rtl/>
        </w:rPr>
        <w:t>ך</w:t>
      </w:r>
      <w:r w:rsidRPr="006F178A">
        <w:rPr>
          <w:rtl/>
        </w:rPr>
        <w:t xml:space="preserve"> היום, מהו? </w:t>
      </w:r>
    </w:p>
    <w:p w14:paraId="5FEC775F" w14:textId="01E1397C" w:rsidR="003E2DCC" w:rsidRPr="006F178A" w:rsidRDefault="00C46438" w:rsidP="006B374C">
      <w:pPr>
        <w:pStyle w:val="afffff"/>
        <w:jc w:val="center"/>
        <w:rPr>
          <w:b/>
          <w:bCs/>
          <w:rtl/>
        </w:rPr>
      </w:pPr>
      <w:r>
        <w:rPr>
          <w:rFonts w:hint="cs"/>
          <w:rtl/>
        </w:rPr>
        <w:t>אי כמ</w:t>
      </w:r>
      <w:r w:rsidR="00457300">
        <w:rPr>
          <w:rFonts w:hint="cs"/>
          <w:rtl/>
        </w:rPr>
        <w:t xml:space="preserve">ו שאומר </w:t>
      </w:r>
      <w:r w:rsidR="003E2DCC" w:rsidRPr="006F178A">
        <w:rPr>
          <w:rtl/>
        </w:rPr>
        <w:t>לה מופר ל</w:t>
      </w:r>
      <w:r w:rsidR="00457300">
        <w:rPr>
          <w:rFonts w:hint="cs"/>
          <w:rtl/>
        </w:rPr>
        <w:t>ך</w:t>
      </w:r>
      <w:r w:rsidR="003E2DCC" w:rsidRPr="006F178A">
        <w:rPr>
          <w:rtl/>
        </w:rPr>
        <w:t xml:space="preserve"> למחר,</w:t>
      </w:r>
      <w:r w:rsidR="003E2DCC" w:rsidRPr="00C46438">
        <w:rPr>
          <w:rStyle w:val="affffe"/>
          <w:rtl/>
        </w:rPr>
        <w:t xml:space="preserve"> או </w:t>
      </w:r>
      <w:r w:rsidR="003E2DCC" w:rsidRPr="006F178A">
        <w:rPr>
          <w:rtl/>
        </w:rPr>
        <w:t>הא לא אמר לה?</w:t>
      </w:r>
    </w:p>
    <w:p w14:paraId="0DAC668F" w14:textId="77777777" w:rsidR="003E2DCC" w:rsidRPr="006F178A" w:rsidRDefault="003E2DCC" w:rsidP="00A522DC">
      <w:pPr>
        <w:pStyle w:val="a3"/>
        <w:framePr w:wrap="around"/>
        <w:rPr>
          <w:rtl/>
        </w:rPr>
      </w:pPr>
      <w:r w:rsidRPr="006F178A">
        <w:rPr>
          <w:rtl/>
        </w:rPr>
        <w:t>ע.</w:t>
      </w:r>
    </w:p>
    <w:p w14:paraId="5D2296A6" w14:textId="77777777" w:rsidR="0075729B" w:rsidRDefault="00974FCF" w:rsidP="00932157">
      <w:pPr>
        <w:pStyle w:val="38"/>
        <w:framePr w:wrap="notBeside"/>
        <w:rPr>
          <w:rtl/>
        </w:rPr>
      </w:pPr>
      <w:r w:rsidRPr="00C14A40">
        <w:rPr>
          <w:rFonts w:hint="cs"/>
          <w:rtl/>
        </w:rPr>
        <w:t xml:space="preserve">ב. </w:t>
      </w:r>
      <w:r w:rsidR="003E2DCC" w:rsidRPr="00C14A40">
        <w:rPr>
          <w:rtl/>
        </w:rPr>
        <w:t>את"ל</w:t>
      </w:r>
      <w:r w:rsidR="006817CD" w:rsidRPr="00C14A40">
        <w:rPr>
          <w:rFonts w:hint="cs"/>
          <w:rtl/>
        </w:rPr>
        <w:t>:</w:t>
      </w:r>
    </w:p>
    <w:p w14:paraId="6DAAD94D" w14:textId="4F3270EA" w:rsidR="006B374C" w:rsidRDefault="003E2DCC" w:rsidP="003E2DCC">
      <w:pPr>
        <w:rPr>
          <w:rFonts w:ascii="Fb Fontext" w:hAnsi="Fb Fontext"/>
          <w:rtl/>
        </w:rPr>
      </w:pPr>
      <w:r w:rsidRPr="006F178A">
        <w:rPr>
          <w:rFonts w:ascii="Fb Fontext" w:hAnsi="Fb Fontext"/>
          <w:rtl/>
        </w:rPr>
        <w:t xml:space="preserve">הא לא אמר לה, </w:t>
      </w:r>
      <w:r w:rsidRPr="00974FCF">
        <w:rPr>
          <w:rStyle w:val="affffc"/>
          <w:rtl/>
        </w:rPr>
        <w:t>אמר לה מופר ל</w:t>
      </w:r>
      <w:r w:rsidR="00974FCF" w:rsidRPr="00974FCF">
        <w:rPr>
          <w:rStyle w:val="affffc"/>
          <w:rFonts w:hint="cs"/>
          <w:rtl/>
        </w:rPr>
        <w:t>ך</w:t>
      </w:r>
      <w:r w:rsidRPr="00974FCF">
        <w:rPr>
          <w:rStyle w:val="affffc"/>
          <w:rtl/>
        </w:rPr>
        <w:t xml:space="preserve"> למחר</w:t>
      </w:r>
      <w:r w:rsidRPr="006F178A">
        <w:rPr>
          <w:rFonts w:ascii="Fb Fontext" w:hAnsi="Fb Fontext"/>
          <w:rtl/>
        </w:rPr>
        <w:t xml:space="preserve">, מהו? </w:t>
      </w:r>
    </w:p>
    <w:p w14:paraId="1D8CB196" w14:textId="77777777" w:rsidR="003A555E" w:rsidRDefault="003E2DCC" w:rsidP="00974FCF">
      <w:pPr>
        <w:pStyle w:val="afffff"/>
        <w:ind w:left="170"/>
        <w:rPr>
          <w:rStyle w:val="affffe"/>
          <w:rtl/>
        </w:rPr>
      </w:pPr>
      <w:r w:rsidRPr="006F178A">
        <w:rPr>
          <w:rtl/>
        </w:rPr>
        <w:t xml:space="preserve">מי אמרינן למחר לא מצי מיפר, </w:t>
      </w:r>
      <w:r w:rsidR="00974FCF">
        <w:rPr>
          <w:rFonts w:hint="cs"/>
          <w:rtl/>
        </w:rPr>
        <w:t>שהרי קיים לנדרו היום</w:t>
      </w:r>
      <w:r w:rsidRPr="006F178A">
        <w:rPr>
          <w:rtl/>
        </w:rPr>
        <w:t>,</w:t>
      </w:r>
      <w:r w:rsidR="006B374C">
        <w:rPr>
          <w:rStyle w:val="affffe"/>
          <w:rFonts w:hint="cs"/>
          <w:rtl/>
        </w:rPr>
        <w:t xml:space="preserve"> </w:t>
      </w:r>
    </w:p>
    <w:p w14:paraId="29E736C5" w14:textId="4412BA95" w:rsidR="003E2DCC" w:rsidRPr="006F178A" w:rsidRDefault="003E2DCC" w:rsidP="00974FCF">
      <w:pPr>
        <w:pStyle w:val="afffff"/>
        <w:ind w:left="170"/>
        <w:rPr>
          <w:rtl/>
        </w:rPr>
      </w:pPr>
      <w:r w:rsidRPr="00457300">
        <w:rPr>
          <w:rStyle w:val="affffe"/>
          <w:rtl/>
        </w:rPr>
        <w:t xml:space="preserve">או </w:t>
      </w:r>
      <w:r w:rsidRPr="006F178A">
        <w:rPr>
          <w:rFonts w:ascii="Fb Fontext" w:hAnsi="Fb Fontext"/>
          <w:rtl/>
        </w:rPr>
        <w:t xml:space="preserve">כיון </w:t>
      </w:r>
      <w:r w:rsidR="006817CD">
        <w:rPr>
          <w:rFonts w:ascii="Fb Fontext" w:hAnsi="Fb Fontext" w:hint="cs"/>
          <w:rtl/>
        </w:rPr>
        <w:t>ש</w:t>
      </w:r>
      <w:r w:rsidRPr="006F178A">
        <w:rPr>
          <w:rFonts w:ascii="Fb Fontext" w:hAnsi="Fb Fontext"/>
          <w:rtl/>
        </w:rPr>
        <w:t>לא קיים היום, כ</w:t>
      </w:r>
      <w:r w:rsidR="00457300">
        <w:rPr>
          <w:rFonts w:ascii="Fb Fontext" w:hAnsi="Fb Fontext" w:hint="cs"/>
          <w:rtl/>
        </w:rPr>
        <w:t>ש</w:t>
      </w:r>
      <w:r w:rsidRPr="006F178A">
        <w:rPr>
          <w:rFonts w:ascii="Fb Fontext" w:hAnsi="Fb Fontext"/>
          <w:rtl/>
        </w:rPr>
        <w:t>אמר לה מופר ל</w:t>
      </w:r>
      <w:r w:rsidR="00457300">
        <w:rPr>
          <w:rFonts w:ascii="Fb Fontext" w:hAnsi="Fb Fontext" w:hint="cs"/>
          <w:rtl/>
        </w:rPr>
        <w:t>ך</w:t>
      </w:r>
      <w:r w:rsidRPr="006F178A">
        <w:rPr>
          <w:rFonts w:ascii="Fb Fontext" w:hAnsi="Fb Fontext"/>
          <w:rtl/>
        </w:rPr>
        <w:t xml:space="preserve"> למחר מהיום אמר? </w:t>
      </w:r>
    </w:p>
    <w:p w14:paraId="27D22C61" w14:textId="26FB7DB3" w:rsidR="0075729B" w:rsidRDefault="006817CD" w:rsidP="00932157">
      <w:pPr>
        <w:pStyle w:val="38"/>
        <w:framePr w:wrap="notBeside"/>
        <w:rPr>
          <w:rFonts w:hint="cs"/>
          <w:rtl/>
        </w:rPr>
      </w:pPr>
      <w:r w:rsidRPr="00C14A40">
        <w:rPr>
          <w:rFonts w:hint="cs"/>
          <w:rtl/>
        </w:rPr>
        <w:t xml:space="preserve">ג. </w:t>
      </w:r>
      <w:r w:rsidR="003E2DCC" w:rsidRPr="00C14A40">
        <w:rPr>
          <w:rtl/>
        </w:rPr>
        <w:t>וא</w:t>
      </w:r>
      <w:r w:rsidR="00457300" w:rsidRPr="00C14A40">
        <w:rPr>
          <w:rFonts w:hint="cs"/>
          <w:rtl/>
        </w:rPr>
        <w:t>ת</w:t>
      </w:r>
      <w:r w:rsidR="0075729B">
        <w:rPr>
          <w:rtl/>
        </w:rPr>
        <w:t>"</w:t>
      </w:r>
      <w:r w:rsidR="00457300" w:rsidRPr="00C14A40">
        <w:rPr>
          <w:rFonts w:hint="cs"/>
          <w:rtl/>
        </w:rPr>
        <w:t>ל</w:t>
      </w:r>
      <w:r w:rsidRPr="00C14A40">
        <w:rPr>
          <w:rFonts w:hint="cs"/>
          <w:rtl/>
        </w:rPr>
        <w:t>:</w:t>
      </w:r>
    </w:p>
    <w:p w14:paraId="262CED99" w14:textId="60FE2F72" w:rsidR="003E2DCC" w:rsidRPr="006F178A" w:rsidRDefault="00457300" w:rsidP="003E2DCC">
      <w:pPr>
        <w:rPr>
          <w:rtl/>
        </w:rPr>
      </w:pPr>
      <w:r>
        <w:rPr>
          <w:rFonts w:hint="cs"/>
          <w:rtl/>
        </w:rPr>
        <w:t>אפ</w:t>
      </w:r>
      <w:r w:rsidR="0075729B">
        <w:rPr>
          <w:rtl/>
        </w:rPr>
        <w:t>"</w:t>
      </w:r>
      <w:r>
        <w:rPr>
          <w:rFonts w:hint="cs"/>
          <w:rtl/>
        </w:rPr>
        <w:t>ה</w:t>
      </w:r>
      <w:r w:rsidR="003E2DCC" w:rsidRPr="006F178A">
        <w:rPr>
          <w:rtl/>
        </w:rPr>
        <w:t xml:space="preserve"> כיון </w:t>
      </w:r>
      <w:r w:rsidR="006817CD">
        <w:rPr>
          <w:rFonts w:hint="cs"/>
          <w:rtl/>
        </w:rPr>
        <w:t>ש</w:t>
      </w:r>
      <w:r w:rsidR="003E2DCC" w:rsidRPr="006F178A">
        <w:rPr>
          <w:rtl/>
        </w:rPr>
        <w:t xml:space="preserve">קיימו היום, למחר כמאן דאיתיה דמי, </w:t>
      </w:r>
    </w:p>
    <w:p w14:paraId="4252EC32" w14:textId="77777777" w:rsidR="0075729B" w:rsidRDefault="006817CD" w:rsidP="00932157">
      <w:pPr>
        <w:pStyle w:val="38"/>
        <w:framePr w:wrap="notBeside"/>
        <w:rPr>
          <w:rtl/>
        </w:rPr>
      </w:pPr>
      <w:r w:rsidRPr="00C14A40">
        <w:rPr>
          <w:rFonts w:hint="cs"/>
          <w:rtl/>
        </w:rPr>
        <w:t xml:space="preserve">ד. </w:t>
      </w:r>
      <w:r w:rsidR="003E2DCC" w:rsidRPr="00C14A40">
        <w:rPr>
          <w:rFonts w:hint="cs"/>
          <w:rtl/>
        </w:rPr>
        <w:t>ואת</w:t>
      </w:r>
      <w:r w:rsidR="003E2DCC" w:rsidRPr="00C14A40">
        <w:rPr>
          <w:rtl/>
        </w:rPr>
        <w:t>"</w:t>
      </w:r>
      <w:r w:rsidR="003E2DCC" w:rsidRPr="00C14A40">
        <w:rPr>
          <w:rFonts w:hint="cs"/>
          <w:rtl/>
        </w:rPr>
        <w:t>ל</w:t>
      </w:r>
      <w:r w:rsidRPr="00C14A40">
        <w:rPr>
          <w:rFonts w:hint="cs"/>
          <w:rtl/>
        </w:rPr>
        <w:t>:</w:t>
      </w:r>
    </w:p>
    <w:p w14:paraId="55710029" w14:textId="44FD3E7C" w:rsidR="008A2307" w:rsidRDefault="003E2DCC" w:rsidP="003E2DCC">
      <w:pPr>
        <w:rPr>
          <w:rtl/>
        </w:rPr>
      </w:pPr>
      <w:r w:rsidRPr="006F178A">
        <w:rPr>
          <w:rtl/>
        </w:rPr>
        <w:t>קיים ל</w:t>
      </w:r>
      <w:r w:rsidR="00457300">
        <w:rPr>
          <w:rFonts w:hint="cs"/>
          <w:rtl/>
        </w:rPr>
        <w:t>ך</w:t>
      </w:r>
      <w:r w:rsidRPr="006F178A">
        <w:rPr>
          <w:rtl/>
        </w:rPr>
        <w:t xml:space="preserve"> שעה מהו? </w:t>
      </w:r>
    </w:p>
    <w:p w14:paraId="24A3CBBE" w14:textId="440FFE50" w:rsidR="003E2DCC" w:rsidRPr="006F178A" w:rsidRDefault="00457300" w:rsidP="008A2307">
      <w:pPr>
        <w:pStyle w:val="afffff"/>
        <w:ind w:firstLine="113"/>
        <w:rPr>
          <w:rtl/>
        </w:rPr>
      </w:pPr>
      <w:r>
        <w:rPr>
          <w:rFonts w:hint="cs"/>
          <w:rtl/>
        </w:rPr>
        <w:t>אי כמו שאמר לה מופר לך לאחר שעה</w:t>
      </w:r>
      <w:r w:rsidR="003E2DCC" w:rsidRPr="006F178A">
        <w:rPr>
          <w:rtl/>
        </w:rPr>
        <w:t xml:space="preserve">, </w:t>
      </w:r>
      <w:r w:rsidR="003E2DCC" w:rsidRPr="00457300">
        <w:rPr>
          <w:rStyle w:val="affffe"/>
          <w:rtl/>
        </w:rPr>
        <w:t xml:space="preserve">או </w:t>
      </w:r>
      <w:r w:rsidR="003E2DCC" w:rsidRPr="006F178A">
        <w:rPr>
          <w:rtl/>
        </w:rPr>
        <w:t xml:space="preserve">הא לא אמר לה? </w:t>
      </w:r>
    </w:p>
    <w:p w14:paraId="2E3442C8" w14:textId="77777777" w:rsidR="00932157" w:rsidRPr="00C14A40" w:rsidRDefault="008A2307" w:rsidP="00932157">
      <w:pPr>
        <w:pStyle w:val="38"/>
        <w:framePr w:wrap="notBeside"/>
        <w:rPr>
          <w:rtl/>
        </w:rPr>
      </w:pPr>
      <w:r w:rsidRPr="00C14A40">
        <w:rPr>
          <w:rFonts w:hint="cs"/>
          <w:rtl/>
        </w:rPr>
        <w:t xml:space="preserve">ה. </w:t>
      </w:r>
      <w:r w:rsidR="003E2DCC" w:rsidRPr="00C14A40">
        <w:rPr>
          <w:rFonts w:hint="cs"/>
          <w:rtl/>
        </w:rPr>
        <w:t>את</w:t>
      </w:r>
      <w:r w:rsidR="003E2DCC" w:rsidRPr="00C14A40">
        <w:rPr>
          <w:rtl/>
        </w:rPr>
        <w:t>"</w:t>
      </w:r>
      <w:r w:rsidR="003E2DCC" w:rsidRPr="00C14A40">
        <w:rPr>
          <w:rFonts w:hint="cs"/>
          <w:rtl/>
        </w:rPr>
        <w:t>ל</w:t>
      </w:r>
      <w:r w:rsidRPr="00C14A40">
        <w:rPr>
          <w:rFonts w:hint="cs"/>
          <w:rtl/>
        </w:rPr>
        <w:t>:</w:t>
      </w:r>
      <w:r w:rsidR="003E2DCC" w:rsidRPr="00C14A40">
        <w:rPr>
          <w:rtl/>
        </w:rPr>
        <w:t xml:space="preserve"> </w:t>
      </w:r>
    </w:p>
    <w:p w14:paraId="0210EAAD" w14:textId="56AFB80A" w:rsidR="008A2307" w:rsidRDefault="003E2DCC" w:rsidP="003E2DCC">
      <w:pPr>
        <w:rPr>
          <w:rtl/>
        </w:rPr>
      </w:pPr>
      <w:r w:rsidRPr="006F178A">
        <w:rPr>
          <w:rtl/>
        </w:rPr>
        <w:t xml:space="preserve">הא לא אמר לה, מיהו </w:t>
      </w:r>
      <w:r w:rsidRPr="008A2307">
        <w:rPr>
          <w:rStyle w:val="affffc"/>
          <w:rtl/>
        </w:rPr>
        <w:t>אמר לה מאי</w:t>
      </w:r>
      <w:r w:rsidRPr="006F178A">
        <w:rPr>
          <w:rtl/>
        </w:rPr>
        <w:t xml:space="preserve">? </w:t>
      </w:r>
    </w:p>
    <w:p w14:paraId="160FD198" w14:textId="55DB6592" w:rsidR="00457300" w:rsidRDefault="008A2307" w:rsidP="008A2307">
      <w:pPr>
        <w:pStyle w:val="afffff"/>
        <w:ind w:left="113"/>
        <w:rPr>
          <w:rtl/>
        </w:rPr>
      </w:pPr>
      <w:r>
        <w:rPr>
          <w:rFonts w:hint="cs"/>
          <w:rtl/>
        </w:rPr>
        <w:t>אי</w:t>
      </w:r>
      <w:r w:rsidR="003E2DCC" w:rsidRPr="006F178A">
        <w:rPr>
          <w:rtl/>
        </w:rPr>
        <w:t xml:space="preserve"> כיון דקיימו קיימו,</w:t>
      </w:r>
      <w:r>
        <w:rPr>
          <w:rFonts w:hint="cs"/>
          <w:rtl/>
        </w:rPr>
        <w:t xml:space="preserve"> או כיון דכל היום בר הקמה והפרה הוא</w:t>
      </w:r>
      <w:r w:rsidR="003E2DCC" w:rsidRPr="006F178A">
        <w:rPr>
          <w:rtl/>
        </w:rPr>
        <w:t xml:space="preserve"> </w:t>
      </w:r>
    </w:p>
    <w:p w14:paraId="3ACC049A" w14:textId="568D71F4" w:rsidR="003E2DCC" w:rsidRPr="006F178A" w:rsidRDefault="008A2307" w:rsidP="008A2307">
      <w:pPr>
        <w:pStyle w:val="afffff"/>
        <w:ind w:left="113"/>
        <w:rPr>
          <w:rtl/>
        </w:rPr>
      </w:pPr>
      <w:r>
        <w:rPr>
          <w:rFonts w:hint="cs"/>
          <w:b/>
          <w:bCs/>
          <w:rtl/>
        </w:rPr>
        <w:t>כשאמר</w:t>
      </w:r>
      <w:r w:rsidR="003E2DCC" w:rsidRPr="006F178A">
        <w:rPr>
          <w:rtl/>
        </w:rPr>
        <w:t xml:space="preserve"> מופר ל</w:t>
      </w:r>
      <w:r>
        <w:rPr>
          <w:rFonts w:hint="cs"/>
          <w:rtl/>
        </w:rPr>
        <w:t>ך</w:t>
      </w:r>
      <w:r w:rsidR="003E2DCC" w:rsidRPr="006F178A">
        <w:rPr>
          <w:rtl/>
        </w:rPr>
        <w:t xml:space="preserve"> לאחר שעה מהני? </w:t>
      </w:r>
    </w:p>
    <w:p w14:paraId="54376EC9" w14:textId="77777777" w:rsidR="0075729B" w:rsidRDefault="003E2DCC" w:rsidP="00932157">
      <w:pPr>
        <w:pStyle w:val="38"/>
        <w:framePr w:wrap="notBeside"/>
        <w:rPr>
          <w:rtl/>
        </w:rPr>
      </w:pPr>
      <w:r w:rsidRPr="00C14A40">
        <w:rPr>
          <w:rtl/>
        </w:rPr>
        <w:t>ת"ש:</w:t>
      </w:r>
    </w:p>
    <w:p w14:paraId="3FD953D9" w14:textId="023C0925" w:rsidR="003E2DCC" w:rsidRPr="006F178A" w:rsidRDefault="003E2DCC" w:rsidP="003E2DCC">
      <w:pPr>
        <w:rPr>
          <w:rtl/>
        </w:rPr>
      </w:pPr>
      <w:r w:rsidRPr="006F178A">
        <w:rPr>
          <w:rtl/>
        </w:rPr>
        <w:t>הריני נזירה, ושמע בעלה ואמר ואני - אין יכול להפר;</w:t>
      </w:r>
    </w:p>
    <w:p w14:paraId="066E3935" w14:textId="77777777" w:rsidR="00932157" w:rsidRPr="00C14A40" w:rsidRDefault="003E2DCC" w:rsidP="00932157">
      <w:pPr>
        <w:pStyle w:val="38"/>
        <w:framePr w:wrap="notBeside"/>
        <w:rPr>
          <w:rtl/>
        </w:rPr>
      </w:pPr>
      <w:r w:rsidRPr="00C14A40">
        <w:rPr>
          <w:rtl/>
        </w:rPr>
        <w:t xml:space="preserve">ואמאי? </w:t>
      </w:r>
    </w:p>
    <w:p w14:paraId="0F7285C0" w14:textId="4577225E" w:rsidR="003E2DCC" w:rsidRPr="006F178A" w:rsidRDefault="003E2DCC" w:rsidP="00A676C7">
      <w:pPr>
        <w:rPr>
          <w:rtl/>
        </w:rPr>
      </w:pPr>
      <w:r w:rsidRPr="006F178A">
        <w:rPr>
          <w:rtl/>
        </w:rPr>
        <w:t xml:space="preserve">נימא: ואני </w:t>
      </w:r>
      <w:r w:rsidR="00D34B86">
        <w:rPr>
          <w:rFonts w:hint="cs"/>
          <w:rtl/>
        </w:rPr>
        <w:t>ש</w:t>
      </w:r>
      <w:r w:rsidRPr="006F178A">
        <w:rPr>
          <w:rtl/>
        </w:rPr>
        <w:t xml:space="preserve">אמר </w:t>
      </w:r>
      <w:r w:rsidR="00D34B86">
        <w:rPr>
          <w:rFonts w:hint="cs"/>
          <w:rtl/>
        </w:rPr>
        <w:t>על עצמו</w:t>
      </w:r>
      <w:r w:rsidRPr="006F178A">
        <w:rPr>
          <w:rtl/>
        </w:rPr>
        <w:t xml:space="preserve">, אבל הריני נזירה </w:t>
      </w:r>
      <w:r w:rsidR="00A676C7">
        <w:rPr>
          <w:rFonts w:hint="cs"/>
          <w:rtl/>
        </w:rPr>
        <w:t>שלה</w:t>
      </w:r>
      <w:r w:rsidRPr="006F178A">
        <w:rPr>
          <w:rtl/>
        </w:rPr>
        <w:t xml:space="preserve">- </w:t>
      </w:r>
      <w:r w:rsidR="00A676C7">
        <w:rPr>
          <w:rFonts w:hint="cs"/>
          <w:rtl/>
        </w:rPr>
        <w:t>קיים רק לשעה אחת</w:t>
      </w:r>
      <w:r w:rsidRPr="006F178A">
        <w:rPr>
          <w:rtl/>
        </w:rPr>
        <w:t xml:space="preserve">, </w:t>
      </w:r>
      <w:r w:rsidR="00BB7736">
        <w:rPr>
          <w:rFonts w:hint="cs"/>
          <w:rtl/>
        </w:rPr>
        <w:t>ו</w:t>
      </w:r>
      <w:r w:rsidR="00A676C7">
        <w:rPr>
          <w:rFonts w:hint="cs"/>
          <w:rtl/>
        </w:rPr>
        <w:t xml:space="preserve">אין יכול להפר משום שכבר קיימו?! </w:t>
      </w:r>
    </w:p>
    <w:p w14:paraId="7B941138" w14:textId="77777777" w:rsidR="0075729B" w:rsidRDefault="00B35866" w:rsidP="00932157">
      <w:pPr>
        <w:pStyle w:val="38"/>
        <w:framePr w:wrap="notBeside"/>
        <w:rPr>
          <w:rFonts w:hint="cs"/>
          <w:rtl/>
        </w:rPr>
      </w:pPr>
      <w:r w:rsidRPr="00C14A40">
        <w:rPr>
          <w:rFonts w:hint="cs"/>
          <w:rtl/>
        </w:rPr>
        <w:t xml:space="preserve">ודחינו: </w:t>
      </w:r>
      <w:r w:rsidR="003E2DCC" w:rsidRPr="00C14A40">
        <w:rPr>
          <w:rFonts w:hint="cs"/>
          <w:rtl/>
        </w:rPr>
        <w:t>-</w:t>
      </w:r>
    </w:p>
    <w:p w14:paraId="2A8A7046" w14:textId="6DA20483" w:rsidR="006666DF" w:rsidRDefault="003E2DCC" w:rsidP="003E2DCC">
      <w:pPr>
        <w:rPr>
          <w:rtl/>
        </w:rPr>
      </w:pPr>
      <w:r w:rsidRPr="006F178A">
        <w:rPr>
          <w:rtl/>
        </w:rPr>
        <w:t xml:space="preserve">לא, </w:t>
      </w:r>
      <w:r w:rsidR="00D34B86">
        <w:rPr>
          <w:rFonts w:hint="cs"/>
          <w:rtl/>
        </w:rPr>
        <w:t>ש</w:t>
      </w:r>
      <w:r w:rsidRPr="006F178A">
        <w:rPr>
          <w:rtl/>
        </w:rPr>
        <w:t xml:space="preserve">סבר: כל </w:t>
      </w:r>
      <w:r w:rsidRPr="00295E41">
        <w:rPr>
          <w:rStyle w:val="afffa"/>
          <w:rtl/>
        </w:rPr>
        <w:t>ואני</w:t>
      </w:r>
      <w:r w:rsidRPr="006F178A">
        <w:rPr>
          <w:rtl/>
        </w:rPr>
        <w:t>, כמ</w:t>
      </w:r>
      <w:r w:rsidR="00DD0FF5">
        <w:rPr>
          <w:rFonts w:hint="cs"/>
          <w:rtl/>
        </w:rPr>
        <w:t>ו</w:t>
      </w:r>
      <w:r w:rsidRPr="006F178A">
        <w:rPr>
          <w:rtl/>
        </w:rPr>
        <w:t xml:space="preserve"> </w:t>
      </w:r>
      <w:r w:rsidR="00DD0FF5">
        <w:rPr>
          <w:rFonts w:hint="cs"/>
          <w:rtl/>
        </w:rPr>
        <w:t>ש</w:t>
      </w:r>
      <w:r w:rsidRPr="006F178A">
        <w:rPr>
          <w:rtl/>
        </w:rPr>
        <w:t>אמר קיים ל</w:t>
      </w:r>
      <w:r w:rsidR="00DD0FF5">
        <w:rPr>
          <w:rFonts w:hint="cs"/>
          <w:rtl/>
        </w:rPr>
        <w:t>ך</w:t>
      </w:r>
      <w:r w:rsidRPr="006F178A">
        <w:rPr>
          <w:rtl/>
        </w:rPr>
        <w:t xml:space="preserve"> לעולם</w:t>
      </w:r>
      <w:r w:rsidR="00DD0FF5">
        <w:rPr>
          <w:rFonts w:hint="cs"/>
          <w:rtl/>
        </w:rPr>
        <w:t>.</w:t>
      </w:r>
    </w:p>
    <w:p w14:paraId="0909E6D1" w14:textId="472F48D9"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4259919B" w14:textId="77777777" w:rsidR="00482CEE" w:rsidRDefault="00803F27" w:rsidP="008D48EF">
      <w:pPr>
        <w:pStyle w:val="afffff7"/>
        <w:rPr>
          <w:rtl/>
        </w:rPr>
      </w:pPr>
      <w:ins w:id="9921" w:author="מספור קטעי משנה" w:date="2026-10-06T06:45:39Z">
        <w:r>
          <w:rPr>
            <w:rStyle w:val="MisparKeta"/>
          </w:rPr>
          <w:t xml:space="preserve">א. </w:t>
        </w:r>
      </w:ins>
      <w:r w:rsidRPr="006F178A">
        <w:rPr>
          <w:rtl/>
        </w:rPr>
        <w:t>יפה כח האב מכח הבעל</w:t>
      </w:r>
      <w:r>
        <w:rPr>
          <w:rFonts w:hint="cs"/>
          <w:rtl/>
        </w:rPr>
        <w:t>:</w:t>
      </w:r>
    </w:p>
    <w:p>
      <w:pPr>
        <w:pStyle w:val="afffffb"/>
        <w:rPr>
          <w:ins w:id="20451" w:author="קלוד" w:date="2026-10-06T10:09:38Z"/>
        </w:rPr>
      </w:pPr>
      <w:ins w:id="20450" w:author="קלוד" w:date="2026-10-06T10:09:38Z">
        <w:r>
          <w:t xml:space="preserve">משנה ב</w:t>
        </w:r>
      </w:ins>
    </w:p>
    <w:p w14:paraId="36BCC08D" w14:textId="77777777" w:rsidR="00482CEE" w:rsidRDefault="00803F27" w:rsidP="003E2DCC">
      <w:pPr>
        <w:pStyle w:val="afff5"/>
        <w:rPr>
          <w:rtl/>
        </w:rPr>
      </w:pPr>
      <w:r>
        <w:rPr>
          <w:rtl/>
        </w:rPr>
        <w:tab/>
      </w:r>
      <w:r>
        <w:rPr>
          <w:rFonts w:hint="cs"/>
          <w:rtl/>
        </w:rPr>
        <w:t xml:space="preserve">שאם </w:t>
      </w:r>
      <w:r w:rsidR="003E2DCC" w:rsidRPr="006F178A">
        <w:rPr>
          <w:rtl/>
        </w:rPr>
        <w:t xml:space="preserve">מת האב לא נתרוקנה רשות לבעל, </w:t>
      </w:r>
    </w:p>
    <w:p w14:paraId="02BC7B7E" w14:textId="0133AE92" w:rsidR="003E2DCC" w:rsidRPr="006F178A" w:rsidRDefault="00803F27" w:rsidP="00803F27">
      <w:pPr>
        <w:pStyle w:val="afff5"/>
        <w:rPr>
          <w:rtl/>
        </w:rPr>
      </w:pPr>
      <w:r>
        <w:rPr>
          <w:rtl/>
        </w:rPr>
        <w:tab/>
      </w:r>
      <w:r w:rsidR="003E2DCC" w:rsidRPr="006F178A">
        <w:rPr>
          <w:rtl/>
        </w:rPr>
        <w:t xml:space="preserve">מת הבעל נתרוקנה רשות לאב, </w:t>
      </w:r>
    </w:p>
    <w:p w14:paraId="137A0A86" w14:textId="77777777" w:rsidR="00482CEE" w:rsidRDefault="003E2DCC" w:rsidP="008D48EF">
      <w:pPr>
        <w:pStyle w:val="afffff7"/>
        <w:rPr>
          <w:rtl/>
        </w:rPr>
      </w:pPr>
      <w:ins w:id="9923" w:author="מספור קטעי משנה" w:date="2026-10-06T06:45:39Z">
        <w:r>
          <w:rPr>
            <w:rStyle w:val="MisparKeta"/>
          </w:rPr>
          <w:t xml:space="preserve">א. </w:t>
        </w:r>
      </w:ins>
      <w:r w:rsidRPr="006F178A">
        <w:rPr>
          <w:rtl/>
        </w:rPr>
        <w:t>בדבר אחר יפה כח הבעל מכח האב</w:t>
      </w:r>
      <w:r w:rsidR="00C534F0">
        <w:rPr>
          <w:rFonts w:hint="cs"/>
          <w:rtl/>
        </w:rPr>
        <w:t>:</w:t>
      </w:r>
      <w:r w:rsidRPr="006F178A">
        <w:rPr>
          <w:rtl/>
        </w:rPr>
        <w:t xml:space="preserve"> </w:t>
      </w:r>
    </w:p>
    <w:p>
      <w:pPr>
        <w:pStyle w:val="afffffb"/>
        <w:rPr>
          <w:ins w:id="20453" w:author="קלוד" w:date="2026-10-06T10:09:38Z"/>
        </w:rPr>
      </w:pPr>
      <w:ins w:id="20452" w:author="קלוד" w:date="2026-10-06T10:09:38Z">
        <w:r>
          <w:t xml:space="preserve">משנה ב</w:t>
        </w:r>
      </w:ins>
    </w:p>
    <w:p w14:paraId="380E9633" w14:textId="2A6D5E1F" w:rsidR="003E2DCC" w:rsidRPr="006F178A" w:rsidRDefault="00C534F0" w:rsidP="00932157">
      <w:pPr>
        <w:pStyle w:val="afff5"/>
        <w:spacing w:after="120"/>
        <w:rPr>
          <w:rtl/>
        </w:rPr>
      </w:pPr>
      <w:r>
        <w:rPr>
          <w:rtl/>
        </w:rPr>
        <w:tab/>
      </w:r>
      <w:r w:rsidR="003E2DCC" w:rsidRPr="006F178A">
        <w:rPr>
          <w:rtl/>
        </w:rPr>
        <w:t>שהבעל מפר בבגר, והאב אינו מפר בבגר.</w:t>
      </w:r>
    </w:p>
    <w:p w14:paraId="22A4FC72" w14:textId="77777777" w:rsidR="003E2DCC" w:rsidRPr="006F178A" w:rsidRDefault="003E2DCC" w:rsidP="003E2DCC">
      <w:pPr>
        <w:rPr>
          <w:rtl/>
        </w:rPr>
      </w:pPr>
      <w:r w:rsidRPr="00295E41">
        <w:rPr>
          <w:rStyle w:val="afffa"/>
          <w:rFonts w:hint="cs"/>
          <w:rtl/>
        </w:rPr>
        <w:t>לא נתרוקנה רשות לבעל</w:t>
      </w:r>
      <w:r w:rsidRPr="006F178A">
        <w:rPr>
          <w:rFonts w:ascii="Fb Fontext" w:hAnsi="Fb Fontext" w:hint="cs"/>
          <w:rtl/>
        </w:rPr>
        <w:t xml:space="preserve"> </w:t>
      </w:r>
      <w:r w:rsidRPr="006F178A">
        <w:rPr>
          <w:rFonts w:ascii="Fb Fontext" w:hAnsi="Fb Fontext"/>
          <w:rtl/>
        </w:rPr>
        <w:t>–</w:t>
      </w:r>
      <w:r w:rsidRPr="006F178A">
        <w:rPr>
          <w:rFonts w:ascii="Fb Fontext" w:hAnsi="Fb Fontext" w:hint="cs"/>
          <w:rtl/>
        </w:rPr>
        <w:t xml:space="preserve"> </w:t>
      </w:r>
      <w:r w:rsidRPr="002C641B">
        <w:rPr>
          <w:rStyle w:val="affffa"/>
          <w:rFonts w:hint="cs"/>
          <w:rtl/>
        </w:rPr>
        <w:t>ד'</w:t>
      </w:r>
      <w:r w:rsidRPr="002C641B">
        <w:rPr>
          <w:rStyle w:val="affffa"/>
          <w:rtl/>
        </w:rPr>
        <w:t>בנעוריה בית אביה'.</w:t>
      </w:r>
    </w:p>
    <w:p w14:paraId="2E7553B1" w14:textId="04700000" w:rsidR="003E2DCC" w:rsidRPr="006F178A" w:rsidRDefault="003E2DCC" w:rsidP="008B4362">
      <w:pPr>
        <w:rPr>
          <w:rtl/>
        </w:rPr>
      </w:pPr>
      <w:r w:rsidRPr="00295E41">
        <w:rPr>
          <w:rStyle w:val="afffa"/>
          <w:rtl/>
        </w:rPr>
        <w:t xml:space="preserve">מת הבעל </w:t>
      </w:r>
      <w:r w:rsidRPr="00295E41">
        <w:rPr>
          <w:rStyle w:val="afffa"/>
          <w:rFonts w:hint="cs"/>
          <w:rtl/>
        </w:rPr>
        <w:t>נ</w:t>
      </w:r>
      <w:r w:rsidRPr="00295E41">
        <w:rPr>
          <w:rStyle w:val="afffa"/>
          <w:rtl/>
        </w:rPr>
        <w:t>תרוקנה רשות לאב</w:t>
      </w:r>
      <w:r w:rsidR="008B4362">
        <w:rPr>
          <w:rFonts w:hint="cs"/>
          <w:rtl/>
        </w:rPr>
        <w:t xml:space="preserve"> </w:t>
      </w:r>
      <w:r w:rsidRPr="00D46432">
        <w:rPr>
          <w:rStyle w:val="affffe"/>
          <w:rFonts w:hint="cs"/>
          <w:rtl/>
        </w:rPr>
        <w:t>מדרבה</w:t>
      </w:r>
      <w:r w:rsidRPr="00D46432">
        <w:rPr>
          <w:rStyle w:val="affffe"/>
          <w:rtl/>
        </w:rPr>
        <w:t xml:space="preserve">: </w:t>
      </w:r>
      <w:r w:rsidRPr="00A824E4">
        <w:rPr>
          <w:rStyle w:val="affffa"/>
          <w:rFonts w:hint="cs"/>
          <w:rtl/>
        </w:rPr>
        <w:t>'</w:t>
      </w:r>
      <w:r w:rsidRPr="00A824E4">
        <w:rPr>
          <w:rStyle w:val="affffa"/>
          <w:rtl/>
        </w:rPr>
        <w:t>ואם היו תהיה לאיש ונדריה עליה',</w:t>
      </w:r>
    </w:p>
    <w:p w14:paraId="66188291" w14:textId="77777777" w:rsidR="003E2DCC" w:rsidRPr="006F178A" w:rsidRDefault="003E2DCC" w:rsidP="00A522DC">
      <w:pPr>
        <w:pStyle w:val="a3"/>
        <w:framePr w:wrap="around"/>
        <w:rPr>
          <w:rtl/>
        </w:rPr>
      </w:pPr>
      <w:r w:rsidRPr="006F178A">
        <w:rPr>
          <w:rtl/>
        </w:rPr>
        <w:t xml:space="preserve">ע: </w:t>
      </w:r>
    </w:p>
    <w:p w14:paraId="5555E9A3" w14:textId="3526D8D4" w:rsidR="003E2DCC" w:rsidRPr="006F178A" w:rsidRDefault="003E2DCC" w:rsidP="003E2DCC">
      <w:pPr>
        <w:rPr>
          <w:rtl/>
        </w:rPr>
      </w:pPr>
      <w:r w:rsidRPr="006F178A">
        <w:rPr>
          <w:rFonts w:ascii="Fb Fontext" w:hAnsi="Fb Fontext"/>
          <w:rtl/>
        </w:rPr>
        <w:t xml:space="preserve">מקיש קודמי </w:t>
      </w:r>
      <w:r w:rsidRPr="008B4362">
        <w:rPr>
          <w:rStyle w:val="affffa"/>
          <w:rtl/>
        </w:rPr>
        <w:t>הויה</w:t>
      </w:r>
      <w:r w:rsidRPr="006F178A">
        <w:rPr>
          <w:rFonts w:ascii="Fb Fontext" w:hAnsi="Fb Fontext"/>
          <w:rtl/>
        </w:rPr>
        <w:t xml:space="preserve"> שניה לקודמי </w:t>
      </w:r>
      <w:r w:rsidRPr="008B4362">
        <w:rPr>
          <w:rStyle w:val="affffa"/>
          <w:rtl/>
        </w:rPr>
        <w:t>הויה</w:t>
      </w:r>
      <w:r w:rsidRPr="006F178A">
        <w:rPr>
          <w:rFonts w:ascii="Fb Fontext" w:hAnsi="Fb Fontext"/>
          <w:rtl/>
        </w:rPr>
        <w:t xml:space="preserve"> ראשונה, מאב מיפר ל</w:t>
      </w:r>
      <w:r w:rsidR="008B4362">
        <w:rPr>
          <w:rFonts w:ascii="Fb Fontext" w:hAnsi="Fb Fontext" w:hint="cs"/>
          <w:rtl/>
        </w:rPr>
        <w:t>בד</w:t>
      </w:r>
      <w:r w:rsidRPr="006F178A">
        <w:rPr>
          <w:rFonts w:ascii="Fb Fontext" w:hAnsi="Fb Fontext"/>
          <w:rtl/>
        </w:rPr>
        <w:t>.</w:t>
      </w:r>
    </w:p>
    <w:p w14:paraId="23E40CC0" w14:textId="77777777" w:rsidR="0075729B" w:rsidRDefault="003E2DCC" w:rsidP="00932157">
      <w:pPr>
        <w:pStyle w:val="38"/>
        <w:framePr w:wrap="notBeside"/>
        <w:rPr>
          <w:rFonts w:hint="cs"/>
          <w:rtl/>
        </w:rPr>
      </w:pPr>
      <w:r w:rsidRPr="00C14A40">
        <w:rPr>
          <w:rFonts w:hint="cs"/>
          <w:rtl/>
        </w:rPr>
        <w:t>וא</w:t>
      </w:r>
      <w:r w:rsidRPr="00C14A40">
        <w:rPr>
          <w:rtl/>
        </w:rPr>
        <w:t>"</w:t>
      </w:r>
      <w:r w:rsidRPr="00C14A40">
        <w:rPr>
          <w:rFonts w:hint="cs"/>
          <w:rtl/>
        </w:rPr>
        <w:t>ל דה</w:t>
      </w:r>
      <w:r w:rsidRPr="00C14A40">
        <w:rPr>
          <w:rtl/>
        </w:rPr>
        <w:t>"</w:t>
      </w:r>
      <w:r w:rsidRPr="00C14A40">
        <w:rPr>
          <w:rFonts w:hint="cs"/>
          <w:rtl/>
        </w:rPr>
        <w:t>מ</w:t>
      </w:r>
      <w:r w:rsidR="00207DF8" w:rsidRPr="00C14A40">
        <w:rPr>
          <w:rFonts w:hint="cs"/>
          <w:rtl/>
        </w:rPr>
        <w:t>:</w:t>
      </w:r>
    </w:p>
    <w:p w14:paraId="703A3DE3" w14:textId="7A658674" w:rsidR="00207DF8" w:rsidRDefault="003E2DCC" w:rsidP="003E2DCC">
      <w:pPr>
        <w:rPr>
          <w:rtl/>
        </w:rPr>
      </w:pPr>
      <w:r w:rsidRPr="006F178A">
        <w:rPr>
          <w:rFonts w:hint="cs"/>
          <w:rtl/>
        </w:rPr>
        <w:t>בנדרים שלא נראו לארוס דווקא דמיפר האב</w:t>
      </w:r>
      <w:r w:rsidR="00207DF8">
        <w:rPr>
          <w:rFonts w:hint="cs"/>
          <w:rtl/>
        </w:rPr>
        <w:t>,</w:t>
      </w:r>
      <w:r w:rsidRPr="006F178A">
        <w:rPr>
          <w:rFonts w:hint="cs"/>
          <w:rtl/>
        </w:rPr>
        <w:t xml:space="preserve"> </w:t>
      </w:r>
    </w:p>
    <w:p w14:paraId="5BF100CF" w14:textId="4DB76A4D" w:rsidR="003E2DCC" w:rsidRDefault="00207DF8" w:rsidP="00207DF8">
      <w:pPr>
        <w:ind w:left="623" w:firstLine="57"/>
        <w:rPr>
          <w:rtl/>
        </w:rPr>
      </w:pPr>
      <w:r>
        <w:rPr>
          <w:rFonts w:hint="cs"/>
          <w:rtl/>
        </w:rPr>
        <w:t>ש</w:t>
      </w:r>
      <w:r w:rsidR="003E2DCC" w:rsidRPr="006F178A">
        <w:rPr>
          <w:rFonts w:hint="cs"/>
          <w:rtl/>
        </w:rPr>
        <w:t xml:space="preserve">כבר </w:t>
      </w:r>
      <w:r>
        <w:rPr>
          <w:rFonts w:hint="cs"/>
          <w:rtl/>
        </w:rPr>
        <w:t xml:space="preserve">למדנו </w:t>
      </w:r>
      <w:r w:rsidR="003E2DCC" w:rsidRPr="006F178A">
        <w:rPr>
          <w:rFonts w:hint="cs"/>
          <w:rtl/>
        </w:rPr>
        <w:t>מ</w:t>
      </w:r>
      <w:r w:rsidR="003E2DCC" w:rsidRPr="00D46432">
        <w:rPr>
          <w:rStyle w:val="affffa"/>
          <w:rFonts w:hint="cs"/>
          <w:rtl/>
        </w:rPr>
        <w:t>בנעוריה בית אביה</w:t>
      </w:r>
      <w:r w:rsidR="003E2DCC" w:rsidRPr="00D46432">
        <w:rPr>
          <w:rStyle w:val="affffa"/>
          <w:rtl/>
        </w:rPr>
        <w:t>'</w:t>
      </w:r>
      <w:r w:rsidR="003E2DCC" w:rsidRPr="00D46432">
        <w:rPr>
          <w:rStyle w:val="affffa"/>
          <w:rFonts w:hint="cs"/>
          <w:rtl/>
        </w:rPr>
        <w:t>,</w:t>
      </w:r>
    </w:p>
    <w:p w14:paraId="1AE6CD95" w14:textId="77777777" w:rsidR="003E2DCC" w:rsidRPr="006F178A" w:rsidRDefault="003E2DCC" w:rsidP="000F1DD4">
      <w:pPr>
        <w:pStyle w:val="afffd"/>
        <w:rPr>
          <w:rtl/>
        </w:rPr>
      </w:pPr>
      <w:ins w:id="9924" w:author="מספור קטעי משנה" w:date="2026-10-06T06:45:39Z">
        <w:r>
          <w:rPr>
            <w:rStyle w:val="MisparKeta"/>
          </w:rPr>
          <w:t xml:space="preserve">א. </w:t>
        </w:r>
      </w:ins>
      <w:r w:rsidRPr="006F178A">
        <w:rPr>
          <w:rtl/>
        </w:rPr>
        <w:t>בזה יפה כח האב מכח הבעל כו'.</w:t>
      </w:r>
    </w:p>
    <w:p w14:paraId="2369900B" w14:textId="5BBD81B9" w:rsidR="003E2DCC" w:rsidRPr="006F178A" w:rsidRDefault="003E2DCC" w:rsidP="00361114">
      <w:pPr>
        <w:rPr>
          <w:rtl/>
        </w:rPr>
      </w:pPr>
      <w:r w:rsidRPr="006F178A">
        <w:rPr>
          <w:rFonts w:ascii="Fb Fontext" w:hAnsi="Fb Fontext"/>
          <w:rtl/>
        </w:rPr>
        <w:t xml:space="preserve">שקידשה כשהיא בוגרת, </w:t>
      </w:r>
      <w:r w:rsidR="00DC0BA2" w:rsidRPr="006C1E5C">
        <w:rPr>
          <w:rStyle w:val="affffe"/>
          <w:rFonts w:hint="cs"/>
          <w:rtl/>
        </w:rPr>
        <w:t xml:space="preserve">ואף </w:t>
      </w:r>
      <w:r w:rsidRPr="006C1E5C">
        <w:rPr>
          <w:rStyle w:val="affffe"/>
          <w:rFonts w:hint="cs"/>
          <w:rtl/>
        </w:rPr>
        <w:t>דכבר תנינא</w:t>
      </w:r>
      <w:r w:rsidRPr="006C1E5C">
        <w:rPr>
          <w:rStyle w:val="affffe"/>
          <w:rtl/>
        </w:rPr>
        <w:t>:</w:t>
      </w:r>
      <w:r w:rsidRPr="006F178A">
        <w:rPr>
          <w:rFonts w:ascii="Fb Fontext" w:hAnsi="Fb Fontext"/>
          <w:rtl/>
        </w:rPr>
        <w:t xml:space="preserve"> הבוגר</w:t>
      </w:r>
      <w:r w:rsidR="00361114">
        <w:rPr>
          <w:rFonts w:ascii="Fb Fontext" w:hAnsi="Fb Fontext" w:hint="cs"/>
          <w:rtl/>
        </w:rPr>
        <w:t>ת</w:t>
      </w:r>
      <w:r w:rsidRPr="006F178A">
        <w:rPr>
          <w:rFonts w:ascii="Fb Fontext" w:hAnsi="Fb Fontext"/>
          <w:rtl/>
        </w:rPr>
        <w:t xml:space="preserve"> </w:t>
      </w:r>
      <w:r w:rsidRPr="00295E41">
        <w:rPr>
          <w:rStyle w:val="afffa"/>
          <w:rFonts w:hint="cs"/>
          <w:rtl/>
        </w:rPr>
        <w:t>ו</w:t>
      </w:r>
      <w:r w:rsidRPr="006F178A">
        <w:rPr>
          <w:rFonts w:ascii="Fb Fontext" w:hAnsi="Fb Fontext"/>
          <w:rtl/>
        </w:rPr>
        <w:t>ששהתה י"ב חד</w:t>
      </w:r>
      <w:r w:rsidR="00361114">
        <w:rPr>
          <w:rFonts w:ascii="Fb Fontext" w:hAnsi="Fb Fontext" w:hint="cs"/>
          <w:rtl/>
        </w:rPr>
        <w:t>ש</w:t>
      </w:r>
    </w:p>
    <w:p w14:paraId="23C7B157" w14:textId="31E202A3" w:rsidR="003E2DCC" w:rsidRPr="006F178A" w:rsidRDefault="003E2DCC" w:rsidP="001659D1">
      <w:pPr>
        <w:pStyle w:val="afffff"/>
        <w:ind w:firstLine="113"/>
        <w:rPr>
          <w:rtl/>
        </w:rPr>
      </w:pPr>
      <w:r w:rsidRPr="006F178A">
        <w:rPr>
          <w:rFonts w:hint="cs"/>
          <w:rtl/>
        </w:rPr>
        <w:t>[</w:t>
      </w:r>
      <w:r w:rsidRPr="006F178A">
        <w:rPr>
          <w:rFonts w:hint="cs"/>
          <w:b/>
          <w:bCs/>
          <w:rtl/>
        </w:rPr>
        <w:t>ו</w:t>
      </w:r>
      <w:r w:rsidRPr="006F178A">
        <w:rPr>
          <w:rFonts w:hint="cs"/>
          <w:rtl/>
        </w:rPr>
        <w:t>ששהתה דאל</w:t>
      </w:r>
      <w:r w:rsidRPr="006F178A">
        <w:rPr>
          <w:rtl/>
        </w:rPr>
        <w:t>"</w:t>
      </w:r>
      <w:r w:rsidRPr="006F178A">
        <w:rPr>
          <w:rFonts w:hint="cs"/>
          <w:rtl/>
        </w:rPr>
        <w:t>ה ל</w:t>
      </w:r>
      <w:r w:rsidRPr="006F178A">
        <w:rPr>
          <w:rtl/>
        </w:rPr>
        <w:t>"</w:t>
      </w:r>
      <w:r w:rsidRPr="006F178A">
        <w:rPr>
          <w:rFonts w:hint="cs"/>
          <w:rtl/>
        </w:rPr>
        <w:t>ל י</w:t>
      </w:r>
      <w:r w:rsidRPr="006F178A">
        <w:rPr>
          <w:rtl/>
        </w:rPr>
        <w:t>"</w:t>
      </w:r>
      <w:r w:rsidRPr="006F178A">
        <w:rPr>
          <w:rFonts w:hint="cs"/>
          <w:rtl/>
        </w:rPr>
        <w:t xml:space="preserve">ב חודש הא סגי בל' יום] </w:t>
      </w:r>
    </w:p>
    <w:p w14:paraId="5A7970B1" w14:textId="77777777" w:rsidR="00932157" w:rsidRPr="00C14A40" w:rsidRDefault="00852068" w:rsidP="00932157">
      <w:pPr>
        <w:pStyle w:val="38"/>
        <w:framePr w:wrap="notBeside"/>
        <w:rPr>
          <w:rtl/>
        </w:rPr>
      </w:pPr>
      <w:r w:rsidRPr="00C14A40">
        <w:rPr>
          <w:rFonts w:hint="cs"/>
          <w:rtl/>
        </w:rPr>
        <w:t>א.</w:t>
      </w:r>
    </w:p>
    <w:p w14:paraId="3EEB2B0D" w14:textId="75BC6436" w:rsidR="003E2DCC" w:rsidRPr="006F178A" w:rsidRDefault="003E2DCC" w:rsidP="003E2DCC">
      <w:pPr>
        <w:rPr>
          <w:rtl/>
        </w:rPr>
      </w:pPr>
      <w:r w:rsidRPr="006F178A">
        <w:rPr>
          <w:rtl/>
        </w:rPr>
        <w:t>דוקא</w:t>
      </w:r>
      <w:r w:rsidR="00852068">
        <w:rPr>
          <w:rFonts w:hint="cs"/>
          <w:rtl/>
        </w:rPr>
        <w:t xml:space="preserve"> כאן</w:t>
      </w:r>
      <w:r w:rsidRPr="006F178A">
        <w:rPr>
          <w:rtl/>
        </w:rPr>
        <w:t xml:space="preserve">, </w:t>
      </w:r>
      <w:r w:rsidRPr="00E3762D">
        <w:rPr>
          <w:rStyle w:val="affffe"/>
          <w:rtl/>
        </w:rPr>
        <w:t>ו</w:t>
      </w:r>
      <w:r w:rsidR="00E3762D" w:rsidRPr="00E3762D">
        <w:rPr>
          <w:rStyle w:val="affffe"/>
          <w:rFonts w:hint="cs"/>
          <w:rtl/>
        </w:rPr>
        <w:t xml:space="preserve">תני התם </w:t>
      </w:r>
      <w:r w:rsidRPr="006F178A">
        <w:rPr>
          <w:rtl/>
        </w:rPr>
        <w:t xml:space="preserve">בוגרת, משום </w:t>
      </w:r>
      <w:r w:rsidRPr="00852068">
        <w:rPr>
          <w:rStyle w:val="affffe"/>
          <w:rtl/>
        </w:rPr>
        <w:t>דבעי איפלוגי ר"א ורבנן.</w:t>
      </w:r>
    </w:p>
    <w:p w14:paraId="5ED6CC8F" w14:textId="77777777" w:rsidR="00932157" w:rsidRPr="00C14A40" w:rsidRDefault="00852068" w:rsidP="00932157">
      <w:pPr>
        <w:pStyle w:val="38"/>
        <w:framePr w:wrap="notBeside"/>
        <w:rPr>
          <w:rtl/>
        </w:rPr>
      </w:pPr>
      <w:r w:rsidRPr="00C14A40">
        <w:rPr>
          <w:rFonts w:hint="cs"/>
          <w:rtl/>
        </w:rPr>
        <w:t>ב.</w:t>
      </w:r>
    </w:p>
    <w:p w14:paraId="24E97877" w14:textId="5F6E89A2" w:rsidR="006666DF" w:rsidRDefault="003E2DCC" w:rsidP="003E2DCC">
      <w:pPr>
        <w:rPr>
          <w:rtl/>
        </w:rPr>
      </w:pPr>
      <w:r w:rsidRPr="006F178A">
        <w:rPr>
          <w:rtl/>
        </w:rPr>
        <w:t>דוקא</w:t>
      </w:r>
      <w:r w:rsidR="00852068">
        <w:rPr>
          <w:rFonts w:hint="cs"/>
          <w:rtl/>
        </w:rPr>
        <w:t xml:space="preserve"> בוגרת</w:t>
      </w:r>
      <w:r w:rsidRPr="006F178A">
        <w:rPr>
          <w:rtl/>
        </w:rPr>
        <w:t xml:space="preserve">, ואיידי דנסיב רישא בזה, נסיב סיפא </w:t>
      </w:r>
      <w:r w:rsidR="006B25C6">
        <w:rPr>
          <w:rtl/>
        </w:rPr>
        <w:t xml:space="preserve">גם </w:t>
      </w:r>
      <w:r w:rsidRPr="006F178A">
        <w:rPr>
          <w:rtl/>
        </w:rPr>
        <w:t>בזה.</w:t>
      </w:r>
    </w:p>
    <w:p w14:paraId="3A81F841" w14:textId="187879D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71DAF3B" w14:textId="77777777" w:rsidR="003E2DCC" w:rsidRPr="006F178A" w:rsidRDefault="003E2DCC" w:rsidP="00A522DC">
      <w:pPr>
        <w:pStyle w:val="a3"/>
        <w:framePr w:wrap="around"/>
        <w:rPr>
          <w:rtl/>
        </w:rPr>
      </w:pPr>
      <w:r w:rsidRPr="006F178A">
        <w:rPr>
          <w:rtl/>
        </w:rPr>
        <w:t>עא.</w:t>
      </w:r>
    </w:p>
    <w:p>
      <w:pPr>
        <w:pStyle w:val="afffffb"/>
        <w:rPr>
          <w:ins w:id="20455" w:author="קלוד" w:date="2026-10-06T10:09:38Z"/>
        </w:rPr>
      </w:pPr>
      <w:ins w:id="20454" w:author="קלוד" w:date="2026-10-06T10:09:38Z">
        <w:r>
          <w:t xml:space="preserve">משנה ג</w:t>
        </w:r>
      </w:ins>
    </w:p>
    <w:p w14:paraId="5764B547" w14:textId="659406B7" w:rsidR="003E2DCC" w:rsidRPr="006F178A" w:rsidRDefault="003E2DCC" w:rsidP="003E2DCC">
      <w:pPr>
        <w:pStyle w:val="afff5"/>
        <w:rPr>
          <w:rtl/>
        </w:rPr>
      </w:pPr>
      <w:r w:rsidRPr="006F178A">
        <w:rPr>
          <w:rtl/>
        </w:rPr>
        <w:t xml:space="preserve">נדרה והיא ארוסה, נתגרשה בו ביום, נתארסה בו ביום </w:t>
      </w:r>
      <w:r w:rsidR="0052609B">
        <w:rPr>
          <w:rtl/>
        </w:rPr>
        <w:t>אף</w:t>
      </w:r>
      <w:r w:rsidRPr="006F178A">
        <w:rPr>
          <w:rtl/>
        </w:rPr>
        <w:t xml:space="preserve"> למאה - אביה ובעלה האחרון מפירין נדריה.</w:t>
      </w:r>
    </w:p>
    <w:p w14:paraId="638F3C3E" w14:textId="77777777" w:rsidR="00482CEE" w:rsidRDefault="003E2DCC" w:rsidP="003E2DCC">
      <w:pPr>
        <w:pStyle w:val="afff5"/>
        <w:rPr>
          <w:rtl/>
        </w:rPr>
      </w:pPr>
      <w:r w:rsidRPr="00732A8D">
        <w:rPr>
          <w:rtl/>
        </w:rPr>
        <w:t xml:space="preserve">זה הכלל: </w:t>
      </w:r>
      <w:r w:rsidR="00732A8D">
        <w:rPr>
          <w:rtl/>
        </w:rPr>
        <w:tab/>
      </w:r>
      <w:r w:rsidRPr="00732A8D">
        <w:rPr>
          <w:rtl/>
        </w:rPr>
        <w:t xml:space="preserve">כל שלא יצאה לרשות עצמה שעה אחת, </w:t>
      </w:r>
    </w:p>
    <w:p w14:paraId="4D8B5842" w14:textId="3A68DA66" w:rsidR="003E2DCC" w:rsidRPr="00732A8D" w:rsidRDefault="00732A8D" w:rsidP="003E2DCC">
      <w:pPr>
        <w:pStyle w:val="afff5"/>
        <w:rPr>
          <w:rtl/>
        </w:rPr>
      </w:pPr>
      <w:r>
        <w:rPr>
          <w:rtl/>
        </w:rPr>
        <w:tab/>
      </w:r>
      <w:r>
        <w:rPr>
          <w:rtl/>
        </w:rPr>
        <w:tab/>
      </w:r>
      <w:r>
        <w:rPr>
          <w:rtl/>
        </w:rPr>
        <w:tab/>
      </w:r>
      <w:r>
        <w:rPr>
          <w:rtl/>
        </w:rPr>
        <w:tab/>
      </w:r>
      <w:r>
        <w:rPr>
          <w:rtl/>
        </w:rPr>
        <w:tab/>
      </w:r>
      <w:r w:rsidR="003E2DCC" w:rsidRPr="00732A8D">
        <w:rPr>
          <w:rtl/>
        </w:rPr>
        <w:t>אביה ובעלה האחרון מפירין נדריה.</w:t>
      </w:r>
    </w:p>
    <w:p w14:paraId="3090AE6C" w14:textId="77777777" w:rsidR="00C61CA9" w:rsidRDefault="003E2DCC" w:rsidP="00C61CA9">
      <w:pPr>
        <w:pStyle w:val="affffb"/>
        <w:rPr>
          <w:rtl/>
        </w:rPr>
      </w:pPr>
      <w:r w:rsidRPr="006F178A">
        <w:rPr>
          <w:rtl/>
        </w:rPr>
        <w:t>ארוס אחרון מיפר נדרים שנראו לארוס ראשון</w:t>
      </w:r>
    </w:p>
    <w:p w14:paraId="206D5F17" w14:textId="77777777" w:rsidR="0075729B" w:rsidRDefault="003E2DCC" w:rsidP="00932157">
      <w:pPr>
        <w:pStyle w:val="38"/>
        <w:framePr w:wrap="notBeside"/>
        <w:rPr>
          <w:rtl/>
        </w:rPr>
      </w:pPr>
      <w:r w:rsidRPr="00C14A40">
        <w:rPr>
          <w:rtl/>
        </w:rPr>
        <w:t>שמואל:</w:t>
      </w:r>
    </w:p>
    <w:p w14:paraId="61E2E88F" w14:textId="7EC9D7EB" w:rsidR="006666DF" w:rsidRDefault="003E2DCC" w:rsidP="003E2DCC">
      <w:pPr>
        <w:rPr>
          <w:rtl/>
        </w:rPr>
      </w:pPr>
      <w:r w:rsidRPr="00A824E4">
        <w:rPr>
          <w:rStyle w:val="affffa"/>
          <w:rFonts w:hint="cs"/>
          <w:rtl/>
        </w:rPr>
        <w:t>'</w:t>
      </w:r>
      <w:r w:rsidRPr="00A824E4">
        <w:rPr>
          <w:rStyle w:val="affffa"/>
          <w:rtl/>
        </w:rPr>
        <w:t>ואם היו תהיה לאיש ונדריה עליה',</w:t>
      </w:r>
      <w:r w:rsidRPr="006F178A">
        <w:rPr>
          <w:rtl/>
        </w:rPr>
        <w:t xml:space="preserve"> נדרים שהיו עליה כבר.</w:t>
      </w:r>
    </w:p>
    <w:p w14:paraId="424D2A2F" w14:textId="2BBF3863" w:rsidR="003E2DCC" w:rsidRPr="006F178A" w:rsidRDefault="00DC0BA2" w:rsidP="00E15C86">
      <w:pPr>
        <w:ind w:left="283" w:firstLine="57"/>
        <w:rPr>
          <w:rFonts w:ascii="Fb Fontext" w:hAnsi="Fb Fontext"/>
          <w:rtl/>
        </w:rPr>
      </w:pPr>
      <w:r>
        <w:rPr>
          <w:rFonts w:ascii="Fb Fontext" w:hAnsi="Fb Fontext" w:hint="cs"/>
          <w:rtl/>
        </w:rPr>
        <w:t xml:space="preserve">ואף </w:t>
      </w:r>
      <w:r w:rsidR="003E2DCC" w:rsidRPr="006F178A">
        <w:rPr>
          <w:rFonts w:ascii="Fb Fontext" w:hAnsi="Fb Fontext" w:hint="cs"/>
          <w:rtl/>
        </w:rPr>
        <w:t xml:space="preserve">שנראו כבר לארוס </w:t>
      </w:r>
      <w:r w:rsidR="003E2DCC" w:rsidRPr="00295E41">
        <w:rPr>
          <w:rStyle w:val="afffa"/>
          <w:rFonts w:hint="cs"/>
          <w:rtl/>
        </w:rPr>
        <w:t>דעליה</w:t>
      </w:r>
      <w:r w:rsidR="003E2DCC" w:rsidRPr="006F178A">
        <w:rPr>
          <w:rFonts w:ascii="Fb Fontext" w:hAnsi="Fb Fontext" w:hint="cs"/>
          <w:rtl/>
        </w:rPr>
        <w:t xml:space="preserve"> קרא יתירה.</w:t>
      </w:r>
    </w:p>
    <w:p w14:paraId="6C42BCC6" w14:textId="77777777" w:rsidR="0075729B" w:rsidRDefault="003E2DCC" w:rsidP="00932157">
      <w:pPr>
        <w:pStyle w:val="38"/>
        <w:framePr w:wrap="notBeside"/>
        <w:rPr>
          <w:rtl/>
        </w:rPr>
      </w:pPr>
      <w:r w:rsidRPr="00C14A40">
        <w:rPr>
          <w:rFonts w:hint="cs"/>
          <w:rtl/>
        </w:rPr>
        <w:t>ת</w:t>
      </w:r>
      <w:r w:rsidRPr="00C14A40">
        <w:rPr>
          <w:rtl/>
        </w:rPr>
        <w:t>"</w:t>
      </w:r>
      <w:r w:rsidRPr="00C14A40">
        <w:rPr>
          <w:rFonts w:hint="cs"/>
          <w:rtl/>
        </w:rPr>
        <w:t>כ ד</w:t>
      </w:r>
      <w:r w:rsidRPr="00C14A40">
        <w:rPr>
          <w:rtl/>
        </w:rPr>
        <w:t>שמואל:</w:t>
      </w:r>
    </w:p>
    <w:p w14:paraId="25583706" w14:textId="1EE5ADA1" w:rsidR="003E2DCC" w:rsidRPr="006F178A" w:rsidRDefault="003E2DCC" w:rsidP="003E2DCC">
      <w:pPr>
        <w:rPr>
          <w:rFonts w:ascii="Fb Fontext" w:hAnsi="Fb Fontext"/>
          <w:rtl/>
        </w:rPr>
      </w:pPr>
      <w:r w:rsidRPr="006F178A">
        <w:rPr>
          <w:rFonts w:ascii="Fb Fontext" w:hAnsi="Fb Fontext"/>
          <w:rtl/>
        </w:rPr>
        <w:t>נערה המאורסה, אביה ובעלה מפירין נדריה;</w:t>
      </w:r>
    </w:p>
    <w:p w14:paraId="50BC1FBF" w14:textId="77777777" w:rsidR="008D48EF" w:rsidRDefault="003E2DCC" w:rsidP="008D48EF">
      <w:pPr>
        <w:pStyle w:val="38"/>
        <w:framePr w:wrap="notBeside"/>
        <w:rPr>
          <w:rFonts w:ascii="Fb Fontext" w:hAnsi="Fb Fontext"/>
          <w:rtl/>
        </w:rPr>
      </w:pPr>
      <w:r w:rsidRPr="00295E41">
        <w:rPr>
          <w:rStyle w:val="afffa"/>
          <w:rtl/>
        </w:rPr>
        <w:t>כיצד</w:t>
      </w:r>
      <w:r w:rsidRPr="006F178A">
        <w:rPr>
          <w:rFonts w:ascii="Fb Fontext" w:hAnsi="Fb Fontext"/>
          <w:rtl/>
        </w:rPr>
        <w:t xml:space="preserve">? </w:t>
      </w:r>
    </w:p>
    <w:p w14:paraId="4443B4E0" w14:textId="451BA600" w:rsidR="003E2DCC" w:rsidRPr="006F178A" w:rsidRDefault="003E2DCC" w:rsidP="006F4FB0">
      <w:pPr>
        <w:rPr>
          <w:rFonts w:ascii="Fb Fontext" w:hAnsi="Fb Fontext"/>
          <w:rtl/>
        </w:rPr>
      </w:pPr>
      <w:r w:rsidRPr="006F178A">
        <w:rPr>
          <w:rFonts w:ascii="Fb Fontext" w:hAnsi="Fb Fontext"/>
          <w:rtl/>
        </w:rPr>
        <w:t xml:space="preserve">שמע אביה והפר לה, ולא הספיק הבעל לשמוע עד שמת, ונתארסה בו ביום, </w:t>
      </w:r>
      <w:r w:rsidR="00DC0BA2">
        <w:rPr>
          <w:rFonts w:ascii="Fb Fontext" w:hAnsi="Fb Fontext"/>
          <w:rtl/>
        </w:rPr>
        <w:t xml:space="preserve">ואף </w:t>
      </w:r>
      <w:r w:rsidRPr="006F178A">
        <w:rPr>
          <w:rFonts w:ascii="Fb Fontext" w:hAnsi="Fb Fontext"/>
          <w:rtl/>
        </w:rPr>
        <w:t xml:space="preserve">מאה פעמים </w:t>
      </w:r>
    </w:p>
    <w:p w14:paraId="747ECB17" w14:textId="77777777" w:rsidR="003E2DCC" w:rsidRPr="006F178A" w:rsidRDefault="003E2DCC" w:rsidP="00B4383A">
      <w:pPr>
        <w:rPr>
          <w:rFonts w:ascii="Fb Fontext" w:hAnsi="Fb Fontext"/>
          <w:rtl/>
        </w:rPr>
      </w:pPr>
      <w:r w:rsidRPr="006F178A">
        <w:rPr>
          <w:rFonts w:ascii="Fb Fontext" w:hAnsi="Fb Fontext"/>
          <w:rtl/>
        </w:rPr>
        <w:t>- אביה ובעלה האחרון מפירין נדריה;</w:t>
      </w:r>
    </w:p>
    <w:p w14:paraId="2F31E8C2" w14:textId="77777777" w:rsidR="00B4383A" w:rsidRDefault="003E2DCC" w:rsidP="00B4383A">
      <w:pPr>
        <w:rPr>
          <w:rFonts w:ascii="Fb Fontext" w:hAnsi="Fb Fontext"/>
          <w:spacing w:val="-2"/>
          <w:rtl/>
        </w:rPr>
      </w:pPr>
      <w:r w:rsidRPr="00D454EC">
        <w:rPr>
          <w:rFonts w:ascii="Fb Fontext" w:hAnsi="Fb Fontext"/>
          <w:spacing w:val="-2"/>
          <w:rtl/>
        </w:rPr>
        <w:t xml:space="preserve">שמע בעלה והפר לה ולא הספיק האב לשמוע עד שמת הבעל </w:t>
      </w:r>
    </w:p>
    <w:p w14:paraId="3F4229C4" w14:textId="40046A44" w:rsidR="003E2DCC" w:rsidRPr="00D454EC" w:rsidRDefault="003E2DCC" w:rsidP="00B4383A">
      <w:pPr>
        <w:rPr>
          <w:rFonts w:ascii="Fb Fontext" w:hAnsi="Fb Fontext"/>
          <w:spacing w:val="-2"/>
          <w:rtl/>
        </w:rPr>
      </w:pPr>
      <w:r w:rsidRPr="00D454EC">
        <w:rPr>
          <w:rFonts w:ascii="Fb Fontext" w:hAnsi="Fb Fontext"/>
          <w:spacing w:val="-2"/>
          <w:rtl/>
        </w:rPr>
        <w:t>- חוזר האב ומפר חלקו של בעל</w:t>
      </w:r>
    </w:p>
    <w:p w14:paraId="5332FCD0" w14:textId="77777777" w:rsidR="0075729B" w:rsidRDefault="006F4FB0" w:rsidP="00932157">
      <w:pPr>
        <w:pStyle w:val="38"/>
        <w:framePr w:wrap="notBeside"/>
        <w:rPr>
          <w:rtl/>
        </w:rPr>
      </w:pPr>
      <w:r w:rsidRPr="00C14A40">
        <w:rPr>
          <w:rFonts w:hint="cs"/>
          <w:rtl/>
        </w:rPr>
        <w:t>ר"נ</w:t>
      </w:r>
      <w:r w:rsidR="003E2DCC" w:rsidRPr="00C14A40">
        <w:rPr>
          <w:rtl/>
        </w:rPr>
        <w:t>:</w:t>
      </w:r>
    </w:p>
    <w:p w14:paraId="577CE464" w14:textId="5750D61D" w:rsidR="003E2DCC" w:rsidRPr="006F178A" w:rsidRDefault="003E2DCC" w:rsidP="003E2DCC">
      <w:pPr>
        <w:rPr>
          <w:rFonts w:ascii="Fb Fontext" w:hAnsi="Fb Fontext"/>
          <w:rtl/>
        </w:rPr>
      </w:pPr>
      <w:r w:rsidRPr="006F178A">
        <w:rPr>
          <w:rFonts w:ascii="Fb Fontext" w:hAnsi="Fb Fontext"/>
          <w:rtl/>
        </w:rPr>
        <w:t>הן הן דברי ב"</w:t>
      </w:r>
      <w:r w:rsidRPr="006F178A">
        <w:rPr>
          <w:rFonts w:ascii="Fb Fontext" w:hAnsi="Fb Fontext" w:hint="cs"/>
          <w:rtl/>
        </w:rPr>
        <w:t>ש</w:t>
      </w:r>
      <w:r w:rsidRPr="006F178A">
        <w:rPr>
          <w:rFonts w:ascii="Fb Fontext" w:hAnsi="Fb Fontext"/>
          <w:rtl/>
        </w:rPr>
        <w:t xml:space="preserve">, </w:t>
      </w:r>
      <w:r w:rsidR="006F4FB0">
        <w:rPr>
          <w:rStyle w:val="affffe"/>
          <w:rtl/>
        </w:rPr>
        <w:tab/>
      </w:r>
      <w:r w:rsidRPr="006F4FB0">
        <w:rPr>
          <w:rStyle w:val="affffe"/>
          <w:rtl/>
        </w:rPr>
        <w:t>אבל ב"</w:t>
      </w:r>
      <w:r w:rsidRPr="006F4FB0">
        <w:rPr>
          <w:rStyle w:val="affffe"/>
          <w:rFonts w:hint="cs"/>
          <w:rtl/>
        </w:rPr>
        <w:t>ה</w:t>
      </w:r>
      <w:r w:rsidRPr="006F4FB0">
        <w:rPr>
          <w:rStyle w:val="affffe"/>
          <w:rtl/>
        </w:rPr>
        <w:t>:</w:t>
      </w:r>
      <w:r w:rsidRPr="006F178A">
        <w:rPr>
          <w:rFonts w:ascii="Fb Fontext" w:hAnsi="Fb Fontext"/>
          <w:rtl/>
        </w:rPr>
        <w:t xml:space="preserve"> אין יכול להפר; </w:t>
      </w:r>
    </w:p>
    <w:p w14:paraId="6D52C032" w14:textId="77777777" w:rsidR="003E2DCC" w:rsidRPr="006F178A" w:rsidRDefault="003E2DCC" w:rsidP="00A522DC">
      <w:pPr>
        <w:pStyle w:val="a3"/>
        <w:framePr w:wrap="around"/>
        <w:rPr>
          <w:rtl/>
        </w:rPr>
      </w:pPr>
      <w:r w:rsidRPr="006F178A">
        <w:rPr>
          <w:rtl/>
        </w:rPr>
        <w:t>עא:</w:t>
      </w:r>
    </w:p>
    <w:p w14:paraId="2B0DDD85" w14:textId="77777777" w:rsidR="00932157" w:rsidRPr="00C14A40" w:rsidRDefault="00D661E4" w:rsidP="00932157">
      <w:pPr>
        <w:pStyle w:val="38"/>
        <w:framePr w:wrap="notBeside"/>
        <w:rPr>
          <w:rFonts w:hint="cs"/>
          <w:rtl/>
        </w:rPr>
      </w:pPr>
      <w:r w:rsidRPr="00C14A40">
        <w:rPr>
          <w:rFonts w:hint="cs"/>
          <w:rtl/>
        </w:rPr>
        <w:t>וחלקו</w:t>
      </w:r>
      <w:r w:rsidR="003E2DCC" w:rsidRPr="00C14A40">
        <w:rPr>
          <w:rFonts w:hint="cs"/>
          <w:rtl/>
        </w:rPr>
        <w:t xml:space="preserve"> ד</w:t>
      </w:r>
      <w:r w:rsidR="006F4FB0" w:rsidRPr="00C14A40">
        <w:rPr>
          <w:rFonts w:hint="cs"/>
          <w:rtl/>
        </w:rPr>
        <w:t>ל</w:t>
      </w:r>
      <w:r w:rsidR="003E2DCC" w:rsidRPr="00C14A40">
        <w:rPr>
          <w:rFonts w:hint="cs"/>
          <w:rtl/>
        </w:rPr>
        <w:t>ב</w:t>
      </w:r>
      <w:r w:rsidR="003E2DCC" w:rsidRPr="00C14A40">
        <w:rPr>
          <w:rtl/>
        </w:rPr>
        <w:t>"</w:t>
      </w:r>
      <w:r w:rsidR="003E2DCC" w:rsidRPr="00C14A40">
        <w:rPr>
          <w:rFonts w:hint="cs"/>
          <w:rtl/>
        </w:rPr>
        <w:t>ש</w:t>
      </w:r>
      <w:r w:rsidR="003E2DCC" w:rsidRPr="00C14A40">
        <w:rPr>
          <w:rtl/>
        </w:rPr>
        <w:t xml:space="preserve">: </w:t>
      </w:r>
    </w:p>
    <w:p w14:paraId="15EBF842" w14:textId="088680F5" w:rsidR="00482CEE" w:rsidRDefault="004041D2" w:rsidP="003E2DCC">
      <w:pPr>
        <w:rPr>
          <w:rtl/>
        </w:rPr>
      </w:pPr>
      <w:r>
        <w:rPr>
          <w:rFonts w:ascii="Fb Fontext" w:hAnsi="Fb Fontext" w:hint="cs"/>
          <w:rtl/>
        </w:rPr>
        <w:t xml:space="preserve">גם </w:t>
      </w:r>
      <w:r w:rsidR="003E2DCC" w:rsidRPr="006F178A">
        <w:rPr>
          <w:rFonts w:ascii="Fb Fontext" w:hAnsi="Fb Fontext"/>
          <w:rtl/>
        </w:rPr>
        <w:t>נדרים</w:t>
      </w:r>
      <w:r>
        <w:rPr>
          <w:rFonts w:ascii="Fb Fontext" w:hAnsi="Fb Fontext" w:hint="cs"/>
          <w:rtl/>
        </w:rPr>
        <w:t xml:space="preserve"> </w:t>
      </w:r>
      <w:r w:rsidR="003E2DCC" w:rsidRPr="006F178A">
        <w:rPr>
          <w:rFonts w:ascii="Fb Fontext" w:hAnsi="Fb Fontext"/>
          <w:rtl/>
        </w:rPr>
        <w:t>שראוי לארוס נתרוקנה רשות לאב, ומיגז גייז</w:t>
      </w:r>
    </w:p>
    <w:p w14:paraId="490142D6" w14:textId="77777777" w:rsidR="00932157" w:rsidRPr="00C14A40" w:rsidRDefault="003E2DCC" w:rsidP="00932157">
      <w:pPr>
        <w:pStyle w:val="38"/>
        <w:framePr w:wrap="notBeside"/>
        <w:rPr>
          <w:rtl/>
        </w:rPr>
      </w:pPr>
      <w:r w:rsidRPr="00C14A40">
        <w:rPr>
          <w:rFonts w:hint="cs"/>
          <w:rtl/>
        </w:rPr>
        <w:t>ו</w:t>
      </w:r>
      <w:r w:rsidR="00B83E2E" w:rsidRPr="00C14A40">
        <w:rPr>
          <w:rFonts w:hint="cs"/>
          <w:rtl/>
        </w:rPr>
        <w:t>ל</w:t>
      </w:r>
      <w:r w:rsidRPr="00C14A40">
        <w:rPr>
          <w:rFonts w:hint="cs"/>
          <w:rtl/>
        </w:rPr>
        <w:t>ב</w:t>
      </w:r>
      <w:r w:rsidRPr="00C14A40">
        <w:rPr>
          <w:rtl/>
        </w:rPr>
        <w:t>"</w:t>
      </w:r>
      <w:r w:rsidRPr="00C14A40">
        <w:rPr>
          <w:rFonts w:hint="cs"/>
          <w:rtl/>
        </w:rPr>
        <w:t>ה</w:t>
      </w:r>
      <w:r w:rsidRPr="00C14A40">
        <w:rPr>
          <w:rtl/>
        </w:rPr>
        <w:t>:</w:t>
      </w:r>
    </w:p>
    <w:p w14:paraId="05D84737" w14:textId="7112ACEE" w:rsidR="006666DF" w:rsidRDefault="003E2DCC" w:rsidP="00932157">
      <w:pPr>
        <w:rPr>
          <w:rtl/>
        </w:rPr>
      </w:pPr>
      <w:r w:rsidRPr="006F178A">
        <w:rPr>
          <w:rtl/>
        </w:rPr>
        <w:t>אביה ובעלה אחרון מפירין נדריה, ולא מיגז גייז.</w:t>
      </w:r>
    </w:p>
    <w:p w14:paraId="1CD1420E" w14:textId="42E380C0" w:rsidR="003E2DCC" w:rsidRPr="006F178A" w:rsidRDefault="003E2DCC" w:rsidP="003E2DCC">
      <w:pPr>
        <w:pStyle w:val="affc"/>
        <w:rPr>
          <w:del w:id="90023" w:author="מנוע עיצוב" w:date="2026-10-08T11:01:28Z"/>
          <w:rtl/>
        </w:rPr>
      </w:pPr>
      <w:del w:id="90021" w:author="מנוע עיצוב" w:date="2026-10-08T11:01:28Z">
        <w:r>
          <w:rPr>
            <w:rFonts w:ascii="Fb Fontext" w:hAnsi="Fb Fontext"/>
            <w:rtl/>
          </w:rPr>
          <w:delText xml:space="preserve">׹</w:delText>
        </w:r>
      </w:del>
      <w:del w:id="90022" w:author="מנוע עיצוב" w:date="2026-10-08T11:01:28Z">
        <w:r w:rsidR="0075729B">
          <w:rPr>
            <w:rFonts w:ascii="Fb Fontext" w:hAnsi="Fb Fontext"/>
            <w:rtl/>
          </w:rPr>
          <w:delText xml:space="preserve"> </w:delText>
        </w:r>
      </w:del>
    </w:p>
    <w:p w14:paraId="22DFDF4A" w14:textId="1FB56EB9" w:rsidR="003E2DCC" w:rsidRPr="008D48EF" w:rsidRDefault="003E2DCC" w:rsidP="00586EA4">
      <w:pPr>
        <w:pStyle w:val="affffb"/>
        <w:rPr>
          <w:rStyle w:val="afffff0"/>
          <w:spacing w:val="-4"/>
          <w:rtl/>
        </w:rPr>
      </w:pPr>
      <w:r w:rsidRPr="008D48EF">
        <w:rPr>
          <w:spacing w:val="-4"/>
          <w:rtl/>
        </w:rPr>
        <w:t>איבעיא: גירושין, כשתיקה</w:t>
      </w:r>
      <w:r w:rsidRPr="008D48EF">
        <w:rPr>
          <w:rStyle w:val="afffff0"/>
          <w:rFonts w:hint="cs"/>
          <w:spacing w:val="-4"/>
          <w:rtl/>
        </w:rPr>
        <w:t xml:space="preserve"> </w:t>
      </w:r>
      <w:r w:rsidR="008D48EF" w:rsidRPr="008D48EF">
        <w:rPr>
          <w:rStyle w:val="afffff0"/>
          <w:rFonts w:hint="cs"/>
          <w:spacing w:val="-4"/>
          <w:rtl/>
        </w:rPr>
        <w:t>שיכול לה</w:t>
      </w:r>
      <w:r w:rsidRPr="008D48EF">
        <w:rPr>
          <w:rStyle w:val="afffff0"/>
          <w:rFonts w:hint="cs"/>
          <w:spacing w:val="-4"/>
          <w:rtl/>
        </w:rPr>
        <w:t>פר</w:t>
      </w:r>
      <w:r w:rsidRPr="008D48EF">
        <w:rPr>
          <w:rFonts w:hint="cs"/>
          <w:spacing w:val="-4"/>
          <w:rtl/>
        </w:rPr>
        <w:t xml:space="preserve"> </w:t>
      </w:r>
      <w:r w:rsidRPr="008D48EF">
        <w:rPr>
          <w:spacing w:val="-4"/>
          <w:rtl/>
        </w:rPr>
        <w:t xml:space="preserve">או כהקמה </w:t>
      </w:r>
      <w:r w:rsidR="008D48EF" w:rsidRPr="008D48EF">
        <w:rPr>
          <w:rStyle w:val="afffff0"/>
          <w:rFonts w:hint="cs"/>
          <w:spacing w:val="-4"/>
          <w:rtl/>
        </w:rPr>
        <w:t>שאין יכול לה</w:t>
      </w:r>
      <w:r w:rsidRPr="008D48EF">
        <w:rPr>
          <w:rStyle w:val="afffff0"/>
          <w:rFonts w:hint="cs"/>
          <w:spacing w:val="-4"/>
          <w:rtl/>
        </w:rPr>
        <w:t xml:space="preserve">פר </w:t>
      </w:r>
    </w:p>
    <w:p w14:paraId="59B1C547" w14:textId="77777777" w:rsidR="00932157" w:rsidRPr="00C14A40" w:rsidRDefault="003E2DCC" w:rsidP="00932157">
      <w:pPr>
        <w:pStyle w:val="38"/>
        <w:framePr w:wrap="notBeside"/>
        <w:rPr>
          <w:rFonts w:hint="cs"/>
          <w:rtl/>
        </w:rPr>
      </w:pPr>
      <w:r w:rsidRPr="00C14A40">
        <w:rPr>
          <w:rFonts w:hint="cs"/>
          <w:rtl/>
        </w:rPr>
        <w:t>ונפק</w:t>
      </w:r>
      <w:r w:rsidRPr="00C14A40">
        <w:rPr>
          <w:rtl/>
        </w:rPr>
        <w:t>"</w:t>
      </w:r>
      <w:r w:rsidRPr="00C14A40">
        <w:rPr>
          <w:rFonts w:hint="cs"/>
          <w:rtl/>
        </w:rPr>
        <w:t>מ</w:t>
      </w:r>
      <w:r w:rsidR="00586EA4" w:rsidRPr="00C14A40">
        <w:rPr>
          <w:rFonts w:hint="cs"/>
          <w:rtl/>
        </w:rPr>
        <w:t>:</w:t>
      </w:r>
      <w:r w:rsidRPr="00C14A40">
        <w:rPr>
          <w:rFonts w:hint="cs"/>
          <w:rtl/>
        </w:rPr>
        <w:t xml:space="preserve"> </w:t>
      </w:r>
    </w:p>
    <w:p w14:paraId="0185E950" w14:textId="56C18901" w:rsidR="003E2DCC" w:rsidRPr="006F178A" w:rsidRDefault="003E2DCC" w:rsidP="003E2DCC">
      <w:pPr>
        <w:rPr>
          <w:rtl/>
        </w:rPr>
      </w:pPr>
      <w:r w:rsidRPr="006F178A">
        <w:rPr>
          <w:rFonts w:hint="cs"/>
          <w:rtl/>
        </w:rPr>
        <w:t>כ</w:t>
      </w:r>
      <w:r w:rsidRPr="006F178A">
        <w:rPr>
          <w:rtl/>
        </w:rPr>
        <w:t>גון שנדרה ושמע בעלה</w:t>
      </w:r>
      <w:r w:rsidRPr="006F178A">
        <w:rPr>
          <w:rFonts w:hint="cs"/>
          <w:rtl/>
        </w:rPr>
        <w:t xml:space="preserve"> </w:t>
      </w:r>
      <w:r w:rsidRPr="006F178A">
        <w:rPr>
          <w:rtl/>
        </w:rPr>
        <w:t>וגרשה ו</w:t>
      </w:r>
      <w:r w:rsidRPr="006F178A">
        <w:rPr>
          <w:rFonts w:hint="cs"/>
          <w:rtl/>
        </w:rPr>
        <w:t>החזירה באותו יום</w:t>
      </w:r>
    </w:p>
    <w:p w14:paraId="095443DC" w14:textId="77777777" w:rsidR="003E2DCC" w:rsidRPr="006F178A" w:rsidRDefault="003E2DCC" w:rsidP="00A522DC">
      <w:pPr>
        <w:pStyle w:val="a3"/>
        <w:framePr w:wrap="around"/>
        <w:rPr>
          <w:rtl/>
        </w:rPr>
      </w:pPr>
      <w:r w:rsidRPr="006F178A">
        <w:rPr>
          <w:rtl/>
        </w:rPr>
        <w:t>עב.</w:t>
      </w:r>
    </w:p>
    <w:p w14:paraId="32294FBD" w14:textId="77777777" w:rsidR="00932157" w:rsidRPr="00C14A40" w:rsidRDefault="00DA786F" w:rsidP="00932157">
      <w:pPr>
        <w:pStyle w:val="38"/>
        <w:framePr w:wrap="notBeside"/>
        <w:rPr>
          <w:rFonts w:hint="cs"/>
          <w:rtl/>
        </w:rPr>
      </w:pPr>
      <w:r w:rsidRPr="00C14A40">
        <w:rPr>
          <w:rFonts w:hint="cs"/>
          <w:rtl/>
        </w:rPr>
        <w:t>א. אין להוכיח:</w:t>
      </w:r>
      <w:r w:rsidR="003E2DCC" w:rsidRPr="00C14A40">
        <w:rPr>
          <w:rtl/>
        </w:rPr>
        <w:t xml:space="preserve"> </w:t>
      </w:r>
    </w:p>
    <w:p w14:paraId="473F0588" w14:textId="5D02093D" w:rsidR="003E2DCC" w:rsidRPr="00295E41" w:rsidRDefault="00DA786F" w:rsidP="00707AF9">
      <w:pPr>
        <w:rPr>
          <w:rStyle w:val="afffa"/>
          <w:rtl/>
        </w:rPr>
      </w:pPr>
      <w:r>
        <w:rPr>
          <w:rFonts w:hint="cs"/>
          <w:rtl/>
        </w:rPr>
        <w:t>מד</w:t>
      </w:r>
      <w:r w:rsidR="003E2DCC" w:rsidRPr="006F178A">
        <w:rPr>
          <w:rtl/>
        </w:rPr>
        <w:t>אימתי אמרו מת הבעל נתרוקנה רשות לאב בזמן שלא שמע הבעל, או שמע והפר, או שמע ושתק ומת בו ביום</w:t>
      </w:r>
      <w:r w:rsidR="00586EA4">
        <w:rPr>
          <w:rFonts w:hint="cs"/>
          <w:rtl/>
        </w:rPr>
        <w:t>.</w:t>
      </w:r>
      <w:r w:rsidR="00707AF9">
        <w:rPr>
          <w:rFonts w:hint="cs"/>
          <w:rtl/>
        </w:rPr>
        <w:t xml:space="preserve"> </w:t>
      </w:r>
      <w:r w:rsidR="003E2DCC" w:rsidRPr="00D454EC">
        <w:rPr>
          <w:rFonts w:ascii="Fb Fontext" w:hAnsi="Fb Fontext"/>
          <w:spacing w:val="-2"/>
          <w:rtl/>
        </w:rPr>
        <w:t xml:space="preserve">ואי גירושין כשתיקה, ליתני </w:t>
      </w:r>
      <w:r w:rsidR="006B25C6">
        <w:rPr>
          <w:rFonts w:ascii="Fb Fontext" w:hAnsi="Fb Fontext"/>
          <w:spacing w:val="-2"/>
          <w:rtl/>
        </w:rPr>
        <w:t xml:space="preserve">גם </w:t>
      </w:r>
      <w:r w:rsidR="003E2DCC" w:rsidRPr="00D454EC">
        <w:rPr>
          <w:rFonts w:ascii="Fb Fontext" w:hAnsi="Fb Fontext"/>
          <w:spacing w:val="-2"/>
          <w:rtl/>
        </w:rPr>
        <w:t xml:space="preserve">או שמע וגירש, מדלא תני </w:t>
      </w:r>
      <w:r w:rsidR="00586EA4">
        <w:rPr>
          <w:rFonts w:ascii="Fb Fontext" w:hAnsi="Fb Fontext" w:hint="cs"/>
          <w:spacing w:val="-2"/>
          <w:rtl/>
        </w:rPr>
        <w:t>כך</w:t>
      </w:r>
      <w:r w:rsidR="003E2DCC" w:rsidRPr="00D454EC">
        <w:rPr>
          <w:rFonts w:ascii="Fb Fontext" w:hAnsi="Fb Fontext"/>
          <w:spacing w:val="-2"/>
          <w:rtl/>
        </w:rPr>
        <w:t xml:space="preserve"> </w:t>
      </w:r>
      <w:r w:rsidR="003E2DCC" w:rsidRPr="00586EA4">
        <w:rPr>
          <w:rStyle w:val="affffe"/>
          <w:rtl/>
        </w:rPr>
        <w:t>ש"מ:</w:t>
      </w:r>
      <w:r w:rsidR="003E2DCC" w:rsidRPr="00295E41">
        <w:rPr>
          <w:rStyle w:val="afffa"/>
          <w:rtl/>
        </w:rPr>
        <w:t xml:space="preserve"> גירושין כהקמה דמו.</w:t>
      </w:r>
    </w:p>
    <w:p w14:paraId="79053027" w14:textId="77777777" w:rsidR="008D48EF" w:rsidRDefault="00DA786F" w:rsidP="008D48EF">
      <w:pPr>
        <w:pStyle w:val="38"/>
        <w:framePr w:wrap="notBeside"/>
        <w:rPr>
          <w:rStyle w:val="affffe"/>
          <w:rtl/>
        </w:rPr>
      </w:pPr>
      <w:r>
        <w:rPr>
          <w:rStyle w:val="affffe"/>
          <w:rFonts w:hint="cs"/>
          <w:rtl/>
        </w:rPr>
        <w:t>דהא</w:t>
      </w:r>
      <w:r w:rsidR="003E2DCC" w:rsidRPr="00586EA4">
        <w:rPr>
          <w:rStyle w:val="affffe"/>
          <w:rtl/>
        </w:rPr>
        <w:t xml:space="preserve"> סיפא:</w:t>
      </w:r>
    </w:p>
    <w:p w14:paraId="15CAA900" w14:textId="225D86B2" w:rsidR="003E2DCC" w:rsidRPr="00D454EC" w:rsidRDefault="003E2DCC" w:rsidP="00A02512">
      <w:pPr>
        <w:rPr>
          <w:rFonts w:ascii="Fb Fontext" w:hAnsi="Fb Fontext"/>
          <w:spacing w:val="-2"/>
          <w:rtl/>
        </w:rPr>
      </w:pPr>
      <w:r w:rsidRPr="00586EA4">
        <w:rPr>
          <w:rStyle w:val="affffe"/>
          <w:rtl/>
        </w:rPr>
        <w:lastRenderedPageBreak/>
        <w:t xml:space="preserve"> </w:t>
      </w:r>
      <w:r w:rsidRPr="006F178A">
        <w:rPr>
          <w:rFonts w:ascii="Fb Fontext" w:hAnsi="Fb Fontext"/>
          <w:rtl/>
        </w:rPr>
        <w:t>אבל אם שמע וקיים, או שמע ושתק ומת ביום של אחריו - אין יכול להפר;</w:t>
      </w:r>
      <w:r w:rsidR="00707AF9">
        <w:rPr>
          <w:rFonts w:ascii="Fb Fontext" w:hAnsi="Fb Fontext" w:hint="cs"/>
          <w:rtl/>
        </w:rPr>
        <w:t xml:space="preserve"> </w:t>
      </w:r>
      <w:r w:rsidRPr="00D454EC">
        <w:rPr>
          <w:rFonts w:ascii="Fb Fontext" w:hAnsi="Fb Fontext"/>
          <w:spacing w:val="-2"/>
          <w:rtl/>
        </w:rPr>
        <w:t xml:space="preserve">ואי גירושין כהקמה, ליתני ואם שמע וגירש, </w:t>
      </w:r>
      <w:r w:rsidRPr="00D454EC">
        <w:rPr>
          <w:rFonts w:ascii="Fb Fontext" w:hAnsi="Fb Fontext" w:hint="cs"/>
          <w:spacing w:val="-2"/>
          <w:rtl/>
        </w:rPr>
        <w:t>ו</w:t>
      </w:r>
      <w:r w:rsidRPr="00D454EC">
        <w:rPr>
          <w:rFonts w:ascii="Fb Fontext" w:hAnsi="Fb Fontext"/>
          <w:spacing w:val="-2"/>
          <w:rtl/>
        </w:rPr>
        <w:t xml:space="preserve">מדלא </w:t>
      </w:r>
      <w:r w:rsidR="00707AF9">
        <w:rPr>
          <w:rFonts w:ascii="Fb Fontext" w:hAnsi="Fb Fontext" w:hint="cs"/>
          <w:spacing w:val="-2"/>
          <w:rtl/>
        </w:rPr>
        <w:t xml:space="preserve">תני כך, </w:t>
      </w:r>
      <w:r w:rsidRPr="00586EA4">
        <w:rPr>
          <w:rStyle w:val="affffe"/>
          <w:rtl/>
        </w:rPr>
        <w:t xml:space="preserve">ש"מ: </w:t>
      </w:r>
      <w:r w:rsidRPr="00295E41">
        <w:rPr>
          <w:rStyle w:val="afffa"/>
          <w:rtl/>
        </w:rPr>
        <w:t>גירושין כשתיקה דמו!</w:t>
      </w:r>
    </w:p>
    <w:p w14:paraId="4792BF02" w14:textId="77777777" w:rsidR="006666DF" w:rsidRDefault="003E2DCC" w:rsidP="00707AF9">
      <w:pPr>
        <w:rPr>
          <w:rFonts w:ascii="Fb Fontext" w:hAnsi="Fb Fontext"/>
          <w:rtl/>
        </w:rPr>
      </w:pPr>
      <w:r w:rsidRPr="00295E41">
        <w:rPr>
          <w:rStyle w:val="afffa"/>
          <w:rtl/>
        </w:rPr>
        <w:t xml:space="preserve">אלא </w:t>
      </w:r>
      <w:r w:rsidR="00A02512" w:rsidRPr="00295E41">
        <w:rPr>
          <w:rStyle w:val="afffa"/>
          <w:rFonts w:hint="cs"/>
          <w:rtl/>
        </w:rPr>
        <w:t xml:space="preserve">אין </w:t>
      </w:r>
      <w:r w:rsidR="00E15131" w:rsidRPr="00295E41">
        <w:rPr>
          <w:rStyle w:val="afffa"/>
          <w:rFonts w:hint="cs"/>
          <w:rtl/>
        </w:rPr>
        <w:t>להוכיח ממשנה זו</w:t>
      </w:r>
      <w:r w:rsidRPr="006F178A">
        <w:rPr>
          <w:rFonts w:ascii="Fb Fontext" w:hAnsi="Fb Fontext"/>
          <w:rtl/>
        </w:rPr>
        <w:t xml:space="preserve">, אי רישא דוקא </w:t>
      </w:r>
      <w:r w:rsidRPr="006F178A">
        <w:rPr>
          <w:rFonts w:ascii="Fb Fontext" w:hAnsi="Fb Fontext" w:hint="cs"/>
          <w:rtl/>
        </w:rPr>
        <w:t xml:space="preserve">סיפא משום דרישא, </w:t>
      </w:r>
    </w:p>
    <w:p w14:paraId="1AC2231E" w14:textId="5530AE12" w:rsidR="003E2DCC" w:rsidRPr="006F178A" w:rsidRDefault="003E2DCC" w:rsidP="008D48EF">
      <w:pPr>
        <w:spacing w:after="60"/>
        <w:ind w:left="1190" w:firstLine="170"/>
        <w:rPr>
          <w:rFonts w:ascii="Fb Fontext" w:hAnsi="Fb Fontext"/>
          <w:rtl/>
        </w:rPr>
      </w:pPr>
      <w:r w:rsidRPr="006F178A">
        <w:rPr>
          <w:rFonts w:ascii="Fb Fontext" w:hAnsi="Fb Fontext" w:hint="cs"/>
          <w:rtl/>
        </w:rPr>
        <w:t>אי סיפא דווקא רישא משום דסיפא</w:t>
      </w:r>
      <w:r w:rsidR="00E15131">
        <w:rPr>
          <w:rFonts w:ascii="Fb Fontext" w:hAnsi="Fb Fontext" w:hint="cs"/>
          <w:rtl/>
        </w:rPr>
        <w:t>.</w:t>
      </w:r>
    </w:p>
    <w:p w14:paraId="7D92D218" w14:textId="77777777" w:rsidR="0075729B" w:rsidRDefault="00707AF9" w:rsidP="00932157">
      <w:pPr>
        <w:pStyle w:val="38"/>
        <w:framePr w:wrap="notBeside"/>
        <w:rPr>
          <w:rtl/>
        </w:rPr>
      </w:pPr>
      <w:r w:rsidRPr="00C14A40">
        <w:rPr>
          <w:rFonts w:hint="cs"/>
          <w:rtl/>
        </w:rPr>
        <w:t>ב.</w:t>
      </w:r>
      <w:r w:rsidR="003E2DCC" w:rsidRPr="00C14A40">
        <w:rPr>
          <w:rFonts w:hint="cs"/>
          <w:rtl/>
        </w:rPr>
        <w:t xml:space="preserve"> </w:t>
      </w:r>
      <w:r w:rsidR="003E2DCC" w:rsidRPr="00C14A40">
        <w:rPr>
          <w:rtl/>
        </w:rPr>
        <w:t>ת"ש:</w:t>
      </w:r>
    </w:p>
    <w:p w14:paraId="3ED0F2D0" w14:textId="66198F14" w:rsidR="003B5641" w:rsidRDefault="003B5641" w:rsidP="003E2DCC">
      <w:pPr>
        <w:rPr>
          <w:rFonts w:ascii="Fb Fontext" w:hAnsi="Fb Fontext"/>
          <w:rtl/>
        </w:rPr>
      </w:pPr>
      <w:r>
        <w:rPr>
          <w:rFonts w:ascii="Fb Fontext" w:hAnsi="Fb Fontext" w:hint="cs"/>
          <w:rtl/>
        </w:rPr>
        <w:t>ארוסה ש</w:t>
      </w:r>
      <w:r w:rsidR="003E2DCC" w:rsidRPr="006F178A">
        <w:rPr>
          <w:rFonts w:ascii="Fb Fontext" w:hAnsi="Fb Fontext"/>
          <w:rtl/>
        </w:rPr>
        <w:t>נדרה ונתגרשה ונתארסה בו ביום אפי</w:t>
      </w:r>
      <w:r>
        <w:rPr>
          <w:rFonts w:ascii="Fb Fontext" w:hAnsi="Fb Fontext" w:hint="cs"/>
          <w:rtl/>
        </w:rPr>
        <w:t>'</w:t>
      </w:r>
      <w:r w:rsidR="003E2DCC" w:rsidRPr="006F178A">
        <w:rPr>
          <w:rFonts w:ascii="Fb Fontext" w:hAnsi="Fb Fontext"/>
          <w:rtl/>
        </w:rPr>
        <w:t xml:space="preserve"> למאה </w:t>
      </w:r>
    </w:p>
    <w:p w14:paraId="24C9FFA1" w14:textId="605BDA42" w:rsidR="003E2DCC" w:rsidRPr="006F178A" w:rsidRDefault="003E2DCC" w:rsidP="000B29E7">
      <w:pPr>
        <w:ind w:left="283" w:firstLine="57"/>
        <w:rPr>
          <w:rFonts w:ascii="Fb Fontext" w:hAnsi="Fb Fontext"/>
          <w:rtl/>
        </w:rPr>
      </w:pPr>
      <w:r w:rsidRPr="006F178A">
        <w:rPr>
          <w:rFonts w:ascii="Fb Fontext" w:hAnsi="Fb Fontext"/>
          <w:rtl/>
        </w:rPr>
        <w:t>- אביה ובעלה האחרון מפירין נדריה;</w:t>
      </w:r>
    </w:p>
    <w:p w14:paraId="1EC4521B" w14:textId="77777777" w:rsidR="003B5641" w:rsidRDefault="003E2DCC" w:rsidP="000B29E7">
      <w:pPr>
        <w:ind w:left="226" w:firstLine="114"/>
        <w:rPr>
          <w:rtl/>
        </w:rPr>
      </w:pPr>
      <w:r w:rsidRPr="003B5641">
        <w:rPr>
          <w:rStyle w:val="affffe"/>
          <w:rtl/>
        </w:rPr>
        <w:t>ש"מ:</w:t>
      </w:r>
      <w:r w:rsidRPr="003B5641">
        <w:rPr>
          <w:rtl/>
        </w:rPr>
        <w:t xml:space="preserve"> </w:t>
      </w:r>
      <w:r w:rsidRPr="00295E41">
        <w:rPr>
          <w:rStyle w:val="afffa"/>
          <w:rtl/>
        </w:rPr>
        <w:t>גירושין כשתיקה דמו,</w:t>
      </w:r>
      <w:r w:rsidRPr="003B5641">
        <w:rPr>
          <w:rtl/>
        </w:rPr>
        <w:t xml:space="preserve"> </w:t>
      </w:r>
    </w:p>
    <w:p w14:paraId="74609322" w14:textId="05E0DE7F" w:rsidR="003E2DCC" w:rsidRPr="003B5641" w:rsidRDefault="003E2DCC" w:rsidP="00E82FE6">
      <w:pPr>
        <w:pStyle w:val="afffff"/>
        <w:ind w:left="170" w:firstLine="170"/>
        <w:rPr>
          <w:rtl/>
        </w:rPr>
      </w:pPr>
      <w:r w:rsidRPr="003B5641">
        <w:rPr>
          <w:rtl/>
        </w:rPr>
        <w:t>דאי כהקמה, מי מצי מיפר ארוס אחרון נ</w:t>
      </w:r>
      <w:r w:rsidR="003B5641">
        <w:rPr>
          <w:rFonts w:hint="cs"/>
          <w:rtl/>
        </w:rPr>
        <w:t xml:space="preserve">דרים שהקים </w:t>
      </w:r>
      <w:r w:rsidRPr="003B5641">
        <w:rPr>
          <w:rtl/>
        </w:rPr>
        <w:t>ארוס ראשון!</w:t>
      </w:r>
    </w:p>
    <w:p w14:paraId="37F982C7" w14:textId="77777777" w:rsidR="003E2DCC" w:rsidRPr="006F178A" w:rsidRDefault="003E2DCC" w:rsidP="00E82FE6">
      <w:pPr>
        <w:ind w:left="283" w:firstLine="57"/>
        <w:rPr>
          <w:rFonts w:ascii="Fb Fontext" w:hAnsi="Fb Fontext"/>
          <w:rtl/>
        </w:rPr>
      </w:pPr>
      <w:r w:rsidRPr="000B29E7">
        <w:rPr>
          <w:rStyle w:val="affffe"/>
          <w:rtl/>
        </w:rPr>
        <w:t>הב"ע -</w:t>
      </w:r>
      <w:r w:rsidRPr="006F178A">
        <w:rPr>
          <w:rFonts w:ascii="Fb Fontext" w:hAnsi="Fb Fontext"/>
          <w:rtl/>
        </w:rPr>
        <w:t xml:space="preserve"> בשלא שמע ארוס ראשון.</w:t>
      </w:r>
    </w:p>
    <w:p w14:paraId="525B6809" w14:textId="77777777" w:rsidR="008D48EF" w:rsidRDefault="003E2DCC" w:rsidP="008D48EF">
      <w:pPr>
        <w:pStyle w:val="38"/>
        <w:framePr w:wrap="notBeside"/>
        <w:rPr>
          <w:rFonts w:hint="cs"/>
          <w:rtl/>
        </w:rPr>
      </w:pPr>
      <w:r w:rsidRPr="000B29E7">
        <w:rPr>
          <w:rStyle w:val="affffe"/>
          <w:rFonts w:hint="cs"/>
          <w:rtl/>
        </w:rPr>
        <w:t>והך</w:t>
      </w:r>
      <w:r w:rsidRPr="000B29E7">
        <w:rPr>
          <w:rFonts w:hint="cs"/>
          <w:rtl/>
        </w:rPr>
        <w:t xml:space="preserve"> </w:t>
      </w:r>
    </w:p>
    <w:p w14:paraId="2B4CDDD2" w14:textId="17A5E553" w:rsidR="00E82FE6" w:rsidRDefault="003E2DCC" w:rsidP="008D48EF">
      <w:pPr>
        <w:rPr>
          <w:rtl/>
        </w:rPr>
      </w:pPr>
      <w:r w:rsidRPr="000B29E7">
        <w:rPr>
          <w:rFonts w:hint="cs"/>
          <w:rtl/>
        </w:rPr>
        <w:t>ד</w:t>
      </w:r>
      <w:r w:rsidRPr="000B29E7">
        <w:rPr>
          <w:rtl/>
        </w:rPr>
        <w:t xml:space="preserve">בו ביום? </w:t>
      </w:r>
      <w:r w:rsidR="000B29E7">
        <w:rPr>
          <w:rFonts w:hint="cs"/>
          <w:rtl/>
        </w:rPr>
        <w:t>-</w:t>
      </w:r>
      <w:r w:rsidRPr="000B29E7">
        <w:rPr>
          <w:rFonts w:hint="cs"/>
          <w:rtl/>
        </w:rPr>
        <w:t>מיירי ב</w:t>
      </w:r>
      <w:r w:rsidRPr="000B29E7">
        <w:rPr>
          <w:rtl/>
        </w:rPr>
        <w:t xml:space="preserve">שלא שמע ארוס ושמע האב, </w:t>
      </w:r>
    </w:p>
    <w:p w14:paraId="7A1AD6D8" w14:textId="61664408" w:rsidR="003E2DCC" w:rsidRPr="000B29E7" w:rsidRDefault="003E2DCC" w:rsidP="008D48EF">
      <w:pPr>
        <w:spacing w:after="60"/>
        <w:rPr>
          <w:rtl/>
        </w:rPr>
      </w:pPr>
      <w:r w:rsidRPr="000B29E7">
        <w:rPr>
          <w:rtl/>
        </w:rPr>
        <w:t>ד</w:t>
      </w:r>
      <w:r w:rsidRPr="000B29E7">
        <w:rPr>
          <w:rFonts w:hint="cs"/>
          <w:rtl/>
        </w:rPr>
        <w:t xml:space="preserve">דווקא </w:t>
      </w:r>
      <w:r w:rsidRPr="000B29E7">
        <w:rPr>
          <w:rtl/>
        </w:rPr>
        <w:t xml:space="preserve">בו ביום מצי מיפר, </w:t>
      </w:r>
      <w:r w:rsidRPr="000B29E7">
        <w:rPr>
          <w:rFonts w:hint="cs"/>
          <w:rtl/>
        </w:rPr>
        <w:t xml:space="preserve">ומכאן ואילך לא </w:t>
      </w:r>
    </w:p>
    <w:p w14:paraId="13ECD47B" w14:textId="77777777" w:rsidR="0075729B" w:rsidRDefault="000B29E7" w:rsidP="00932157">
      <w:pPr>
        <w:pStyle w:val="38"/>
        <w:framePr w:wrap="notBeside"/>
        <w:rPr>
          <w:rtl/>
        </w:rPr>
      </w:pPr>
      <w:r w:rsidRPr="00C14A40">
        <w:rPr>
          <w:rFonts w:hint="cs"/>
          <w:rtl/>
        </w:rPr>
        <w:t xml:space="preserve">ג. </w:t>
      </w:r>
      <w:r w:rsidR="003E2DCC" w:rsidRPr="00C14A40">
        <w:rPr>
          <w:rFonts w:hint="cs"/>
          <w:rtl/>
        </w:rPr>
        <w:t>ת</w:t>
      </w:r>
      <w:r w:rsidR="003E2DCC" w:rsidRPr="00C14A40">
        <w:rPr>
          <w:rtl/>
        </w:rPr>
        <w:t>"</w:t>
      </w:r>
      <w:r w:rsidR="003E2DCC" w:rsidRPr="00C14A40">
        <w:rPr>
          <w:rFonts w:hint="cs"/>
          <w:rtl/>
        </w:rPr>
        <w:t>ש</w:t>
      </w:r>
      <w:r w:rsidR="003E2DCC" w:rsidRPr="00C14A40">
        <w:rPr>
          <w:rtl/>
        </w:rPr>
        <w:t>:</w:t>
      </w:r>
    </w:p>
    <w:p w14:paraId="79FD18BD" w14:textId="0492EF23" w:rsidR="00482CEE" w:rsidRDefault="003E2DCC" w:rsidP="003E2DCC">
      <w:pPr>
        <w:rPr>
          <w:rFonts w:ascii="Fb Fontext" w:hAnsi="Fb Fontext"/>
          <w:rtl/>
        </w:rPr>
      </w:pPr>
      <w:r w:rsidRPr="006F178A">
        <w:rPr>
          <w:rFonts w:ascii="Fb Fontext" w:hAnsi="Fb Fontext"/>
          <w:rtl/>
        </w:rPr>
        <w:t>נדרה בו ביום, גירשה והחזירה בו ביום אין יכול להפר</w:t>
      </w:r>
      <w:r w:rsidR="00A609DC">
        <w:rPr>
          <w:rFonts w:ascii="Fb Fontext" w:hAnsi="Fb Fontext" w:hint="cs"/>
          <w:rtl/>
        </w:rPr>
        <w:t>.</w:t>
      </w:r>
      <w:r w:rsidRPr="006F178A">
        <w:rPr>
          <w:rFonts w:ascii="Fb Fontext" w:hAnsi="Fb Fontext" w:hint="cs"/>
          <w:rtl/>
        </w:rPr>
        <w:t xml:space="preserve"> </w:t>
      </w:r>
    </w:p>
    <w:p w14:paraId="6AC30B8E" w14:textId="77777777" w:rsidR="008D48EF" w:rsidRDefault="003E2DCC" w:rsidP="008D48EF">
      <w:pPr>
        <w:pStyle w:val="38"/>
        <w:framePr w:wrap="notBeside"/>
        <w:rPr>
          <w:rFonts w:ascii="Fb Fontext" w:hAnsi="Fb Fontext"/>
          <w:rtl/>
        </w:rPr>
      </w:pPr>
      <w:r w:rsidRPr="00295E41">
        <w:rPr>
          <w:rStyle w:val="afffa"/>
          <w:rtl/>
        </w:rPr>
        <w:t>ש"</w:t>
      </w:r>
      <w:r w:rsidRPr="00295E41">
        <w:rPr>
          <w:rStyle w:val="afffa"/>
          <w:rFonts w:hint="cs"/>
          <w:rtl/>
        </w:rPr>
        <w:t>מ</w:t>
      </w:r>
      <w:r w:rsidRPr="006F178A">
        <w:rPr>
          <w:rFonts w:ascii="Fb Fontext" w:hAnsi="Fb Fontext"/>
          <w:rtl/>
        </w:rPr>
        <w:t>:</w:t>
      </w:r>
    </w:p>
    <w:p w14:paraId="72B11267" w14:textId="1E457C6C" w:rsidR="003E2DCC" w:rsidRPr="006F178A" w:rsidRDefault="003E2DCC" w:rsidP="008D48EF">
      <w:pPr>
        <w:rPr>
          <w:rFonts w:ascii="Fb Fontext" w:hAnsi="Fb Fontext"/>
          <w:rtl/>
        </w:rPr>
      </w:pPr>
      <w:r w:rsidRPr="006F178A">
        <w:rPr>
          <w:rFonts w:ascii="Fb Fontext" w:hAnsi="Fb Fontext"/>
          <w:rtl/>
        </w:rPr>
        <w:t xml:space="preserve"> </w:t>
      </w:r>
      <w:r w:rsidRPr="00295E41">
        <w:rPr>
          <w:rStyle w:val="afffa"/>
          <w:rtl/>
        </w:rPr>
        <w:t>גירושין</w:t>
      </w:r>
      <w:r w:rsidRPr="006F178A">
        <w:rPr>
          <w:rFonts w:ascii="Fb Fontext" w:hAnsi="Fb Fontext"/>
          <w:rtl/>
        </w:rPr>
        <w:t xml:space="preserve"> </w:t>
      </w:r>
      <w:r w:rsidRPr="00295E41">
        <w:rPr>
          <w:rStyle w:val="afffa"/>
          <w:rtl/>
        </w:rPr>
        <w:t>כהקמה דמו.</w:t>
      </w:r>
    </w:p>
    <w:p w14:paraId="7D24F4F0" w14:textId="77777777" w:rsidR="00932157" w:rsidRPr="00C14A40" w:rsidRDefault="003E2DCC" w:rsidP="00932157">
      <w:pPr>
        <w:pStyle w:val="38"/>
        <w:framePr w:wrap="notBeside"/>
        <w:rPr>
          <w:rtl/>
        </w:rPr>
      </w:pPr>
      <w:r w:rsidRPr="00C14A40">
        <w:rPr>
          <w:rFonts w:hint="cs"/>
          <w:rtl/>
        </w:rPr>
        <w:t>- ודחי'</w:t>
      </w:r>
      <w:r w:rsidR="00A609DC" w:rsidRPr="00C14A40">
        <w:rPr>
          <w:rFonts w:hint="cs"/>
          <w:rtl/>
        </w:rPr>
        <w:t>:</w:t>
      </w:r>
    </w:p>
    <w:p w14:paraId="6A8F2AF4" w14:textId="35D40726" w:rsidR="006666DF" w:rsidRDefault="003E2DCC" w:rsidP="00932157">
      <w:pPr>
        <w:rPr>
          <w:rFonts w:ascii="Fb Fontext" w:hAnsi="Fb Fontext"/>
          <w:rtl/>
        </w:rPr>
      </w:pPr>
      <w:r w:rsidRPr="006F178A">
        <w:rPr>
          <w:rFonts w:ascii="Fb Fontext" w:hAnsi="Fb Fontext" w:hint="cs"/>
          <w:rtl/>
        </w:rPr>
        <w:t>ד</w:t>
      </w:r>
      <w:r w:rsidR="00D53612">
        <w:rPr>
          <w:rFonts w:ascii="Fb Fontext" w:hAnsi="Fb Fontext" w:hint="cs"/>
          <w:rtl/>
        </w:rPr>
        <w:t>מיירי</w:t>
      </w:r>
      <w:r w:rsidR="0008290D">
        <w:rPr>
          <w:rFonts w:ascii="Fb Fontext" w:hAnsi="Fb Fontext"/>
          <w:rtl/>
        </w:rPr>
        <w:t xml:space="preserve"> </w:t>
      </w:r>
      <w:r w:rsidRPr="006F178A">
        <w:rPr>
          <w:rFonts w:ascii="Fb Fontext" w:hAnsi="Fb Fontext"/>
          <w:rtl/>
        </w:rPr>
        <w:t>בנשואה</w:t>
      </w:r>
      <w:r w:rsidR="00D53612">
        <w:rPr>
          <w:rFonts w:ascii="Fb Fontext" w:hAnsi="Fb Fontext" w:hint="cs"/>
          <w:rtl/>
        </w:rPr>
        <w:t xml:space="preserve"> ו</w:t>
      </w:r>
      <w:r w:rsidRPr="006F178A">
        <w:rPr>
          <w:rFonts w:ascii="Fb Fontext" w:hAnsi="Fb Fontext"/>
          <w:rtl/>
        </w:rPr>
        <w:t xml:space="preserve">אין </w:t>
      </w:r>
      <w:r w:rsidR="00D53612">
        <w:rPr>
          <w:rFonts w:ascii="Fb Fontext" w:hAnsi="Fb Fontext" w:hint="cs"/>
          <w:rtl/>
        </w:rPr>
        <w:t xml:space="preserve">הבעל </w:t>
      </w:r>
      <w:r w:rsidRPr="006F178A">
        <w:rPr>
          <w:rFonts w:ascii="Fb Fontext" w:hAnsi="Fb Fontext"/>
          <w:rtl/>
        </w:rPr>
        <w:t>יכול להפר</w:t>
      </w:r>
      <w:r w:rsidR="00D53612">
        <w:rPr>
          <w:rFonts w:ascii="Fb Fontext" w:hAnsi="Fb Fontext" w:hint="cs"/>
          <w:rtl/>
        </w:rPr>
        <w:t xml:space="preserve"> בקודמין</w:t>
      </w:r>
      <w:r w:rsidRPr="006F178A">
        <w:rPr>
          <w:rFonts w:ascii="Fb Fontext" w:hAnsi="Fb Fontext"/>
          <w:rtl/>
        </w:rPr>
        <w:t xml:space="preserve">, </w:t>
      </w:r>
    </w:p>
    <w:p w14:paraId="61BA20B7" w14:textId="546905D9"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3C85F2D5" w14:textId="77777777" w:rsidR="003E2DCC" w:rsidRPr="006F178A" w:rsidRDefault="003E2DCC" w:rsidP="00A522DC">
      <w:pPr>
        <w:pStyle w:val="a3"/>
        <w:framePr w:wrap="around"/>
        <w:rPr>
          <w:rtl/>
        </w:rPr>
      </w:pPr>
      <w:r w:rsidRPr="006F178A">
        <w:rPr>
          <w:rtl/>
        </w:rPr>
        <w:t>עב:</w:t>
      </w:r>
    </w:p>
    <w:p>
      <w:pPr>
        <w:pStyle w:val="afffffb"/>
        <w:rPr>
          <w:ins w:id="20457" w:author="קלוד" w:date="2026-10-06T10:09:38Z"/>
        </w:rPr>
      </w:pPr>
      <w:ins w:id="20456" w:author="קלוד" w:date="2026-10-06T10:09:38Z">
        <w:r>
          <w:t xml:space="preserve">משנה ד</w:t>
        </w:r>
      </w:ins>
    </w:p>
    <w:p w14:paraId="171E0100" w14:textId="77777777" w:rsidR="003E2DCC" w:rsidRPr="006F178A" w:rsidRDefault="003E2DCC" w:rsidP="003E2DCC">
      <w:pPr>
        <w:pStyle w:val="afff5"/>
        <w:rPr>
          <w:rtl/>
        </w:rPr>
      </w:pPr>
      <w:r>
        <w:rPr>
          <w:rtl/>
        </w:rPr>
        <w:t xml:space="preserve">דרך תלמידי </w:t>
      </w:r>
      <w:r>
        <w:rPr>
          <w:rStyle w:val="TanaimMishna"/>
          <w:rtl/>
          <w:rPrChange w:id="20239" w:author="קלוד" w:date="2026-10-06T10:09:38Z">
            <w:rPr>
              <w:rtl/>
            </w:rPr>
          </w:rPrChange>
        </w:rPr>
        <w:t xml:space="preserve">חכמים</w:t>
      </w:r>
      <w:r>
        <w:rPr>
          <w:rtl/>
        </w:rPr>
        <w:t xml:space="preserve">, עד שלא היתה בתו יוצאה מאצלו, אומר לה כל נדרים שנדרת בתוך ביתי הרי הן מופרין;</w:t>
      </w:r>
    </w:p>
    <w:p w14:paraId="75191D10" w14:textId="77777777" w:rsidR="003E2DCC" w:rsidRPr="006F178A" w:rsidRDefault="003E2DCC" w:rsidP="003E2DCC">
      <w:pPr>
        <w:pStyle w:val="afff5"/>
        <w:rPr>
          <w:rtl/>
        </w:rPr>
      </w:pPr>
      <w:r w:rsidRPr="006F178A">
        <w:rPr>
          <w:rtl/>
        </w:rPr>
        <w:t xml:space="preserve">וכן הבעל, עד שלא תכנס לרשותו, אומר לה כל נדרים שנדרת עד שלא </w:t>
      </w:r>
      <w:r w:rsidRPr="00392931">
        <w:rPr>
          <w:rtl/>
        </w:rPr>
        <w:t>תכנסי לרשותי הרי הן מופרין, שמשתכנס לרשותו אינו יכול להפר.</w:t>
      </w:r>
    </w:p>
    <w:p w14:paraId="3CFBEF0B" w14:textId="77777777" w:rsidR="0075729B" w:rsidRDefault="00B46A68" w:rsidP="00932157">
      <w:pPr>
        <w:pStyle w:val="38"/>
        <w:framePr w:wrap="notBeside"/>
        <w:rPr>
          <w:rtl/>
        </w:rPr>
      </w:pPr>
      <w:r w:rsidRPr="00C14A40">
        <w:rPr>
          <w:rFonts w:hint="cs"/>
          <w:rtl/>
        </w:rPr>
        <w:t xml:space="preserve">א. </w:t>
      </w:r>
      <w:r w:rsidR="003E2DCC" w:rsidRPr="00C14A40">
        <w:rPr>
          <w:rtl/>
        </w:rPr>
        <w:t>בעי ר</w:t>
      </w:r>
      <w:r w:rsidR="003E2DCC" w:rsidRPr="00C14A40">
        <w:rPr>
          <w:rFonts w:hint="cs"/>
          <w:rtl/>
        </w:rPr>
        <w:t>ב</w:t>
      </w:r>
      <w:r w:rsidR="003E2DCC" w:rsidRPr="00C14A40">
        <w:rPr>
          <w:rtl/>
        </w:rPr>
        <w:t>"</w:t>
      </w:r>
      <w:r w:rsidR="003E2DCC" w:rsidRPr="00C14A40">
        <w:rPr>
          <w:rFonts w:hint="cs"/>
          <w:rtl/>
        </w:rPr>
        <w:t>ח</w:t>
      </w:r>
      <w:r w:rsidR="003E2DCC" w:rsidRPr="00C14A40">
        <w:rPr>
          <w:rtl/>
        </w:rPr>
        <w:t>:</w:t>
      </w:r>
    </w:p>
    <w:p w14:paraId="600AB73A" w14:textId="7FA02016" w:rsidR="00215E91" w:rsidRDefault="003E2DCC" w:rsidP="00215E91">
      <w:pPr>
        <w:pStyle w:val="affffb"/>
        <w:rPr>
          <w:rStyle w:val="affffa"/>
          <w:rtl/>
        </w:rPr>
      </w:pPr>
      <w:r w:rsidRPr="006F178A">
        <w:rPr>
          <w:rtl/>
        </w:rPr>
        <w:t>בעל מהו שיפר בלא שמיעה?</w:t>
      </w:r>
      <w:r w:rsidRPr="00A824E4">
        <w:rPr>
          <w:rStyle w:val="affffa"/>
          <w:rtl/>
        </w:rPr>
        <w:t xml:space="preserve"> </w:t>
      </w:r>
    </w:p>
    <w:p w14:paraId="52E80C71" w14:textId="71F768A2" w:rsidR="003E2DCC" w:rsidRPr="006F178A" w:rsidRDefault="003E2DCC" w:rsidP="00215E91">
      <w:pPr>
        <w:jc w:val="center"/>
        <w:rPr>
          <w:rtl/>
        </w:rPr>
      </w:pPr>
      <w:r w:rsidRPr="00A824E4">
        <w:rPr>
          <w:rStyle w:val="affffa"/>
          <w:rFonts w:hint="cs"/>
          <w:rtl/>
        </w:rPr>
        <w:t>'</w:t>
      </w:r>
      <w:r w:rsidRPr="00A824E4">
        <w:rPr>
          <w:rStyle w:val="affffa"/>
          <w:rtl/>
        </w:rPr>
        <w:t xml:space="preserve">ושמע אישה' </w:t>
      </w:r>
      <w:r w:rsidRPr="006F178A">
        <w:rPr>
          <w:rFonts w:ascii="Fb Fontext" w:hAnsi="Fb Fontext"/>
          <w:rtl/>
        </w:rPr>
        <w:t>דוקא, או לא?</w:t>
      </w:r>
    </w:p>
    <w:p w14:paraId="46C681D9" w14:textId="77777777" w:rsidR="0075729B" w:rsidRDefault="008B2ECB" w:rsidP="00932157">
      <w:pPr>
        <w:pStyle w:val="38"/>
        <w:framePr w:wrap="notBeside"/>
        <w:rPr>
          <w:rtl/>
        </w:rPr>
      </w:pPr>
      <w:r w:rsidRPr="00C14A40">
        <w:rPr>
          <w:rFonts w:hint="cs"/>
          <w:rtl/>
        </w:rPr>
        <w:t>א.</w:t>
      </w:r>
      <w:r w:rsidR="003E2DCC" w:rsidRPr="00C14A40">
        <w:rPr>
          <w:rFonts w:hint="cs"/>
          <w:rtl/>
        </w:rPr>
        <w:t xml:space="preserve"> </w:t>
      </w:r>
      <w:r w:rsidR="003E2DCC" w:rsidRPr="00C14A40">
        <w:rPr>
          <w:rtl/>
        </w:rPr>
        <w:t>רבא, ת"ש:</w:t>
      </w:r>
    </w:p>
    <w:p w14:paraId="208A3D65" w14:textId="280E4700" w:rsidR="008B2ECB" w:rsidRDefault="003E2DCC" w:rsidP="008B2ECB">
      <w:pPr>
        <w:rPr>
          <w:rtl/>
        </w:rPr>
      </w:pPr>
      <w:r w:rsidRPr="006F178A">
        <w:rPr>
          <w:rtl/>
        </w:rPr>
        <w:t>דרך תלמידי חכמים, עד שלא יצאת בתו מאצלו, אומר לה כל נדרים שנדרת בתוך ביתי הרי הן מופרין,</w:t>
      </w:r>
    </w:p>
    <w:p w14:paraId="41C60212" w14:textId="4B3720EF" w:rsidR="003E2DCC" w:rsidRPr="006F178A" w:rsidRDefault="003E2DCC" w:rsidP="008B2ECB">
      <w:pPr>
        <w:rPr>
          <w:rtl/>
        </w:rPr>
      </w:pPr>
      <w:r w:rsidRPr="006F178A">
        <w:rPr>
          <w:rFonts w:hint="cs"/>
          <w:rtl/>
        </w:rPr>
        <w:t>וכשישמע הוא יפר, וכשלא שמע קמ</w:t>
      </w:r>
      <w:r w:rsidRPr="006F178A">
        <w:rPr>
          <w:rtl/>
        </w:rPr>
        <w:t>"</w:t>
      </w:r>
      <w:r w:rsidRPr="006F178A">
        <w:rPr>
          <w:rFonts w:hint="cs"/>
          <w:rtl/>
        </w:rPr>
        <w:t xml:space="preserve">ל </w:t>
      </w:r>
      <w:r w:rsidR="008B2ECB">
        <w:rPr>
          <w:rtl/>
        </w:rPr>
        <w:t>–</w:t>
      </w:r>
      <w:r w:rsidRPr="006F178A">
        <w:rPr>
          <w:rFonts w:hint="cs"/>
          <w:rtl/>
        </w:rPr>
        <w:t xml:space="preserve"> </w:t>
      </w:r>
      <w:r w:rsidR="008B2ECB">
        <w:rPr>
          <w:rFonts w:hint="cs"/>
          <w:rtl/>
        </w:rPr>
        <w:t>דרך ת</w:t>
      </w:r>
      <w:r w:rsidR="0075729B">
        <w:rPr>
          <w:rtl/>
        </w:rPr>
        <w:t>"</w:t>
      </w:r>
      <w:r w:rsidR="008B2ECB">
        <w:rPr>
          <w:rFonts w:hint="cs"/>
          <w:rtl/>
        </w:rPr>
        <w:t xml:space="preserve">ח להדורי. </w:t>
      </w:r>
    </w:p>
    <w:p w14:paraId="1B1848C3" w14:textId="77777777" w:rsidR="00932157" w:rsidRPr="00C14A40" w:rsidRDefault="003E2DCC" w:rsidP="00932157">
      <w:pPr>
        <w:pStyle w:val="38"/>
        <w:framePr w:wrap="notBeside"/>
        <w:rPr>
          <w:rFonts w:hint="cs"/>
          <w:rtl/>
        </w:rPr>
      </w:pPr>
      <w:r w:rsidRPr="00C14A40">
        <w:rPr>
          <w:rFonts w:hint="cs"/>
          <w:rtl/>
        </w:rPr>
        <w:t xml:space="preserve">ואין להוכיח מסיפא </w:t>
      </w:r>
    </w:p>
    <w:p w14:paraId="644A56A3" w14:textId="42FA2D43" w:rsidR="003E2DCC" w:rsidRPr="006F178A" w:rsidRDefault="003E2DCC" w:rsidP="0064513B">
      <w:pPr>
        <w:rPr>
          <w:rtl/>
        </w:rPr>
      </w:pPr>
      <w:r w:rsidRPr="006F178A">
        <w:rPr>
          <w:rFonts w:hint="cs"/>
          <w:rtl/>
        </w:rPr>
        <w:t>ד</w:t>
      </w:r>
      <w:r w:rsidRPr="006F178A">
        <w:rPr>
          <w:rtl/>
        </w:rPr>
        <w:t xml:space="preserve">כן הבעל, עד שלא תכנס לרשותו, </w:t>
      </w:r>
      <w:r w:rsidRPr="00295E41">
        <w:rPr>
          <w:rStyle w:val="afffa"/>
          <w:rtl/>
        </w:rPr>
        <w:t>אומר</w:t>
      </w:r>
      <w:r w:rsidRPr="006F178A">
        <w:rPr>
          <w:rtl/>
        </w:rPr>
        <w:t xml:space="preserve"> </w:t>
      </w:r>
      <w:r w:rsidRPr="00295E41">
        <w:rPr>
          <w:rStyle w:val="afffa"/>
          <w:rtl/>
        </w:rPr>
        <w:t>לה</w:t>
      </w:r>
      <w:r w:rsidRPr="006F178A">
        <w:rPr>
          <w:rFonts w:hint="cs"/>
          <w:rtl/>
        </w:rPr>
        <w:t>-</w:t>
      </w:r>
      <w:r w:rsidR="0075729B">
        <w:rPr>
          <w:rFonts w:hint="cs"/>
          <w:rtl/>
        </w:rPr>
        <w:t xml:space="preserve"> </w:t>
      </w:r>
      <w:r w:rsidRPr="006F178A">
        <w:rPr>
          <w:rFonts w:hint="cs"/>
          <w:rtl/>
        </w:rPr>
        <w:t>דה</w:t>
      </w:r>
      <w:r w:rsidRPr="006F178A">
        <w:rPr>
          <w:rtl/>
        </w:rPr>
        <w:t>"</w:t>
      </w:r>
      <w:r w:rsidRPr="006F178A">
        <w:rPr>
          <w:rFonts w:hint="cs"/>
          <w:rtl/>
        </w:rPr>
        <w:t xml:space="preserve">נ דאמר לה </w:t>
      </w:r>
      <w:r w:rsidR="00316CAB" w:rsidRPr="00316CAB">
        <w:rPr>
          <w:rStyle w:val="afffff0"/>
          <w:rFonts w:hint="cs"/>
          <w:rtl/>
        </w:rPr>
        <w:t xml:space="preserve">שההפרה רק </w:t>
      </w:r>
      <w:r w:rsidR="0064513B">
        <w:rPr>
          <w:rFonts w:hint="cs"/>
          <w:rtl/>
        </w:rPr>
        <w:t>כשאשמע,</w:t>
      </w:r>
    </w:p>
    <w:p w14:paraId="147489BF" w14:textId="77777777" w:rsidR="0075729B" w:rsidRDefault="00316CAB" w:rsidP="00932157">
      <w:pPr>
        <w:pStyle w:val="38"/>
        <w:framePr w:wrap="notBeside"/>
        <w:rPr>
          <w:rtl/>
        </w:rPr>
      </w:pPr>
      <w:r w:rsidRPr="00C14A40">
        <w:rPr>
          <w:rFonts w:hint="cs"/>
          <w:rtl/>
        </w:rPr>
        <w:t>ב.</w:t>
      </w:r>
      <w:r w:rsidR="003E2DCC" w:rsidRPr="00C14A40">
        <w:rPr>
          <w:rFonts w:hint="cs"/>
          <w:rtl/>
        </w:rPr>
        <w:t xml:space="preserve"> </w:t>
      </w:r>
      <w:r w:rsidR="003E2DCC" w:rsidRPr="00C14A40">
        <w:rPr>
          <w:rtl/>
        </w:rPr>
        <w:t>ת"ש:</w:t>
      </w:r>
    </w:p>
    <w:p w14:paraId="12EA8CD9" w14:textId="48703A2C" w:rsidR="003E2DCC" w:rsidRPr="00625DCC" w:rsidRDefault="003E2DCC" w:rsidP="003E2DCC">
      <w:pPr>
        <w:rPr>
          <w:spacing w:val="-2"/>
          <w:rtl/>
        </w:rPr>
      </w:pPr>
      <w:r w:rsidRPr="00625DCC">
        <w:rPr>
          <w:spacing w:val="-2"/>
          <w:rtl/>
        </w:rPr>
        <w:t xml:space="preserve">האומר לאשתו כל נדרים שתדורי עד שאבא ממקום פלוני הרי הן קיימין - לא אמר כלום, </w:t>
      </w:r>
    </w:p>
    <w:p w14:paraId="1AF53472" w14:textId="77777777" w:rsidR="00932157" w:rsidRDefault="003E2DCC" w:rsidP="00FE5A3A">
      <w:pPr>
        <w:rPr>
          <w:rtl/>
        </w:rPr>
      </w:pPr>
      <w:r w:rsidRPr="006F178A">
        <w:rPr>
          <w:rtl/>
        </w:rPr>
        <w:t xml:space="preserve">הרי הן מופרין </w:t>
      </w:r>
    </w:p>
    <w:p w14:paraId="6BCA81E7" w14:textId="58AFCE22" w:rsidR="0075729B" w:rsidRDefault="003E2DCC" w:rsidP="00932157">
      <w:pPr>
        <w:pStyle w:val="38"/>
        <w:framePr w:wrap="notBeside"/>
        <w:rPr>
          <w:rtl/>
        </w:rPr>
      </w:pPr>
      <w:r w:rsidRPr="00C14A40">
        <w:rPr>
          <w:rtl/>
        </w:rPr>
        <w:t>-</w:t>
      </w:r>
      <w:r w:rsidR="00FE5A3A" w:rsidRPr="00C14A40">
        <w:rPr>
          <w:rFonts w:hint="cs"/>
          <w:rtl/>
        </w:rPr>
        <w:t>ר</w:t>
      </w:r>
      <w:r w:rsidR="0075729B">
        <w:rPr>
          <w:rtl/>
        </w:rPr>
        <w:t>"</w:t>
      </w:r>
      <w:r w:rsidR="00FE5A3A" w:rsidRPr="00C14A40">
        <w:rPr>
          <w:rFonts w:hint="cs"/>
          <w:rtl/>
        </w:rPr>
        <w:t>א</w:t>
      </w:r>
      <w:r w:rsidRPr="00C14A40">
        <w:rPr>
          <w:rtl/>
        </w:rPr>
        <w:t>:</w:t>
      </w:r>
    </w:p>
    <w:p w14:paraId="4B2A2E4F" w14:textId="55D51D1B" w:rsidR="003E2DCC" w:rsidRPr="006F178A" w:rsidRDefault="003E2DCC" w:rsidP="00FE5A3A">
      <w:pPr>
        <w:rPr>
          <w:rtl/>
        </w:rPr>
      </w:pPr>
      <w:r w:rsidRPr="006F178A">
        <w:rPr>
          <w:rtl/>
        </w:rPr>
        <w:t>מופר</w:t>
      </w:r>
      <w:r w:rsidRPr="006F178A">
        <w:rPr>
          <w:rFonts w:hint="cs"/>
          <w:rtl/>
        </w:rPr>
        <w:t xml:space="preserve"> </w:t>
      </w:r>
      <w:r w:rsidR="00DC0BA2">
        <w:rPr>
          <w:rFonts w:hint="cs"/>
          <w:rtl/>
        </w:rPr>
        <w:t xml:space="preserve">אף </w:t>
      </w:r>
      <w:r w:rsidRPr="006F178A">
        <w:rPr>
          <w:rFonts w:hint="cs"/>
          <w:rtl/>
        </w:rPr>
        <w:t xml:space="preserve">דלא שמע </w:t>
      </w:r>
      <w:r w:rsidR="00FE5A3A">
        <w:rPr>
          <w:rFonts w:hint="cs"/>
          <w:rtl/>
        </w:rPr>
        <w:t>-</w:t>
      </w:r>
      <w:r w:rsidRPr="006F178A">
        <w:rPr>
          <w:rFonts w:hint="cs"/>
          <w:rtl/>
        </w:rPr>
        <w:t>ה</w:t>
      </w:r>
      <w:r w:rsidRPr="006F178A">
        <w:rPr>
          <w:rtl/>
        </w:rPr>
        <w:t>"</w:t>
      </w:r>
      <w:r w:rsidRPr="006F178A">
        <w:rPr>
          <w:rFonts w:hint="cs"/>
          <w:rtl/>
        </w:rPr>
        <w:t>נ דאמר לכ</w:t>
      </w:r>
      <w:r w:rsidR="00FE5A3A">
        <w:rPr>
          <w:rFonts w:hint="cs"/>
          <w:rtl/>
        </w:rPr>
        <w:t>שאשמע</w:t>
      </w:r>
    </w:p>
    <w:p w14:paraId="2C3F5F7F" w14:textId="77777777" w:rsidR="003E2DCC" w:rsidRPr="006F178A" w:rsidRDefault="003E2DCC" w:rsidP="008D48EF">
      <w:pPr>
        <w:spacing w:after="60"/>
        <w:rPr>
          <w:rtl/>
        </w:rPr>
      </w:pPr>
      <w:r w:rsidRPr="006F178A">
        <w:rPr>
          <w:rFonts w:hint="cs"/>
          <w:rtl/>
        </w:rPr>
        <w:t>ומעכשיו כבר התנה שמא יהא טרוד באותה שעה שישמע</w:t>
      </w:r>
    </w:p>
    <w:p w14:paraId="6C00492F" w14:textId="77777777" w:rsidR="0075729B" w:rsidRDefault="00262D2F" w:rsidP="00932157">
      <w:pPr>
        <w:pStyle w:val="38"/>
        <w:framePr w:wrap="notBeside"/>
        <w:rPr>
          <w:rtl/>
        </w:rPr>
      </w:pPr>
      <w:r w:rsidRPr="00C14A40">
        <w:rPr>
          <w:rFonts w:hint="cs"/>
          <w:rtl/>
        </w:rPr>
        <w:t>ג.</w:t>
      </w:r>
      <w:r w:rsidR="003E2DCC" w:rsidRPr="00C14A40">
        <w:rPr>
          <w:rFonts w:hint="cs"/>
          <w:rtl/>
        </w:rPr>
        <w:t xml:space="preserve"> ת</w:t>
      </w:r>
      <w:r w:rsidR="003E2DCC" w:rsidRPr="00C14A40">
        <w:rPr>
          <w:rtl/>
        </w:rPr>
        <w:t>"</w:t>
      </w:r>
      <w:r w:rsidR="003E2DCC" w:rsidRPr="00C14A40">
        <w:rPr>
          <w:rFonts w:hint="cs"/>
          <w:rtl/>
        </w:rPr>
        <w:t>ש</w:t>
      </w:r>
      <w:r w:rsidR="003E2DCC" w:rsidRPr="00C14A40">
        <w:rPr>
          <w:rtl/>
        </w:rPr>
        <w:t>:</w:t>
      </w:r>
    </w:p>
    <w:p w14:paraId="163F59F7" w14:textId="52E666BD" w:rsidR="003E2DCC" w:rsidRPr="006F178A" w:rsidRDefault="003E2DCC" w:rsidP="003E2DCC">
      <w:pPr>
        <w:rPr>
          <w:rtl/>
        </w:rPr>
      </w:pPr>
      <w:r w:rsidRPr="006F178A">
        <w:rPr>
          <w:rtl/>
        </w:rPr>
        <w:t xml:space="preserve">האומר לאפוטרופוס כל נדרים שנודרת אשתי מכאן ועד שאבא ממקום פלוני הפר, והפר לה, </w:t>
      </w:r>
    </w:p>
    <w:p w14:paraId="27CD5C8F" w14:textId="77777777" w:rsidR="00932157" w:rsidRPr="00C14A40" w:rsidRDefault="003E2DCC" w:rsidP="00932157">
      <w:pPr>
        <w:pStyle w:val="38"/>
        <w:framePr w:wrap="notBeside"/>
        <w:rPr>
          <w:rtl/>
        </w:rPr>
      </w:pPr>
      <w:r w:rsidRPr="00C14A40">
        <w:rPr>
          <w:rFonts w:hint="cs"/>
          <w:rtl/>
        </w:rPr>
        <w:t xml:space="preserve">לרבי יאשיה: </w:t>
      </w:r>
    </w:p>
    <w:p w14:paraId="176B0F81" w14:textId="62F9E4DA" w:rsidR="003E2DCC" w:rsidRPr="006F178A" w:rsidRDefault="003E2DCC" w:rsidP="0094269E">
      <w:pPr>
        <w:rPr>
          <w:rtl/>
        </w:rPr>
      </w:pPr>
      <w:r w:rsidRPr="006F178A">
        <w:rPr>
          <w:rtl/>
        </w:rPr>
        <w:t xml:space="preserve">יכול יהו מופרין? </w:t>
      </w:r>
      <w:r w:rsidRPr="0094269E">
        <w:rPr>
          <w:rStyle w:val="affffe"/>
          <w:rtl/>
        </w:rPr>
        <w:t>ת</w:t>
      </w:r>
      <w:r w:rsidRPr="0094269E">
        <w:rPr>
          <w:rStyle w:val="affffe"/>
          <w:rFonts w:hint="cs"/>
          <w:rtl/>
        </w:rPr>
        <w:t>"ל</w:t>
      </w:r>
      <w:r w:rsidRPr="0094269E">
        <w:rPr>
          <w:rStyle w:val="affffe"/>
          <w:rtl/>
        </w:rPr>
        <w:t>:</w:t>
      </w:r>
      <w:r w:rsidRPr="00A824E4">
        <w:rPr>
          <w:rStyle w:val="affffa"/>
          <w:rtl/>
        </w:rPr>
        <w:t xml:space="preserve"> </w:t>
      </w:r>
      <w:r w:rsidRPr="00A824E4">
        <w:rPr>
          <w:rStyle w:val="affffa"/>
          <w:rFonts w:hint="cs"/>
          <w:rtl/>
        </w:rPr>
        <w:t>'</w:t>
      </w:r>
      <w:r w:rsidRPr="00A824E4">
        <w:rPr>
          <w:rStyle w:val="affffa"/>
          <w:rtl/>
        </w:rPr>
        <w:t>אישה יקימנו ואישה יפרנו</w:t>
      </w:r>
      <w:r w:rsidRPr="00A824E4">
        <w:rPr>
          <w:rStyle w:val="affffa"/>
          <w:rFonts w:hint="cs"/>
          <w:rtl/>
        </w:rPr>
        <w:t>'</w:t>
      </w:r>
      <w:r w:rsidRPr="00A824E4">
        <w:rPr>
          <w:rStyle w:val="affffa"/>
          <w:rtl/>
        </w:rPr>
        <w:t>,</w:t>
      </w:r>
      <w:r w:rsidRPr="006F178A">
        <w:rPr>
          <w:rtl/>
        </w:rPr>
        <w:t xml:space="preserve"> </w:t>
      </w:r>
    </w:p>
    <w:p w14:paraId="13E788E9" w14:textId="77777777" w:rsidR="00932157" w:rsidRPr="00C14A40" w:rsidRDefault="003E2DCC" w:rsidP="00932157">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 xml:space="preserve">רבי יונתן: </w:t>
      </w:r>
    </w:p>
    <w:p w14:paraId="013E993D" w14:textId="3710A06F" w:rsidR="003E2DCC" w:rsidRPr="006F178A" w:rsidRDefault="003E2DCC" w:rsidP="0094269E">
      <w:pPr>
        <w:rPr>
          <w:rtl/>
        </w:rPr>
      </w:pPr>
      <w:r w:rsidRPr="006F178A">
        <w:rPr>
          <w:rtl/>
        </w:rPr>
        <w:t>מצינו בכל התורה שלוחו של אדם כמותו!</w:t>
      </w:r>
    </w:p>
    <w:p w14:paraId="17273294" w14:textId="399851FE" w:rsidR="00932157" w:rsidRPr="00C14A40" w:rsidRDefault="003E2DCC" w:rsidP="00932157">
      <w:pPr>
        <w:pStyle w:val="38"/>
        <w:framePr w:wrap="notBeside"/>
        <w:rPr>
          <w:rFonts w:hint="cs"/>
          <w:rtl/>
        </w:rPr>
      </w:pPr>
      <w:r w:rsidRPr="00C14A40">
        <w:rPr>
          <w:rtl/>
        </w:rPr>
        <w:t>וא</w:t>
      </w:r>
      <w:r w:rsidR="0063505A" w:rsidRPr="00C14A40">
        <w:rPr>
          <w:rFonts w:hint="cs"/>
          <w:rtl/>
        </w:rPr>
        <w:t>ף לרי</w:t>
      </w:r>
      <w:r w:rsidR="0075729B">
        <w:rPr>
          <w:rtl/>
        </w:rPr>
        <w:t>"</w:t>
      </w:r>
      <w:r w:rsidR="0063505A" w:rsidRPr="00C14A40">
        <w:rPr>
          <w:rFonts w:hint="cs"/>
          <w:rtl/>
        </w:rPr>
        <w:t xml:space="preserve">א: </w:t>
      </w:r>
    </w:p>
    <w:p w14:paraId="598976AD" w14:textId="67F0ACEF" w:rsidR="003E2DCC" w:rsidRPr="006F178A" w:rsidRDefault="0063505A" w:rsidP="0094269E">
      <w:pPr>
        <w:rPr>
          <w:rtl/>
        </w:rPr>
      </w:pPr>
      <w:r w:rsidRPr="0063505A">
        <w:rPr>
          <w:rFonts w:hint="cs"/>
          <w:rtl/>
        </w:rPr>
        <w:t>רק</w:t>
      </w:r>
      <w:r w:rsidR="003E2DCC" w:rsidRPr="0063505A">
        <w:rPr>
          <w:rtl/>
        </w:rPr>
        <w:t xml:space="preserve"> </w:t>
      </w:r>
      <w:r w:rsidR="003E2DCC" w:rsidRPr="006F178A">
        <w:rPr>
          <w:rtl/>
        </w:rPr>
        <w:t>משום דגז</w:t>
      </w:r>
      <w:r w:rsidR="003E2DCC" w:rsidRPr="006F178A">
        <w:rPr>
          <w:rFonts w:hint="cs"/>
          <w:rtl/>
        </w:rPr>
        <w:t>ה</w:t>
      </w:r>
      <w:r w:rsidR="003E2DCC" w:rsidRPr="006F178A">
        <w:rPr>
          <w:rtl/>
        </w:rPr>
        <w:t>"</w:t>
      </w:r>
      <w:r w:rsidR="003E2DCC" w:rsidRPr="006F178A">
        <w:rPr>
          <w:rFonts w:hint="cs"/>
          <w:rtl/>
        </w:rPr>
        <w:t>כ</w:t>
      </w:r>
      <w:r w:rsidR="003E2DCC" w:rsidRPr="006F178A">
        <w:rPr>
          <w:rtl/>
        </w:rPr>
        <w:t xml:space="preserve"> הוא:</w:t>
      </w:r>
      <w:r w:rsidR="003E2DCC" w:rsidRPr="00A824E4">
        <w:rPr>
          <w:rStyle w:val="affffa"/>
          <w:rtl/>
        </w:rPr>
        <w:t xml:space="preserve"> </w:t>
      </w:r>
      <w:r w:rsidR="003E2DCC" w:rsidRPr="00A824E4">
        <w:rPr>
          <w:rStyle w:val="affffa"/>
          <w:rFonts w:hint="cs"/>
          <w:rtl/>
        </w:rPr>
        <w:t>'</w:t>
      </w:r>
      <w:r w:rsidR="003E2DCC" w:rsidRPr="00A824E4">
        <w:rPr>
          <w:rStyle w:val="affffa"/>
          <w:rtl/>
        </w:rPr>
        <w:t>אישה יקימנו ואישה יפרנו</w:t>
      </w:r>
      <w:r w:rsidR="003E2DCC" w:rsidRPr="00A824E4">
        <w:rPr>
          <w:rStyle w:val="affffa"/>
          <w:rFonts w:hint="cs"/>
          <w:rtl/>
        </w:rPr>
        <w:t>'</w:t>
      </w:r>
      <w:r w:rsidR="003E2DCC" w:rsidRPr="00A824E4">
        <w:rPr>
          <w:rStyle w:val="affffa"/>
          <w:rtl/>
        </w:rPr>
        <w:t>,</w:t>
      </w:r>
      <w:r w:rsidR="003E2DCC" w:rsidRPr="006F178A">
        <w:rPr>
          <w:rtl/>
        </w:rPr>
        <w:t xml:space="preserve"> </w:t>
      </w:r>
      <w:r w:rsidR="003E2DCC" w:rsidRPr="0094269E">
        <w:rPr>
          <w:rStyle w:val="affffe"/>
          <w:rtl/>
        </w:rPr>
        <w:t>אבל דכו"</w:t>
      </w:r>
      <w:r w:rsidR="003E2DCC" w:rsidRPr="0094269E">
        <w:rPr>
          <w:rStyle w:val="affffe"/>
          <w:rFonts w:hint="cs"/>
          <w:rtl/>
        </w:rPr>
        <w:t>ע</w:t>
      </w:r>
      <w:r w:rsidR="0094269E">
        <w:rPr>
          <w:rStyle w:val="affffe"/>
          <w:rFonts w:hint="cs"/>
          <w:rtl/>
        </w:rPr>
        <w:t>:</w:t>
      </w:r>
      <w:r w:rsidR="003E2DCC" w:rsidRPr="006F178A">
        <w:rPr>
          <w:rtl/>
        </w:rPr>
        <w:t xml:space="preserve"> שלוחו של אדם כמותו, </w:t>
      </w:r>
    </w:p>
    <w:p w14:paraId="099AA990" w14:textId="77777777" w:rsidR="003E2DCC" w:rsidRPr="006F178A" w:rsidRDefault="003E2DCC" w:rsidP="00A522DC">
      <w:pPr>
        <w:pStyle w:val="a3"/>
        <w:framePr w:wrap="around"/>
        <w:rPr>
          <w:rtl/>
        </w:rPr>
      </w:pPr>
      <w:r w:rsidRPr="006F178A">
        <w:rPr>
          <w:rtl/>
        </w:rPr>
        <w:t>עג.</w:t>
      </w:r>
    </w:p>
    <w:p w14:paraId="0D67A8AC" w14:textId="14267BF0" w:rsidR="003E2DCC" w:rsidRPr="006F178A" w:rsidRDefault="003E2DCC" w:rsidP="008D48EF">
      <w:pPr>
        <w:rPr>
          <w:rtl/>
        </w:rPr>
      </w:pPr>
      <w:r w:rsidRPr="00DC5584">
        <w:rPr>
          <w:rStyle w:val="affffe"/>
          <w:rFonts w:hint="cs"/>
          <w:rtl/>
        </w:rPr>
        <w:t>ה</w:t>
      </w:r>
      <w:r w:rsidRPr="00DC5584">
        <w:rPr>
          <w:rStyle w:val="affffe"/>
          <w:rtl/>
        </w:rPr>
        <w:t>"</w:t>
      </w:r>
      <w:r w:rsidRPr="00DC5584">
        <w:rPr>
          <w:rStyle w:val="affffe"/>
          <w:rFonts w:hint="cs"/>
          <w:rtl/>
        </w:rPr>
        <w:t>נ דא</w:t>
      </w:r>
      <w:r w:rsidRPr="00DC5584">
        <w:rPr>
          <w:rStyle w:val="affffe"/>
          <w:rtl/>
        </w:rPr>
        <w:t>"</w:t>
      </w:r>
      <w:r w:rsidRPr="00DC5584">
        <w:rPr>
          <w:rStyle w:val="affffe"/>
          <w:rFonts w:hint="cs"/>
          <w:rtl/>
        </w:rPr>
        <w:t>ל</w:t>
      </w:r>
      <w:r w:rsidR="00395D31">
        <w:rPr>
          <w:rStyle w:val="affffe"/>
          <w:rFonts w:hint="cs"/>
          <w:rtl/>
        </w:rPr>
        <w:t>:</w:t>
      </w:r>
      <w:r w:rsidRPr="00DC5584">
        <w:rPr>
          <w:rStyle w:val="affffe"/>
          <w:rFonts w:hint="cs"/>
          <w:rtl/>
        </w:rPr>
        <w:t xml:space="preserve"> </w:t>
      </w:r>
      <w:r w:rsidRPr="006F178A">
        <w:rPr>
          <w:rFonts w:ascii="Fb Fontext" w:hAnsi="Fb Fontext" w:hint="cs"/>
          <w:rtl/>
        </w:rPr>
        <w:t>כשאשמע אפר</w:t>
      </w:r>
      <w:r w:rsidRPr="006F178A">
        <w:rPr>
          <w:rFonts w:ascii="Fb Fontext" w:hAnsi="Fb Fontext"/>
          <w:rtl/>
        </w:rPr>
        <w:t>.</w:t>
      </w:r>
      <w:r w:rsidRPr="006F178A">
        <w:rPr>
          <w:rFonts w:ascii="Fb Fontext" w:hAnsi="Fb Fontext" w:hint="cs"/>
          <w:rtl/>
        </w:rPr>
        <w:t xml:space="preserve"> ולא רוצה להפר כשישמע דסבר </w:t>
      </w:r>
      <w:r>
        <w:rPr>
          <w:rFonts w:ascii="Fb Fontext" w:hAnsi="Fb Fontext" w:hint="cs"/>
          <w:rtl/>
        </w:rPr>
        <w:t>שמא</w:t>
      </w:r>
      <w:r w:rsidRPr="006F178A">
        <w:rPr>
          <w:rFonts w:ascii="Fb Fontext" w:hAnsi="Fb Fontext" w:hint="cs"/>
          <w:rtl/>
        </w:rPr>
        <w:t xml:space="preserve"> </w:t>
      </w:r>
      <w:r w:rsidR="00DC5584">
        <w:rPr>
          <w:rFonts w:ascii="Fb Fontext" w:hAnsi="Fb Fontext" w:hint="cs"/>
          <w:rtl/>
        </w:rPr>
        <w:t>אטרד</w:t>
      </w:r>
    </w:p>
    <w:p w14:paraId="792C7160" w14:textId="235DEB7D" w:rsidR="00932157" w:rsidRPr="00C14A40" w:rsidRDefault="00B46A68" w:rsidP="00932157">
      <w:pPr>
        <w:pStyle w:val="38"/>
        <w:framePr w:wrap="notBeside"/>
        <w:rPr>
          <w:rtl/>
        </w:rPr>
      </w:pPr>
      <w:r w:rsidRPr="00C14A40">
        <w:rPr>
          <w:rFonts w:hint="cs"/>
          <w:rtl/>
        </w:rPr>
        <w:t xml:space="preserve">ב. </w:t>
      </w:r>
      <w:r w:rsidR="003E2DCC" w:rsidRPr="00C14A40">
        <w:rPr>
          <w:rtl/>
        </w:rPr>
        <w:t>בעי ר</w:t>
      </w:r>
      <w:r w:rsidR="0063505A" w:rsidRPr="00C14A40">
        <w:rPr>
          <w:rFonts w:hint="cs"/>
          <w:rtl/>
        </w:rPr>
        <w:t>ב</w:t>
      </w:r>
      <w:r w:rsidR="0075729B">
        <w:rPr>
          <w:rtl/>
        </w:rPr>
        <w:t>"</w:t>
      </w:r>
      <w:r w:rsidR="0063505A" w:rsidRPr="00C14A40">
        <w:rPr>
          <w:rFonts w:hint="cs"/>
          <w:rtl/>
        </w:rPr>
        <w:t>ח</w:t>
      </w:r>
      <w:r w:rsidR="003E2DCC" w:rsidRPr="00C14A40">
        <w:rPr>
          <w:rtl/>
        </w:rPr>
        <w:t xml:space="preserve">: </w:t>
      </w:r>
    </w:p>
    <w:p w14:paraId="2D925799" w14:textId="688609A2" w:rsidR="0063505A" w:rsidRDefault="003E2DCC" w:rsidP="0063505A">
      <w:pPr>
        <w:pStyle w:val="affffb"/>
        <w:rPr>
          <w:rtl/>
        </w:rPr>
      </w:pPr>
      <w:r w:rsidRPr="006F178A">
        <w:rPr>
          <w:rtl/>
        </w:rPr>
        <w:t xml:space="preserve">חרש מהו שיפר לאשתו? </w:t>
      </w:r>
    </w:p>
    <w:p w14:paraId="3B7C2CE8" w14:textId="77777777" w:rsidR="00395D31" w:rsidRPr="00C14A40" w:rsidRDefault="003E2DCC" w:rsidP="00395D31">
      <w:pPr>
        <w:pStyle w:val="38"/>
        <w:framePr w:wrap="notBeside"/>
        <w:rPr>
          <w:rtl/>
        </w:rPr>
      </w:pPr>
      <w:r w:rsidRPr="00C14A40">
        <w:rPr>
          <w:rtl/>
        </w:rPr>
        <w:t>א</w:t>
      </w:r>
      <w:r w:rsidRPr="00C14A40">
        <w:rPr>
          <w:rFonts w:hint="cs"/>
          <w:rtl/>
        </w:rPr>
        <w:t>ת</w:t>
      </w:r>
      <w:r w:rsidRPr="00C14A40">
        <w:rPr>
          <w:rtl/>
        </w:rPr>
        <w:t>"</w:t>
      </w:r>
      <w:r w:rsidRPr="00C14A40">
        <w:rPr>
          <w:rFonts w:hint="cs"/>
          <w:rtl/>
        </w:rPr>
        <w:t>ל</w:t>
      </w:r>
      <w:r w:rsidRPr="00C14A40">
        <w:rPr>
          <w:rtl/>
        </w:rPr>
        <w:t xml:space="preserve"> </w:t>
      </w:r>
    </w:p>
    <w:p w14:paraId="682020D6" w14:textId="14ADDB27" w:rsidR="006C432A" w:rsidRPr="00395D31" w:rsidRDefault="003E2DCC" w:rsidP="0074047B">
      <w:pPr>
        <w:rPr>
          <w:rtl/>
        </w:rPr>
      </w:pPr>
      <w:r w:rsidRPr="006F178A">
        <w:rPr>
          <w:rtl/>
        </w:rPr>
        <w:t xml:space="preserve">בעל מיפר בלא שמיעה - דבר </w:t>
      </w:r>
      <w:r w:rsidR="0074047B">
        <w:rPr>
          <w:rFonts w:hint="cs"/>
          <w:rtl/>
        </w:rPr>
        <w:t xml:space="preserve">שמיעה </w:t>
      </w:r>
      <w:r w:rsidRPr="006F178A">
        <w:rPr>
          <w:rtl/>
        </w:rPr>
        <w:t xml:space="preserve">הוא, </w:t>
      </w:r>
      <w:r w:rsidR="0074047B">
        <w:rPr>
          <w:rFonts w:hint="cs"/>
          <w:rtl/>
        </w:rPr>
        <w:t>משא</w:t>
      </w:r>
      <w:r w:rsidR="0075729B">
        <w:rPr>
          <w:rtl/>
        </w:rPr>
        <w:t>"</w:t>
      </w:r>
      <w:r w:rsidR="0074047B">
        <w:rPr>
          <w:rFonts w:hint="cs"/>
          <w:rtl/>
        </w:rPr>
        <w:t xml:space="preserve">כ חרש. </w:t>
      </w:r>
    </w:p>
    <w:p w14:paraId="5C0B3A0E" w14:textId="2C948A8C" w:rsidR="00395D31" w:rsidRPr="00C14A40" w:rsidRDefault="0074047B" w:rsidP="00395D31">
      <w:pPr>
        <w:pStyle w:val="38"/>
        <w:framePr w:wrap="notBeside"/>
        <w:rPr>
          <w:rFonts w:hint="cs"/>
          <w:rtl/>
        </w:rPr>
      </w:pPr>
      <w:r w:rsidRPr="00C14A40">
        <w:rPr>
          <w:rFonts w:hint="cs"/>
          <w:rtl/>
        </w:rPr>
        <w:t>וכר</w:t>
      </w:r>
      <w:r w:rsidR="0075729B">
        <w:rPr>
          <w:rtl/>
        </w:rPr>
        <w:t>"</w:t>
      </w:r>
      <w:r w:rsidRPr="00C14A40">
        <w:rPr>
          <w:rFonts w:hint="cs"/>
          <w:rtl/>
        </w:rPr>
        <w:t xml:space="preserve">ז: </w:t>
      </w:r>
    </w:p>
    <w:p w14:paraId="454A3065" w14:textId="54EB2585" w:rsidR="003E2DCC" w:rsidRPr="006F178A" w:rsidRDefault="003E2DCC" w:rsidP="006C432A">
      <w:pPr>
        <w:rPr>
          <w:rtl/>
        </w:rPr>
      </w:pPr>
      <w:r w:rsidRPr="006F178A">
        <w:rPr>
          <w:rFonts w:hint="cs"/>
          <w:rtl/>
        </w:rPr>
        <w:t>ד</w:t>
      </w:r>
      <w:r w:rsidRPr="006F178A">
        <w:rPr>
          <w:rtl/>
        </w:rPr>
        <w:t xml:space="preserve">כל הראוי לבילה אין בילה מעכבת בו, וכל שאין ראוי לבילה - בילה מעכבת בו, </w:t>
      </w:r>
      <w:r w:rsidRPr="00295E41">
        <w:rPr>
          <w:rStyle w:val="afffa"/>
          <w:rFonts w:hint="cs"/>
          <w:rtl/>
        </w:rPr>
        <w:t>או</w:t>
      </w:r>
      <w:r w:rsidR="0074047B" w:rsidRPr="00295E41">
        <w:rPr>
          <w:rStyle w:val="afffa"/>
          <w:rFonts w:hint="cs"/>
          <w:rtl/>
        </w:rPr>
        <w:t xml:space="preserve"> </w:t>
      </w:r>
      <w:r w:rsidRPr="0074047B">
        <w:rPr>
          <w:rStyle w:val="affffa"/>
          <w:rFonts w:hint="cs"/>
          <w:rtl/>
        </w:rPr>
        <w:t>'</w:t>
      </w:r>
      <w:r w:rsidRPr="0074047B">
        <w:rPr>
          <w:rStyle w:val="affffa"/>
          <w:rtl/>
        </w:rPr>
        <w:t>ושמע אישה'</w:t>
      </w:r>
      <w:r w:rsidR="0074047B">
        <w:rPr>
          <w:rStyle w:val="affffa"/>
          <w:rFonts w:hint="cs"/>
          <w:rtl/>
        </w:rPr>
        <w:t xml:space="preserve"> </w:t>
      </w:r>
      <w:r w:rsidRPr="006F178A">
        <w:rPr>
          <w:rtl/>
        </w:rPr>
        <w:t xml:space="preserve">לא מעכב? </w:t>
      </w:r>
    </w:p>
    <w:p w14:paraId="609C0E18" w14:textId="77777777" w:rsidR="0075729B" w:rsidRDefault="003E2DCC" w:rsidP="00395D31">
      <w:pPr>
        <w:pStyle w:val="38"/>
        <w:framePr w:wrap="notBeside"/>
        <w:rPr>
          <w:rtl/>
        </w:rPr>
      </w:pPr>
      <w:r w:rsidRPr="00C14A40">
        <w:rPr>
          <w:rtl/>
        </w:rPr>
        <w:t>רבא</w:t>
      </w:r>
      <w:r w:rsidR="006C432A" w:rsidRPr="00C14A40">
        <w:rPr>
          <w:rFonts w:hint="cs"/>
          <w:rtl/>
        </w:rPr>
        <w:t>:</w:t>
      </w:r>
      <w:r w:rsidRPr="00C14A40">
        <w:rPr>
          <w:rtl/>
        </w:rPr>
        <w:t xml:space="preserve"> ת"ש:</w:t>
      </w:r>
    </w:p>
    <w:p w14:paraId="2BC18963" w14:textId="620478D2" w:rsidR="0074047B" w:rsidRDefault="003E2DCC" w:rsidP="00395D31">
      <w:pPr>
        <w:spacing w:after="120"/>
        <w:rPr>
          <w:rFonts w:ascii="Fb Fontext" w:hAnsi="Fb Fontext"/>
          <w:rtl/>
        </w:rPr>
      </w:pPr>
      <w:r w:rsidRPr="00A824E4">
        <w:rPr>
          <w:rStyle w:val="affffa"/>
          <w:rFonts w:hint="cs"/>
          <w:rtl/>
        </w:rPr>
        <w:t>'</w:t>
      </w:r>
      <w:r w:rsidRPr="00A824E4">
        <w:rPr>
          <w:rStyle w:val="affffa"/>
          <w:rtl/>
        </w:rPr>
        <w:t xml:space="preserve">ושמע אישה' </w:t>
      </w:r>
      <w:r w:rsidRPr="0074047B">
        <w:rPr>
          <w:rFonts w:ascii="Fb Fontext" w:hAnsi="Fb Fontext"/>
          <w:rtl/>
        </w:rPr>
        <w:t xml:space="preserve">- פרט לאשת חרש, </w:t>
      </w:r>
      <w:r w:rsidRPr="00295E41">
        <w:rPr>
          <w:rStyle w:val="afffa"/>
          <w:rtl/>
        </w:rPr>
        <w:t>שמע</w:t>
      </w:r>
      <w:r w:rsidRPr="0074047B">
        <w:rPr>
          <w:rFonts w:ascii="Fb Fontext" w:hAnsi="Fb Fontext"/>
          <w:rtl/>
        </w:rPr>
        <w:t xml:space="preserve"> </w:t>
      </w:r>
      <w:r w:rsidRPr="00295E41">
        <w:rPr>
          <w:rStyle w:val="afffa"/>
          <w:rtl/>
        </w:rPr>
        <w:t>מינה</w:t>
      </w:r>
      <w:r w:rsidRPr="0074047B">
        <w:rPr>
          <w:rFonts w:ascii="Fb Fontext" w:hAnsi="Fb Fontext"/>
          <w:rtl/>
        </w:rPr>
        <w:t>.</w:t>
      </w:r>
    </w:p>
    <w:p w14:paraId="63BF494D" w14:textId="77777777" w:rsidR="0075729B" w:rsidRDefault="00B46A68" w:rsidP="00395D31">
      <w:pPr>
        <w:pStyle w:val="38"/>
        <w:framePr w:wrap="notBeside"/>
        <w:rPr>
          <w:rFonts w:hint="cs"/>
          <w:rtl/>
        </w:rPr>
      </w:pPr>
      <w:r w:rsidRPr="00C14A40">
        <w:rPr>
          <w:rFonts w:hint="cs"/>
          <w:rtl/>
        </w:rPr>
        <w:t>ג.</w:t>
      </w:r>
    </w:p>
    <w:p w14:paraId="4E470C58" w14:textId="5DD58795" w:rsidR="002E12C9" w:rsidRPr="00B46A68" w:rsidRDefault="003E2DCC" w:rsidP="00395D31">
      <w:pPr>
        <w:pStyle w:val="affffb"/>
        <w:spacing w:before="0"/>
        <w:jc w:val="both"/>
        <w:outlineLvl w:val="9"/>
        <w:rPr>
          <w:spacing w:val="-6"/>
          <w:rtl/>
        </w:rPr>
      </w:pPr>
      <w:r w:rsidRPr="00B46A68">
        <w:rPr>
          <w:spacing w:val="-6"/>
          <w:rtl/>
        </w:rPr>
        <w:t>איבעיא: בעל מהו שיפר לשתי נשיו בב</w:t>
      </w:r>
      <w:r w:rsidR="002E12C9" w:rsidRPr="00B46A68">
        <w:rPr>
          <w:rFonts w:hint="cs"/>
          <w:spacing w:val="-6"/>
          <w:rtl/>
        </w:rPr>
        <w:t>"א</w:t>
      </w:r>
      <w:r w:rsidRPr="00B46A68">
        <w:rPr>
          <w:spacing w:val="-6"/>
          <w:rtl/>
        </w:rPr>
        <w:t>?</w:t>
      </w:r>
      <w:r w:rsidRPr="00B46A68">
        <w:rPr>
          <w:rStyle w:val="affffa"/>
          <w:spacing w:val="-6"/>
          <w:rtl/>
        </w:rPr>
        <w:t xml:space="preserve"> </w:t>
      </w:r>
      <w:r w:rsidRPr="00B46A68">
        <w:rPr>
          <w:rStyle w:val="affffa"/>
          <w:rFonts w:hint="cs"/>
          <w:b w:val="0"/>
          <w:bCs w:val="0"/>
          <w:spacing w:val="-6"/>
          <w:rtl/>
        </w:rPr>
        <w:t>'</w:t>
      </w:r>
      <w:r w:rsidRPr="00B46A68">
        <w:rPr>
          <w:rStyle w:val="affffa"/>
          <w:b w:val="0"/>
          <w:bCs w:val="0"/>
          <w:spacing w:val="-6"/>
          <w:rtl/>
        </w:rPr>
        <w:t>אותה'</w:t>
      </w:r>
      <w:r w:rsidRPr="00B46A68">
        <w:rPr>
          <w:rStyle w:val="affffa"/>
          <w:spacing w:val="-6"/>
          <w:rtl/>
        </w:rPr>
        <w:t xml:space="preserve"> </w:t>
      </w:r>
      <w:r w:rsidRPr="00B46A68">
        <w:rPr>
          <w:spacing w:val="-6"/>
          <w:rtl/>
        </w:rPr>
        <w:t>דוקא או לא</w:t>
      </w:r>
    </w:p>
    <w:p w14:paraId="15058BC3" w14:textId="77777777" w:rsidR="0075729B" w:rsidRDefault="003E2DCC" w:rsidP="00395D31">
      <w:pPr>
        <w:pStyle w:val="38"/>
        <w:framePr w:wrap="notBeside"/>
        <w:rPr>
          <w:rtl/>
        </w:rPr>
      </w:pPr>
      <w:r w:rsidRPr="00C14A40">
        <w:rPr>
          <w:rtl/>
        </w:rPr>
        <w:t>רבינא ת"ש:</w:t>
      </w:r>
    </w:p>
    <w:p w14:paraId="02D3BF7B" w14:textId="3C6BF793" w:rsidR="003E2DCC" w:rsidRPr="006F178A" w:rsidRDefault="003E2DCC" w:rsidP="00B46A68">
      <w:pPr>
        <w:rPr>
          <w:rtl/>
        </w:rPr>
      </w:pPr>
      <w:r w:rsidRPr="006F178A">
        <w:rPr>
          <w:rFonts w:ascii="Fb Fontext" w:hAnsi="Fb Fontext"/>
          <w:rtl/>
        </w:rPr>
        <w:t xml:space="preserve">אין משקין </w:t>
      </w:r>
      <w:r w:rsidR="00B46A68">
        <w:rPr>
          <w:rFonts w:ascii="Fb Fontext" w:hAnsi="Fb Fontext" w:hint="cs"/>
          <w:rtl/>
        </w:rPr>
        <w:t>ב'</w:t>
      </w:r>
      <w:r w:rsidRPr="006F178A">
        <w:rPr>
          <w:rFonts w:ascii="Fb Fontext" w:hAnsi="Fb Fontext"/>
          <w:rtl/>
        </w:rPr>
        <w:t xml:space="preserve"> סוטות כאחת, מפני שלבה גס בחבירתה</w:t>
      </w:r>
    </w:p>
    <w:p w14:paraId="5D728A7C" w14:textId="77777777" w:rsidR="00395D31" w:rsidRPr="00C14A40" w:rsidRDefault="003E2DCC" w:rsidP="00395D31">
      <w:pPr>
        <w:pStyle w:val="38"/>
        <w:framePr w:wrap="notBeside"/>
        <w:rPr>
          <w:rtl/>
        </w:rPr>
      </w:pPr>
      <w:r w:rsidRPr="00C14A40">
        <w:rPr>
          <w:rFonts w:hint="cs"/>
          <w:rtl/>
        </w:rPr>
        <w:t>ר</w:t>
      </w:r>
      <w:r w:rsidRPr="00C14A40">
        <w:rPr>
          <w:rtl/>
        </w:rPr>
        <w:t>"</w:t>
      </w:r>
      <w:r w:rsidRPr="00C14A40">
        <w:rPr>
          <w:rFonts w:hint="cs"/>
          <w:rtl/>
        </w:rPr>
        <w:t>י</w:t>
      </w:r>
      <w:r w:rsidRPr="00C14A40">
        <w:rPr>
          <w:rtl/>
        </w:rPr>
        <w:t xml:space="preserve">: </w:t>
      </w:r>
    </w:p>
    <w:p w14:paraId="05B42B4A" w14:textId="021E3F64" w:rsidR="006666DF" w:rsidRDefault="003E2DCC" w:rsidP="003E2DCC">
      <w:pPr>
        <w:rPr>
          <w:rtl/>
        </w:rPr>
      </w:pPr>
      <w:r w:rsidRPr="006F178A">
        <w:rPr>
          <w:rFonts w:ascii="Fb Fontext" w:hAnsi="Fb Fontext"/>
          <w:rtl/>
        </w:rPr>
        <w:t>לא מן השם הוא זה, אלא</w:t>
      </w:r>
      <w:r w:rsidR="00B46A68">
        <w:rPr>
          <w:rFonts w:ascii="Fb Fontext" w:hAnsi="Fb Fontext" w:hint="cs"/>
          <w:rtl/>
        </w:rPr>
        <w:t xml:space="preserve"> ד</w:t>
      </w:r>
      <w:r w:rsidRPr="00A824E4">
        <w:rPr>
          <w:rStyle w:val="affffa"/>
          <w:rFonts w:hint="cs"/>
          <w:rtl/>
        </w:rPr>
        <w:t>'</w:t>
      </w:r>
      <w:r w:rsidRPr="00A824E4">
        <w:rPr>
          <w:rStyle w:val="affffa"/>
          <w:rtl/>
        </w:rPr>
        <w:t xml:space="preserve">והשקה </w:t>
      </w:r>
      <w:r w:rsidRPr="00B46A68">
        <w:rPr>
          <w:rStyle w:val="affffa"/>
          <w:b/>
          <w:bCs/>
          <w:rtl/>
        </w:rPr>
        <w:t>אותה'</w:t>
      </w:r>
      <w:r w:rsidRPr="00A824E4">
        <w:rPr>
          <w:rStyle w:val="affffa"/>
          <w:rtl/>
        </w:rPr>
        <w:t xml:space="preserve"> </w:t>
      </w:r>
      <w:r w:rsidRPr="006F178A">
        <w:rPr>
          <w:rFonts w:ascii="Fb Fontext" w:hAnsi="Fb Fontext"/>
          <w:rtl/>
        </w:rPr>
        <w:t xml:space="preserve">- </w:t>
      </w:r>
      <w:r w:rsidRPr="00295E41">
        <w:rPr>
          <w:rStyle w:val="afffa"/>
          <w:rtl/>
        </w:rPr>
        <w:t>לבדה</w:t>
      </w:r>
      <w:r w:rsidRPr="006F178A">
        <w:rPr>
          <w:rFonts w:ascii="Fb Fontext" w:hAnsi="Fb Fontext"/>
          <w:rtl/>
        </w:rPr>
        <w:t>.</w:t>
      </w:r>
    </w:p>
    <w:p w14:paraId="224D8096" w14:textId="36C5C9A8"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124ACC2B" w14:textId="77777777" w:rsidR="003E2DCC" w:rsidRPr="006F178A" w:rsidRDefault="003E2DCC" w:rsidP="00A522DC">
      <w:pPr>
        <w:pStyle w:val="a3"/>
        <w:framePr w:wrap="around"/>
        <w:rPr>
          <w:rtl/>
        </w:rPr>
      </w:pPr>
      <w:r w:rsidRPr="006F178A">
        <w:rPr>
          <w:rtl/>
        </w:rPr>
        <w:t>עג:</w:t>
      </w:r>
    </w:p>
    <w:p>
      <w:pPr>
        <w:pStyle w:val="afffffb"/>
        <w:rPr>
          <w:ins w:id="20459" w:author="קלוד" w:date="2026-10-06T10:09:38Z"/>
        </w:rPr>
      </w:pPr>
      <w:ins w:id="20458" w:author="קלוד" w:date="2026-10-06T10:09:38Z">
        <w:r>
          <w:t xml:space="preserve">משנה ה</w:t>
        </w:r>
      </w:ins>
    </w:p>
    <w:p w14:paraId="364DDF1C" w14:textId="20563E29" w:rsidR="00425C2F" w:rsidRDefault="003E2DCC" w:rsidP="00425C2F">
      <w:pPr>
        <w:pStyle w:val="afff5"/>
        <w:jc w:val="center"/>
        <w:rPr>
          <w:rtl/>
        </w:rPr>
      </w:pPr>
      <w:r w:rsidRPr="006F178A">
        <w:rPr>
          <w:rtl/>
        </w:rPr>
        <w:t>בוגרת ששהתה י"ב חדש, ואלמנה ל' יום</w:t>
      </w:r>
    </w:p>
    <w:p w14:paraId="11C7EE88" w14:textId="1AE5144A" w:rsidR="003E2DCC" w:rsidRPr="006F178A" w:rsidRDefault="003E2DCC" w:rsidP="003E2DCC">
      <w:pPr>
        <w:pStyle w:val="afff5"/>
        <w:rPr>
          <w:rtl/>
        </w:rPr>
      </w:pPr>
      <w:r w:rsidRPr="00425C2F">
        <w:rPr>
          <w:rStyle w:val="TanaimMishna"/>
          <w:rtl/>
          <w:rPrChange w:id="20240" w:author="קלוד" w:date="2026-10-06T10:09:38Z">
            <w:rPr>
              <w:rStyle w:val="affffe"/>
              <w:rtl/>
            </w:rPr>
          </w:rPrChange>
        </w:rPr>
        <w:t xml:space="preserve">- </w:t>
      </w:r>
      <w:r w:rsidR="00425C2F">
        <w:rPr>
          <w:rStyle w:val="TanaimMishna"/>
          <w:rFonts w:hint="cs"/>
          <w:rtl/>
          <w:rPrChange w:id="20241" w:author="קלוד" w:date="2026-10-06T10:09:38Z">
            <w:rPr>
              <w:rStyle w:val="affffe"/>
              <w:rFonts w:hint="cs"/>
              <w:rtl/>
            </w:rPr>
          </w:rPrChange>
        </w:rPr>
        <w:t>ר</w:t>
      </w:r>
      <w:r w:rsidR="0075729B">
        <w:rPr>
          <w:rStyle w:val="TanaimMishna"/>
          <w:rtl/>
          <w:rPrChange w:id="20242" w:author="קלוד" w:date="2026-10-06T10:09:38Z">
            <w:rPr>
              <w:rStyle w:val="affffe"/>
              <w:rtl/>
            </w:rPr>
          </w:rPrChange>
        </w:rPr>
        <w:t>"</w:t>
      </w:r>
      <w:r w:rsidR="00425C2F">
        <w:rPr>
          <w:rStyle w:val="TanaimMishna"/>
          <w:rFonts w:hint="cs"/>
          <w:rtl/>
          <w:rPrChange w:id="20243" w:author="קלוד" w:date="2026-10-06T10:09:38Z">
            <w:rPr>
              <w:rStyle w:val="affffe"/>
              <w:rFonts w:hint="cs"/>
              <w:rtl/>
            </w:rPr>
          </w:rPrChange>
        </w:rPr>
        <w:t>א</w:t>
      </w:r>
      <w:r w:rsidRPr="00425C2F">
        <w:rPr>
          <w:rStyle w:val="TanaimMishna"/>
          <w:rtl/>
          <w:rPrChange w:id="20244" w:author="קלוד" w:date="2026-10-06T10:09:38Z">
            <w:rPr>
              <w:rStyle w:val="affffe"/>
              <w:rtl/>
            </w:rPr>
          </w:rPrChange>
        </w:rPr>
        <w:t>:</w:t>
      </w:r>
      <w:r w:rsidRPr="006F178A">
        <w:rPr>
          <w:rtl/>
        </w:rPr>
        <w:t xml:space="preserve"> הואיל ובעלה חייב במזונותיה יפר, </w:t>
      </w:r>
    </w:p>
    <w:p w14:paraId="057E27E0" w14:textId="5707C1A6" w:rsidR="003E2DCC" w:rsidRPr="006F178A" w:rsidRDefault="003E2DCC" w:rsidP="00395D31">
      <w:pPr>
        <w:pStyle w:val="afff5"/>
        <w:spacing w:after="120"/>
        <w:rPr>
          <w:rtl/>
        </w:rPr>
      </w:pPr>
      <w:r w:rsidRPr="00425C2F">
        <w:rPr>
          <w:rStyle w:val="TanaimMishna"/>
          <w:rtl/>
          <w:rPrChange w:id="20245" w:author="קלוד" w:date="2026-10-06T10:09:38Z">
            <w:rPr>
              <w:rStyle w:val="affffe"/>
              <w:rtl/>
            </w:rPr>
          </w:rPrChange>
        </w:rPr>
        <w:t xml:space="preserve">חכ"א: </w:t>
      </w:r>
      <w:r w:rsidRPr="006F178A">
        <w:rPr>
          <w:rtl/>
        </w:rPr>
        <w:t>אין הבעל מיפר עד שתכנס לרשותו.</w:t>
      </w:r>
      <w:r w:rsidRPr="006F178A">
        <w:rPr>
          <w:rFonts w:ascii="Fb Fontext" w:hAnsi="Fb Fontext"/>
          <w:rtl/>
        </w:rPr>
        <w:t xml:space="preserve"> </w:t>
      </w:r>
    </w:p>
    <w:p w14:paraId="1AAD955B" w14:textId="77777777" w:rsidR="00395D31" w:rsidRPr="00C14A40" w:rsidRDefault="003E2DCC" w:rsidP="00395D31">
      <w:pPr>
        <w:pStyle w:val="38"/>
        <w:framePr w:wrap="notBeside"/>
        <w:rPr>
          <w:rtl/>
        </w:rPr>
      </w:pPr>
      <w:r w:rsidRPr="00C14A40">
        <w:rPr>
          <w:rtl/>
        </w:rPr>
        <w:t xml:space="preserve">רבה: </w:t>
      </w:r>
    </w:p>
    <w:p w14:paraId="53CC76E5" w14:textId="1E4A1252" w:rsidR="003E2DCC" w:rsidRPr="006F178A" w:rsidRDefault="003E2DCC" w:rsidP="003E2DCC">
      <w:pPr>
        <w:rPr>
          <w:rtl/>
        </w:rPr>
      </w:pPr>
      <w:r>
        <w:rPr>
          <w:rStyle w:val="affffe"/>
          <w:rFonts w:ascii="Fb Fontext" w:hAnsi="Fb Fontext"/>
          <w:rtl/>
          <w:rPrChange w:id="9167" w:author="מנוע אמוראים" w:date="2026-10-05T16:41:00Z">
            <w:rPr>
              <w:rFonts w:ascii="Fb Fontext" w:hAnsi="Fb Fontext"/>
              <w:rtl/>
            </w:rPr>
          </w:rPrChange>
        </w:rPr>
        <w:t xml:space="preserve">ר"א</w:t>
      </w:r>
      <w:r>
        <w:rPr>
          <w:rFonts w:ascii="Fb Fontext" w:hAnsi="Fb Fontext"/>
          <w:rtl/>
        </w:rPr>
        <w:t xml:space="preserve"> ומשנה ראשונה אמרו דבר אחד;</w:t>
      </w:r>
    </w:p>
    <w:p w14:paraId="65FA03B5" w14:textId="77777777" w:rsidR="003E2DCC" w:rsidRPr="006F178A" w:rsidRDefault="003E2DCC" w:rsidP="003E2DCC">
      <w:pPr>
        <w:rPr>
          <w:rtl/>
        </w:rPr>
      </w:pPr>
      <w:r w:rsidRPr="00084D2C">
        <w:rPr>
          <w:rStyle w:val="affffe"/>
          <w:rFonts w:hint="cs"/>
          <w:rtl/>
        </w:rPr>
        <w:t xml:space="preserve">משנה ראשונה </w:t>
      </w:r>
      <w:r w:rsidRPr="00084D2C">
        <w:rPr>
          <w:rStyle w:val="affffe"/>
          <w:rtl/>
        </w:rPr>
        <w:t xml:space="preserve">דתנן: </w:t>
      </w:r>
      <w:r w:rsidRPr="006F178A">
        <w:rPr>
          <w:rtl/>
        </w:rPr>
        <w:t xml:space="preserve">נותנין לבתולה י"ב חדש לפרנס עצמה, </w:t>
      </w:r>
    </w:p>
    <w:p w14:paraId="4A117361" w14:textId="072F5A52" w:rsidR="00084D2C" w:rsidRDefault="003E2DCC" w:rsidP="00084D2C">
      <w:pPr>
        <w:ind w:firstLine="57"/>
        <w:rPr>
          <w:rtl/>
        </w:rPr>
      </w:pPr>
      <w:r w:rsidRPr="006F178A">
        <w:rPr>
          <w:rtl/>
        </w:rPr>
        <w:t xml:space="preserve">הגיע י"ב חדש - </w:t>
      </w:r>
      <w:r w:rsidR="00084D2C">
        <w:rPr>
          <w:rtl/>
        </w:rPr>
        <w:tab/>
      </w:r>
      <w:r w:rsidRPr="006F178A">
        <w:rPr>
          <w:rtl/>
        </w:rPr>
        <w:t xml:space="preserve">אוכלת משלו ואוכלת בתרומה, </w:t>
      </w:r>
    </w:p>
    <w:p w14:paraId="436D32C3" w14:textId="18C7F512" w:rsidR="003E2DCC" w:rsidRPr="006F178A" w:rsidRDefault="003E2DCC" w:rsidP="00084D2C">
      <w:pPr>
        <w:ind w:left="1133" w:firstLine="57"/>
        <w:rPr>
          <w:rtl/>
        </w:rPr>
      </w:pPr>
      <w:r w:rsidRPr="006F178A">
        <w:rPr>
          <w:rtl/>
        </w:rPr>
        <w:t xml:space="preserve">אבל היבם אינו מאכיל בתרומה, </w:t>
      </w:r>
    </w:p>
    <w:p w14:paraId="59B0619D" w14:textId="77777777" w:rsidR="00BE30CE" w:rsidRDefault="003E2DCC" w:rsidP="003E2DCC">
      <w:pPr>
        <w:rPr>
          <w:spacing w:val="-2"/>
          <w:rtl/>
        </w:rPr>
      </w:pPr>
      <w:r w:rsidRPr="00625DCC">
        <w:rPr>
          <w:spacing w:val="-2"/>
          <w:rtl/>
        </w:rPr>
        <w:t>עשתה ששה חדשים בפני הבעל וששה חדשים בפני היבם,</w:t>
      </w:r>
    </w:p>
    <w:p w14:paraId="4F412DEB" w14:textId="4132436E" w:rsidR="003E2DCC" w:rsidRPr="00625DCC" w:rsidRDefault="003E2DCC" w:rsidP="00BE30CE">
      <w:pPr>
        <w:rPr>
          <w:spacing w:val="-2"/>
          <w:rtl/>
        </w:rPr>
      </w:pPr>
      <w:r w:rsidRPr="00625DCC">
        <w:rPr>
          <w:spacing w:val="-2"/>
          <w:rtl/>
        </w:rPr>
        <w:t xml:space="preserve">ואפילו כולן בפני הבעל חסר יום א', </w:t>
      </w:r>
    </w:p>
    <w:p w14:paraId="128B6A5D" w14:textId="77777777" w:rsidR="003E2DCC" w:rsidRPr="006F178A" w:rsidRDefault="003E2DCC" w:rsidP="00BE30CE">
      <w:pPr>
        <w:rPr>
          <w:rtl/>
        </w:rPr>
      </w:pPr>
      <w:r w:rsidRPr="006F178A">
        <w:rPr>
          <w:rtl/>
        </w:rPr>
        <w:t>או כולן בפני היבם חסר יום א' - אינה אוכלת בתרומה,</w:t>
      </w:r>
    </w:p>
    <w:p w14:paraId="097C2B09" w14:textId="77777777" w:rsidR="003E2DCC" w:rsidRPr="006F178A" w:rsidRDefault="003E2DCC" w:rsidP="005934CE">
      <w:pPr>
        <w:rPr>
          <w:rtl/>
        </w:rPr>
      </w:pPr>
      <w:r w:rsidRPr="005934CE">
        <w:rPr>
          <w:rStyle w:val="affffe"/>
          <w:rtl/>
        </w:rPr>
        <w:t xml:space="preserve">ב"ד של אחריהם אמרו: </w:t>
      </w:r>
      <w:r w:rsidRPr="006F178A">
        <w:rPr>
          <w:rtl/>
        </w:rPr>
        <w:t>אין האשה אוכלת בתרומה עד שתכנס לחופה.</w:t>
      </w:r>
    </w:p>
    <w:p w14:paraId="60EC8BC0" w14:textId="77777777" w:rsidR="00395D31" w:rsidRPr="00C14A40" w:rsidRDefault="003E2DCC" w:rsidP="00395D31">
      <w:pPr>
        <w:pStyle w:val="38"/>
        <w:framePr w:wrap="notBeside"/>
        <w:rPr>
          <w:rtl/>
        </w:rPr>
      </w:pPr>
      <w:r w:rsidRPr="00C14A40">
        <w:rPr>
          <w:rtl/>
        </w:rPr>
        <w:t xml:space="preserve">א"ל אביי: </w:t>
      </w:r>
    </w:p>
    <w:p w14:paraId="7B8BA30D" w14:textId="18571C7C" w:rsidR="003E2DCC" w:rsidRPr="006F178A" w:rsidRDefault="003E2DCC" w:rsidP="003E2DCC">
      <w:pPr>
        <w:rPr>
          <w:rtl/>
        </w:rPr>
      </w:pPr>
      <w:r>
        <w:rPr>
          <w:rtl/>
        </w:rPr>
        <w:t>שמא</w:t>
      </w:r>
      <w:r w:rsidRPr="006F178A">
        <w:rPr>
          <w:rtl/>
        </w:rPr>
        <w:t>, ע"</w:t>
      </w:r>
      <w:r w:rsidRPr="006F178A">
        <w:rPr>
          <w:rFonts w:hint="cs"/>
          <w:rtl/>
        </w:rPr>
        <w:t xml:space="preserve">כ </w:t>
      </w:r>
      <w:r w:rsidRPr="006F178A">
        <w:rPr>
          <w:rtl/>
        </w:rPr>
        <w:t>לא אשמעי</w:t>
      </w:r>
      <w:r w:rsidRPr="006F178A">
        <w:rPr>
          <w:rFonts w:hint="cs"/>
          <w:rtl/>
        </w:rPr>
        <w:t>'</w:t>
      </w:r>
      <w:r w:rsidRPr="006F178A">
        <w:rPr>
          <w:rtl/>
        </w:rPr>
        <w:t xml:space="preserve"> משנה ראשונה אלא למיכל בתרומה דרבנן, אבל נדרים דאורייתא אימא לא;</w:t>
      </w:r>
    </w:p>
    <w:p w14:paraId="7F54FF9B" w14:textId="77777777" w:rsidR="0075729B" w:rsidRDefault="003E2DCC" w:rsidP="00395D31">
      <w:pPr>
        <w:pStyle w:val="38"/>
        <w:framePr w:wrap="notBeside"/>
        <w:rPr>
          <w:rtl/>
        </w:rPr>
      </w:pPr>
      <w:r w:rsidRPr="00C14A40">
        <w:rPr>
          <w:rtl/>
        </w:rPr>
        <w:t xml:space="preserve">ועד כאן </w:t>
      </w:r>
      <w:r w:rsidRPr="00C14A40">
        <w:rPr>
          <w:rFonts w:hint="cs"/>
          <w:rtl/>
        </w:rPr>
        <w:t>לר</w:t>
      </w:r>
      <w:r w:rsidRPr="00C14A40">
        <w:rPr>
          <w:rtl/>
        </w:rPr>
        <w:t>"</w:t>
      </w:r>
      <w:r w:rsidRPr="00C14A40">
        <w:rPr>
          <w:rFonts w:hint="cs"/>
          <w:rtl/>
        </w:rPr>
        <w:t>א</w:t>
      </w:r>
      <w:r w:rsidRPr="00C14A40">
        <w:rPr>
          <w:rtl/>
        </w:rPr>
        <w:t>-</w:t>
      </w:r>
    </w:p>
    <w:p w14:paraId="36FB1F10" w14:textId="10CF64A6" w:rsidR="003E2DCC" w:rsidRPr="006F178A" w:rsidRDefault="003E2DCC" w:rsidP="005934CE">
      <w:pPr>
        <w:rPr>
          <w:rtl/>
        </w:rPr>
      </w:pPr>
      <w:r>
        <w:rPr>
          <w:rFonts w:hint="cs"/>
          <w:rtl/>
        </w:rPr>
        <w:t xml:space="preserve">דווקא </w:t>
      </w:r>
      <w:r w:rsidRPr="006F178A">
        <w:rPr>
          <w:rtl/>
        </w:rPr>
        <w:t xml:space="preserve">גבי נדרים, </w:t>
      </w:r>
      <w:r w:rsidR="00395288">
        <w:rPr>
          <w:rFonts w:hint="cs"/>
          <w:rtl/>
        </w:rPr>
        <w:t>ד</w:t>
      </w:r>
      <w:r w:rsidRPr="006F178A">
        <w:rPr>
          <w:rtl/>
        </w:rPr>
        <w:t>ע"</w:t>
      </w:r>
      <w:r w:rsidRPr="006F178A">
        <w:rPr>
          <w:rFonts w:hint="cs"/>
          <w:rtl/>
        </w:rPr>
        <w:t xml:space="preserve">ד </w:t>
      </w:r>
      <w:r w:rsidRPr="006F178A">
        <w:rPr>
          <w:rtl/>
        </w:rPr>
        <w:t xml:space="preserve">בעלה היא נודרת, </w:t>
      </w:r>
    </w:p>
    <w:p w14:paraId="4FBD7686" w14:textId="77777777" w:rsidR="006666DF" w:rsidRDefault="003E2DCC" w:rsidP="00395D31">
      <w:pPr>
        <w:rPr>
          <w:rtl/>
        </w:rPr>
      </w:pPr>
      <w:r w:rsidRPr="006F178A">
        <w:rPr>
          <w:rtl/>
        </w:rPr>
        <w:t xml:space="preserve">אבל תרומה אפילו מדרבנן </w:t>
      </w:r>
      <w:r w:rsidR="006B25C6">
        <w:rPr>
          <w:rtl/>
        </w:rPr>
        <w:t xml:space="preserve">גם </w:t>
      </w:r>
      <w:r w:rsidRPr="006F178A">
        <w:rPr>
          <w:rtl/>
        </w:rPr>
        <w:t>לא אכלה.</w:t>
      </w:r>
    </w:p>
    <w:p w14:paraId="61F3368D" w14:textId="0AB4A8D4" w:rsidR="003E2DCC" w:rsidRPr="006F178A" w:rsidRDefault="003E2DCC" w:rsidP="003E2DCC">
      <w:pPr>
        <w:pStyle w:val="affc"/>
        <w:rPr>
          <w:rtl/>
        </w:rPr>
      </w:pPr>
      <w:r>
        <w:rPr>
          <w:rFonts w:ascii="Fb Fontext" w:hAnsi="Fb Fontext"/>
          <w:rtl/>
        </w:rPr>
        <w:t>׹</w:t>
      </w:r>
    </w:p>
    <w:p w14:paraId="4A809B9C" w14:textId="77777777" w:rsidR="003E2DCC" w:rsidRPr="006F178A" w:rsidRDefault="003E2DCC" w:rsidP="00A522DC">
      <w:pPr>
        <w:pStyle w:val="a3"/>
        <w:framePr w:wrap="around"/>
        <w:rPr>
          <w:rtl/>
        </w:rPr>
      </w:pPr>
      <w:r w:rsidRPr="006F178A">
        <w:rPr>
          <w:rtl/>
        </w:rPr>
        <w:t>עד.</w:t>
      </w:r>
    </w:p>
    <w:p>
      <w:pPr>
        <w:pStyle w:val="afffffb"/>
        <w:rPr>
          <w:ins w:id="20461" w:author="קלוד" w:date="2026-10-06T10:09:38Z"/>
        </w:rPr>
      </w:pPr>
      <w:ins w:id="20460" w:author="קלוד" w:date="2026-10-06T10:09:38Z">
        <w:r>
          <w:t xml:space="preserve">משנה ו</w:t>
        </w:r>
      </w:ins>
    </w:p>
    <w:p w14:paraId="57CE4EE1" w14:textId="77777777" w:rsidR="00482CEE" w:rsidRDefault="003E2DCC" w:rsidP="0068083B">
      <w:pPr>
        <w:pStyle w:val="afff5"/>
        <w:rPr>
          <w:rtl/>
        </w:rPr>
      </w:pPr>
      <w:r w:rsidRPr="006F178A">
        <w:rPr>
          <w:rtl/>
        </w:rPr>
        <w:t xml:space="preserve">שומרת יבם, בין ליבם אחד בין לשני יבמין </w:t>
      </w:r>
      <w:r w:rsidRPr="00141CE1">
        <w:rPr>
          <w:rStyle w:val="TanaimMishna"/>
          <w:rtl/>
          <w:rPrChange w:id="20246" w:author="קלוד" w:date="2026-10-06T10:09:38Z">
            <w:rPr>
              <w:rStyle w:val="affffe"/>
              <w:rtl/>
            </w:rPr>
          </w:rPrChange>
        </w:rPr>
        <w:t xml:space="preserve">- </w:t>
      </w:r>
      <w:r w:rsidR="0068083B">
        <w:rPr>
          <w:rStyle w:val="TanaimMishna"/>
          <w:rFonts w:hint="cs"/>
          <w:rtl/>
          <w:rPrChange w:id="20247" w:author="קלוד" w:date="2026-10-06T10:09:38Z">
            <w:rPr>
              <w:rStyle w:val="affffe"/>
              <w:rFonts w:hint="cs"/>
              <w:rtl/>
            </w:rPr>
          </w:rPrChange>
        </w:rPr>
        <w:t>ל</w:t>
      </w:r>
      <w:r w:rsidRPr="00141CE1">
        <w:rPr>
          <w:rStyle w:val="TanaimMishna"/>
          <w:rtl/>
          <w:rPrChange w:id="20248" w:author="קלוד" w:date="2026-10-06T10:09:38Z">
            <w:rPr>
              <w:rStyle w:val="affffe"/>
              <w:rtl/>
            </w:rPr>
          </w:rPrChange>
        </w:rPr>
        <w:t>ר"א:</w:t>
      </w:r>
      <w:r w:rsidRPr="006F178A">
        <w:rPr>
          <w:rtl/>
        </w:rPr>
        <w:t xml:space="preserve"> יפר, </w:t>
      </w:r>
    </w:p>
    <w:p w14:paraId="1A975FCF" w14:textId="00870B6F" w:rsidR="003E2DCC" w:rsidRPr="006F178A" w:rsidRDefault="003E2DCC" w:rsidP="003E2DCC">
      <w:pPr>
        <w:pStyle w:val="afff5"/>
        <w:rPr>
          <w:rtl/>
        </w:rPr>
      </w:pPr>
      <w:r w:rsidRPr="00141CE1">
        <w:rPr>
          <w:rStyle w:val="TanaimMishna"/>
          <w:rtl/>
          <w:rPrChange w:id="20249" w:author="קלוד" w:date="2026-10-06T10:09:38Z">
            <w:rPr>
              <w:rStyle w:val="affffe"/>
              <w:rtl/>
            </w:rPr>
          </w:rPrChange>
        </w:rPr>
        <w:t xml:space="preserve">ר' יהושע: </w:t>
      </w:r>
      <w:r w:rsidRPr="006F178A">
        <w:rPr>
          <w:rtl/>
        </w:rPr>
        <w:t xml:space="preserve">לאחד אבל לא לשנים, </w:t>
      </w:r>
      <w:r w:rsidRPr="00141CE1">
        <w:rPr>
          <w:rStyle w:val="TanaimMishna"/>
          <w:rtl/>
          <w:rPrChange w:id="20250" w:author="קלוד" w:date="2026-10-06T10:09:38Z">
            <w:rPr>
              <w:rStyle w:val="affffe"/>
              <w:rtl/>
            </w:rPr>
          </w:rPrChange>
        </w:rPr>
        <w:t xml:space="preserve">ר"ע: </w:t>
      </w:r>
      <w:r w:rsidRPr="006F178A">
        <w:rPr>
          <w:rtl/>
        </w:rPr>
        <w:t>לא לאחד ולא לשנים.</w:t>
      </w:r>
    </w:p>
    <w:p w14:paraId="3C434F75" w14:textId="1A3BFF91" w:rsidR="003E2DCC" w:rsidRPr="006F178A" w:rsidRDefault="003E2DCC" w:rsidP="003E2DCC">
      <w:pPr>
        <w:pStyle w:val="afff5"/>
        <w:rPr>
          <w:rtl/>
        </w:rPr>
      </w:pPr>
      <w:r w:rsidRPr="00141CE1">
        <w:rPr>
          <w:rStyle w:val="TanaimMishna"/>
          <w:rtl/>
          <w:rPrChange w:id="20251" w:author="קלוד" w:date="2026-10-06T10:09:38Z">
            <w:rPr>
              <w:rStyle w:val="affffe"/>
              <w:rtl/>
            </w:rPr>
          </w:rPrChange>
        </w:rPr>
        <w:t>אמר ר"א:</w:t>
      </w:r>
      <w:r w:rsidRPr="006F178A">
        <w:rPr>
          <w:rtl/>
        </w:rPr>
        <w:t xml:space="preserve"> מה אם אשה שקנה הוא לעצמו הרי הוא מיפר נדריה,</w:t>
      </w:r>
      <w:r w:rsidR="0075729B">
        <w:rPr>
          <w:rtl/>
        </w:rPr>
        <w:t xml:space="preserve"> </w:t>
      </w:r>
      <w:r w:rsidRPr="006F178A">
        <w:rPr>
          <w:rtl/>
        </w:rPr>
        <w:br/>
      </w:r>
      <w:r w:rsidRPr="006F178A">
        <w:rPr>
          <w:rFonts w:hint="cs"/>
          <w:rtl/>
        </w:rPr>
        <w:t xml:space="preserve"> </w:t>
      </w:r>
      <w:r w:rsidRPr="006F178A">
        <w:rPr>
          <w:rFonts w:hint="cs"/>
          <w:rtl/>
        </w:rPr>
        <w:tab/>
      </w:r>
      <w:r w:rsidRPr="006F178A">
        <w:rPr>
          <w:rtl/>
        </w:rPr>
        <w:tab/>
        <w:t>אשה שהקנו לו מן השמים - אינו דין שיפר נדריה!</w:t>
      </w:r>
    </w:p>
    <w:p w14:paraId="7D4C0B60" w14:textId="397D48E0" w:rsidR="003E2DCC" w:rsidRPr="006F178A" w:rsidRDefault="003E2DCC" w:rsidP="003E2DCC">
      <w:pPr>
        <w:pStyle w:val="afff5"/>
        <w:rPr>
          <w:rtl/>
        </w:rPr>
      </w:pPr>
      <w:r w:rsidRPr="00141CE1">
        <w:rPr>
          <w:rStyle w:val="TanaimMishna"/>
          <w:rtl/>
          <w:rPrChange w:id="20252" w:author="קלוד" w:date="2026-10-06T10:09:38Z">
            <w:rPr>
              <w:rStyle w:val="affffe"/>
              <w:rtl/>
            </w:rPr>
          </w:rPrChange>
        </w:rPr>
        <w:t>א</w:t>
      </w:r>
      <w:r w:rsidR="0019367E">
        <w:rPr>
          <w:rStyle w:val="TanaimMishna"/>
          <w:rFonts w:hint="cs"/>
          <w:rtl/>
          <w:rPrChange w:id="20253" w:author="קלוד" w:date="2026-10-06T10:09:38Z">
            <w:rPr>
              <w:rStyle w:val="affffe"/>
              <w:rFonts w:hint="cs"/>
              <w:rtl/>
            </w:rPr>
          </w:rPrChange>
        </w:rPr>
        <w:t>"ל</w:t>
      </w:r>
      <w:r w:rsidRPr="00141CE1">
        <w:rPr>
          <w:rStyle w:val="TanaimMishna"/>
          <w:rtl/>
          <w:rPrChange w:id="20254" w:author="קלוד" w:date="2026-10-06T10:09:38Z">
            <w:rPr>
              <w:rStyle w:val="affffe"/>
              <w:rtl/>
            </w:rPr>
          </w:rPrChange>
        </w:rPr>
        <w:t xml:space="preserve"> ר"ע: </w:t>
      </w:r>
      <w:r w:rsidR="0051561C">
        <w:rPr>
          <w:rFonts w:hint="cs"/>
          <w:rtl/>
        </w:rPr>
        <w:t>דווקא</w:t>
      </w:r>
      <w:r w:rsidRPr="006F178A">
        <w:rPr>
          <w:rtl/>
        </w:rPr>
        <w:t xml:space="preserve"> באשה שקנה לעצמו, שאין לאחרים בה רשות,</w:t>
      </w:r>
      <w:r w:rsidR="0075729B">
        <w:rPr>
          <w:rtl/>
        </w:rPr>
        <w:t xml:space="preserve"> </w:t>
      </w:r>
      <w:r w:rsidRPr="006F178A">
        <w:rPr>
          <w:rFonts w:hint="cs"/>
          <w:rtl/>
        </w:rPr>
        <w:tab/>
      </w:r>
      <w:r w:rsidRPr="006F178A">
        <w:rPr>
          <w:rtl/>
        </w:rPr>
        <w:br/>
        <w:t xml:space="preserve">תאמר באשה שהקנו לו מן השמים, שיש לאחרים בה רשות? </w:t>
      </w:r>
    </w:p>
    <w:p w14:paraId="695D53D7" w14:textId="27CB4986" w:rsidR="003E2DCC" w:rsidRPr="006F178A" w:rsidRDefault="003E2DCC" w:rsidP="003E2DCC">
      <w:pPr>
        <w:pStyle w:val="afff5"/>
        <w:rPr>
          <w:rtl/>
        </w:rPr>
      </w:pPr>
      <w:r w:rsidRPr="00141CE1">
        <w:rPr>
          <w:rStyle w:val="TanaimMishna"/>
          <w:rtl/>
          <w:rPrChange w:id="20255" w:author="קלוד" w:date="2026-10-06T10:09:38Z">
            <w:rPr>
              <w:rStyle w:val="affffe"/>
              <w:rtl/>
            </w:rPr>
          </w:rPrChange>
        </w:rPr>
        <w:t xml:space="preserve">א"ל </w:t>
      </w:r>
      <w:r w:rsidR="0051561C">
        <w:rPr>
          <w:rStyle w:val="TanaimMishna"/>
          <w:rFonts w:hint="cs"/>
          <w:rtl/>
          <w:rPrChange w:id="20256" w:author="קלוד" w:date="2026-10-06T10:09:38Z">
            <w:rPr>
              <w:rStyle w:val="affffe"/>
              <w:rFonts w:hint="cs"/>
              <w:rtl/>
            </w:rPr>
          </w:rPrChange>
        </w:rPr>
        <w:t>רי</w:t>
      </w:r>
      <w:r w:rsidR="0075729B">
        <w:rPr>
          <w:rStyle w:val="TanaimMishna"/>
          <w:rtl/>
          <w:rPrChange w:id="20257" w:author="קלוד" w:date="2026-10-06T10:09:38Z">
            <w:rPr>
              <w:rStyle w:val="affffe"/>
              <w:rtl/>
            </w:rPr>
          </w:rPrChange>
        </w:rPr>
        <w:t>"</w:t>
      </w:r>
      <w:r w:rsidR="0051561C">
        <w:rPr>
          <w:rStyle w:val="TanaimMishna"/>
          <w:rFonts w:hint="cs"/>
          <w:rtl/>
          <w:rPrChange w:id="20258" w:author="קלוד" w:date="2026-10-06T10:09:38Z">
            <w:rPr>
              <w:rStyle w:val="affffe"/>
              <w:rFonts w:hint="cs"/>
              <w:rtl/>
            </w:rPr>
          </w:rPrChange>
        </w:rPr>
        <w:t>ה</w:t>
      </w:r>
      <w:r w:rsidRPr="00141CE1">
        <w:rPr>
          <w:rStyle w:val="TanaimMishna"/>
          <w:rtl/>
          <w:rPrChange w:id="20259" w:author="קלוד" w:date="2026-10-06T10:09:38Z">
            <w:rPr>
              <w:rStyle w:val="affffe"/>
              <w:rtl/>
            </w:rPr>
          </w:rPrChange>
        </w:rPr>
        <w:t xml:space="preserve">: </w:t>
      </w:r>
      <w:r w:rsidRPr="006F178A">
        <w:rPr>
          <w:rtl/>
        </w:rPr>
        <w:t>עקיבא, דבריך בשני יבמין, מה אתה משיב על יבם אחד?</w:t>
      </w:r>
      <w:r w:rsidR="0075729B">
        <w:rPr>
          <w:rtl/>
        </w:rPr>
        <w:t xml:space="preserve"> </w:t>
      </w:r>
    </w:p>
    <w:p w14:paraId="3A3B9B39" w14:textId="1ED94172" w:rsidR="003E2DCC" w:rsidRPr="006F178A" w:rsidRDefault="0051561C" w:rsidP="00395D31">
      <w:pPr>
        <w:pStyle w:val="afff5"/>
        <w:spacing w:after="120"/>
        <w:rPr>
          <w:rtl/>
        </w:rPr>
      </w:pPr>
      <w:r>
        <w:rPr>
          <w:rStyle w:val="TanaimMishna"/>
          <w:rFonts w:hint="cs"/>
          <w:rtl/>
          <w:rPrChange w:id="20260" w:author="קלוד" w:date="2026-10-06T10:09:38Z">
            <w:rPr>
              <w:rStyle w:val="affffe"/>
              <w:rFonts w:hint="cs"/>
              <w:rtl/>
            </w:rPr>
          </w:rPrChange>
        </w:rPr>
        <w:t>א</w:t>
      </w:r>
      <w:r w:rsidR="0075729B">
        <w:rPr>
          <w:rStyle w:val="TanaimMishna"/>
          <w:rtl/>
          <w:rPrChange w:id="20261" w:author="קלוד" w:date="2026-10-06T10:09:38Z">
            <w:rPr>
              <w:rStyle w:val="affffe"/>
              <w:rtl/>
            </w:rPr>
          </w:rPrChange>
        </w:rPr>
        <w:t>"</w:t>
      </w:r>
      <w:r>
        <w:rPr>
          <w:rStyle w:val="TanaimMishna"/>
          <w:rFonts w:hint="cs"/>
          <w:rtl/>
          <w:rPrChange w:id="20262" w:author="קלוד" w:date="2026-10-06T10:09:38Z">
            <w:rPr>
              <w:rStyle w:val="affffe"/>
              <w:rFonts w:hint="cs"/>
              <w:rtl/>
            </w:rPr>
          </w:rPrChange>
        </w:rPr>
        <w:t>ל</w:t>
      </w:r>
      <w:r w:rsidR="003E2DCC" w:rsidRPr="00141CE1">
        <w:rPr>
          <w:rStyle w:val="TanaimMishna"/>
          <w:rtl/>
          <w:rPrChange w:id="20263" w:author="קלוד" w:date="2026-10-06T10:09:38Z">
            <w:rPr>
              <w:rStyle w:val="affffe"/>
              <w:rtl/>
            </w:rPr>
          </w:rPrChange>
        </w:rPr>
        <w:t>:</w:t>
      </w:r>
      <w:r w:rsidR="003E2DCC" w:rsidRPr="006F178A">
        <w:rPr>
          <w:rtl/>
        </w:rPr>
        <w:t xml:space="preserve"> אין היבמה גמורה ליבם כשם שהארוסה גמורה לאישה.</w:t>
      </w:r>
      <w:r w:rsidR="003E2DCC" w:rsidRPr="006F178A">
        <w:rPr>
          <w:rFonts w:ascii="Fb Fontext" w:hAnsi="Fb Fontext"/>
          <w:rtl/>
        </w:rPr>
        <w:t xml:space="preserve"> </w:t>
      </w:r>
    </w:p>
    <w:p w14:paraId="1BBEA95C" w14:textId="77777777" w:rsidR="003E2DCC" w:rsidRPr="006F178A" w:rsidRDefault="003E2DCC" w:rsidP="003E2DCC">
      <w:pPr>
        <w:rPr>
          <w:rtl/>
        </w:rPr>
      </w:pPr>
      <w:r w:rsidRPr="000E7BB2">
        <w:rPr>
          <w:rStyle w:val="affffe"/>
          <w:rtl/>
        </w:rPr>
        <w:t xml:space="preserve">ר"ע סבר: </w:t>
      </w:r>
      <w:r w:rsidRPr="006F178A">
        <w:rPr>
          <w:rFonts w:ascii="Fb Fontext" w:hAnsi="Fb Fontext"/>
          <w:rtl/>
        </w:rPr>
        <w:t xml:space="preserve">אין זיקה, </w:t>
      </w:r>
      <w:r w:rsidRPr="000E7BB2">
        <w:rPr>
          <w:rStyle w:val="affffe"/>
          <w:rtl/>
        </w:rPr>
        <w:t>ור"י סבר:</w:t>
      </w:r>
      <w:r w:rsidRPr="006F178A">
        <w:rPr>
          <w:rFonts w:ascii="Fb Fontext" w:hAnsi="Fb Fontext"/>
          <w:rtl/>
        </w:rPr>
        <w:t xml:space="preserve"> יש זיקה, </w:t>
      </w:r>
    </w:p>
    <w:p w14:paraId="0723373B" w14:textId="77777777" w:rsidR="00395D31" w:rsidRPr="00C14A40" w:rsidRDefault="003E2DCC" w:rsidP="00395D31">
      <w:pPr>
        <w:pStyle w:val="38"/>
        <w:framePr w:wrap="notBeside"/>
        <w:rPr>
          <w:rtl/>
        </w:rPr>
      </w:pPr>
      <w:r w:rsidRPr="00C14A40">
        <w:rPr>
          <w:rFonts w:hint="cs"/>
          <w:rtl/>
        </w:rPr>
        <w:t>ור</w:t>
      </w:r>
      <w:r w:rsidRPr="00C14A40">
        <w:rPr>
          <w:rtl/>
        </w:rPr>
        <w:t>"</w:t>
      </w:r>
      <w:r w:rsidRPr="00C14A40">
        <w:rPr>
          <w:rFonts w:hint="cs"/>
          <w:rtl/>
        </w:rPr>
        <w:t>א</w:t>
      </w:r>
      <w:r w:rsidR="00EE6233" w:rsidRPr="00C14A40">
        <w:rPr>
          <w:rFonts w:hint="cs"/>
          <w:rtl/>
        </w:rPr>
        <w:t>:</w:t>
      </w:r>
      <w:r w:rsidRPr="00C14A40">
        <w:rPr>
          <w:rFonts w:hint="cs"/>
          <w:rtl/>
        </w:rPr>
        <w:t xml:space="preserve"> </w:t>
      </w:r>
    </w:p>
    <w:p w14:paraId="7C73E51E" w14:textId="313A9C26" w:rsidR="003E2DCC" w:rsidRPr="00625DCC" w:rsidRDefault="003E2DCC" w:rsidP="008D48EF">
      <w:pPr>
        <w:rPr>
          <w:spacing w:val="-2"/>
          <w:rtl/>
        </w:rPr>
      </w:pPr>
      <w:r w:rsidRPr="00625DCC">
        <w:rPr>
          <w:rFonts w:hint="cs"/>
          <w:spacing w:val="-2"/>
          <w:rtl/>
        </w:rPr>
        <w:t xml:space="preserve">אי יש זיקה אין ברירה אלא </w:t>
      </w:r>
      <w:r w:rsidRPr="00625DCC">
        <w:rPr>
          <w:spacing w:val="-2"/>
          <w:rtl/>
        </w:rPr>
        <w:t xml:space="preserve">שעשה מאמר, </w:t>
      </w:r>
      <w:r w:rsidRPr="000E7BB2">
        <w:rPr>
          <w:rStyle w:val="affffe"/>
          <w:rFonts w:hint="cs"/>
          <w:rtl/>
        </w:rPr>
        <w:t>וס</w:t>
      </w:r>
      <w:r w:rsidRPr="000E7BB2">
        <w:rPr>
          <w:rStyle w:val="affffe"/>
          <w:rtl/>
        </w:rPr>
        <w:t>"</w:t>
      </w:r>
      <w:r w:rsidRPr="000E7BB2">
        <w:rPr>
          <w:rStyle w:val="affffe"/>
          <w:rFonts w:hint="eastAsia"/>
          <w:rtl/>
        </w:rPr>
        <w:t>ל</w:t>
      </w:r>
      <w:r w:rsidRPr="000E7BB2">
        <w:rPr>
          <w:rStyle w:val="affffe"/>
          <w:rtl/>
        </w:rPr>
        <w:t xml:space="preserve"> </w:t>
      </w:r>
      <w:r w:rsidRPr="00423093">
        <w:rPr>
          <w:rStyle w:val="affffe"/>
          <w:rFonts w:hint="eastAsia"/>
          <w:rtl/>
        </w:rPr>
        <w:t>כב</w:t>
      </w:r>
      <w:r w:rsidRPr="00423093">
        <w:rPr>
          <w:rStyle w:val="affffe"/>
          <w:rtl/>
        </w:rPr>
        <w:t>"</w:t>
      </w:r>
      <w:r w:rsidRPr="00423093">
        <w:rPr>
          <w:rStyle w:val="affffe"/>
          <w:rFonts w:hint="eastAsia"/>
          <w:rtl/>
        </w:rPr>
        <w:t>ש</w:t>
      </w:r>
      <w:r w:rsidRPr="00423093">
        <w:rPr>
          <w:rStyle w:val="affffe"/>
          <w:rtl/>
        </w:rPr>
        <w:t xml:space="preserve"> </w:t>
      </w:r>
      <w:r w:rsidRPr="00625DCC">
        <w:rPr>
          <w:rFonts w:hint="eastAsia"/>
          <w:spacing w:val="-2"/>
          <w:rtl/>
        </w:rPr>
        <w:t>ד</w:t>
      </w:r>
      <w:r w:rsidRPr="00625DCC">
        <w:rPr>
          <w:spacing w:val="-2"/>
          <w:rtl/>
        </w:rPr>
        <w:t>מאמר קונה קנין גמור.</w:t>
      </w:r>
    </w:p>
    <w:p w14:paraId="504CBA23" w14:textId="77777777" w:rsidR="0075729B" w:rsidRDefault="003E2DCC" w:rsidP="00395D31">
      <w:pPr>
        <w:pStyle w:val="38"/>
        <w:framePr w:wrap="notBeside"/>
        <w:rPr>
          <w:rtl/>
        </w:rPr>
      </w:pPr>
      <w:r w:rsidRPr="00C14A40">
        <w:rPr>
          <w:rtl/>
        </w:rPr>
        <w:t>ו</w:t>
      </w:r>
      <w:r w:rsidRPr="00C14A40">
        <w:rPr>
          <w:rFonts w:hint="cs"/>
          <w:rtl/>
        </w:rPr>
        <w:t>ל</w:t>
      </w:r>
      <w:r w:rsidRPr="00C14A40">
        <w:rPr>
          <w:rtl/>
        </w:rPr>
        <w:t>רבי יהושע:</w:t>
      </w:r>
    </w:p>
    <w:p w14:paraId="4407D408" w14:textId="7ADECC33" w:rsidR="002D221D" w:rsidRDefault="003E2DCC" w:rsidP="003E2DCC">
      <w:pPr>
        <w:rPr>
          <w:rtl/>
        </w:rPr>
      </w:pPr>
      <w:r w:rsidRPr="006F178A">
        <w:rPr>
          <w:rtl/>
        </w:rPr>
        <w:t xml:space="preserve">ה"מ בחד יבם, אבל בשני יבמין לא, מי </w:t>
      </w:r>
      <w:r w:rsidR="000E7BB2">
        <w:rPr>
          <w:rFonts w:hint="cs"/>
          <w:rtl/>
        </w:rPr>
        <w:t xml:space="preserve">יש דבר </w:t>
      </w:r>
    </w:p>
    <w:p w14:paraId="0529A0AB" w14:textId="02A661F0" w:rsidR="003E2DCC" w:rsidRPr="006F178A" w:rsidRDefault="003E2DCC" w:rsidP="00395D31">
      <w:pPr>
        <w:rPr>
          <w:rtl/>
        </w:rPr>
      </w:pPr>
      <w:r w:rsidRPr="006F178A">
        <w:rPr>
          <w:rFonts w:hint="cs"/>
          <w:rtl/>
        </w:rPr>
        <w:t>שאם יבוא האח יאסר בביא או בגט ויפר</w:t>
      </w:r>
    </w:p>
    <w:p w14:paraId="46AA900E" w14:textId="77777777" w:rsidR="00395D31" w:rsidRPr="00C14A40" w:rsidRDefault="003E2DCC" w:rsidP="00395D31">
      <w:pPr>
        <w:pStyle w:val="38"/>
        <w:framePr w:wrap="notBeside"/>
        <w:rPr>
          <w:rtl/>
        </w:rPr>
      </w:pPr>
      <w:r w:rsidRPr="00C14A40">
        <w:rPr>
          <w:rtl/>
        </w:rPr>
        <w:t>ולר"</w:t>
      </w:r>
      <w:r w:rsidRPr="00C14A40">
        <w:rPr>
          <w:rFonts w:hint="cs"/>
          <w:rtl/>
        </w:rPr>
        <w:t>א</w:t>
      </w:r>
      <w:r w:rsidRPr="00C14A40">
        <w:rPr>
          <w:rtl/>
        </w:rPr>
        <w:t xml:space="preserve">: </w:t>
      </w:r>
    </w:p>
    <w:p w14:paraId="290581D6" w14:textId="06136D18" w:rsidR="003E2DCC" w:rsidRPr="006F178A" w:rsidRDefault="003E2DCC" w:rsidP="00C14A40">
      <w:pPr>
        <w:spacing w:after="60"/>
        <w:rPr>
          <w:rtl/>
        </w:rPr>
      </w:pPr>
      <w:r w:rsidRPr="006F178A">
        <w:rPr>
          <w:rFonts w:hint="cs"/>
          <w:rtl/>
        </w:rPr>
        <w:t>ד</w:t>
      </w:r>
      <w:r w:rsidRPr="006F178A">
        <w:rPr>
          <w:rtl/>
        </w:rPr>
        <w:t xml:space="preserve">מאמר לב"ש אין קונה אלא לדחות בצרה, </w:t>
      </w:r>
      <w:r w:rsidR="0008290D" w:rsidRPr="00395D31">
        <w:rPr>
          <w:rStyle w:val="affffe"/>
          <w:rFonts w:hint="cs"/>
          <w:rtl/>
        </w:rPr>
        <w:t xml:space="preserve">כאן </w:t>
      </w:r>
      <w:r w:rsidRPr="00395D31">
        <w:rPr>
          <w:rStyle w:val="affffe"/>
          <w:rFonts w:hint="cs"/>
          <w:rtl/>
        </w:rPr>
        <w:t>מיירי</w:t>
      </w:r>
      <w:r w:rsidRPr="006F178A">
        <w:rPr>
          <w:rtl/>
        </w:rPr>
        <w:t xml:space="preserve"> שעמד בדין ו</w:t>
      </w:r>
      <w:r w:rsidRPr="006F178A">
        <w:rPr>
          <w:rFonts w:hint="cs"/>
          <w:rtl/>
        </w:rPr>
        <w:t xml:space="preserve">התחייב מזונות </w:t>
      </w:r>
      <w:r w:rsidRPr="002D221D">
        <w:rPr>
          <w:rStyle w:val="affffe"/>
          <w:rFonts w:hint="cs"/>
          <w:rtl/>
        </w:rPr>
        <w:t>וכרבא</w:t>
      </w:r>
      <w:r w:rsidRPr="002D221D">
        <w:rPr>
          <w:rStyle w:val="affffe"/>
          <w:rtl/>
        </w:rPr>
        <w:t xml:space="preserve"> </w:t>
      </w:r>
      <w:r w:rsidRPr="006F178A">
        <w:rPr>
          <w:rtl/>
        </w:rPr>
        <w:t>דכל הנודרת על דעת בעלה היא נודרת.</w:t>
      </w:r>
    </w:p>
    <w:p w14:paraId="5352ADAE" w14:textId="77777777" w:rsidR="003E2DCC" w:rsidRPr="006F178A" w:rsidRDefault="003E2DCC" w:rsidP="00A522DC">
      <w:pPr>
        <w:pStyle w:val="a3"/>
        <w:framePr w:wrap="around"/>
        <w:rPr>
          <w:rtl/>
        </w:rPr>
      </w:pPr>
      <w:r w:rsidRPr="006F178A">
        <w:rPr>
          <w:rtl/>
        </w:rPr>
        <w:t>עד:</w:t>
      </w:r>
    </w:p>
    <w:p w14:paraId="554925A0" w14:textId="3DB66929" w:rsidR="00395D31" w:rsidRPr="00C14A40" w:rsidRDefault="003E2DCC" w:rsidP="00395D31">
      <w:pPr>
        <w:pStyle w:val="38"/>
        <w:framePr w:wrap="notBeside"/>
        <w:rPr>
          <w:rtl/>
        </w:rPr>
      </w:pPr>
      <w:r w:rsidRPr="00C14A40">
        <w:rPr>
          <w:rtl/>
        </w:rPr>
        <w:t>תנן א</w:t>
      </w:r>
      <w:r w:rsidRPr="00C14A40">
        <w:rPr>
          <w:rFonts w:hint="cs"/>
          <w:rtl/>
        </w:rPr>
        <w:t>ר</w:t>
      </w:r>
      <w:r w:rsidRPr="00C14A40">
        <w:rPr>
          <w:rtl/>
        </w:rPr>
        <w:t>"</w:t>
      </w:r>
      <w:r w:rsidRPr="00C14A40">
        <w:rPr>
          <w:rFonts w:hint="cs"/>
          <w:rtl/>
        </w:rPr>
        <w:t>א</w:t>
      </w:r>
      <w:r w:rsidRPr="00C14A40">
        <w:rPr>
          <w:rtl/>
        </w:rPr>
        <w:t>:</w:t>
      </w:r>
    </w:p>
    <w:p w14:paraId="48B5CDBC" w14:textId="406F9DD2" w:rsidR="006666DF" w:rsidRDefault="003E2DCC" w:rsidP="003E2DCC">
      <w:pPr>
        <w:rPr>
          <w:rFonts w:ascii="Fb Fontext" w:hAnsi="Fb Fontext"/>
          <w:rtl/>
        </w:rPr>
      </w:pPr>
      <w:r w:rsidRPr="006F178A">
        <w:rPr>
          <w:rFonts w:ascii="Fb Fontext" w:hAnsi="Fb Fontext"/>
          <w:rtl/>
        </w:rPr>
        <w:t xml:space="preserve">ומה אם אשה שקנה לעצמו - הרי הוא מיפר נדריה, </w:t>
      </w:r>
    </w:p>
    <w:p w14:paraId="25DDDC3B" w14:textId="37F8392A" w:rsidR="003E2DCC" w:rsidRPr="006F178A" w:rsidRDefault="003E2DCC" w:rsidP="00395D31">
      <w:pPr>
        <w:rPr>
          <w:rtl/>
        </w:rPr>
      </w:pPr>
      <w:r w:rsidRPr="006F178A">
        <w:rPr>
          <w:rFonts w:ascii="Fb Fontext" w:hAnsi="Fb Fontext"/>
          <w:rtl/>
        </w:rPr>
        <w:t>אשה שהקנו לו מן השמים - אינו דין שמיפר נדריה;</w:t>
      </w:r>
      <w:r w:rsidRPr="006F178A">
        <w:rPr>
          <w:rFonts w:ascii="Fb Fontext" w:hAnsi="Fb Fontext" w:hint="cs"/>
          <w:rtl/>
        </w:rPr>
        <w:t xml:space="preserve"> </w:t>
      </w:r>
    </w:p>
    <w:p w14:paraId="4B568C1D" w14:textId="77777777" w:rsidR="003E2DCC" w:rsidRPr="006F178A" w:rsidRDefault="003E2DCC" w:rsidP="008D48EF">
      <w:pPr>
        <w:spacing w:after="60"/>
        <w:rPr>
          <w:rtl/>
        </w:rPr>
      </w:pPr>
      <w:r w:rsidRPr="006F178A">
        <w:rPr>
          <w:rtl/>
        </w:rPr>
        <w:t>ואי בשעשה בה מאמר, קנה לעצמו הוא!</w:t>
      </w:r>
      <w:r w:rsidRPr="006F178A">
        <w:rPr>
          <w:rFonts w:hint="cs"/>
          <w:rtl/>
        </w:rPr>
        <w:t xml:space="preserve"> </w:t>
      </w:r>
      <w:r w:rsidRPr="006F178A">
        <w:rPr>
          <w:rtl/>
        </w:rPr>
        <w:t>שקנה לעצמו ע"י שמים.</w:t>
      </w:r>
    </w:p>
    <w:p w14:paraId="71A3776B" w14:textId="77777777" w:rsidR="00395D31" w:rsidRPr="00C14A40" w:rsidRDefault="003E2DCC" w:rsidP="00395D31">
      <w:pPr>
        <w:pStyle w:val="38"/>
        <w:framePr w:wrap="notBeside"/>
        <w:rPr>
          <w:rtl/>
        </w:rPr>
      </w:pPr>
      <w:r w:rsidRPr="00C14A40">
        <w:rPr>
          <w:rtl/>
        </w:rPr>
        <w:t xml:space="preserve">תפשוט דבעי רבה: </w:t>
      </w:r>
    </w:p>
    <w:p w14:paraId="524A15B7" w14:textId="3495CB42" w:rsidR="003E2DCC" w:rsidRPr="006F178A" w:rsidRDefault="003E2DCC" w:rsidP="003E2DCC">
      <w:pPr>
        <w:rPr>
          <w:rtl/>
        </w:rPr>
      </w:pPr>
      <w:r w:rsidRPr="006F178A">
        <w:rPr>
          <w:rtl/>
        </w:rPr>
        <w:t xml:space="preserve">מאמר לבית שמאי, אירוסין או נשואין עושה? </w:t>
      </w:r>
    </w:p>
    <w:p w14:paraId="2F3EFE0F" w14:textId="77777777" w:rsidR="00395D31" w:rsidRDefault="003E2DCC" w:rsidP="00FB2719">
      <w:pPr>
        <w:rPr>
          <w:rStyle w:val="affffe"/>
          <w:rtl/>
        </w:rPr>
      </w:pPr>
      <w:r w:rsidRPr="00FB2719">
        <w:rPr>
          <w:rtl/>
        </w:rPr>
        <w:t xml:space="preserve">תפשוט דנשואין עושה, דאי אירוסין עושה, </w:t>
      </w:r>
    </w:p>
    <w:p w14:paraId="7F2FFDDF" w14:textId="4C032213" w:rsidR="003E2DCC" w:rsidRPr="00FB2719" w:rsidRDefault="003E2DCC" w:rsidP="00FB2719">
      <w:pPr>
        <w:rPr>
          <w:rtl/>
        </w:rPr>
      </w:pPr>
      <w:r w:rsidRPr="00395D31">
        <w:rPr>
          <w:rStyle w:val="affffe"/>
          <w:rtl/>
        </w:rPr>
        <w:t>הא תנן:</w:t>
      </w:r>
      <w:r w:rsidRPr="00FB2719">
        <w:rPr>
          <w:rtl/>
        </w:rPr>
        <w:t xml:space="preserve"> נערה המאורסה, אביה ובעלה מפירין נדריה!</w:t>
      </w:r>
    </w:p>
    <w:p w14:paraId="16B56831" w14:textId="3D7265B6" w:rsidR="0075729B" w:rsidRDefault="003E2DCC" w:rsidP="00395D31">
      <w:pPr>
        <w:pStyle w:val="38"/>
        <w:framePr w:wrap="notBeside"/>
        <w:rPr>
          <w:rtl/>
        </w:rPr>
      </w:pPr>
      <w:r w:rsidRPr="00C14A40">
        <w:rPr>
          <w:rtl/>
        </w:rPr>
        <w:t>ר</w:t>
      </w:r>
      <w:r w:rsidRPr="00C14A40">
        <w:rPr>
          <w:rFonts w:hint="cs"/>
          <w:rtl/>
        </w:rPr>
        <w:t>נב</w:t>
      </w:r>
      <w:r w:rsidRPr="00C14A40">
        <w:rPr>
          <w:rtl/>
        </w:rPr>
        <w:t>"</w:t>
      </w:r>
      <w:r w:rsidRPr="00C14A40">
        <w:rPr>
          <w:rFonts w:hint="cs"/>
          <w:rtl/>
        </w:rPr>
        <w:t>י</w:t>
      </w:r>
      <w:r w:rsidRPr="00C14A40">
        <w:rPr>
          <w:rtl/>
        </w:rPr>
        <w:t>:</w:t>
      </w:r>
    </w:p>
    <w:p w14:paraId="6F2B3F88" w14:textId="2A8DA310" w:rsidR="003E2DCC" w:rsidRPr="006F178A" w:rsidRDefault="003E2DCC" w:rsidP="003E2DCC">
      <w:pPr>
        <w:rPr>
          <w:rtl/>
        </w:rPr>
      </w:pPr>
      <w:r w:rsidRPr="006F178A">
        <w:rPr>
          <w:rtl/>
        </w:rPr>
        <w:t>יפר? יפר בשותפות.</w:t>
      </w:r>
    </w:p>
    <w:p w14:paraId="496B2C19" w14:textId="77777777" w:rsidR="0075729B" w:rsidRDefault="003E2DCC" w:rsidP="00395D31">
      <w:pPr>
        <w:pStyle w:val="38"/>
        <w:framePr w:wrap="notBeside"/>
        <w:rPr>
          <w:rtl/>
        </w:rPr>
      </w:pPr>
      <w:r w:rsidRPr="00C14A40">
        <w:rPr>
          <w:rFonts w:hint="cs"/>
          <w:rtl/>
        </w:rPr>
        <w:t>ותנ</w:t>
      </w:r>
      <w:r w:rsidRPr="00C14A40">
        <w:rPr>
          <w:rtl/>
        </w:rPr>
        <w:t>"</w:t>
      </w:r>
      <w:r w:rsidRPr="00C14A40">
        <w:rPr>
          <w:rFonts w:hint="cs"/>
          <w:rtl/>
        </w:rPr>
        <w:t>ה כרב אמי</w:t>
      </w:r>
      <w:r w:rsidRPr="00C14A40">
        <w:rPr>
          <w:rtl/>
        </w:rPr>
        <w:t>:</w:t>
      </w:r>
    </w:p>
    <w:p w14:paraId="48ACB807" w14:textId="486AEF4D" w:rsidR="003E518E" w:rsidRDefault="003E2DCC" w:rsidP="008E58B5">
      <w:pPr>
        <w:rPr>
          <w:rtl/>
        </w:rPr>
      </w:pPr>
      <w:r w:rsidRPr="006F178A">
        <w:rPr>
          <w:rtl/>
        </w:rPr>
        <w:t>שומרת יבם, בין יבם אחד בין שני יבמין</w:t>
      </w:r>
    </w:p>
    <w:p w14:paraId="2027FD2F" w14:textId="0060C98D" w:rsidR="003E2DCC" w:rsidRPr="006F178A" w:rsidRDefault="003E518E" w:rsidP="00C14A40">
      <w:pPr>
        <w:spacing w:after="60"/>
        <w:rPr>
          <w:rtl/>
        </w:rPr>
      </w:pPr>
      <w:r>
        <w:rPr>
          <w:rStyle w:val="affffe"/>
          <w:rFonts w:hint="cs"/>
          <w:rtl/>
        </w:rPr>
        <w:t>ל</w:t>
      </w:r>
      <w:r w:rsidR="003E2DCC" w:rsidRPr="00E91A1C">
        <w:rPr>
          <w:rStyle w:val="affffe"/>
          <w:rtl/>
        </w:rPr>
        <w:t xml:space="preserve">ר"א: </w:t>
      </w:r>
      <w:r w:rsidR="003E2DCC" w:rsidRPr="006F178A">
        <w:rPr>
          <w:rtl/>
        </w:rPr>
        <w:t xml:space="preserve">יפר, </w:t>
      </w:r>
      <w:r w:rsidR="003E2DCC" w:rsidRPr="00E91A1C">
        <w:rPr>
          <w:rStyle w:val="affffe"/>
          <w:rtl/>
        </w:rPr>
        <w:t>ר</w:t>
      </w:r>
      <w:r>
        <w:rPr>
          <w:rStyle w:val="affffe"/>
          <w:rFonts w:hint="cs"/>
          <w:rtl/>
        </w:rPr>
        <w:t>י</w:t>
      </w:r>
      <w:r w:rsidR="0075729B">
        <w:rPr>
          <w:rStyle w:val="affffe"/>
          <w:rtl/>
        </w:rPr>
        <w:t>"</w:t>
      </w:r>
      <w:r>
        <w:rPr>
          <w:rStyle w:val="affffe"/>
          <w:rFonts w:hint="cs"/>
          <w:rtl/>
        </w:rPr>
        <w:t>ה</w:t>
      </w:r>
      <w:r w:rsidR="003E2DCC" w:rsidRPr="00E91A1C">
        <w:rPr>
          <w:rStyle w:val="affffe"/>
          <w:rtl/>
        </w:rPr>
        <w:t xml:space="preserve">: </w:t>
      </w:r>
      <w:r w:rsidR="003E2DCC" w:rsidRPr="006F178A">
        <w:rPr>
          <w:rtl/>
        </w:rPr>
        <w:t>לאחד ולא לשנים,</w:t>
      </w:r>
      <w:r w:rsidR="003E2DCC" w:rsidRPr="008E58B5">
        <w:rPr>
          <w:rStyle w:val="affffe"/>
          <w:rtl/>
        </w:rPr>
        <w:t xml:space="preserve"> ר"ע: </w:t>
      </w:r>
      <w:r w:rsidR="003E2DCC" w:rsidRPr="006F178A">
        <w:rPr>
          <w:rtl/>
        </w:rPr>
        <w:t>לא לאחד ולא לשנים</w:t>
      </w:r>
      <w:r>
        <w:rPr>
          <w:rFonts w:hint="cs"/>
          <w:rtl/>
        </w:rPr>
        <w:t>.</w:t>
      </w:r>
    </w:p>
    <w:p w14:paraId="7E54FFD1" w14:textId="3404716D" w:rsidR="0075729B" w:rsidRDefault="003E518E" w:rsidP="00395D31">
      <w:pPr>
        <w:pStyle w:val="38"/>
        <w:framePr w:wrap="notBeside"/>
        <w:rPr>
          <w:rtl/>
        </w:rPr>
      </w:pPr>
      <w:r w:rsidRPr="00C14A40">
        <w:rPr>
          <w:rFonts w:hint="cs"/>
          <w:rtl/>
        </w:rPr>
        <w:t>אר</w:t>
      </w:r>
      <w:r w:rsidR="0075729B">
        <w:rPr>
          <w:rtl/>
        </w:rPr>
        <w:t>"</w:t>
      </w:r>
      <w:r w:rsidRPr="00C14A40">
        <w:rPr>
          <w:rFonts w:hint="cs"/>
          <w:rtl/>
        </w:rPr>
        <w:t>א</w:t>
      </w:r>
      <w:r w:rsidR="003E2DCC" w:rsidRPr="00C14A40">
        <w:rPr>
          <w:rtl/>
        </w:rPr>
        <w:t>:</w:t>
      </w:r>
    </w:p>
    <w:p w14:paraId="6820B8D9" w14:textId="34AA483E" w:rsidR="003E2DCC" w:rsidRPr="006F178A" w:rsidRDefault="003E2DCC" w:rsidP="00C14A40">
      <w:pPr>
        <w:spacing w:after="60"/>
        <w:rPr>
          <w:rtl/>
        </w:rPr>
      </w:pPr>
      <w:r w:rsidRPr="00C04FF1">
        <w:rPr>
          <w:rtl/>
        </w:rPr>
        <w:t xml:space="preserve">ומה אם אשה שאין לו חלק בה עד שלא תבא לרשותו, משבאת לרשותו נגמרה לו, </w:t>
      </w:r>
      <w:r w:rsidR="00CA64AA">
        <w:rPr>
          <w:rFonts w:hint="cs"/>
          <w:rtl/>
        </w:rPr>
        <w:t>כ</w:t>
      </w:r>
      <w:r w:rsidR="0075729B">
        <w:rPr>
          <w:rtl/>
        </w:rPr>
        <w:t>"</w:t>
      </w:r>
      <w:r w:rsidR="00CA64AA">
        <w:rPr>
          <w:rFonts w:hint="cs"/>
          <w:rtl/>
        </w:rPr>
        <w:t xml:space="preserve">ש </w:t>
      </w:r>
      <w:r w:rsidRPr="006F178A">
        <w:rPr>
          <w:rtl/>
        </w:rPr>
        <w:t xml:space="preserve">אשה שיש לו חלק עד שלא תבא לרשותו, משבאת לרשותו </w:t>
      </w:r>
      <w:r w:rsidR="00CA64AA">
        <w:rPr>
          <w:rFonts w:hint="cs"/>
          <w:rtl/>
        </w:rPr>
        <w:t>-</w:t>
      </w:r>
      <w:r w:rsidRPr="006F178A">
        <w:rPr>
          <w:rtl/>
        </w:rPr>
        <w:t xml:space="preserve"> שתגמור לו!</w:t>
      </w:r>
    </w:p>
    <w:p w14:paraId="087DCEC1" w14:textId="494234A1" w:rsidR="00395D31" w:rsidRPr="00C14A40" w:rsidRDefault="003E2DCC" w:rsidP="00395D31">
      <w:pPr>
        <w:pStyle w:val="38"/>
        <w:framePr w:wrap="notBeside"/>
        <w:rPr>
          <w:rFonts w:hint="cs"/>
          <w:rtl/>
        </w:rPr>
      </w:pPr>
      <w:r w:rsidRPr="00C14A40">
        <w:rPr>
          <w:rtl/>
        </w:rPr>
        <w:t>א</w:t>
      </w:r>
      <w:r w:rsidRPr="00C14A40">
        <w:rPr>
          <w:rFonts w:hint="cs"/>
          <w:rtl/>
        </w:rPr>
        <w:t>"ל ר</w:t>
      </w:r>
      <w:r w:rsidRPr="00C14A40">
        <w:rPr>
          <w:rtl/>
        </w:rPr>
        <w:t>"</w:t>
      </w:r>
      <w:r w:rsidRPr="00C14A40">
        <w:rPr>
          <w:rFonts w:hint="cs"/>
          <w:rtl/>
        </w:rPr>
        <w:t>ע</w:t>
      </w:r>
      <w:r w:rsidRPr="00C14A40">
        <w:rPr>
          <w:rtl/>
        </w:rPr>
        <w:t xml:space="preserve">: </w:t>
      </w:r>
    </w:p>
    <w:p w14:paraId="4A605551" w14:textId="4346A6E7" w:rsidR="003E2DCC" w:rsidRPr="006F178A" w:rsidRDefault="00CA64AA" w:rsidP="003E2DCC">
      <w:pPr>
        <w:rPr>
          <w:rtl/>
        </w:rPr>
      </w:pPr>
      <w:r>
        <w:rPr>
          <w:rFonts w:hint="cs"/>
          <w:rtl/>
        </w:rPr>
        <w:t xml:space="preserve">דווקא </w:t>
      </w:r>
      <w:r w:rsidR="003E2DCC" w:rsidRPr="006F178A">
        <w:rPr>
          <w:rtl/>
        </w:rPr>
        <w:t xml:space="preserve">באשה שקנה לעצמו, שכשם שאין לו חלק בה כך אין לאחרים חלק בה, תאמר באשה שהקנו לו מן השמים, שכשם שיש לו עמה חלק כך יש לאחרים חלק בה? </w:t>
      </w:r>
    </w:p>
    <w:p w14:paraId="605512F3" w14:textId="77777777" w:rsidR="00395D31" w:rsidRPr="00C14A40" w:rsidRDefault="003E2DCC" w:rsidP="00395D31">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ר"י: עקיבא,</w:t>
      </w:r>
    </w:p>
    <w:p w14:paraId="6CB5E142" w14:textId="0F3D57A5" w:rsidR="003E2DCC" w:rsidRPr="006F178A" w:rsidRDefault="003E2DCC" w:rsidP="003E2DCC">
      <w:pPr>
        <w:rPr>
          <w:rtl/>
        </w:rPr>
      </w:pPr>
      <w:r w:rsidRPr="006F178A">
        <w:rPr>
          <w:rtl/>
        </w:rPr>
        <w:t xml:space="preserve">דבריך בשני יבמין, מה אתה משיב על יבם אחד? </w:t>
      </w:r>
    </w:p>
    <w:p w14:paraId="188FA334" w14:textId="5FD2B401" w:rsidR="003E2DCC" w:rsidRPr="006F178A" w:rsidRDefault="003E2DCC" w:rsidP="003E2DCC">
      <w:pPr>
        <w:rPr>
          <w:rtl/>
        </w:rPr>
      </w:pPr>
      <w:r w:rsidRPr="00C07297">
        <w:rPr>
          <w:rStyle w:val="affffe"/>
          <w:rtl/>
        </w:rPr>
        <w:t xml:space="preserve">א"ל: </w:t>
      </w:r>
      <w:r w:rsidRPr="006F178A">
        <w:rPr>
          <w:rtl/>
        </w:rPr>
        <w:t>כלום חלקנו על יבם אחד ועל שני יבמין, בין שעשה</w:t>
      </w:r>
      <w:r w:rsidR="0075729B">
        <w:rPr>
          <w:rtl/>
        </w:rPr>
        <w:t xml:space="preserve"> </w:t>
      </w:r>
      <w:r w:rsidRPr="006F178A">
        <w:rPr>
          <w:rtl/>
        </w:rPr>
        <w:t>בין שלא עשה בה מאמר? וכשאר דברים כן נדרים.</w:t>
      </w:r>
    </w:p>
    <w:p w14:paraId="7FA4BC27" w14:textId="19492560" w:rsidR="00395D31" w:rsidRPr="00C14A40" w:rsidRDefault="003E2DCC" w:rsidP="00395D31">
      <w:pPr>
        <w:pStyle w:val="38"/>
        <w:framePr w:wrap="notBeside"/>
        <w:rPr>
          <w:rtl/>
        </w:rPr>
      </w:pPr>
      <w:r w:rsidRPr="00C14A40">
        <w:rPr>
          <w:rtl/>
        </w:rPr>
        <w:t xml:space="preserve">בלשון הזה אמר </w:t>
      </w:r>
    </w:p>
    <w:p w14:paraId="5974D00A" w14:textId="0F41A64C" w:rsidR="003E2DCC" w:rsidRPr="006F178A" w:rsidRDefault="008D48EF" w:rsidP="003E2DCC">
      <w:pPr>
        <w:rPr>
          <w:rtl/>
        </w:rPr>
      </w:pPr>
      <w:r w:rsidRPr="008D48EF">
        <w:rPr>
          <w:rStyle w:val="affffe"/>
          <w:rFonts w:hint="cs"/>
          <w:rtl/>
        </w:rPr>
        <w:t>בן עזאי</w:t>
      </w:r>
      <w:r>
        <w:rPr>
          <w:rFonts w:hint="cs"/>
          <w:rtl/>
        </w:rPr>
        <w:t xml:space="preserve"> </w:t>
      </w:r>
      <w:r>
        <w:rPr>
          <w:rtl/>
        </w:rPr>
        <w:t xml:space="preserve">חבל עליך בן עזאי, שלא שימשת את </w:t>
      </w:r>
      <w:r>
        <w:rPr>
          <w:rStyle w:val="affffe"/>
          <w:rtl/>
          <w:rPrChange w:id="9168" w:author="מנוע אמוראים" w:date="2026-10-05T16:41:00Z">
            <w:rPr>
              <w:rtl/>
            </w:rPr>
          </w:rPrChange>
        </w:rPr>
        <w:t xml:space="preserve">ר"ע</w:t>
      </w:r>
      <w:r>
        <w:rPr>
          <w:rtl/>
        </w:rPr>
        <w:t xml:space="preserve">.</w:t>
      </w:r>
    </w:p>
    <w:p w14:paraId="715DFAC7" w14:textId="77777777" w:rsidR="003E2DCC" w:rsidRPr="006F178A" w:rsidRDefault="003E2DCC" w:rsidP="00A522DC">
      <w:pPr>
        <w:pStyle w:val="a3"/>
        <w:framePr w:wrap="around"/>
        <w:rPr>
          <w:rtl/>
        </w:rPr>
      </w:pPr>
      <w:r w:rsidRPr="006F178A">
        <w:rPr>
          <w:rtl/>
        </w:rPr>
        <w:t>עה.</w:t>
      </w:r>
    </w:p>
    <w:p w14:paraId="3D6A9AC1" w14:textId="77777777" w:rsidR="003E2DCC" w:rsidRPr="006F178A" w:rsidRDefault="003E2DCC" w:rsidP="003E2DCC">
      <w:pPr>
        <w:rPr>
          <w:rtl/>
        </w:rPr>
      </w:pPr>
    </w:p>
    <w:p w14:paraId="52F1AFDF" w14:textId="77777777" w:rsidR="00395D31" w:rsidRPr="00C14A40" w:rsidRDefault="003E2DCC" w:rsidP="00395D31">
      <w:pPr>
        <w:pStyle w:val="38"/>
        <w:framePr w:wrap="notBeside"/>
        <w:rPr>
          <w:rtl/>
        </w:rPr>
      </w:pPr>
      <w:r w:rsidRPr="00C14A40">
        <w:rPr>
          <w:rFonts w:hint="cs"/>
          <w:rtl/>
        </w:rPr>
        <w:t>ת</w:t>
      </w:r>
      <w:r w:rsidRPr="00C14A40">
        <w:rPr>
          <w:rtl/>
        </w:rPr>
        <w:t>"</w:t>
      </w:r>
      <w:r w:rsidRPr="00C14A40">
        <w:rPr>
          <w:rFonts w:hint="cs"/>
          <w:rtl/>
        </w:rPr>
        <w:t>כ</w:t>
      </w:r>
      <w:r w:rsidRPr="00C14A40">
        <w:rPr>
          <w:rtl/>
        </w:rPr>
        <w:t xml:space="preserve"> דר' אמי</w:t>
      </w:r>
      <w:r w:rsidR="007C6B32" w:rsidRPr="00C14A40">
        <w:rPr>
          <w:rFonts w:hint="cs"/>
          <w:rtl/>
        </w:rPr>
        <w:t xml:space="preserve"> </w:t>
      </w:r>
      <w:r w:rsidRPr="00C14A40">
        <w:rPr>
          <w:rtl/>
        </w:rPr>
        <w:t xml:space="preserve">דתני: </w:t>
      </w:r>
    </w:p>
    <w:p w14:paraId="3DBFBEB2" w14:textId="2ABDEB1E" w:rsidR="003E2DCC" w:rsidRPr="006F178A" w:rsidRDefault="003E2DCC" w:rsidP="003E2DCC">
      <w:pPr>
        <w:rPr>
          <w:rtl/>
        </w:rPr>
      </w:pPr>
      <w:r w:rsidRPr="006F178A">
        <w:rPr>
          <w:rtl/>
        </w:rPr>
        <w:t>בין שעשה בה מאמר ובין שלא עשה</w:t>
      </w:r>
      <w:r w:rsidR="00A1176D">
        <w:rPr>
          <w:rFonts w:hint="cs"/>
          <w:rtl/>
        </w:rPr>
        <w:t>.</w:t>
      </w:r>
    </w:p>
    <w:p w14:paraId="6230CA1A" w14:textId="77777777" w:rsidR="00395D31" w:rsidRPr="00C14A40" w:rsidRDefault="003E2DCC" w:rsidP="00395D31">
      <w:pPr>
        <w:pStyle w:val="38"/>
        <w:framePr w:wrap="notBeside"/>
        <w:rPr>
          <w:rtl/>
        </w:rPr>
      </w:pPr>
      <w:r w:rsidRPr="00C14A40">
        <w:rPr>
          <w:rtl/>
        </w:rPr>
        <w:t xml:space="preserve">א"נ מרישא דתני: </w:t>
      </w:r>
    </w:p>
    <w:p w14:paraId="2CCBEF1A" w14:textId="06616A1F" w:rsidR="00A1176D" w:rsidRDefault="003E2DCC" w:rsidP="00A1176D">
      <w:pPr>
        <w:rPr>
          <w:rtl/>
        </w:rPr>
      </w:pPr>
      <w:r w:rsidRPr="006F178A">
        <w:rPr>
          <w:rtl/>
        </w:rPr>
        <w:t xml:space="preserve">משנכנסה לרשותו נגמרה לו, ואי דלא קדיש, </w:t>
      </w:r>
    </w:p>
    <w:p w14:paraId="000391AD" w14:textId="6F5BB8C2" w:rsidR="003E2DCC" w:rsidRPr="006F178A" w:rsidRDefault="003E2DCC" w:rsidP="00395D31">
      <w:pPr>
        <w:rPr>
          <w:rtl/>
        </w:rPr>
      </w:pPr>
      <w:r w:rsidRPr="006F178A">
        <w:rPr>
          <w:rtl/>
        </w:rPr>
        <w:t xml:space="preserve">מאי נגמרה לו? </w:t>
      </w:r>
      <w:r w:rsidRPr="007C6B32">
        <w:rPr>
          <w:rStyle w:val="affffe"/>
          <w:rtl/>
        </w:rPr>
        <w:t>תפשוט מיניה:</w:t>
      </w:r>
      <w:r w:rsidRPr="006F178A">
        <w:rPr>
          <w:rtl/>
        </w:rPr>
        <w:t xml:space="preserve"> כשעשה בה מאמר.</w:t>
      </w:r>
    </w:p>
    <w:p w14:paraId="30E929B1" w14:textId="0401E3BE" w:rsidR="00AF6FB6" w:rsidRPr="001D521A" w:rsidRDefault="003E2DCC" w:rsidP="003E2DCC">
      <w:pPr>
        <w:rPr>
          <w:rtl/>
        </w:rPr>
      </w:pPr>
      <w:r w:rsidRPr="00295E41">
        <w:rPr>
          <w:rStyle w:val="afffa"/>
          <w:rFonts w:hint="cs"/>
          <w:rtl/>
        </w:rPr>
        <w:t>ו</w:t>
      </w:r>
      <w:r w:rsidRPr="00295E41">
        <w:rPr>
          <w:rStyle w:val="afffa"/>
          <w:rtl/>
        </w:rPr>
        <w:t>כשאר דברים כן נדרים דתני</w:t>
      </w:r>
      <w:r w:rsidRPr="001D521A">
        <w:rPr>
          <w:rtl/>
        </w:rPr>
        <w:t xml:space="preserve">? </w:t>
      </w:r>
    </w:p>
    <w:p w14:paraId="4F807FB6" w14:textId="77777777" w:rsidR="00395D31" w:rsidRPr="00C14A40" w:rsidRDefault="003E2DCC" w:rsidP="00395D31">
      <w:pPr>
        <w:pStyle w:val="38"/>
        <w:framePr w:wrap="notBeside"/>
        <w:rPr>
          <w:rtl/>
        </w:rPr>
      </w:pPr>
      <w:r w:rsidRPr="00C14A40">
        <w:rPr>
          <w:rtl/>
        </w:rPr>
        <w:t>רבא, ה"</w:t>
      </w:r>
      <w:r w:rsidRPr="00C14A40">
        <w:rPr>
          <w:rFonts w:hint="eastAsia"/>
          <w:rtl/>
        </w:rPr>
        <w:t>ק</w:t>
      </w:r>
      <w:r w:rsidRPr="00C14A40">
        <w:rPr>
          <w:rtl/>
        </w:rPr>
        <w:t xml:space="preserve">: </w:t>
      </w:r>
    </w:p>
    <w:p w14:paraId="23F8599D" w14:textId="4CF78A46" w:rsidR="003E2DCC" w:rsidRPr="00D454EC" w:rsidRDefault="003E2DCC" w:rsidP="003E2DCC">
      <w:pPr>
        <w:rPr>
          <w:spacing w:val="-4"/>
          <w:rtl/>
        </w:rPr>
      </w:pPr>
      <w:r w:rsidRPr="001D521A">
        <w:rPr>
          <w:rtl/>
        </w:rPr>
        <w:t xml:space="preserve">אי אתה מודה שאין חייבין סקילה כנערה המאורסה? </w:t>
      </w:r>
    </w:p>
    <w:p w14:paraId="59CB831A" w14:textId="77777777" w:rsidR="00395D31" w:rsidRPr="00C14A40" w:rsidRDefault="003E2DCC" w:rsidP="00395D31">
      <w:pPr>
        <w:pStyle w:val="38"/>
        <w:framePr w:wrap="notBeside"/>
        <w:rPr>
          <w:rtl/>
        </w:rPr>
      </w:pPr>
      <w:r w:rsidRPr="00C14A40">
        <w:rPr>
          <w:rtl/>
        </w:rPr>
        <w:t xml:space="preserve">דיקא: </w:t>
      </w:r>
    </w:p>
    <w:p w14:paraId="25692002" w14:textId="02783D12" w:rsidR="006666DF" w:rsidRDefault="003E2DCC" w:rsidP="001D521A">
      <w:pPr>
        <w:ind w:firstLine="57"/>
        <w:rPr>
          <w:spacing w:val="-2"/>
          <w:rtl/>
        </w:rPr>
      </w:pPr>
      <w:r w:rsidRPr="00CD5730">
        <w:rPr>
          <w:spacing w:val="-2"/>
          <w:rtl/>
        </w:rPr>
        <w:t>אין יבמה גמורה לאישה כשם שארוסה גמורה לאישה.</w:t>
      </w:r>
    </w:p>
    <w:p w14:paraId="59E86DEF" w14:textId="76C1924C"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63" w:author="קלוד" w:date="2026-10-06T10:09:38Z"/>
        </w:rPr>
      </w:pPr>
      <w:ins w:id="20462" w:author="קלוד" w:date="2026-10-06T10:09:38Z">
        <w:r>
          <w:t xml:space="preserve">משנה ז</w:t>
        </w:r>
      </w:ins>
    </w:p>
    <w:p w14:paraId="39D11DD7" w14:textId="77777777" w:rsidR="003E2DCC" w:rsidRPr="006F178A" w:rsidRDefault="003E2DCC" w:rsidP="00A1176D">
      <w:pPr>
        <w:pStyle w:val="afff5"/>
        <w:jc w:val="center"/>
        <w:rPr>
          <w:rtl/>
        </w:rPr>
      </w:pPr>
      <w:r w:rsidRPr="006F178A">
        <w:rPr>
          <w:rtl/>
        </w:rPr>
        <w:t>האומר לאשתו כל הנדרים שתדורי מכאן עד שאבא ממקום פלוני הרי הן קיימין - לא אמר כלום;</w:t>
      </w:r>
    </w:p>
    <w:p w14:paraId="267298D9" w14:textId="051BD4AB" w:rsidR="003E2DCC" w:rsidRPr="006F178A" w:rsidRDefault="003E2DCC" w:rsidP="003E2DCC">
      <w:pPr>
        <w:pStyle w:val="afff5"/>
        <w:rPr>
          <w:rtl/>
        </w:rPr>
      </w:pPr>
      <w:r w:rsidRPr="006F178A">
        <w:rPr>
          <w:rtl/>
        </w:rPr>
        <w:t xml:space="preserve">הרי הן מופרין </w:t>
      </w:r>
      <w:r w:rsidRPr="00CD5730">
        <w:rPr>
          <w:rStyle w:val="TanaimMishna"/>
          <w:rtl/>
          <w:rPrChange w:id="20264" w:author="קלוד" w:date="2026-10-06T10:09:38Z">
            <w:rPr>
              <w:rStyle w:val="affffe"/>
              <w:rtl/>
            </w:rPr>
          </w:rPrChange>
        </w:rPr>
        <w:t>- ר</w:t>
      </w:r>
      <w:r w:rsidR="0075729B">
        <w:rPr>
          <w:rStyle w:val="TanaimMishna"/>
          <w:rtl/>
          <w:rPrChange w:id="20265" w:author="קלוד" w:date="2026-10-06T10:09:38Z">
            <w:rPr>
              <w:rStyle w:val="affffe"/>
              <w:rtl/>
            </w:rPr>
          </w:rPrChange>
        </w:rPr>
        <w:t>"</w:t>
      </w:r>
      <w:r w:rsidR="00CD5730">
        <w:rPr>
          <w:rStyle w:val="TanaimMishna"/>
          <w:rFonts w:hint="cs"/>
          <w:rtl/>
          <w:rPrChange w:id="20266" w:author="קלוד" w:date="2026-10-06T10:09:38Z">
            <w:rPr>
              <w:rStyle w:val="affffe"/>
              <w:rFonts w:hint="cs"/>
              <w:rtl/>
            </w:rPr>
          </w:rPrChange>
        </w:rPr>
        <w:t>א</w:t>
      </w:r>
      <w:r w:rsidRPr="00CD5730">
        <w:rPr>
          <w:rStyle w:val="TanaimMishna"/>
          <w:rtl/>
          <w:rPrChange w:id="20267" w:author="קלוד" w:date="2026-10-06T10:09:38Z">
            <w:rPr>
              <w:rStyle w:val="affffe"/>
              <w:rtl/>
            </w:rPr>
          </w:rPrChange>
        </w:rPr>
        <w:t>:</w:t>
      </w:r>
      <w:r w:rsidRPr="006F178A">
        <w:rPr>
          <w:rtl/>
        </w:rPr>
        <w:t xml:space="preserve"> מופר, </w:t>
      </w:r>
      <w:r w:rsidRPr="00CD5730">
        <w:rPr>
          <w:rStyle w:val="TanaimMishna"/>
          <w:rtl/>
          <w:rPrChange w:id="20268" w:author="קלוד" w:date="2026-10-06T10:09:38Z">
            <w:rPr>
              <w:rStyle w:val="affffe"/>
              <w:rtl/>
            </w:rPr>
          </w:rPrChange>
        </w:rPr>
        <w:t>וחכ"א:</w:t>
      </w:r>
      <w:r w:rsidRPr="006F178A">
        <w:rPr>
          <w:rtl/>
        </w:rPr>
        <w:t xml:space="preserve"> אינו מופר.</w:t>
      </w:r>
    </w:p>
    <w:p w14:paraId="175EDED4" w14:textId="77777777" w:rsidR="00482CEE" w:rsidRDefault="003E2DCC" w:rsidP="003E2DCC">
      <w:pPr>
        <w:pStyle w:val="afff5"/>
        <w:rPr>
          <w:rtl/>
        </w:rPr>
      </w:pPr>
      <w:r w:rsidRPr="00CD5730">
        <w:rPr>
          <w:rStyle w:val="TanaimMishna"/>
          <w:rtl/>
          <w:rPrChange w:id="20269" w:author="קלוד" w:date="2026-10-06T10:09:38Z">
            <w:rPr>
              <w:rStyle w:val="affffe"/>
              <w:rtl/>
            </w:rPr>
          </w:rPrChange>
        </w:rPr>
        <w:lastRenderedPageBreak/>
        <w:t xml:space="preserve">אמר ר"א: </w:t>
      </w:r>
      <w:r w:rsidRPr="006F178A">
        <w:rPr>
          <w:rtl/>
        </w:rPr>
        <w:t xml:space="preserve">אם הפר נדרים שבאו לכלל איסור, </w:t>
      </w:r>
    </w:p>
    <w:p w14:paraId="155E8B36" w14:textId="10D00510" w:rsidR="003E2DCC" w:rsidRPr="006F178A" w:rsidRDefault="00A1176D" w:rsidP="003E2DCC">
      <w:pPr>
        <w:pStyle w:val="afff5"/>
        <w:rPr>
          <w:rtl/>
        </w:rPr>
      </w:pPr>
      <w:r>
        <w:rPr>
          <w:rStyle w:val="TanaimMishna"/>
          <w:rtl/>
          <w:rPrChange w:id="20270" w:author="קלוד" w:date="2026-10-06T10:09:38Z">
            <w:rPr>
              <w:rStyle w:val="affffe"/>
              <w:rtl/>
            </w:rPr>
          </w:rPrChange>
        </w:rPr>
        <w:tab/>
      </w:r>
      <w:r>
        <w:rPr>
          <w:rStyle w:val="TanaimMishna"/>
          <w:rtl/>
          <w:rPrChange w:id="20271" w:author="קלוד" w:date="2026-10-06T10:09:38Z">
            <w:rPr>
              <w:rStyle w:val="affffe"/>
              <w:rtl/>
            </w:rPr>
          </w:rPrChange>
        </w:rPr>
        <w:tab/>
      </w:r>
      <w:r>
        <w:rPr>
          <w:rStyle w:val="TanaimMishna"/>
          <w:rtl/>
          <w:rPrChange w:id="20272" w:author="קלוד" w:date="2026-10-06T10:09:38Z">
            <w:rPr>
              <w:rStyle w:val="affffe"/>
              <w:rtl/>
            </w:rPr>
          </w:rPrChange>
        </w:rPr>
        <w:tab/>
      </w:r>
      <w:r>
        <w:rPr>
          <w:rStyle w:val="TanaimMishna"/>
          <w:rtl/>
          <w:rPrChange w:id="20273" w:author="קלוד" w:date="2026-10-06T10:09:38Z">
            <w:rPr>
              <w:rStyle w:val="affffe"/>
              <w:rtl/>
            </w:rPr>
          </w:rPrChange>
        </w:rPr>
        <w:tab/>
      </w:r>
      <w:r w:rsidR="003E2DCC" w:rsidRPr="006F178A">
        <w:rPr>
          <w:rtl/>
        </w:rPr>
        <w:t xml:space="preserve">לא יפר נדרים שלא באו לכלל איסור? </w:t>
      </w:r>
    </w:p>
    <w:p w14:paraId="50948CA6" w14:textId="0AB640C7" w:rsidR="003E2DCC" w:rsidRPr="006F178A" w:rsidRDefault="003E2DCC" w:rsidP="008D48EF">
      <w:pPr>
        <w:pStyle w:val="afff5"/>
        <w:rPr>
          <w:rtl/>
        </w:rPr>
      </w:pPr>
      <w:r w:rsidRPr="00CD5730">
        <w:rPr>
          <w:rStyle w:val="TanaimMishna"/>
          <w:rtl/>
          <w:rPrChange w:id="20274" w:author="קלוד" w:date="2026-10-06T10:09:38Z">
            <w:rPr>
              <w:rStyle w:val="affffe"/>
              <w:rtl/>
            </w:rPr>
          </w:rPrChange>
        </w:rPr>
        <w:t xml:space="preserve">אמרו לו, הרי אומר: </w:t>
      </w:r>
      <w:r w:rsidRPr="006F178A">
        <w:rPr>
          <w:rtl/>
        </w:rPr>
        <w:t>אישה יקימנו ואישה יפרנו, את שבא לכלל הקם בא לכלל הפר, לא בא לכלל הקם לא בא לכלל הפר.</w:t>
      </w:r>
    </w:p>
    <w:p w14:paraId="71775AB2" w14:textId="4BD66E9B" w:rsidR="006666DF" w:rsidRDefault="003E2DCC" w:rsidP="0047382C">
      <w:pPr>
        <w:pStyle w:val="affffb"/>
        <w:rPr>
          <w:rtl/>
        </w:rPr>
      </w:pPr>
      <w:r w:rsidRPr="006A230A">
        <w:rPr>
          <w:rStyle w:val="affffe"/>
          <w:rtl/>
        </w:rPr>
        <w:t>איבעיא:</w:t>
      </w:r>
      <w:r w:rsidRPr="006F178A">
        <w:rPr>
          <w:rtl/>
        </w:rPr>
        <w:t xml:space="preserve"> </w:t>
      </w:r>
      <w:r w:rsidRPr="006A230A">
        <w:rPr>
          <w:rStyle w:val="affffe"/>
          <w:rtl/>
        </w:rPr>
        <w:t>לר"א</w:t>
      </w:r>
      <w:r w:rsidR="0047382C">
        <w:rPr>
          <w:rStyle w:val="affffe"/>
          <w:rFonts w:hint="cs"/>
          <w:rtl/>
        </w:rPr>
        <w:t>:</w:t>
      </w:r>
      <w:r w:rsidRPr="006A230A">
        <w:rPr>
          <w:rStyle w:val="affffe"/>
          <w:rtl/>
        </w:rPr>
        <w:t xml:space="preserve"> </w:t>
      </w:r>
      <w:r w:rsidRPr="006F178A">
        <w:rPr>
          <w:rtl/>
        </w:rPr>
        <w:t xml:space="preserve">חלין ובטלין, </w:t>
      </w:r>
      <w:r w:rsidRPr="006A230A">
        <w:rPr>
          <w:rStyle w:val="affffe"/>
          <w:rtl/>
        </w:rPr>
        <w:t xml:space="preserve">או </w:t>
      </w:r>
      <w:r w:rsidRPr="006F178A">
        <w:rPr>
          <w:rtl/>
        </w:rPr>
        <w:t xml:space="preserve">לא חלין כלל? </w:t>
      </w:r>
    </w:p>
    <w:p w14:paraId="6DE49DEF" w14:textId="508F07F8" w:rsidR="003E2DCC" w:rsidRPr="008D48EF" w:rsidRDefault="008D48EF" w:rsidP="008D48EF">
      <w:pPr>
        <w:pStyle w:val="afffff"/>
        <w:rPr>
          <w:rtl/>
        </w:rPr>
      </w:pPr>
      <w:r>
        <w:rPr>
          <w:rStyle w:val="affffe"/>
          <w:rFonts w:hint="cs"/>
          <w:rtl/>
        </w:rPr>
        <w:t>נ</w:t>
      </w:r>
      <w:r w:rsidR="003E2DCC" w:rsidRPr="0047382C">
        <w:rPr>
          <w:rStyle w:val="affffe"/>
          <w:rFonts w:hint="cs"/>
          <w:rtl/>
        </w:rPr>
        <w:t>פק</w:t>
      </w:r>
      <w:r w:rsidR="0075729B">
        <w:rPr>
          <w:rStyle w:val="affffe"/>
          <w:rtl/>
        </w:rPr>
        <w:t>"</w:t>
      </w:r>
      <w:r w:rsidR="003E2DCC" w:rsidRPr="0047382C">
        <w:rPr>
          <w:rStyle w:val="affffe"/>
          <w:rFonts w:hint="cs"/>
          <w:rtl/>
        </w:rPr>
        <w:t>מ</w:t>
      </w:r>
      <w:r w:rsidR="0047382C">
        <w:rPr>
          <w:rStyle w:val="affffe"/>
          <w:rFonts w:hint="cs"/>
          <w:rtl/>
        </w:rPr>
        <w:t>:</w:t>
      </w:r>
      <w:r w:rsidR="003E2DCC" w:rsidRPr="0047382C">
        <w:rPr>
          <w:rStyle w:val="affffe"/>
          <w:rFonts w:hint="cs"/>
          <w:rtl/>
        </w:rPr>
        <w:t xml:space="preserve"> </w:t>
      </w:r>
      <w:r w:rsidR="003E2DCC" w:rsidRPr="006F178A">
        <w:rPr>
          <w:rFonts w:ascii="Fb Fontext" w:hAnsi="Fb Fontext" w:hint="cs"/>
          <w:rtl/>
        </w:rPr>
        <w:t>שהתפיס לאחר בנדר</w:t>
      </w:r>
      <w:r w:rsidR="006A230A" w:rsidRPr="008D48EF">
        <w:rPr>
          <w:rFonts w:hint="cs"/>
          <w:rtl/>
        </w:rPr>
        <w:t xml:space="preserve"> </w:t>
      </w:r>
      <w:r w:rsidR="003E2DCC" w:rsidRPr="008D48EF">
        <w:rPr>
          <w:rFonts w:hint="cs"/>
          <w:rtl/>
        </w:rPr>
        <w:t xml:space="preserve">[דאי לא חלין אין כלום] </w:t>
      </w:r>
    </w:p>
    <w:p w14:paraId="768BCDA9" w14:textId="77777777" w:rsidR="003E2DCC" w:rsidRPr="006F178A" w:rsidRDefault="003E2DCC" w:rsidP="00A522DC">
      <w:pPr>
        <w:pStyle w:val="a3"/>
        <w:framePr w:wrap="around"/>
        <w:rPr>
          <w:rtl/>
        </w:rPr>
      </w:pPr>
      <w:r w:rsidRPr="006F178A">
        <w:rPr>
          <w:rtl/>
        </w:rPr>
        <w:t>עה:</w:t>
      </w:r>
    </w:p>
    <w:p w14:paraId="656C911E" w14:textId="2A10B8BE" w:rsidR="00395D31" w:rsidRPr="00C14A40" w:rsidRDefault="00001736" w:rsidP="00395D31">
      <w:pPr>
        <w:pStyle w:val="38"/>
        <w:framePr w:wrap="notBeside"/>
        <w:rPr>
          <w:rtl/>
        </w:rPr>
      </w:pPr>
      <w:r w:rsidRPr="00C14A40">
        <w:rPr>
          <w:rFonts w:hint="cs"/>
          <w:rtl/>
        </w:rPr>
        <w:t xml:space="preserve">א. </w:t>
      </w:r>
      <w:r w:rsidR="003E2DCC" w:rsidRPr="00C14A40">
        <w:rPr>
          <w:rtl/>
        </w:rPr>
        <w:t>ת"ש א</w:t>
      </w:r>
      <w:r w:rsidR="003E2DCC" w:rsidRPr="00C14A40">
        <w:rPr>
          <w:rFonts w:hint="cs"/>
          <w:rtl/>
        </w:rPr>
        <w:t>ר</w:t>
      </w:r>
      <w:r w:rsidR="0075729B">
        <w:rPr>
          <w:rtl/>
        </w:rPr>
        <w:t>"</w:t>
      </w:r>
      <w:r w:rsidR="003E2DCC" w:rsidRPr="00C14A40">
        <w:rPr>
          <w:rFonts w:hint="cs"/>
          <w:rtl/>
        </w:rPr>
        <w:t>א</w:t>
      </w:r>
      <w:r w:rsidR="003E2DCC" w:rsidRPr="00C14A40">
        <w:rPr>
          <w:rtl/>
        </w:rPr>
        <w:t xml:space="preserve">: </w:t>
      </w:r>
    </w:p>
    <w:p w14:paraId="6B4B8FB8" w14:textId="5DD592C6" w:rsidR="0047382C" w:rsidRDefault="003E2DCC" w:rsidP="003E2DCC">
      <w:pPr>
        <w:rPr>
          <w:rFonts w:ascii="Fb Fontext" w:hAnsi="Fb Fontext"/>
          <w:rtl/>
        </w:rPr>
      </w:pPr>
      <w:r w:rsidRPr="006F178A">
        <w:rPr>
          <w:rFonts w:ascii="Fb Fontext" w:hAnsi="Fb Fontext"/>
          <w:rtl/>
        </w:rPr>
        <w:t xml:space="preserve">אם הפר נדרים שבאו לכלל איסור, לא יפר נדרים </w:t>
      </w:r>
    </w:p>
    <w:p w14:paraId="6C5DC5B3" w14:textId="363F4F36" w:rsidR="003E2DCC" w:rsidRPr="006F178A" w:rsidRDefault="003E2DCC" w:rsidP="00395D31">
      <w:pPr>
        <w:rPr>
          <w:rtl/>
        </w:rPr>
      </w:pPr>
      <w:r w:rsidRPr="006F178A">
        <w:rPr>
          <w:rFonts w:ascii="Fb Fontext" w:hAnsi="Fb Fontext"/>
          <w:rtl/>
        </w:rPr>
        <w:t>שלא באו לכלל איסור? ש</w:t>
      </w:r>
      <w:r w:rsidRPr="006F178A">
        <w:rPr>
          <w:rFonts w:ascii="Fb Fontext" w:hAnsi="Fb Fontext" w:hint="cs"/>
          <w:rtl/>
        </w:rPr>
        <w:t xml:space="preserve">"מ </w:t>
      </w:r>
      <w:r w:rsidRPr="006F178A">
        <w:rPr>
          <w:rFonts w:ascii="Fb Fontext" w:hAnsi="Fb Fontext"/>
          <w:rtl/>
        </w:rPr>
        <w:t>לא חלין.</w:t>
      </w:r>
    </w:p>
    <w:p w14:paraId="2F338C1B" w14:textId="77777777" w:rsidR="00395D31" w:rsidRPr="00C14A40" w:rsidRDefault="00C76C6A" w:rsidP="00395D31">
      <w:pPr>
        <w:pStyle w:val="38"/>
        <w:framePr w:wrap="notBeside"/>
        <w:rPr>
          <w:rFonts w:hint="cs"/>
          <w:rtl/>
        </w:rPr>
      </w:pPr>
      <w:r w:rsidRPr="00C14A40">
        <w:rPr>
          <w:rFonts w:hint="cs"/>
          <w:rtl/>
        </w:rPr>
        <w:t>ודחי':</w:t>
      </w:r>
    </w:p>
    <w:p w14:paraId="6476673A" w14:textId="1CC7FF67" w:rsidR="003E2DCC" w:rsidRPr="006F178A" w:rsidRDefault="003E2DCC" w:rsidP="008D48EF">
      <w:pPr>
        <w:spacing w:after="60"/>
        <w:rPr>
          <w:rtl/>
        </w:rPr>
      </w:pPr>
      <w:r w:rsidRPr="00C76C6A">
        <w:rPr>
          <w:rFonts w:ascii="Fb Fontext" w:hAnsi="Fb Fontext"/>
          <w:rtl/>
        </w:rPr>
        <w:t xml:space="preserve">מי תני שאינן באין? </w:t>
      </w:r>
      <w:r w:rsidR="00E3762D" w:rsidRPr="00E3762D">
        <w:rPr>
          <w:rStyle w:val="affffe"/>
          <w:rFonts w:hint="cs"/>
          <w:rtl/>
        </w:rPr>
        <w:t xml:space="preserve">תני </w:t>
      </w:r>
      <w:r w:rsidRPr="00C76C6A">
        <w:rPr>
          <w:rFonts w:ascii="Fb Fontext" w:hAnsi="Fb Fontext"/>
          <w:rtl/>
        </w:rPr>
        <w:t>שלא באו, עדיין לא באו.</w:t>
      </w:r>
    </w:p>
    <w:p w14:paraId="421170D2" w14:textId="77777777" w:rsidR="0075729B" w:rsidRDefault="00001736" w:rsidP="00395D31">
      <w:pPr>
        <w:pStyle w:val="38"/>
        <w:framePr w:wrap="notBeside"/>
        <w:rPr>
          <w:rtl/>
        </w:rPr>
      </w:pPr>
      <w:r w:rsidRPr="00C14A40">
        <w:rPr>
          <w:rFonts w:hint="cs"/>
          <w:rtl/>
        </w:rPr>
        <w:t xml:space="preserve">ב. </w:t>
      </w:r>
      <w:r w:rsidR="003E2DCC" w:rsidRPr="00C14A40">
        <w:rPr>
          <w:rtl/>
        </w:rPr>
        <w:t>ת"ש א</w:t>
      </w:r>
      <w:r w:rsidR="003E2DCC" w:rsidRPr="00C14A40">
        <w:rPr>
          <w:rFonts w:hint="cs"/>
          <w:rtl/>
        </w:rPr>
        <w:t>"ל</w:t>
      </w:r>
      <w:r w:rsidR="003E2DCC" w:rsidRPr="00C14A40">
        <w:rPr>
          <w:rtl/>
        </w:rPr>
        <w:t xml:space="preserve"> ר"א:</w:t>
      </w:r>
    </w:p>
    <w:p w14:paraId="43B27FBF" w14:textId="3F7B12CE" w:rsidR="00511B0F" w:rsidRDefault="003E2DCC" w:rsidP="0047382C">
      <w:pPr>
        <w:rPr>
          <w:rtl/>
        </w:rPr>
      </w:pPr>
      <w:r w:rsidRPr="006F178A">
        <w:rPr>
          <w:rFonts w:ascii="Fb Fontext" w:hAnsi="Fb Fontext"/>
          <w:rtl/>
        </w:rPr>
        <w:t xml:space="preserve">ומה במקום שאין מיפר נדרי עצמו משנדר - מיפר נדרי עצמו עד שלא ידור, מקום שמפר נדרי אשתו משתדור </w:t>
      </w:r>
      <w:r w:rsidR="00001736">
        <w:rPr>
          <w:rFonts w:ascii="Fb Fontext" w:hAnsi="Fb Fontext"/>
          <w:rtl/>
        </w:rPr>
        <w:t>–</w:t>
      </w:r>
      <w:r w:rsidRPr="006F178A">
        <w:rPr>
          <w:rFonts w:ascii="Fb Fontext" w:hAnsi="Fb Fontext"/>
          <w:rtl/>
        </w:rPr>
        <w:t xml:space="preserve"> </w:t>
      </w:r>
      <w:r w:rsidR="00001736">
        <w:rPr>
          <w:rFonts w:ascii="Fb Fontext" w:hAnsi="Fb Fontext" w:hint="cs"/>
          <w:rtl/>
        </w:rPr>
        <w:t>ק</w:t>
      </w:r>
      <w:r w:rsidR="0075729B">
        <w:rPr>
          <w:rFonts w:ascii="Fb Fontext" w:hAnsi="Fb Fontext"/>
          <w:rtl/>
        </w:rPr>
        <w:t>"</w:t>
      </w:r>
      <w:r w:rsidR="00001736">
        <w:rPr>
          <w:rFonts w:ascii="Fb Fontext" w:hAnsi="Fb Fontext" w:hint="cs"/>
          <w:rtl/>
        </w:rPr>
        <w:t>ו</w:t>
      </w:r>
      <w:r w:rsidRPr="006F178A">
        <w:rPr>
          <w:rFonts w:ascii="Fb Fontext" w:hAnsi="Fb Fontext"/>
          <w:rtl/>
        </w:rPr>
        <w:t xml:space="preserve"> שיפר נדרי אשתו עד שלא תדור;</w:t>
      </w:r>
      <w:r w:rsidRPr="006F178A">
        <w:rPr>
          <w:rFonts w:ascii="Fb Fontext" w:hAnsi="Fb Fontext" w:hint="cs"/>
          <w:rtl/>
        </w:rPr>
        <w:t xml:space="preserve"> - והיינו דאשתו דומיא דהוא דלא חיילין</w:t>
      </w:r>
      <w:r w:rsidR="0047382C">
        <w:rPr>
          <w:rFonts w:hint="cs"/>
          <w:rtl/>
        </w:rPr>
        <w:t xml:space="preserve">, </w:t>
      </w:r>
    </w:p>
    <w:p w14:paraId="005993AD" w14:textId="77777777" w:rsidR="00395D31" w:rsidRPr="00C14A40" w:rsidRDefault="00511B0F" w:rsidP="00395D31">
      <w:pPr>
        <w:pStyle w:val="38"/>
        <w:framePr w:wrap="notBeside"/>
        <w:rPr>
          <w:rtl/>
        </w:rPr>
      </w:pPr>
      <w:r w:rsidRPr="00C14A40">
        <w:rPr>
          <w:rFonts w:hint="cs"/>
          <w:rtl/>
        </w:rPr>
        <w:t xml:space="preserve">ודחי': </w:t>
      </w:r>
    </w:p>
    <w:p w14:paraId="48D139B2" w14:textId="3D8A5E89" w:rsidR="003E2DCC" w:rsidRPr="006F178A" w:rsidRDefault="003E2DCC" w:rsidP="008D48EF">
      <w:pPr>
        <w:spacing w:after="60"/>
        <w:rPr>
          <w:rtl/>
        </w:rPr>
      </w:pPr>
      <w:r w:rsidRPr="006F178A">
        <w:rPr>
          <w:rFonts w:ascii="Fb Fontext" w:hAnsi="Fb Fontext"/>
          <w:rtl/>
        </w:rPr>
        <w:t>לא, הא כדאיתא והא כדאיתא.</w:t>
      </w:r>
    </w:p>
    <w:p w14:paraId="5B93765C" w14:textId="77777777" w:rsidR="0075729B" w:rsidRDefault="00B54B40" w:rsidP="00395D31">
      <w:pPr>
        <w:pStyle w:val="38"/>
        <w:framePr w:wrap="notBeside"/>
        <w:rPr>
          <w:rtl/>
        </w:rPr>
      </w:pPr>
      <w:r w:rsidRPr="00C14A40">
        <w:rPr>
          <w:rFonts w:hint="cs"/>
          <w:rtl/>
        </w:rPr>
        <w:t xml:space="preserve">ג. </w:t>
      </w:r>
      <w:r w:rsidR="003E2DCC" w:rsidRPr="00C14A40">
        <w:rPr>
          <w:rtl/>
        </w:rPr>
        <w:t>ת"ש</w:t>
      </w:r>
      <w:r w:rsidR="003E2DCC" w:rsidRPr="00C14A40">
        <w:rPr>
          <w:rFonts w:hint="cs"/>
          <w:rtl/>
        </w:rPr>
        <w:t xml:space="preserve"> א</w:t>
      </w:r>
      <w:r w:rsidR="003E2DCC" w:rsidRPr="00C14A40">
        <w:rPr>
          <w:rtl/>
        </w:rPr>
        <w:t>"</w:t>
      </w:r>
      <w:r w:rsidR="003E2DCC" w:rsidRPr="00C14A40">
        <w:rPr>
          <w:rFonts w:hint="cs"/>
          <w:rtl/>
        </w:rPr>
        <w:t>ל</w:t>
      </w:r>
      <w:r w:rsidR="003E2DCC" w:rsidRPr="00C14A40">
        <w:rPr>
          <w:rtl/>
        </w:rPr>
        <w:t xml:space="preserve"> לר"א:</w:t>
      </w:r>
    </w:p>
    <w:p w14:paraId="1D9F3AC2" w14:textId="1AD6266B" w:rsidR="003E2DCC" w:rsidRPr="006F178A" w:rsidRDefault="003E2DCC" w:rsidP="008D48EF">
      <w:pPr>
        <w:spacing w:after="60"/>
        <w:rPr>
          <w:rtl/>
        </w:rPr>
      </w:pPr>
      <w:r w:rsidRPr="006F178A">
        <w:rPr>
          <w:rFonts w:ascii="Fb Fontext" w:hAnsi="Fb Fontext"/>
          <w:rtl/>
        </w:rPr>
        <w:t xml:space="preserve">ומה </w:t>
      </w:r>
      <w:r w:rsidRPr="00295E41">
        <w:rPr>
          <w:rStyle w:val="afffa"/>
          <w:rtl/>
        </w:rPr>
        <w:t xml:space="preserve">מקוה </w:t>
      </w:r>
      <w:r w:rsidRPr="006F178A">
        <w:rPr>
          <w:rFonts w:ascii="Fb Fontext" w:hAnsi="Fb Fontext"/>
          <w:rtl/>
        </w:rPr>
        <w:t xml:space="preserve">שמעלה את הטמאין מטומאתן - אין מציל על הטהורים מליטמא, אדם שאין מעלה את הטמאין מטומאתן </w:t>
      </w:r>
      <w:r w:rsidR="00B54B40">
        <w:rPr>
          <w:rFonts w:ascii="Fb Fontext" w:hAnsi="Fb Fontext"/>
          <w:rtl/>
        </w:rPr>
        <w:t>–</w:t>
      </w:r>
      <w:r w:rsidRPr="006F178A">
        <w:rPr>
          <w:rFonts w:ascii="Fb Fontext" w:hAnsi="Fb Fontext"/>
          <w:rtl/>
        </w:rPr>
        <w:t xml:space="preserve"> </w:t>
      </w:r>
      <w:r w:rsidR="00B54B40">
        <w:rPr>
          <w:rFonts w:ascii="Fb Fontext" w:hAnsi="Fb Fontext" w:hint="cs"/>
          <w:rtl/>
        </w:rPr>
        <w:t>כ</w:t>
      </w:r>
      <w:r w:rsidR="0075729B">
        <w:rPr>
          <w:rFonts w:ascii="Fb Fontext" w:hAnsi="Fb Fontext"/>
          <w:rtl/>
        </w:rPr>
        <w:t>"</w:t>
      </w:r>
      <w:r w:rsidR="00B54B40">
        <w:rPr>
          <w:rFonts w:ascii="Fb Fontext" w:hAnsi="Fb Fontext" w:hint="cs"/>
          <w:rtl/>
        </w:rPr>
        <w:t>ש</w:t>
      </w:r>
      <w:r w:rsidRPr="006F178A">
        <w:rPr>
          <w:rFonts w:ascii="Fb Fontext" w:hAnsi="Fb Fontext"/>
          <w:rtl/>
        </w:rPr>
        <w:t xml:space="preserve"> שלא יציל על הטהורין מליטמא;</w:t>
      </w:r>
      <w:r w:rsidRPr="006F178A">
        <w:rPr>
          <w:rFonts w:ascii="Fb Fontext" w:hAnsi="Fb Fontext" w:hint="cs"/>
          <w:rtl/>
        </w:rPr>
        <w:t xml:space="preserve"> </w:t>
      </w:r>
      <w:r w:rsidR="00511B0F">
        <w:rPr>
          <w:rFonts w:ascii="Fb Fontext" w:hAnsi="Fb Fontext" w:hint="cs"/>
          <w:rtl/>
        </w:rPr>
        <w:t>-</w:t>
      </w:r>
      <w:r w:rsidRPr="006F178A">
        <w:rPr>
          <w:rFonts w:ascii="Fb Fontext" w:hAnsi="Fb Fontext" w:hint="cs"/>
          <w:rtl/>
        </w:rPr>
        <w:t>ש</w:t>
      </w:r>
      <w:r w:rsidRPr="006F178A">
        <w:rPr>
          <w:rFonts w:ascii="Fb Fontext" w:hAnsi="Fb Fontext"/>
          <w:rtl/>
        </w:rPr>
        <w:t>"</w:t>
      </w:r>
      <w:r w:rsidRPr="006F178A">
        <w:rPr>
          <w:rFonts w:ascii="Fb Fontext" w:hAnsi="Fb Fontext" w:hint="cs"/>
          <w:rtl/>
        </w:rPr>
        <w:t>מ לא חיילין</w:t>
      </w:r>
      <w:r w:rsidR="00B54B40">
        <w:rPr>
          <w:rFonts w:hint="cs"/>
          <w:rtl/>
        </w:rPr>
        <w:t>.</w:t>
      </w:r>
    </w:p>
    <w:p w14:paraId="009DD6D5" w14:textId="77777777" w:rsidR="003E2DCC" w:rsidRPr="006F178A" w:rsidRDefault="003E2DCC" w:rsidP="00A522DC">
      <w:pPr>
        <w:pStyle w:val="a3"/>
        <w:framePr w:wrap="around"/>
        <w:rPr>
          <w:rtl/>
        </w:rPr>
      </w:pPr>
      <w:r w:rsidRPr="006F178A">
        <w:rPr>
          <w:rtl/>
        </w:rPr>
        <w:t>עו.</w:t>
      </w:r>
    </w:p>
    <w:p w14:paraId="3AEAF4CB" w14:textId="129F6F2D" w:rsidR="00395D31" w:rsidRPr="00C14A40" w:rsidRDefault="008D48EF" w:rsidP="00395D31">
      <w:pPr>
        <w:pStyle w:val="38"/>
        <w:framePr w:wrap="notBeside"/>
        <w:rPr>
          <w:rtl/>
        </w:rPr>
      </w:pPr>
      <w:r>
        <w:rPr>
          <w:rFonts w:hint="cs"/>
          <w:rtl/>
        </w:rPr>
        <w:t>ו</w:t>
      </w:r>
      <w:r w:rsidR="003E2DCC" w:rsidRPr="00C14A40">
        <w:rPr>
          <w:rtl/>
        </w:rPr>
        <w:t xml:space="preserve">סיפא </w:t>
      </w:r>
      <w:r>
        <w:rPr>
          <w:rFonts w:hint="cs"/>
          <w:rtl/>
        </w:rPr>
        <w:t>ד</w:t>
      </w:r>
      <w:r w:rsidR="003E2DCC" w:rsidRPr="00C14A40">
        <w:rPr>
          <w:rtl/>
        </w:rPr>
        <w:t xml:space="preserve">אמרו לר"א: </w:t>
      </w:r>
    </w:p>
    <w:p w14:paraId="42475F41" w14:textId="3E5F4D1C" w:rsidR="003E2DCC" w:rsidRPr="006F178A" w:rsidRDefault="003E2DCC" w:rsidP="00B54B40">
      <w:pPr>
        <w:rPr>
          <w:rtl/>
        </w:rPr>
      </w:pPr>
      <w:r w:rsidRPr="006F178A">
        <w:rPr>
          <w:rFonts w:ascii="Fb Fontext" w:hAnsi="Fb Fontext"/>
          <w:rtl/>
        </w:rPr>
        <w:t xml:space="preserve">אם מטבילין כלי טמא ליטהר, יטבילו כלי לכשיטמא ליטהר? </w:t>
      </w:r>
      <w:r w:rsidR="00B54B40" w:rsidRPr="00B54B40">
        <w:rPr>
          <w:rStyle w:val="affffe"/>
          <w:rFonts w:hint="cs"/>
          <w:rtl/>
        </w:rPr>
        <w:t>ש</w:t>
      </w:r>
      <w:r w:rsidR="0075729B">
        <w:rPr>
          <w:rStyle w:val="affffe"/>
          <w:rtl/>
        </w:rPr>
        <w:t>"</w:t>
      </w:r>
      <w:r w:rsidR="00B54B40" w:rsidRPr="00B54B40">
        <w:rPr>
          <w:rStyle w:val="affffe"/>
          <w:rFonts w:hint="cs"/>
          <w:rtl/>
        </w:rPr>
        <w:t>מ</w:t>
      </w:r>
      <w:r w:rsidR="00B54B40">
        <w:rPr>
          <w:rStyle w:val="affffe"/>
          <w:rFonts w:hint="cs"/>
          <w:rtl/>
        </w:rPr>
        <w:t>:</w:t>
      </w:r>
      <w:r w:rsidRPr="006F178A">
        <w:rPr>
          <w:rFonts w:ascii="Fb Fontext" w:hAnsi="Fb Fontext"/>
          <w:rtl/>
        </w:rPr>
        <w:t xml:space="preserve"> חיילין!</w:t>
      </w:r>
    </w:p>
    <w:p w14:paraId="39C43784" w14:textId="78648ED7" w:rsidR="0075729B" w:rsidRDefault="008D48EF" w:rsidP="00395D31">
      <w:pPr>
        <w:pStyle w:val="38"/>
        <w:framePr w:wrap="notBeside"/>
        <w:rPr>
          <w:rtl/>
        </w:rPr>
      </w:pPr>
      <w:r>
        <w:rPr>
          <w:rFonts w:hint="cs"/>
          <w:rtl/>
        </w:rPr>
        <w:t xml:space="preserve">- </w:t>
      </w:r>
      <w:r w:rsidR="003E2DCC" w:rsidRPr="00C14A40">
        <w:rPr>
          <w:rtl/>
        </w:rPr>
        <w:t>אמרי:</w:t>
      </w:r>
    </w:p>
    <w:p w14:paraId="669C6BC9" w14:textId="40F91FA5" w:rsidR="003E2DCC" w:rsidRPr="006F178A" w:rsidRDefault="003E2DCC" w:rsidP="00E00FE8">
      <w:pPr>
        <w:rPr>
          <w:rtl/>
        </w:rPr>
      </w:pPr>
      <w:r w:rsidRPr="0061273B">
        <w:rPr>
          <w:rStyle w:val="affffe"/>
          <w:rtl/>
        </w:rPr>
        <w:t xml:space="preserve">רבנן </w:t>
      </w:r>
      <w:r w:rsidRPr="00511B0F">
        <w:rPr>
          <w:rStyle w:val="affffe"/>
          <w:rtl/>
        </w:rPr>
        <w:t xml:space="preserve">לא </w:t>
      </w:r>
      <w:r w:rsidR="00E00FE8" w:rsidRPr="00511B0F">
        <w:rPr>
          <w:rStyle w:val="affffe"/>
          <w:rFonts w:hint="cs"/>
          <w:rtl/>
        </w:rPr>
        <w:t>ס</w:t>
      </w:r>
      <w:r w:rsidR="0075729B">
        <w:rPr>
          <w:rStyle w:val="affffe"/>
          <w:rtl/>
        </w:rPr>
        <w:t>"</w:t>
      </w:r>
      <w:r w:rsidR="00E00FE8" w:rsidRPr="00511B0F">
        <w:rPr>
          <w:rStyle w:val="affffe"/>
          <w:rFonts w:hint="cs"/>
          <w:rtl/>
        </w:rPr>
        <w:t>ל כטעם ר</w:t>
      </w:r>
      <w:r w:rsidR="0075729B">
        <w:rPr>
          <w:rStyle w:val="affffe"/>
          <w:rtl/>
        </w:rPr>
        <w:t>"</w:t>
      </w:r>
      <w:r w:rsidR="00E00FE8" w:rsidRPr="00511B0F">
        <w:rPr>
          <w:rStyle w:val="affffe"/>
          <w:rFonts w:hint="cs"/>
          <w:rtl/>
        </w:rPr>
        <w:t>א</w:t>
      </w:r>
      <w:r w:rsidRPr="00511B0F">
        <w:rPr>
          <w:rStyle w:val="affffe"/>
          <w:rtl/>
        </w:rPr>
        <w:t xml:space="preserve">, </w:t>
      </w:r>
      <w:r w:rsidRPr="00E00FE8">
        <w:rPr>
          <w:rStyle w:val="affffe"/>
          <w:rtl/>
        </w:rPr>
        <w:t>ו</w:t>
      </w:r>
      <w:r w:rsidR="00E00FE8">
        <w:rPr>
          <w:rStyle w:val="affffe"/>
          <w:rFonts w:hint="cs"/>
          <w:rtl/>
        </w:rPr>
        <w:t>כך אמרו</w:t>
      </w:r>
      <w:r w:rsidR="0061273B">
        <w:rPr>
          <w:rStyle w:val="affffe"/>
          <w:rFonts w:hint="cs"/>
          <w:rtl/>
        </w:rPr>
        <w:t>:</w:t>
      </w:r>
      <w:r w:rsidRPr="00E00FE8">
        <w:rPr>
          <w:rStyle w:val="affffe"/>
          <w:rtl/>
        </w:rPr>
        <w:t xml:space="preserve"> </w:t>
      </w:r>
      <w:r w:rsidRPr="00E00FE8">
        <w:rPr>
          <w:rStyle w:val="affffe"/>
          <w:rFonts w:hint="cs"/>
          <w:rtl/>
        </w:rPr>
        <w:t>אי ס</w:t>
      </w:r>
      <w:r w:rsidRPr="00E00FE8">
        <w:rPr>
          <w:rStyle w:val="affffe"/>
          <w:rtl/>
        </w:rPr>
        <w:t>"</w:t>
      </w:r>
      <w:r w:rsidRPr="00E00FE8">
        <w:rPr>
          <w:rStyle w:val="affffe"/>
          <w:rFonts w:hint="cs"/>
          <w:rtl/>
        </w:rPr>
        <w:t>ל</w:t>
      </w:r>
      <w:r w:rsidRPr="00B54B40">
        <w:rPr>
          <w:rFonts w:ascii="Fb Fontext" w:hAnsi="Fb Fontext" w:hint="cs"/>
          <w:rtl/>
        </w:rPr>
        <w:t xml:space="preserve"> דחיילין ובטלין </w:t>
      </w:r>
      <w:r w:rsidRPr="00B54B40">
        <w:rPr>
          <w:rFonts w:ascii="Fb Fontext" w:hAnsi="Fb Fontext"/>
          <w:rtl/>
        </w:rPr>
        <w:t xml:space="preserve">תהוי כלי תיובתך, </w:t>
      </w:r>
      <w:r w:rsidRPr="00E00FE8">
        <w:rPr>
          <w:rStyle w:val="affffe"/>
          <w:rtl/>
        </w:rPr>
        <w:t>אי לא ס</w:t>
      </w:r>
      <w:r w:rsidRPr="00E00FE8">
        <w:rPr>
          <w:rStyle w:val="affffe"/>
          <w:rFonts w:hint="cs"/>
          <w:rtl/>
        </w:rPr>
        <w:t xml:space="preserve">"ל </w:t>
      </w:r>
      <w:r w:rsidRPr="006F178A">
        <w:rPr>
          <w:rtl/>
        </w:rPr>
        <w:t>דחיילין - תה</w:t>
      </w:r>
      <w:r w:rsidR="00E00FE8">
        <w:rPr>
          <w:rFonts w:hint="cs"/>
          <w:rtl/>
        </w:rPr>
        <w:t>א</w:t>
      </w:r>
      <w:r w:rsidRPr="006F178A">
        <w:rPr>
          <w:rtl/>
        </w:rPr>
        <w:t xml:space="preserve"> מקוה תיובתך.</w:t>
      </w:r>
    </w:p>
    <w:p w14:paraId="1C3D9A45" w14:textId="77777777" w:rsidR="009A714F" w:rsidRDefault="009A714F" w:rsidP="003E2DCC">
      <w:pPr>
        <w:rPr>
          <w:rStyle w:val="affffe"/>
          <w:rtl/>
        </w:rPr>
      </w:pPr>
    </w:p>
    <w:p w14:paraId="0F8A3E6E" w14:textId="77777777" w:rsidR="0075729B" w:rsidRDefault="00E027DA" w:rsidP="00395D31">
      <w:pPr>
        <w:pStyle w:val="38"/>
        <w:framePr w:wrap="notBeside"/>
        <w:rPr>
          <w:rtl/>
        </w:rPr>
      </w:pPr>
      <w:r w:rsidRPr="00C14A40">
        <w:rPr>
          <w:rFonts w:hint="cs"/>
          <w:rtl/>
        </w:rPr>
        <w:t>ד.</w:t>
      </w:r>
      <w:r w:rsidR="003E2DCC" w:rsidRPr="00C14A40">
        <w:rPr>
          <w:rFonts w:hint="cs"/>
          <w:rtl/>
        </w:rPr>
        <w:t xml:space="preserve"> </w:t>
      </w:r>
      <w:r w:rsidR="003E2DCC" w:rsidRPr="00C14A40">
        <w:rPr>
          <w:rtl/>
        </w:rPr>
        <w:t>ת"ש, א</w:t>
      </w:r>
      <w:r w:rsidRPr="00C14A40">
        <w:rPr>
          <w:rFonts w:hint="cs"/>
          <w:rtl/>
        </w:rPr>
        <w:t>"ל</w:t>
      </w:r>
      <w:r w:rsidR="003E2DCC" w:rsidRPr="00C14A40">
        <w:rPr>
          <w:rtl/>
        </w:rPr>
        <w:t xml:space="preserve"> ר"א:</w:t>
      </w:r>
    </w:p>
    <w:p w14:paraId="337F31D7" w14:textId="3792A329" w:rsidR="00482CEE" w:rsidRDefault="003E2DCC" w:rsidP="0061273B">
      <w:pPr>
        <w:rPr>
          <w:rFonts w:ascii="Fb Fontext" w:hAnsi="Fb Fontext"/>
          <w:rtl/>
        </w:rPr>
      </w:pPr>
      <w:r w:rsidRPr="006F178A">
        <w:rPr>
          <w:rFonts w:ascii="Fb Fontext" w:hAnsi="Fb Fontext"/>
          <w:rtl/>
        </w:rPr>
        <w:t xml:space="preserve">ומה </w:t>
      </w:r>
      <w:r w:rsidRPr="00295E41">
        <w:rPr>
          <w:rStyle w:val="afffa"/>
          <w:rtl/>
        </w:rPr>
        <w:t xml:space="preserve">זרעים </w:t>
      </w:r>
      <w:r w:rsidRPr="006F178A">
        <w:rPr>
          <w:rFonts w:ascii="Fb Fontext" w:hAnsi="Fb Fontext"/>
          <w:rtl/>
        </w:rPr>
        <w:t xml:space="preserve">טמאים כיון שזרען בקרקע טהורין, </w:t>
      </w:r>
    </w:p>
    <w:p w14:paraId="19DFF695" w14:textId="777736D3" w:rsidR="003E2DCC" w:rsidRPr="006F178A" w:rsidRDefault="003E2DCC" w:rsidP="00395D31">
      <w:pPr>
        <w:rPr>
          <w:rtl/>
        </w:rPr>
      </w:pPr>
      <w:r w:rsidRPr="006F178A">
        <w:rPr>
          <w:rFonts w:ascii="Fb Fontext" w:hAnsi="Fb Fontext" w:hint="cs"/>
          <w:rtl/>
        </w:rPr>
        <w:t>כ</w:t>
      </w:r>
      <w:r w:rsidRPr="006F178A">
        <w:rPr>
          <w:rFonts w:ascii="Fb Fontext" w:hAnsi="Fb Fontext"/>
          <w:rtl/>
        </w:rPr>
        <w:t>"</w:t>
      </w:r>
      <w:r w:rsidRPr="006F178A">
        <w:rPr>
          <w:rFonts w:ascii="Fb Fontext" w:hAnsi="Fb Fontext" w:hint="cs"/>
          <w:rtl/>
        </w:rPr>
        <w:t xml:space="preserve">ש </w:t>
      </w:r>
      <w:r w:rsidRPr="006F178A">
        <w:rPr>
          <w:rFonts w:ascii="Fb Fontext" w:hAnsi="Fb Fontext"/>
          <w:rtl/>
        </w:rPr>
        <w:t>זרועין ועומדים</w:t>
      </w:r>
      <w:r w:rsidRPr="006F178A">
        <w:rPr>
          <w:rFonts w:ascii="Fb Fontext" w:hAnsi="Fb Fontext" w:hint="cs"/>
          <w:rtl/>
        </w:rPr>
        <w:t xml:space="preserve">, </w:t>
      </w:r>
      <w:r w:rsidRPr="00295E41">
        <w:rPr>
          <w:rStyle w:val="afffa"/>
          <w:rFonts w:hint="cs"/>
          <w:rtl/>
        </w:rPr>
        <w:t>ש</w:t>
      </w:r>
      <w:r w:rsidRPr="00295E41">
        <w:rPr>
          <w:rStyle w:val="afffa"/>
          <w:rtl/>
        </w:rPr>
        <w:t>"</w:t>
      </w:r>
      <w:r w:rsidRPr="00295E41">
        <w:rPr>
          <w:rStyle w:val="afffa"/>
          <w:rFonts w:hint="cs"/>
          <w:rtl/>
        </w:rPr>
        <w:t>מ לא חיילין</w:t>
      </w:r>
      <w:r w:rsidR="009A714F" w:rsidRPr="00295E41">
        <w:rPr>
          <w:rStyle w:val="afffa"/>
          <w:rFonts w:hint="cs"/>
          <w:rtl/>
        </w:rPr>
        <w:t>.</w:t>
      </w:r>
      <w:r w:rsidRPr="006F178A">
        <w:rPr>
          <w:rFonts w:ascii="Fb Fontext" w:hAnsi="Fb Fontext" w:hint="cs"/>
          <w:rtl/>
        </w:rPr>
        <w:t xml:space="preserve"> </w:t>
      </w:r>
    </w:p>
    <w:p w14:paraId="4E3084CD" w14:textId="77777777" w:rsidR="0075729B" w:rsidRDefault="00DC0BA2" w:rsidP="00395D31">
      <w:pPr>
        <w:pStyle w:val="38"/>
        <w:framePr w:wrap="notBeside"/>
        <w:rPr>
          <w:rtl/>
        </w:rPr>
      </w:pPr>
      <w:r w:rsidRPr="00C14A40">
        <w:rPr>
          <w:rtl/>
        </w:rPr>
        <w:t>ואף</w:t>
      </w:r>
    </w:p>
    <w:p w14:paraId="40036F92" w14:textId="4589AFF8" w:rsidR="003E2DCC" w:rsidRPr="006F178A" w:rsidRDefault="003E2DCC" w:rsidP="00395D31">
      <w:pPr>
        <w:rPr>
          <w:rtl/>
        </w:rPr>
      </w:pPr>
      <w:r w:rsidRPr="00295E41">
        <w:rPr>
          <w:rStyle w:val="afffa"/>
          <w:rFonts w:hint="cs"/>
          <w:rtl/>
        </w:rPr>
        <w:t>דבעלמא דרשי רבנן ק</w:t>
      </w:r>
      <w:r w:rsidRPr="00295E41">
        <w:rPr>
          <w:rStyle w:val="afffa"/>
          <w:rtl/>
        </w:rPr>
        <w:t>"</w:t>
      </w:r>
      <w:r w:rsidRPr="00295E41">
        <w:rPr>
          <w:rStyle w:val="afffa"/>
          <w:rFonts w:hint="cs"/>
          <w:rtl/>
        </w:rPr>
        <w:t>ו</w:t>
      </w:r>
      <w:r w:rsidRPr="006F178A">
        <w:rPr>
          <w:rFonts w:hint="cs"/>
          <w:rtl/>
        </w:rPr>
        <w:t xml:space="preserve"> דאין אדם מוכר בתו נערה</w:t>
      </w:r>
      <w:r w:rsidR="009A714F">
        <w:rPr>
          <w:rFonts w:hint="cs"/>
          <w:rtl/>
        </w:rPr>
        <w:t>,</w:t>
      </w:r>
      <w:r w:rsidRPr="006F178A">
        <w:rPr>
          <w:rFonts w:hint="cs"/>
          <w:rtl/>
        </w:rPr>
        <w:t xml:space="preserve"> ק</w:t>
      </w:r>
      <w:r w:rsidRPr="006F178A">
        <w:rPr>
          <w:rtl/>
        </w:rPr>
        <w:t>"</w:t>
      </w:r>
      <w:r w:rsidRPr="006F178A">
        <w:rPr>
          <w:rFonts w:hint="cs"/>
          <w:rtl/>
        </w:rPr>
        <w:t>ו ממכורה דיוצאה לשאינה מכורה</w:t>
      </w:r>
      <w:r w:rsidR="009A714F">
        <w:rPr>
          <w:rFonts w:hint="cs"/>
          <w:rtl/>
        </w:rPr>
        <w:t>.</w:t>
      </w:r>
      <w:r w:rsidRPr="006F178A">
        <w:rPr>
          <w:rFonts w:hint="cs"/>
          <w:rtl/>
        </w:rPr>
        <w:t xml:space="preserve"> </w:t>
      </w:r>
    </w:p>
    <w:p w14:paraId="5EDC0BC7" w14:textId="77777777" w:rsidR="003E2DCC" w:rsidRPr="006F178A" w:rsidRDefault="003E2DCC" w:rsidP="00A522DC">
      <w:pPr>
        <w:pStyle w:val="a3"/>
        <w:framePr w:wrap="around"/>
        <w:rPr>
          <w:rtl/>
        </w:rPr>
      </w:pPr>
      <w:r w:rsidRPr="006F178A">
        <w:rPr>
          <w:rtl/>
        </w:rPr>
        <w:t>עו:</w:t>
      </w:r>
    </w:p>
    <w:p w14:paraId="3680B9CF" w14:textId="77777777" w:rsidR="006666DF" w:rsidRDefault="0008290D" w:rsidP="00395D31">
      <w:pPr>
        <w:rPr>
          <w:rtl/>
        </w:rPr>
      </w:pPr>
      <w:r>
        <w:rPr>
          <w:rFonts w:ascii="Fb Fontext" w:hAnsi="Fb Fontext" w:hint="cs"/>
          <w:rtl/>
        </w:rPr>
        <w:t xml:space="preserve">כאן </w:t>
      </w:r>
      <w:r w:rsidR="003E2DCC" w:rsidRPr="002C641B">
        <w:rPr>
          <w:rStyle w:val="affffa"/>
          <w:rFonts w:hint="cs"/>
          <w:rtl/>
        </w:rPr>
        <w:t>ד'</w:t>
      </w:r>
      <w:r w:rsidR="003E2DCC" w:rsidRPr="002C641B">
        <w:rPr>
          <w:rStyle w:val="affffa"/>
          <w:rtl/>
        </w:rPr>
        <w:t>אישה יקימנו ואישה יפרנו</w:t>
      </w:r>
      <w:r w:rsidR="003E2DCC" w:rsidRPr="002C641B">
        <w:rPr>
          <w:rStyle w:val="affffa"/>
          <w:rFonts w:hint="cs"/>
          <w:rtl/>
        </w:rPr>
        <w:t>'</w:t>
      </w:r>
      <w:r w:rsidR="003E2DCC" w:rsidRPr="002C641B">
        <w:rPr>
          <w:rStyle w:val="affffa"/>
          <w:rtl/>
        </w:rPr>
        <w:t>,</w:t>
      </w:r>
      <w:r w:rsidR="003E2DCC" w:rsidRPr="006F178A">
        <w:rPr>
          <w:rFonts w:ascii="Fb Fontext" w:hAnsi="Fb Fontext"/>
          <w:rtl/>
        </w:rPr>
        <w:t xml:space="preserve"> את שבא לכלל הקם בא לכלל הפר, את שלא בא לכלל הקם לא בא לכלל הפר.</w:t>
      </w:r>
    </w:p>
    <w:p w14:paraId="7705FA98" w14:textId="79795B03"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65" w:author="קלוד" w:date="2026-10-06T10:09:38Z"/>
        </w:rPr>
      </w:pPr>
      <w:ins w:id="20464" w:author="קלוד" w:date="2026-10-06T10:09:38Z">
        <w:r>
          <w:t xml:space="preserve">משנה ח</w:t>
        </w:r>
      </w:ins>
    </w:p>
    <w:p w14:paraId="26999C0F" w14:textId="77777777" w:rsidR="003E2DCC" w:rsidRPr="006F178A" w:rsidRDefault="003E2DCC" w:rsidP="00CF2FAA">
      <w:pPr>
        <w:pStyle w:val="afff5"/>
        <w:jc w:val="center"/>
        <w:rPr>
          <w:rtl/>
        </w:rPr>
      </w:pPr>
      <w:r w:rsidRPr="006F178A">
        <w:rPr>
          <w:rtl/>
        </w:rPr>
        <w:t>הפרת נדרים כל היום, יש בדבר להקל ולהחמיר.</w:t>
      </w:r>
    </w:p>
    <w:p w14:paraId="575BDC5E" w14:textId="48B5A953" w:rsidR="00CF2FAA" w:rsidRDefault="003E2DCC" w:rsidP="00CF2FAA">
      <w:pPr>
        <w:pStyle w:val="afff5"/>
        <w:rPr>
          <w:rtl/>
        </w:rPr>
      </w:pPr>
      <w:r w:rsidRPr="006F178A">
        <w:rPr>
          <w:rtl/>
        </w:rPr>
        <w:t>כיצד? נדרה בלילי שבת יפר בלילי שבת וביום השבת עד שתחשך,</w:t>
      </w:r>
      <w:r w:rsidR="0075729B">
        <w:rPr>
          <w:rtl/>
        </w:rPr>
        <w:t xml:space="preserve"> </w:t>
      </w:r>
    </w:p>
    <w:p w14:paraId="4846CD0B" w14:textId="6B9F3FB4" w:rsidR="00CF2FAA" w:rsidRDefault="003E2DCC" w:rsidP="00CF2FAA">
      <w:pPr>
        <w:pStyle w:val="afff5"/>
        <w:jc w:val="center"/>
        <w:rPr>
          <w:rtl/>
        </w:rPr>
      </w:pPr>
      <w:r w:rsidRPr="00CF2FAA">
        <w:rPr>
          <w:rtl/>
        </w:rPr>
        <w:t xml:space="preserve">נדרה עם חשכה </w:t>
      </w:r>
      <w:r w:rsidR="00CF2FAA">
        <w:rPr>
          <w:rtl/>
        </w:rPr>
        <w:t>–</w:t>
      </w:r>
    </w:p>
    <w:p w14:paraId="46372EE5" w14:textId="0F35948B" w:rsidR="003E2DCC" w:rsidRPr="006F178A" w:rsidRDefault="003E2DCC" w:rsidP="00395D31">
      <w:pPr>
        <w:pStyle w:val="afff5"/>
        <w:rPr>
          <w:rtl/>
        </w:rPr>
      </w:pPr>
      <w:r w:rsidRPr="00CF2FAA">
        <w:rPr>
          <w:rtl/>
        </w:rPr>
        <w:t>מפר עד שלא תחשך, שאם חשכה ולא הפר - אינו יכול להפר.</w:t>
      </w:r>
    </w:p>
    <w:p w14:paraId="4DE6A0C4" w14:textId="77777777" w:rsidR="00395D31" w:rsidRDefault="001A7309" w:rsidP="00395D31">
      <w:pPr>
        <w:pStyle w:val="affffb"/>
        <w:rPr>
          <w:rFonts w:ascii="Fb Fontext" w:hAnsi="Fb Fontext"/>
          <w:rtl/>
        </w:rPr>
      </w:pPr>
      <w:r w:rsidRPr="00395D31">
        <w:rPr>
          <w:rtl/>
        </w:rPr>
        <w:t>הפרת נדרים</w:t>
      </w:r>
      <w:r w:rsidRPr="006F178A">
        <w:rPr>
          <w:rFonts w:ascii="Fb Fontext" w:hAnsi="Fb Fontext"/>
          <w:rtl/>
        </w:rPr>
        <w:t xml:space="preserve"> </w:t>
      </w:r>
    </w:p>
    <w:p w14:paraId="5C72B9A5" w14:textId="1C30C78E" w:rsidR="00395D31" w:rsidRPr="00C14A40" w:rsidRDefault="003C05F9" w:rsidP="00395D31">
      <w:pPr>
        <w:pStyle w:val="38"/>
        <w:framePr w:wrap="notBeside"/>
        <w:rPr>
          <w:rFonts w:hint="cs"/>
          <w:rtl/>
        </w:rPr>
      </w:pPr>
      <w:r w:rsidRPr="00C14A40">
        <w:rPr>
          <w:rtl/>
        </w:rPr>
        <w:tab/>
      </w:r>
      <w:r w:rsidR="001A7309" w:rsidRPr="00C14A40">
        <w:rPr>
          <w:rFonts w:hint="cs"/>
          <w:rtl/>
        </w:rPr>
        <w:t>ת</w:t>
      </w:r>
      <w:r w:rsidR="0075729B">
        <w:rPr>
          <w:rtl/>
        </w:rPr>
        <w:t>"</w:t>
      </w:r>
      <w:r w:rsidR="001A7309" w:rsidRPr="00C14A40">
        <w:rPr>
          <w:rFonts w:hint="cs"/>
          <w:rtl/>
        </w:rPr>
        <w:t>ק:</w:t>
      </w:r>
    </w:p>
    <w:p w14:paraId="098E92EE" w14:textId="483FC7D8" w:rsidR="00482CEE" w:rsidRDefault="001A7309" w:rsidP="001A7309">
      <w:pPr>
        <w:rPr>
          <w:rtl/>
        </w:rPr>
      </w:pPr>
      <w:r w:rsidRPr="006F178A">
        <w:rPr>
          <w:rFonts w:ascii="Fb Fontext" w:hAnsi="Fb Fontext"/>
          <w:rtl/>
        </w:rPr>
        <w:t>כל היום</w:t>
      </w:r>
      <w:r>
        <w:rPr>
          <w:rFonts w:hint="cs"/>
          <w:rtl/>
        </w:rPr>
        <w:t xml:space="preserve">, </w:t>
      </w:r>
      <w:r>
        <w:rPr>
          <w:rStyle w:val="affffa"/>
          <w:rFonts w:hint="cs"/>
          <w:rtl/>
        </w:rPr>
        <w:t>-</w:t>
      </w:r>
      <w:r w:rsidRPr="00A824E4">
        <w:rPr>
          <w:rStyle w:val="affffa"/>
          <w:rFonts w:hint="cs"/>
          <w:rtl/>
        </w:rPr>
        <w:t>'</w:t>
      </w:r>
      <w:r w:rsidRPr="00A824E4">
        <w:rPr>
          <w:rStyle w:val="affffa"/>
          <w:rtl/>
        </w:rPr>
        <w:t>ביום שמעו</w:t>
      </w:r>
      <w:r w:rsidRPr="00A824E4">
        <w:rPr>
          <w:rStyle w:val="affffa"/>
          <w:rFonts w:hint="cs"/>
          <w:rtl/>
        </w:rPr>
        <w:t>'</w:t>
      </w:r>
      <w:r w:rsidRPr="00A824E4">
        <w:rPr>
          <w:rStyle w:val="affffa"/>
          <w:rtl/>
        </w:rPr>
        <w:t>.</w:t>
      </w:r>
      <w:r w:rsidRPr="006F178A">
        <w:rPr>
          <w:rFonts w:hint="cs"/>
          <w:rtl/>
        </w:rPr>
        <w:t xml:space="preserve"> </w:t>
      </w:r>
    </w:p>
    <w:p w14:paraId="20D954AB" w14:textId="60863D99" w:rsidR="00395D31" w:rsidRPr="00C14A40" w:rsidRDefault="001A7309" w:rsidP="00395D31">
      <w:pPr>
        <w:pStyle w:val="38"/>
        <w:framePr w:wrap="notBeside"/>
        <w:rPr>
          <w:rtl/>
        </w:rPr>
      </w:pPr>
      <w:r w:rsidRPr="00C14A40">
        <w:rPr>
          <w:rtl/>
        </w:rPr>
        <w:tab/>
      </w:r>
      <w:r w:rsidRPr="00C14A40">
        <w:rPr>
          <w:rtl/>
        </w:rPr>
        <w:tab/>
      </w:r>
      <w:r w:rsidRPr="00C14A40">
        <w:rPr>
          <w:rtl/>
        </w:rPr>
        <w:tab/>
        <w:t>ר</w:t>
      </w:r>
      <w:r w:rsidRPr="00C14A40">
        <w:rPr>
          <w:rFonts w:hint="cs"/>
          <w:rtl/>
        </w:rPr>
        <w:t>יב</w:t>
      </w:r>
      <w:r w:rsidR="0075729B">
        <w:rPr>
          <w:rtl/>
        </w:rPr>
        <w:t>"</w:t>
      </w:r>
      <w:r w:rsidRPr="00C14A40">
        <w:rPr>
          <w:rFonts w:hint="cs"/>
          <w:rtl/>
        </w:rPr>
        <w:t>י וראבר</w:t>
      </w:r>
      <w:r w:rsidR="0075729B">
        <w:rPr>
          <w:rtl/>
        </w:rPr>
        <w:t>"</w:t>
      </w:r>
      <w:r w:rsidRPr="00C14A40">
        <w:rPr>
          <w:rFonts w:hint="cs"/>
          <w:rtl/>
        </w:rPr>
        <w:t>ש</w:t>
      </w:r>
      <w:r w:rsidRPr="00C14A40">
        <w:rPr>
          <w:rtl/>
        </w:rPr>
        <w:t>:</w:t>
      </w:r>
    </w:p>
    <w:p w14:paraId="7F53E206" w14:textId="1C73B47B" w:rsidR="006666DF" w:rsidRDefault="001A7309" w:rsidP="001A7309">
      <w:pPr>
        <w:rPr>
          <w:rStyle w:val="affffe"/>
          <w:rtl/>
        </w:rPr>
      </w:pPr>
      <w:r w:rsidRPr="006F178A">
        <w:rPr>
          <w:rFonts w:ascii="Fb Fontext" w:hAnsi="Fb Fontext"/>
          <w:rtl/>
        </w:rPr>
        <w:t>מעת לעת.</w:t>
      </w:r>
      <w:r w:rsidR="0078112E">
        <w:rPr>
          <w:rStyle w:val="affffe"/>
          <w:rFonts w:hint="cs"/>
          <w:rtl/>
        </w:rPr>
        <w:t>-</w:t>
      </w:r>
      <w:r w:rsidR="0078112E" w:rsidRPr="0078112E">
        <w:rPr>
          <w:rStyle w:val="affffa"/>
          <w:rFonts w:hint="cs"/>
          <w:rtl/>
        </w:rPr>
        <w:t xml:space="preserve"> </w:t>
      </w:r>
      <w:r w:rsidR="0078112E" w:rsidRPr="00333511">
        <w:rPr>
          <w:rStyle w:val="affffa"/>
          <w:rFonts w:hint="cs"/>
          <w:rtl/>
        </w:rPr>
        <w:t>מיום אל יום</w:t>
      </w:r>
    </w:p>
    <w:p w14:paraId="2556AD0E" w14:textId="77777777" w:rsidR="00395D31" w:rsidRPr="00C14A40" w:rsidRDefault="001A7309" w:rsidP="00395D31">
      <w:pPr>
        <w:pStyle w:val="38"/>
        <w:framePr w:wrap="notBeside"/>
        <w:rPr>
          <w:rFonts w:hint="cs"/>
          <w:rtl/>
        </w:rPr>
      </w:pPr>
      <w:r w:rsidRPr="00C14A40">
        <w:rPr>
          <w:rFonts w:hint="cs"/>
          <w:rtl/>
        </w:rPr>
        <w:t>ולת</w:t>
      </w:r>
      <w:r w:rsidRPr="00C14A40">
        <w:rPr>
          <w:rtl/>
        </w:rPr>
        <w:t>"</w:t>
      </w:r>
      <w:r w:rsidRPr="00C14A40">
        <w:rPr>
          <w:rFonts w:hint="cs"/>
          <w:rtl/>
        </w:rPr>
        <w:t xml:space="preserve">ק: </w:t>
      </w:r>
    </w:p>
    <w:p w14:paraId="052785BD" w14:textId="30F0EA3B" w:rsidR="001A7309" w:rsidRPr="006F178A" w:rsidRDefault="001A7309" w:rsidP="00395D31">
      <w:pPr>
        <w:rPr>
          <w:rtl/>
        </w:rPr>
      </w:pPr>
      <w:r w:rsidRPr="00333511">
        <w:rPr>
          <w:rStyle w:val="affffa"/>
          <w:rFonts w:hint="cs"/>
          <w:rtl/>
        </w:rPr>
        <w:t>מיום אל יום</w:t>
      </w:r>
      <w:r w:rsidR="00950D05">
        <w:rPr>
          <w:rStyle w:val="affffa"/>
          <w:rFonts w:hint="cs"/>
          <w:rtl/>
        </w:rPr>
        <w:t>-</w:t>
      </w:r>
      <w:r w:rsidRPr="006F178A">
        <w:rPr>
          <w:rFonts w:hint="cs"/>
          <w:rtl/>
        </w:rPr>
        <w:t xml:space="preserve"> ד</w:t>
      </w:r>
      <w:r>
        <w:rPr>
          <w:rFonts w:hint="cs"/>
          <w:rtl/>
        </w:rPr>
        <w:t>אף</w:t>
      </w:r>
      <w:r w:rsidRPr="006F178A">
        <w:rPr>
          <w:rFonts w:hint="cs"/>
          <w:rtl/>
        </w:rPr>
        <w:t xml:space="preserve"> בלילה</w:t>
      </w:r>
      <w:r>
        <w:rPr>
          <w:rFonts w:hint="cs"/>
          <w:rtl/>
        </w:rPr>
        <w:t>.</w:t>
      </w:r>
      <w:r w:rsidRPr="006F178A">
        <w:rPr>
          <w:rFonts w:hint="cs"/>
          <w:rtl/>
        </w:rPr>
        <w:t xml:space="preserve"> </w:t>
      </w:r>
    </w:p>
    <w:p w14:paraId="00C4C632" w14:textId="77777777" w:rsidR="00395D31" w:rsidRPr="00C14A40" w:rsidRDefault="001A7309" w:rsidP="00395D31">
      <w:pPr>
        <w:pStyle w:val="38"/>
        <w:framePr w:wrap="notBeside"/>
        <w:rPr>
          <w:rtl/>
        </w:rPr>
      </w:pPr>
      <w:r w:rsidRPr="00C14A40">
        <w:rPr>
          <w:rFonts w:hint="cs"/>
          <w:rtl/>
        </w:rPr>
        <w:t>ורבנן:</w:t>
      </w:r>
      <w:r w:rsidRPr="00C14A40">
        <w:rPr>
          <w:rtl/>
        </w:rPr>
        <w:t xml:space="preserve"> </w:t>
      </w:r>
    </w:p>
    <w:p w14:paraId="58426718" w14:textId="131AA8A7" w:rsidR="001A7309" w:rsidRPr="006F178A" w:rsidRDefault="001A7309" w:rsidP="00395D31">
      <w:pPr>
        <w:rPr>
          <w:rtl/>
        </w:rPr>
      </w:pPr>
      <w:r w:rsidRPr="002C641B">
        <w:rPr>
          <w:rStyle w:val="affffa"/>
          <w:rFonts w:hint="cs"/>
          <w:rtl/>
        </w:rPr>
        <w:t xml:space="preserve">'ביום שומעו' </w:t>
      </w:r>
      <w:r w:rsidRPr="006F178A">
        <w:rPr>
          <w:rFonts w:hint="cs"/>
          <w:rtl/>
        </w:rPr>
        <w:t>דלא יפר מחד בשב</w:t>
      </w:r>
      <w:r>
        <w:rPr>
          <w:rFonts w:hint="cs"/>
          <w:rtl/>
        </w:rPr>
        <w:t>ת</w:t>
      </w:r>
      <w:r w:rsidRPr="006F178A">
        <w:rPr>
          <w:rFonts w:hint="cs"/>
          <w:rtl/>
        </w:rPr>
        <w:t xml:space="preserve"> לחד בשב</w:t>
      </w:r>
      <w:r>
        <w:rPr>
          <w:rFonts w:hint="cs"/>
          <w:rtl/>
        </w:rPr>
        <w:t>ת</w:t>
      </w:r>
      <w:r w:rsidRPr="006F178A">
        <w:rPr>
          <w:rFonts w:hint="cs"/>
          <w:rtl/>
        </w:rPr>
        <w:t xml:space="preserve"> </w:t>
      </w:r>
    </w:p>
    <w:p w14:paraId="08408E39" w14:textId="77777777" w:rsidR="00395D31" w:rsidRPr="00C14A40" w:rsidRDefault="003E2DCC" w:rsidP="00395D31">
      <w:pPr>
        <w:pStyle w:val="38"/>
        <w:framePr w:wrap="notBeside"/>
        <w:rPr>
          <w:rtl/>
        </w:rPr>
      </w:pPr>
      <w:r w:rsidRPr="00C14A40">
        <w:rPr>
          <w:rFonts w:hint="cs"/>
          <w:rtl/>
        </w:rPr>
        <w:t>מ</w:t>
      </w:r>
      <w:r w:rsidRPr="00C14A40">
        <w:rPr>
          <w:rtl/>
        </w:rPr>
        <w:t xml:space="preserve">ריב"ל: </w:t>
      </w:r>
    </w:p>
    <w:p w14:paraId="74496A5A" w14:textId="6A4F88D0" w:rsidR="003E2DCC" w:rsidRPr="006F178A" w:rsidRDefault="003E2DCC" w:rsidP="003E2DCC">
      <w:pPr>
        <w:rPr>
          <w:rtl/>
        </w:rPr>
      </w:pPr>
      <w:r w:rsidRPr="006F178A">
        <w:rPr>
          <w:rtl/>
        </w:rPr>
        <w:t>אין הלכה כאותו הזוג.</w:t>
      </w:r>
    </w:p>
    <w:p w14:paraId="3F820125" w14:textId="30D2915A" w:rsidR="003E2DCC" w:rsidRPr="006F178A" w:rsidRDefault="003E2DCC" w:rsidP="00C14A40">
      <w:pPr>
        <w:spacing w:after="60"/>
        <w:rPr>
          <w:rtl/>
        </w:rPr>
      </w:pPr>
      <w:r w:rsidRPr="0064653C">
        <w:rPr>
          <w:rStyle w:val="affffe"/>
          <w:rtl/>
        </w:rPr>
        <w:t xml:space="preserve">לוי סבר </w:t>
      </w:r>
      <w:r w:rsidRPr="006F178A">
        <w:rPr>
          <w:rtl/>
        </w:rPr>
        <w:t>ל</w:t>
      </w:r>
      <w:r w:rsidRPr="006F178A">
        <w:rPr>
          <w:rFonts w:hint="cs"/>
          <w:rtl/>
        </w:rPr>
        <w:t>נהוג כ</w:t>
      </w:r>
      <w:r w:rsidR="00316918">
        <w:rPr>
          <w:rFonts w:hint="cs"/>
          <w:rtl/>
        </w:rPr>
        <w:t xml:space="preserve">הני </w:t>
      </w:r>
      <w:r w:rsidRPr="006F178A">
        <w:rPr>
          <w:rFonts w:hint="cs"/>
          <w:rtl/>
        </w:rPr>
        <w:t>תנאי</w:t>
      </w:r>
      <w:r w:rsidRPr="006F178A">
        <w:rPr>
          <w:rtl/>
        </w:rPr>
        <w:t>,</w:t>
      </w:r>
      <w:r w:rsidR="00316918">
        <w:rPr>
          <w:rFonts w:hint="cs"/>
          <w:rtl/>
        </w:rPr>
        <w:t xml:space="preserve"> </w:t>
      </w:r>
      <w:r w:rsidRPr="00624A5B">
        <w:rPr>
          <w:rStyle w:val="affffe"/>
          <w:rtl/>
        </w:rPr>
        <w:t xml:space="preserve">א"ל רב, </w:t>
      </w:r>
      <w:r w:rsidR="00316918">
        <w:rPr>
          <w:rStyle w:val="affffe"/>
          <w:rFonts w:hint="cs"/>
          <w:rtl/>
        </w:rPr>
        <w:t>כך אמר ר</w:t>
      </w:r>
      <w:r w:rsidR="0075729B">
        <w:rPr>
          <w:rStyle w:val="affffe"/>
          <w:rtl/>
        </w:rPr>
        <w:t>"</w:t>
      </w:r>
      <w:r w:rsidR="00316918">
        <w:rPr>
          <w:rStyle w:val="affffe"/>
          <w:rFonts w:hint="cs"/>
          <w:rtl/>
        </w:rPr>
        <w:t>ח</w:t>
      </w:r>
      <w:r w:rsidRPr="00624A5B">
        <w:rPr>
          <w:rStyle w:val="affffe"/>
          <w:rtl/>
        </w:rPr>
        <w:t>:</w:t>
      </w:r>
      <w:r w:rsidRPr="006F178A">
        <w:rPr>
          <w:rtl/>
        </w:rPr>
        <w:t xml:space="preserve"> אין הלכה כאותו הזוג.</w:t>
      </w:r>
    </w:p>
    <w:p w14:paraId="222A67FD" w14:textId="548FBF2F" w:rsidR="0075729B" w:rsidRDefault="003E2DCC" w:rsidP="00395D31">
      <w:pPr>
        <w:pStyle w:val="38"/>
        <w:framePr w:wrap="notBeside"/>
        <w:rPr>
          <w:rtl/>
        </w:rPr>
      </w:pPr>
      <w:r w:rsidRPr="00C14A40">
        <w:rPr>
          <w:rtl/>
        </w:rPr>
        <w:t>ח</w:t>
      </w:r>
      <w:r w:rsidR="0075729B">
        <w:rPr>
          <w:rtl/>
        </w:rPr>
        <w:t>"</w:t>
      </w:r>
      <w:r w:rsidR="00295063" w:rsidRPr="00C14A40">
        <w:rPr>
          <w:rFonts w:hint="cs"/>
          <w:rtl/>
        </w:rPr>
        <w:t>ב</w:t>
      </w:r>
      <w:r w:rsidRPr="00C14A40">
        <w:rPr>
          <w:rtl/>
        </w:rPr>
        <w:t xml:space="preserve"> רב</w:t>
      </w:r>
    </w:p>
    <w:p w14:paraId="43F2C60D" w14:textId="6C7A9E28" w:rsidR="003E2DCC" w:rsidRPr="006F178A" w:rsidRDefault="003E2DCC" w:rsidP="00624A5B">
      <w:pPr>
        <w:rPr>
          <w:rtl/>
        </w:rPr>
      </w:pPr>
      <w:r w:rsidRPr="006F178A">
        <w:rPr>
          <w:rFonts w:hint="cs"/>
          <w:rtl/>
        </w:rPr>
        <w:t xml:space="preserve">התיר </w:t>
      </w:r>
      <w:r w:rsidR="00295063">
        <w:rPr>
          <w:rStyle w:val="afffff0"/>
          <w:rFonts w:hint="cs"/>
          <w:rtl/>
        </w:rPr>
        <w:t>אף כש</w:t>
      </w:r>
      <w:r w:rsidRPr="00624A5B">
        <w:rPr>
          <w:rStyle w:val="afffff0"/>
          <w:rFonts w:hint="cs"/>
          <w:rtl/>
        </w:rPr>
        <w:t>זורק חץ</w:t>
      </w:r>
      <w:r w:rsidRPr="00624A5B">
        <w:rPr>
          <w:rStyle w:val="afffff0"/>
          <w:rtl/>
        </w:rPr>
        <w:t>.</w:t>
      </w:r>
      <w:r w:rsidRPr="00624A5B">
        <w:rPr>
          <w:rStyle w:val="affffe"/>
          <w:rFonts w:hint="cs"/>
          <w:rtl/>
        </w:rPr>
        <w:t xml:space="preserve"> </w:t>
      </w:r>
      <w:r w:rsidR="000D3D79">
        <w:rPr>
          <w:rStyle w:val="affffe"/>
          <w:rtl/>
        </w:rPr>
        <w:tab/>
      </w:r>
      <w:r w:rsidR="000D3D79">
        <w:rPr>
          <w:rStyle w:val="affffe"/>
          <w:rtl/>
        </w:rPr>
        <w:tab/>
      </w:r>
      <w:r w:rsidRPr="00624A5B">
        <w:rPr>
          <w:rStyle w:val="affffe"/>
          <w:rtl/>
        </w:rPr>
        <w:t>רב</w:t>
      </w:r>
      <w:r w:rsidR="00624A5B">
        <w:rPr>
          <w:rStyle w:val="affffe"/>
          <w:rFonts w:hint="cs"/>
          <w:rtl/>
        </w:rPr>
        <w:t>ר</w:t>
      </w:r>
      <w:r w:rsidR="0075729B">
        <w:rPr>
          <w:rStyle w:val="affffe"/>
          <w:rtl/>
        </w:rPr>
        <w:t>"</w:t>
      </w:r>
      <w:r w:rsidR="00624A5B">
        <w:rPr>
          <w:rStyle w:val="affffe"/>
          <w:rFonts w:hint="cs"/>
          <w:rtl/>
        </w:rPr>
        <w:t>ה</w:t>
      </w:r>
      <w:r w:rsidR="000D3D79">
        <w:rPr>
          <w:rStyle w:val="affffe"/>
          <w:rFonts w:hint="cs"/>
          <w:rtl/>
        </w:rPr>
        <w:t>:</w:t>
      </w:r>
      <w:r w:rsidR="0075729B">
        <w:rPr>
          <w:rStyle w:val="affffe"/>
          <w:rFonts w:hint="cs"/>
          <w:rtl/>
        </w:rPr>
        <w:t xml:space="preserve"> </w:t>
      </w:r>
      <w:r w:rsidR="000D3D79" w:rsidRPr="000D3D79">
        <w:rPr>
          <w:rFonts w:hint="cs"/>
          <w:rtl/>
        </w:rPr>
        <w:t>התיר בין עמידה לישיב</w:t>
      </w:r>
      <w:r w:rsidR="000D3D79">
        <w:rPr>
          <w:rFonts w:hint="cs"/>
          <w:rtl/>
        </w:rPr>
        <w:t>ה</w:t>
      </w:r>
    </w:p>
    <w:p w14:paraId="53A4B611" w14:textId="77777777" w:rsidR="003E2DCC" w:rsidRPr="006F178A" w:rsidRDefault="003E2DCC" w:rsidP="00A522DC">
      <w:pPr>
        <w:pStyle w:val="a3"/>
        <w:framePr w:wrap="around"/>
        <w:rPr>
          <w:rtl/>
        </w:rPr>
      </w:pPr>
      <w:r w:rsidRPr="006F178A">
        <w:rPr>
          <w:rtl/>
        </w:rPr>
        <w:t>עז.</w:t>
      </w:r>
    </w:p>
    <w:p w14:paraId="7C30FFE1" w14:textId="6C307861" w:rsidR="00395D31" w:rsidRPr="00C14A40" w:rsidRDefault="003E2DCC" w:rsidP="00395D31">
      <w:pPr>
        <w:pStyle w:val="38"/>
        <w:framePr w:wrap="notBeside"/>
        <w:rPr>
          <w:rtl/>
        </w:rPr>
      </w:pPr>
      <w:r w:rsidRPr="00C14A40">
        <w:rPr>
          <w:rtl/>
        </w:rPr>
        <w:t xml:space="preserve">תנן התם: </w:t>
      </w:r>
    </w:p>
    <w:p w14:paraId="70E97FBE" w14:textId="28AC7C80" w:rsidR="003E2DCC" w:rsidRPr="006F178A" w:rsidRDefault="003E2DCC" w:rsidP="003E2DCC">
      <w:pPr>
        <w:rPr>
          <w:rtl/>
        </w:rPr>
      </w:pPr>
      <w:r w:rsidRPr="006F178A">
        <w:rPr>
          <w:rFonts w:ascii="Fb Fontext" w:hAnsi="Fb Fontext"/>
          <w:rtl/>
        </w:rPr>
        <w:t>מפירין נדרים בשבת, ונשאלין לנדרים שהן לצורך השבת.</w:t>
      </w:r>
    </w:p>
    <w:p w14:paraId="48D6867F" w14:textId="666E7503" w:rsidR="003E2DCC" w:rsidRPr="006F178A" w:rsidRDefault="003E2DCC" w:rsidP="00AA6D85">
      <w:pPr>
        <w:pStyle w:val="affffb"/>
        <w:rPr>
          <w:rtl/>
        </w:rPr>
      </w:pPr>
      <w:r w:rsidRPr="00742D4D">
        <w:rPr>
          <w:rtl/>
        </w:rPr>
        <w:t>איבעיא</w:t>
      </w:r>
      <w:r w:rsidRPr="006F178A">
        <w:rPr>
          <w:rtl/>
        </w:rPr>
        <w:t xml:space="preserve">: מפירין נדרים בשבת לצורך השבת, או </w:t>
      </w:r>
      <w:r w:rsidR="0052609B">
        <w:rPr>
          <w:rtl/>
        </w:rPr>
        <w:t>אף</w:t>
      </w:r>
      <w:r w:rsidRPr="006F178A">
        <w:rPr>
          <w:rtl/>
        </w:rPr>
        <w:t xml:space="preserve"> שלא לצורך? </w:t>
      </w:r>
    </w:p>
    <w:p w14:paraId="26F0DA95" w14:textId="583F0B94" w:rsidR="00395D31" w:rsidRPr="00C14A40" w:rsidRDefault="003E2DCC" w:rsidP="00395D31">
      <w:pPr>
        <w:pStyle w:val="38"/>
        <w:framePr w:wrap="notBeside"/>
        <w:rPr>
          <w:rtl/>
        </w:rPr>
      </w:pPr>
      <w:r w:rsidRPr="00C14A40">
        <w:rPr>
          <w:rtl/>
        </w:rPr>
        <w:t>ת"ש</w:t>
      </w:r>
      <w:r w:rsidR="00AA6D85" w:rsidRPr="00C14A40">
        <w:rPr>
          <w:rFonts w:hint="cs"/>
          <w:rtl/>
        </w:rPr>
        <w:t xml:space="preserve"> </w:t>
      </w:r>
      <w:r w:rsidRPr="00C14A40">
        <w:rPr>
          <w:rtl/>
        </w:rPr>
        <w:t>דתני ר</w:t>
      </w:r>
      <w:r w:rsidR="0075729B">
        <w:rPr>
          <w:rtl/>
        </w:rPr>
        <w:t>"</w:t>
      </w:r>
      <w:r w:rsidR="00AA6D85" w:rsidRPr="00C14A40">
        <w:rPr>
          <w:rFonts w:hint="cs"/>
          <w:rtl/>
        </w:rPr>
        <w:t>ז דר'פ</w:t>
      </w:r>
      <w:r w:rsidRPr="00C14A40">
        <w:rPr>
          <w:rtl/>
        </w:rPr>
        <w:t xml:space="preserve">: </w:t>
      </w:r>
    </w:p>
    <w:p w14:paraId="68F29452" w14:textId="4E582784" w:rsidR="003E2DCC" w:rsidRPr="006F178A" w:rsidRDefault="003E2DCC" w:rsidP="003E2DCC">
      <w:pPr>
        <w:rPr>
          <w:rtl/>
        </w:rPr>
      </w:pPr>
      <w:r w:rsidRPr="006F178A">
        <w:rPr>
          <w:rtl/>
        </w:rPr>
        <w:t>אין מפירין נדרים אלא לצורך השבת.</w:t>
      </w:r>
    </w:p>
    <w:p w14:paraId="7C0E1985" w14:textId="77777777" w:rsidR="0075729B" w:rsidRDefault="003E2DCC" w:rsidP="00395D31">
      <w:pPr>
        <w:pStyle w:val="38"/>
        <w:framePr w:wrap="notBeside"/>
        <w:rPr>
          <w:rtl/>
        </w:rPr>
      </w:pPr>
      <w:r w:rsidRPr="00C14A40">
        <w:rPr>
          <w:rtl/>
        </w:rPr>
        <w:t>ר</w:t>
      </w:r>
      <w:r w:rsidR="005901D4" w:rsidRPr="00C14A40">
        <w:rPr>
          <w:rFonts w:hint="cs"/>
          <w:rtl/>
        </w:rPr>
        <w:t>"א</w:t>
      </w:r>
      <w:r w:rsidRPr="00C14A40">
        <w:rPr>
          <w:rtl/>
        </w:rPr>
        <w:t xml:space="preserve"> הא לא תנן הכי:</w:t>
      </w:r>
    </w:p>
    <w:p w14:paraId="3D30F3FE" w14:textId="4FE41533" w:rsidR="003E2DCC" w:rsidRPr="006F178A" w:rsidRDefault="003E2DCC" w:rsidP="003E2DCC">
      <w:pPr>
        <w:rPr>
          <w:rtl/>
        </w:rPr>
      </w:pPr>
      <w:r w:rsidRPr="006F178A">
        <w:rPr>
          <w:rtl/>
        </w:rPr>
        <w:t>נדרה עם חשיכה - מפר לה עד שלא תחשך;</w:t>
      </w:r>
    </w:p>
    <w:p w14:paraId="28D4DEA7" w14:textId="096E80AB" w:rsidR="00F2715D" w:rsidRDefault="003E2DCC" w:rsidP="00395D31">
      <w:pPr>
        <w:rPr>
          <w:rtl/>
        </w:rPr>
      </w:pPr>
      <w:r w:rsidRPr="006F178A">
        <w:rPr>
          <w:rtl/>
        </w:rPr>
        <w:t xml:space="preserve">ואי לצורך השבת אין, שלא לצורך השבת לא, </w:t>
      </w:r>
    </w:p>
    <w:p w14:paraId="1A0D27D3" w14:textId="49785800" w:rsidR="003E2DCC" w:rsidRPr="006F178A" w:rsidRDefault="0052609B" w:rsidP="00395D31">
      <w:pPr>
        <w:rPr>
          <w:rtl/>
        </w:rPr>
      </w:pPr>
      <w:r>
        <w:rPr>
          <w:rtl/>
        </w:rPr>
        <w:t>אף</w:t>
      </w:r>
      <w:r w:rsidR="003E2DCC" w:rsidRPr="006F178A">
        <w:rPr>
          <w:rtl/>
        </w:rPr>
        <w:t xml:space="preserve"> בתוך היום אינו יכול להפר, דשלא לצורך!</w:t>
      </w:r>
    </w:p>
    <w:p w14:paraId="747E5224" w14:textId="7F9B042D" w:rsidR="00395D31" w:rsidRPr="00C14A40" w:rsidRDefault="003E2DCC" w:rsidP="00395D31">
      <w:pPr>
        <w:pStyle w:val="38"/>
        <w:framePr w:wrap="notBeside"/>
        <w:rPr>
          <w:rtl/>
        </w:rPr>
      </w:pPr>
      <w:r w:rsidRPr="00C14A40">
        <w:rPr>
          <w:rtl/>
        </w:rPr>
        <w:t xml:space="preserve">תנאי היא: </w:t>
      </w:r>
    </w:p>
    <w:p w14:paraId="05BD873F" w14:textId="2A28A63E" w:rsidR="003E2DCC" w:rsidRPr="006F178A" w:rsidRDefault="003E2DCC" w:rsidP="003E2DCC">
      <w:pPr>
        <w:rPr>
          <w:rtl/>
        </w:rPr>
      </w:pPr>
      <w:r w:rsidRPr="006F178A">
        <w:rPr>
          <w:rtl/>
        </w:rPr>
        <w:t xml:space="preserve">הפרת נדרים כל היום, </w:t>
      </w:r>
      <w:r w:rsidRPr="005901D4">
        <w:rPr>
          <w:rStyle w:val="affffe"/>
          <w:rtl/>
        </w:rPr>
        <w:t>ר</w:t>
      </w:r>
      <w:r w:rsidRPr="005901D4">
        <w:rPr>
          <w:rStyle w:val="affffe"/>
          <w:rFonts w:hint="cs"/>
          <w:rtl/>
        </w:rPr>
        <w:t>יב</w:t>
      </w:r>
      <w:r w:rsidRPr="005901D4">
        <w:rPr>
          <w:rStyle w:val="affffe"/>
          <w:rtl/>
        </w:rPr>
        <w:t>"</w:t>
      </w:r>
      <w:r w:rsidRPr="005901D4">
        <w:rPr>
          <w:rStyle w:val="affffe"/>
          <w:rFonts w:hint="cs"/>
          <w:rtl/>
        </w:rPr>
        <w:t>י וראבר</w:t>
      </w:r>
      <w:r w:rsidRPr="005901D4">
        <w:rPr>
          <w:rStyle w:val="affffe"/>
          <w:rtl/>
        </w:rPr>
        <w:t>"</w:t>
      </w:r>
      <w:r w:rsidRPr="005901D4">
        <w:rPr>
          <w:rStyle w:val="affffe"/>
          <w:rFonts w:hint="cs"/>
          <w:rtl/>
        </w:rPr>
        <w:t>ש אמרו</w:t>
      </w:r>
      <w:r w:rsidRPr="005901D4">
        <w:rPr>
          <w:rStyle w:val="affffe"/>
          <w:rtl/>
        </w:rPr>
        <w:t xml:space="preserve">: </w:t>
      </w:r>
      <w:r w:rsidRPr="006F178A">
        <w:rPr>
          <w:rtl/>
        </w:rPr>
        <w:t>מעת לעת;</w:t>
      </w:r>
    </w:p>
    <w:p w14:paraId="10DD56ED" w14:textId="77777777" w:rsidR="00395D31" w:rsidRPr="00C14A40" w:rsidRDefault="003E2DCC" w:rsidP="00395D31">
      <w:pPr>
        <w:pStyle w:val="38"/>
        <w:framePr w:wrap="notBeside"/>
        <w:rPr>
          <w:rtl/>
        </w:rPr>
      </w:pPr>
      <w:r w:rsidRPr="00C14A40">
        <w:rPr>
          <w:rtl/>
        </w:rPr>
        <w:t xml:space="preserve">למ"ד </w:t>
      </w:r>
    </w:p>
    <w:p w14:paraId="52FA3B33" w14:textId="7249B623" w:rsidR="003E2DCC" w:rsidRPr="006F178A" w:rsidRDefault="003E2DCC" w:rsidP="003E2DCC">
      <w:pPr>
        <w:rPr>
          <w:rtl/>
        </w:rPr>
      </w:pPr>
      <w:r w:rsidRPr="006F178A">
        <w:rPr>
          <w:rtl/>
        </w:rPr>
        <w:t>כל היום אין, טפי לא, אפילו שלא לצורך השבת מפר;</w:t>
      </w:r>
    </w:p>
    <w:p w14:paraId="086063F7" w14:textId="77777777" w:rsidR="00395D31" w:rsidRPr="00C14A40" w:rsidRDefault="003E2DCC" w:rsidP="00395D31">
      <w:pPr>
        <w:pStyle w:val="38"/>
        <w:framePr w:wrap="notBeside"/>
        <w:rPr>
          <w:rtl/>
        </w:rPr>
      </w:pPr>
      <w:r w:rsidRPr="00C14A40">
        <w:rPr>
          <w:rFonts w:hint="cs"/>
          <w:rtl/>
        </w:rPr>
        <w:t>למ</w:t>
      </w:r>
      <w:r w:rsidRPr="00C14A40">
        <w:rPr>
          <w:rtl/>
        </w:rPr>
        <w:t>"</w:t>
      </w:r>
      <w:r w:rsidRPr="00C14A40">
        <w:rPr>
          <w:rFonts w:hint="cs"/>
          <w:rtl/>
        </w:rPr>
        <w:t>ד</w:t>
      </w:r>
      <w:r w:rsidRPr="00C14A40">
        <w:rPr>
          <w:rtl/>
        </w:rPr>
        <w:t xml:space="preserve"> </w:t>
      </w:r>
    </w:p>
    <w:p w14:paraId="64BE0006" w14:textId="530F2DE4" w:rsidR="003E2DCC" w:rsidRPr="006F178A" w:rsidRDefault="003E2DCC" w:rsidP="003E2DCC">
      <w:pPr>
        <w:rPr>
          <w:rtl/>
        </w:rPr>
      </w:pPr>
      <w:r w:rsidRPr="006F178A">
        <w:rPr>
          <w:rtl/>
        </w:rPr>
        <w:t>מעת לעת, לצורך השבת אין, שלא לצורך השבת לא.</w:t>
      </w:r>
    </w:p>
    <w:p w14:paraId="6813C09E" w14:textId="77777777" w:rsidR="003E2DCC" w:rsidRPr="00295E41" w:rsidRDefault="003E2DCC" w:rsidP="003E2DCC">
      <w:pPr>
        <w:rPr>
          <w:rStyle w:val="afffa"/>
          <w:rtl/>
        </w:rPr>
      </w:pPr>
      <w:r w:rsidRPr="00295E41">
        <w:rPr>
          <w:rStyle w:val="afffa"/>
          <w:rtl/>
        </w:rPr>
        <w:t>ונשאלין לנדרים שהן לצורך השבת.</w:t>
      </w:r>
    </w:p>
    <w:p w14:paraId="58D15074" w14:textId="623B8439" w:rsidR="003E2DCC" w:rsidRPr="006F178A" w:rsidRDefault="003E2DCC" w:rsidP="00CE1E87">
      <w:pPr>
        <w:pStyle w:val="affffb"/>
        <w:rPr>
          <w:rtl/>
        </w:rPr>
      </w:pPr>
      <w:r w:rsidRPr="00742D4D">
        <w:rPr>
          <w:rtl/>
        </w:rPr>
        <w:t>איבעיא</w:t>
      </w:r>
      <w:r w:rsidRPr="006F178A">
        <w:rPr>
          <w:rtl/>
        </w:rPr>
        <w:t>: כשלא היה להם פנאי, א</w:t>
      </w:r>
      <w:r w:rsidR="00F2715D">
        <w:rPr>
          <w:rFonts w:hint="cs"/>
          <w:rtl/>
        </w:rPr>
        <w:t>ו</w:t>
      </w:r>
      <w:r w:rsidRPr="006F178A">
        <w:rPr>
          <w:rtl/>
        </w:rPr>
        <w:t xml:space="preserve"> כשהיה להם פנאי? </w:t>
      </w:r>
    </w:p>
    <w:p w14:paraId="2D11DF9A" w14:textId="77777777" w:rsidR="00395D31" w:rsidRPr="00C14A40" w:rsidRDefault="003E2DCC" w:rsidP="00395D31">
      <w:pPr>
        <w:pStyle w:val="38"/>
        <w:framePr w:wrap="notBeside"/>
        <w:rPr>
          <w:rFonts w:hint="cs"/>
          <w:rtl/>
        </w:rPr>
      </w:pPr>
      <w:r w:rsidRPr="00C14A40">
        <w:rPr>
          <w:rtl/>
        </w:rPr>
        <w:t xml:space="preserve">ת"ש: </w:t>
      </w:r>
    </w:p>
    <w:p w14:paraId="710850EC" w14:textId="371EA0F6" w:rsidR="003E2DCC" w:rsidRPr="005F2730" w:rsidRDefault="00F2715D" w:rsidP="003E2DCC">
      <w:pPr>
        <w:rPr>
          <w:spacing w:val="-4"/>
          <w:rtl/>
        </w:rPr>
      </w:pPr>
      <w:r w:rsidRPr="005F2730">
        <w:rPr>
          <w:rFonts w:hint="cs"/>
          <w:spacing w:val="-4"/>
          <w:rtl/>
        </w:rPr>
        <w:t xml:space="preserve">שנזקקו </w:t>
      </w:r>
      <w:r w:rsidR="003E2DCC" w:rsidRPr="005F2730">
        <w:rPr>
          <w:rStyle w:val="affffe"/>
          <w:spacing w:val="-4"/>
          <w:rtl/>
        </w:rPr>
        <w:t>רבנן לב</w:t>
      </w:r>
      <w:r w:rsidR="003E2DCC" w:rsidRPr="005F2730">
        <w:rPr>
          <w:rStyle w:val="affffe"/>
          <w:rFonts w:hint="cs"/>
          <w:spacing w:val="-4"/>
          <w:rtl/>
        </w:rPr>
        <w:t>דר</w:t>
      </w:r>
      <w:r w:rsidR="003E2DCC" w:rsidRPr="005F2730">
        <w:rPr>
          <w:rStyle w:val="affffe"/>
          <w:spacing w:val="-4"/>
          <w:rtl/>
        </w:rPr>
        <w:t>"</w:t>
      </w:r>
      <w:r w:rsidR="003E2DCC" w:rsidRPr="005F2730">
        <w:rPr>
          <w:rStyle w:val="affffe"/>
          <w:rFonts w:hint="cs"/>
          <w:spacing w:val="-4"/>
          <w:rtl/>
        </w:rPr>
        <w:t>ז בר</w:t>
      </w:r>
      <w:r w:rsidR="003E2DCC" w:rsidRPr="005F2730">
        <w:rPr>
          <w:rStyle w:val="affffe"/>
          <w:spacing w:val="-4"/>
          <w:rtl/>
        </w:rPr>
        <w:t>"</w:t>
      </w:r>
      <w:r w:rsidR="003E2DCC" w:rsidRPr="005F2730">
        <w:rPr>
          <w:rStyle w:val="affffe"/>
          <w:rFonts w:hint="cs"/>
          <w:spacing w:val="-4"/>
          <w:rtl/>
        </w:rPr>
        <w:t>ז</w:t>
      </w:r>
      <w:r w:rsidR="003E2DCC" w:rsidRPr="005F2730">
        <w:rPr>
          <w:rStyle w:val="affffe"/>
          <w:spacing w:val="-4"/>
          <w:rtl/>
        </w:rPr>
        <w:t>,</w:t>
      </w:r>
      <w:r w:rsidR="003E2DCC" w:rsidRPr="005F2730">
        <w:rPr>
          <w:spacing w:val="-4"/>
          <w:rtl/>
        </w:rPr>
        <w:t xml:space="preserve"> א</w:t>
      </w:r>
      <w:r w:rsidR="005F2730" w:rsidRPr="005F2730">
        <w:rPr>
          <w:rFonts w:hint="cs"/>
          <w:spacing w:val="-4"/>
          <w:rtl/>
        </w:rPr>
        <w:t>ף</w:t>
      </w:r>
      <w:r w:rsidR="003E2DCC" w:rsidRPr="005F2730">
        <w:rPr>
          <w:spacing w:val="-4"/>
          <w:rtl/>
        </w:rPr>
        <w:t xml:space="preserve"> בנדרים שהיה להם פנאי מבעו</w:t>
      </w:r>
      <w:r w:rsidR="005F2730" w:rsidRPr="005F2730">
        <w:rPr>
          <w:rFonts w:hint="cs"/>
          <w:spacing w:val="-4"/>
          <w:rtl/>
        </w:rPr>
        <w:t>"י</w:t>
      </w:r>
      <w:r w:rsidR="003E2DCC" w:rsidRPr="005F2730">
        <w:rPr>
          <w:spacing w:val="-4"/>
          <w:rtl/>
        </w:rPr>
        <w:t>.</w:t>
      </w:r>
    </w:p>
    <w:p w14:paraId="14DB8800" w14:textId="77777777" w:rsidR="00451D74" w:rsidRDefault="003E2DCC" w:rsidP="003E2DCC">
      <w:pPr>
        <w:rPr>
          <w:rStyle w:val="affffe"/>
          <w:rtl/>
        </w:rPr>
      </w:pPr>
      <w:r w:rsidRPr="005F2730">
        <w:rPr>
          <w:rStyle w:val="affffe"/>
          <w:rtl/>
        </w:rPr>
        <w:t xml:space="preserve">סבר רב יוסף: </w:t>
      </w:r>
      <w:r w:rsidRPr="006F178A">
        <w:rPr>
          <w:rtl/>
        </w:rPr>
        <w:t>נשאלין נדרי</w:t>
      </w:r>
      <w:r w:rsidRPr="006F178A">
        <w:rPr>
          <w:rFonts w:hint="cs"/>
          <w:rtl/>
        </w:rPr>
        <w:t>ם</w:t>
      </w:r>
      <w:r w:rsidRPr="006F178A">
        <w:rPr>
          <w:rtl/>
        </w:rPr>
        <w:t xml:space="preserve"> בשבת - ביחיד מומחה, </w:t>
      </w:r>
      <w:r w:rsidR="00451D74">
        <w:rPr>
          <w:rFonts w:hint="cs"/>
          <w:rtl/>
        </w:rPr>
        <w:t xml:space="preserve">ולא </w:t>
      </w:r>
      <w:r w:rsidRPr="006F178A">
        <w:rPr>
          <w:rtl/>
        </w:rPr>
        <w:t xml:space="preserve">בשלשה הדיוטות, משום דמתחזי כדינא, </w:t>
      </w:r>
    </w:p>
    <w:p w14:paraId="7FE25357" w14:textId="77777777" w:rsidR="00395D31" w:rsidRPr="00C14A40" w:rsidRDefault="003E2DCC" w:rsidP="00395D31">
      <w:pPr>
        <w:pStyle w:val="38"/>
        <w:framePr w:wrap="notBeside"/>
        <w:rPr>
          <w:rtl/>
        </w:rPr>
      </w:pPr>
      <w:r w:rsidRPr="00C14A40">
        <w:rPr>
          <w:rtl/>
        </w:rPr>
        <w:t xml:space="preserve">אביי: </w:t>
      </w:r>
    </w:p>
    <w:p w14:paraId="67156551" w14:textId="7B477862" w:rsidR="003E2DCC" w:rsidRPr="006F178A" w:rsidRDefault="003E2DCC" w:rsidP="003E2DCC">
      <w:pPr>
        <w:rPr>
          <w:rtl/>
        </w:rPr>
      </w:pPr>
      <w:r w:rsidRPr="0080467E">
        <w:rPr>
          <w:rtl/>
        </w:rPr>
        <w:t xml:space="preserve">כיון </w:t>
      </w:r>
      <w:r w:rsidR="0080467E">
        <w:rPr>
          <w:rFonts w:hint="cs"/>
          <w:rtl/>
        </w:rPr>
        <w:t xml:space="preserve">שלא נראה כדין אפשר </w:t>
      </w:r>
      <w:r w:rsidR="0052609B">
        <w:rPr>
          <w:rtl/>
        </w:rPr>
        <w:t>אף</w:t>
      </w:r>
      <w:r w:rsidRPr="006F178A">
        <w:rPr>
          <w:rtl/>
        </w:rPr>
        <w:t xml:space="preserve"> מעומד, </w:t>
      </w:r>
      <w:r w:rsidR="0080467E">
        <w:rPr>
          <w:rFonts w:hint="cs"/>
          <w:rtl/>
        </w:rPr>
        <w:t>ו</w:t>
      </w:r>
      <w:r w:rsidRPr="006F178A">
        <w:rPr>
          <w:rtl/>
        </w:rPr>
        <w:t xml:space="preserve">בקרובים, </w:t>
      </w:r>
      <w:r w:rsidR="00DC0BA2">
        <w:rPr>
          <w:rtl/>
        </w:rPr>
        <w:t>ו</w:t>
      </w:r>
      <w:r w:rsidRPr="006F178A">
        <w:rPr>
          <w:rtl/>
        </w:rPr>
        <w:t>בלילה,</w:t>
      </w:r>
    </w:p>
    <w:p w14:paraId="4DC15035" w14:textId="77777777" w:rsidR="0075729B" w:rsidRDefault="003E2DCC" w:rsidP="00395D31">
      <w:pPr>
        <w:pStyle w:val="38"/>
        <w:framePr w:wrap="notBeside"/>
        <w:rPr>
          <w:rFonts w:hint="cs"/>
          <w:rtl/>
        </w:rPr>
      </w:pPr>
      <w:r w:rsidRPr="00C14A40">
        <w:rPr>
          <w:rFonts w:hint="cs"/>
          <w:rtl/>
        </w:rPr>
        <w:t>ר</w:t>
      </w:r>
      <w:r w:rsidRPr="00C14A40">
        <w:rPr>
          <w:rtl/>
        </w:rPr>
        <w:t>"</w:t>
      </w:r>
      <w:r w:rsidRPr="00C14A40">
        <w:rPr>
          <w:rFonts w:hint="cs"/>
          <w:rtl/>
        </w:rPr>
        <w:t>א מרב</w:t>
      </w:r>
      <w:r w:rsidR="00A26FA2" w:rsidRPr="00C14A40">
        <w:rPr>
          <w:rFonts w:hint="cs"/>
          <w:rtl/>
        </w:rPr>
        <w:t>:</w:t>
      </w:r>
    </w:p>
    <w:p w14:paraId="3ADCD0BC" w14:textId="43F5F4E8" w:rsidR="003E2DCC" w:rsidRPr="006F178A" w:rsidRDefault="003E2DCC" w:rsidP="003E2DCC">
      <w:pPr>
        <w:rPr>
          <w:rtl/>
        </w:rPr>
      </w:pPr>
      <w:r w:rsidRPr="006F178A">
        <w:rPr>
          <w:rFonts w:hint="cs"/>
          <w:rtl/>
        </w:rPr>
        <w:t>הלכה</w:t>
      </w:r>
      <w:r w:rsidRPr="006F178A">
        <w:rPr>
          <w:rtl/>
        </w:rPr>
        <w:t>: נשאלין בלילה.</w:t>
      </w:r>
    </w:p>
    <w:p w14:paraId="7C391DA8" w14:textId="77777777" w:rsidR="0075729B" w:rsidRDefault="003E2DCC" w:rsidP="00395D31">
      <w:pPr>
        <w:pStyle w:val="38"/>
        <w:framePr w:wrap="notBeside"/>
        <w:rPr>
          <w:rFonts w:hint="cs"/>
          <w:rtl/>
        </w:rPr>
      </w:pPr>
      <w:r w:rsidRPr="00C14A40">
        <w:rPr>
          <w:rtl/>
        </w:rPr>
        <w:t>ר"</w:t>
      </w:r>
      <w:r w:rsidRPr="00C14A40">
        <w:rPr>
          <w:rFonts w:hint="cs"/>
          <w:rtl/>
        </w:rPr>
        <w:t>א לר</w:t>
      </w:r>
      <w:r w:rsidRPr="00C14A40">
        <w:rPr>
          <w:rtl/>
        </w:rPr>
        <w:t>"</w:t>
      </w:r>
      <w:r w:rsidRPr="00C14A40">
        <w:rPr>
          <w:rFonts w:hint="cs"/>
          <w:rtl/>
        </w:rPr>
        <w:t>ה</w:t>
      </w:r>
    </w:p>
    <w:p w14:paraId="6ADC5258" w14:textId="3B43DA91" w:rsidR="00DF0A08" w:rsidRDefault="003E2DCC" w:rsidP="00DF0A08">
      <w:pPr>
        <w:rPr>
          <w:rtl/>
        </w:rPr>
      </w:pPr>
      <w:r w:rsidRPr="00A26FA2">
        <w:rPr>
          <w:rStyle w:val="affffe"/>
          <w:rFonts w:hint="cs"/>
          <w:rtl/>
        </w:rPr>
        <w:t>כך אמר רב</w:t>
      </w:r>
      <w:r w:rsidRPr="006F178A">
        <w:rPr>
          <w:rFonts w:hint="cs"/>
          <w:rtl/>
        </w:rPr>
        <w:t xml:space="preserve">? </w:t>
      </w:r>
      <w:r w:rsidRPr="00DF0A08">
        <w:rPr>
          <w:rStyle w:val="affffe"/>
          <w:rtl/>
        </w:rPr>
        <w:t>א"ל:</w:t>
      </w:r>
      <w:r w:rsidRPr="006F178A">
        <w:rPr>
          <w:rtl/>
        </w:rPr>
        <w:t xml:space="preserve"> </w:t>
      </w:r>
      <w:r w:rsidR="0063348E">
        <w:rPr>
          <w:rFonts w:hint="cs"/>
          <w:rtl/>
        </w:rPr>
        <w:t xml:space="preserve">להשתיקני או להשקותני </w:t>
      </w:r>
      <w:r w:rsidR="0063348E" w:rsidRPr="0063348E">
        <w:rPr>
          <w:rStyle w:val="afffff0"/>
          <w:rFonts w:hint="cs"/>
          <w:rtl/>
        </w:rPr>
        <w:t>[</w:t>
      </w:r>
      <w:r w:rsidR="0063348E">
        <w:rPr>
          <w:rStyle w:val="afffff0"/>
          <w:rFonts w:hint="cs"/>
          <w:rtl/>
        </w:rPr>
        <w:t xml:space="preserve">יין, </w:t>
      </w:r>
      <w:r w:rsidR="0063348E" w:rsidRPr="0063348E">
        <w:rPr>
          <w:rStyle w:val="afffff0"/>
          <w:rFonts w:hint="cs"/>
          <w:rtl/>
        </w:rPr>
        <w:t>שזה נכון]</w:t>
      </w:r>
      <w:r w:rsidR="0063348E">
        <w:rPr>
          <w:rFonts w:hint="cs"/>
          <w:rtl/>
        </w:rPr>
        <w:t xml:space="preserve"> </w:t>
      </w:r>
    </w:p>
    <w:p w14:paraId="7633EC60" w14:textId="77777777" w:rsidR="0075729B" w:rsidRDefault="003E2DCC" w:rsidP="00395D31">
      <w:pPr>
        <w:pStyle w:val="38"/>
        <w:framePr w:wrap="notBeside"/>
        <w:rPr>
          <w:rtl/>
        </w:rPr>
      </w:pPr>
      <w:r w:rsidRPr="00C14A40">
        <w:rPr>
          <w:rFonts w:hint="cs"/>
          <w:rtl/>
        </w:rPr>
        <w:t>ראב</w:t>
      </w:r>
      <w:r w:rsidRPr="00C14A40">
        <w:rPr>
          <w:rtl/>
        </w:rPr>
        <w:t>"</w:t>
      </w:r>
      <w:r w:rsidRPr="00C14A40">
        <w:rPr>
          <w:rFonts w:hint="cs"/>
          <w:rtl/>
        </w:rPr>
        <w:t>א</w:t>
      </w:r>
      <w:r w:rsidRPr="00C14A40">
        <w:rPr>
          <w:rtl/>
        </w:rPr>
        <w:t>:</w:t>
      </w:r>
    </w:p>
    <w:p w14:paraId="7903D9F7" w14:textId="3633A454" w:rsidR="003E2DCC" w:rsidRPr="006F178A" w:rsidRDefault="003E2DCC" w:rsidP="00DF0A08">
      <w:pPr>
        <w:rPr>
          <w:rtl/>
        </w:rPr>
      </w:pPr>
      <w:r w:rsidRPr="00DF0A08">
        <w:rPr>
          <w:rStyle w:val="affffe"/>
          <w:rtl/>
        </w:rPr>
        <w:t xml:space="preserve">רב </w:t>
      </w:r>
      <w:r w:rsidR="00CE3434">
        <w:rPr>
          <w:rStyle w:val="affffe"/>
          <w:rFonts w:hint="cs"/>
          <w:rtl/>
        </w:rPr>
        <w:t>התיר ל</w:t>
      </w:r>
      <w:r w:rsidRPr="00DF0A08">
        <w:rPr>
          <w:rStyle w:val="affffe"/>
          <w:rtl/>
        </w:rPr>
        <w:t>רבה</w:t>
      </w:r>
      <w:r w:rsidRPr="00DF0A08">
        <w:rPr>
          <w:rStyle w:val="affffe"/>
          <w:rFonts w:hint="cs"/>
          <w:rtl/>
        </w:rPr>
        <w:t xml:space="preserve"> בקיטו</w:t>
      </w:r>
      <w:r w:rsidR="00CE3434">
        <w:rPr>
          <w:rStyle w:val="affffe"/>
          <w:rFonts w:hint="cs"/>
          <w:rtl/>
        </w:rPr>
        <w:t>ן</w:t>
      </w:r>
      <w:r w:rsidRPr="00DF0A08">
        <w:rPr>
          <w:rStyle w:val="affffe"/>
          <w:rFonts w:hint="cs"/>
          <w:rtl/>
        </w:rPr>
        <w:t xml:space="preserve"> </w:t>
      </w:r>
      <w:r w:rsidR="00CE3434">
        <w:rPr>
          <w:rStyle w:val="affffe"/>
          <w:rFonts w:hint="cs"/>
          <w:rtl/>
        </w:rPr>
        <w:t xml:space="preserve">שלו, </w:t>
      </w:r>
      <w:r w:rsidR="00CE3434">
        <w:rPr>
          <w:rFonts w:hint="cs"/>
          <w:rtl/>
        </w:rPr>
        <w:t>כש</w:t>
      </w:r>
      <w:r w:rsidRPr="006F178A">
        <w:rPr>
          <w:rFonts w:hint="cs"/>
          <w:rtl/>
        </w:rPr>
        <w:t>עומד</w:t>
      </w:r>
      <w:r w:rsidR="00CE3434">
        <w:rPr>
          <w:rFonts w:hint="cs"/>
          <w:rtl/>
        </w:rPr>
        <w:t>,</w:t>
      </w:r>
      <w:r w:rsidRPr="006F178A">
        <w:rPr>
          <w:rFonts w:hint="cs"/>
          <w:rtl/>
        </w:rPr>
        <w:t xml:space="preserve"> יחידי ובלילה</w:t>
      </w:r>
      <w:r w:rsidR="00CE3434">
        <w:rPr>
          <w:rFonts w:hint="cs"/>
          <w:rtl/>
        </w:rPr>
        <w:t>.</w:t>
      </w:r>
    </w:p>
    <w:p w14:paraId="23CDE034" w14:textId="77777777" w:rsidR="003E2DCC" w:rsidRPr="006F178A" w:rsidRDefault="003E2DCC" w:rsidP="00A522DC">
      <w:pPr>
        <w:pStyle w:val="a3"/>
        <w:framePr w:wrap="around"/>
        <w:rPr>
          <w:rtl/>
        </w:rPr>
      </w:pPr>
      <w:r w:rsidRPr="006F178A">
        <w:rPr>
          <w:rtl/>
        </w:rPr>
        <w:t>עז:</w:t>
      </w:r>
    </w:p>
    <w:p w14:paraId="3AC3CA76" w14:textId="77777777" w:rsidR="0075729B" w:rsidRDefault="003E2DCC" w:rsidP="00395D31">
      <w:pPr>
        <w:pStyle w:val="38"/>
        <w:framePr w:wrap="notBeside"/>
        <w:rPr>
          <w:rtl/>
        </w:rPr>
      </w:pPr>
      <w:r w:rsidRPr="00C14A40">
        <w:rPr>
          <w:rFonts w:hint="cs"/>
          <w:rtl/>
        </w:rPr>
        <w:t>רבה מר</w:t>
      </w:r>
      <w:r w:rsidRPr="00C14A40">
        <w:rPr>
          <w:rtl/>
        </w:rPr>
        <w:t>"</w:t>
      </w:r>
      <w:r w:rsidRPr="00C14A40">
        <w:rPr>
          <w:rFonts w:hint="cs"/>
          <w:rtl/>
        </w:rPr>
        <w:t xml:space="preserve">נ </w:t>
      </w:r>
      <w:r w:rsidRPr="00C14A40">
        <w:rPr>
          <w:rtl/>
        </w:rPr>
        <w:t>הלכה:</w:t>
      </w:r>
    </w:p>
    <w:p w14:paraId="399B72EC" w14:textId="4100121D" w:rsidR="003E2DCC" w:rsidRPr="006F178A" w:rsidRDefault="003E2DCC" w:rsidP="003E2DCC">
      <w:pPr>
        <w:rPr>
          <w:rtl/>
        </w:rPr>
      </w:pPr>
      <w:r w:rsidRPr="006F178A">
        <w:rPr>
          <w:rtl/>
        </w:rPr>
        <w:t xml:space="preserve">נשאלין נדרים עומד יחידי ובלילה, ובשבת ובקרובים, </w:t>
      </w:r>
      <w:r w:rsidR="00DC0BA2">
        <w:rPr>
          <w:rtl/>
        </w:rPr>
        <w:t xml:space="preserve">ואף </w:t>
      </w:r>
      <w:r w:rsidRPr="006F178A">
        <w:rPr>
          <w:rtl/>
        </w:rPr>
        <w:t>היה להן פנאי מבעוד יום.</w:t>
      </w:r>
    </w:p>
    <w:p w14:paraId="1B9493F0" w14:textId="307DA701" w:rsidR="003E2DCC" w:rsidRPr="006F178A" w:rsidRDefault="003E2DCC" w:rsidP="003E2DCC">
      <w:pPr>
        <w:rPr>
          <w:rtl/>
        </w:rPr>
      </w:pPr>
      <w:r w:rsidRPr="006F178A">
        <w:rPr>
          <w:rtl/>
        </w:rPr>
        <w:t xml:space="preserve">עומד? </w:t>
      </w:r>
      <w:r w:rsidRPr="00B91ADA">
        <w:rPr>
          <w:rStyle w:val="affffe"/>
          <w:rtl/>
        </w:rPr>
        <w:t xml:space="preserve">והתניא: </w:t>
      </w:r>
      <w:r>
        <w:rPr>
          <w:rtl/>
        </w:rPr>
        <w:t xml:space="preserve">ירד </w:t>
      </w:r>
      <w:r>
        <w:rPr>
          <w:rStyle w:val="affffe"/>
          <w:rtl/>
          <w:rPrChange w:id="9169" w:author="מנוע אמוראים" w:date="2026-10-05T16:41:00Z">
            <w:rPr>
              <w:rtl/>
            </w:rPr>
          </w:rPrChange>
        </w:rPr>
        <w:t xml:space="preserve">ר"ג</w:t>
      </w:r>
      <w:r>
        <w:rPr>
          <w:rtl/>
        </w:rPr>
        <w:t xml:space="preserve"> מהחמור, ונתעטף וישב והתיר לו נדרו!</w:t>
      </w:r>
    </w:p>
    <w:p w14:paraId="2DFC2D9D" w14:textId="325E274D" w:rsidR="003E2DCC" w:rsidRPr="006F178A" w:rsidRDefault="00DB2844" w:rsidP="00E415F1">
      <w:pPr>
        <w:rPr>
          <w:rtl/>
        </w:rPr>
      </w:pPr>
      <w:r w:rsidRPr="00E415F1">
        <w:rPr>
          <w:rStyle w:val="affffe"/>
          <w:rFonts w:hint="cs"/>
          <w:rtl/>
        </w:rPr>
        <w:t>שר</w:t>
      </w:r>
      <w:r w:rsidR="0075729B">
        <w:rPr>
          <w:rStyle w:val="affffe"/>
          <w:rtl/>
        </w:rPr>
        <w:t>"</w:t>
      </w:r>
      <w:r w:rsidRPr="00E415F1">
        <w:rPr>
          <w:rStyle w:val="affffe"/>
          <w:rFonts w:hint="cs"/>
          <w:rtl/>
        </w:rPr>
        <w:t xml:space="preserve">ג </w:t>
      </w:r>
      <w:r w:rsidR="003E2DCC" w:rsidRPr="00E415F1">
        <w:rPr>
          <w:rStyle w:val="affffe"/>
          <w:rtl/>
        </w:rPr>
        <w:t xml:space="preserve">סבר: </w:t>
      </w:r>
      <w:r w:rsidR="00E415F1">
        <w:rPr>
          <w:rFonts w:ascii="Fb Fontext" w:hAnsi="Fb Fontext" w:hint="cs"/>
          <w:rtl/>
        </w:rPr>
        <w:t xml:space="preserve">אין </w:t>
      </w:r>
      <w:r w:rsidR="003E2DCC" w:rsidRPr="00DB2844">
        <w:rPr>
          <w:rFonts w:ascii="Fb Fontext" w:hAnsi="Fb Fontext"/>
          <w:rtl/>
        </w:rPr>
        <w:t xml:space="preserve">פותחין בחרטה, </w:t>
      </w:r>
      <w:r w:rsidR="00E415F1">
        <w:rPr>
          <w:rFonts w:ascii="Fb Fontext" w:hAnsi="Fb Fontext" w:hint="cs"/>
          <w:rtl/>
        </w:rPr>
        <w:t xml:space="preserve">וצריך לעיין למצוא טעות לכך ישב </w:t>
      </w:r>
    </w:p>
    <w:p w14:paraId="62EC17B1" w14:textId="39BF2FBE" w:rsidR="0075729B" w:rsidRDefault="003E2DCC" w:rsidP="00395D31">
      <w:pPr>
        <w:pStyle w:val="38"/>
        <w:framePr w:wrap="notBeside"/>
        <w:rPr>
          <w:rtl/>
        </w:rPr>
      </w:pPr>
      <w:r w:rsidRPr="00C14A40">
        <w:rPr>
          <w:rtl/>
        </w:rPr>
        <w:t>ור</w:t>
      </w:r>
      <w:r w:rsidR="0075729B">
        <w:rPr>
          <w:rtl/>
        </w:rPr>
        <w:t>"</w:t>
      </w:r>
      <w:r w:rsidR="00E415F1" w:rsidRPr="00C14A40">
        <w:rPr>
          <w:rFonts w:hint="cs"/>
          <w:rtl/>
        </w:rPr>
        <w:t>נ</w:t>
      </w:r>
      <w:r w:rsidRPr="00C14A40">
        <w:rPr>
          <w:rtl/>
        </w:rPr>
        <w:t xml:space="preserve"> סבר:</w:t>
      </w:r>
    </w:p>
    <w:p w14:paraId="3E6EA831" w14:textId="043AE83D" w:rsidR="003E2DCC" w:rsidRPr="006F178A" w:rsidRDefault="003E2DCC" w:rsidP="00C14A40">
      <w:pPr>
        <w:spacing w:after="60"/>
        <w:rPr>
          <w:rtl/>
        </w:rPr>
      </w:pPr>
      <w:r w:rsidRPr="006F178A">
        <w:rPr>
          <w:rtl/>
        </w:rPr>
        <w:t>פותחין בחרטה, ואפילו מעומד.</w:t>
      </w:r>
    </w:p>
    <w:p w14:paraId="7509E271" w14:textId="29ACFB24" w:rsidR="0075729B" w:rsidRDefault="003E2DCC" w:rsidP="00395D31">
      <w:pPr>
        <w:pStyle w:val="38"/>
        <w:framePr w:wrap="notBeside"/>
        <w:rPr>
          <w:rtl/>
        </w:rPr>
      </w:pPr>
      <w:r w:rsidRPr="00C14A40">
        <w:rPr>
          <w:rtl/>
        </w:rPr>
        <w:t>רבא לר</w:t>
      </w:r>
      <w:r w:rsidR="0075729B">
        <w:rPr>
          <w:rtl/>
        </w:rPr>
        <w:t>"</w:t>
      </w:r>
      <w:r w:rsidR="00B91ADA" w:rsidRPr="00C14A40">
        <w:rPr>
          <w:rFonts w:hint="cs"/>
          <w:rtl/>
        </w:rPr>
        <w:t>נ</w:t>
      </w:r>
      <w:r w:rsidRPr="00C14A40">
        <w:rPr>
          <w:rtl/>
        </w:rPr>
        <w:t>:</w:t>
      </w:r>
    </w:p>
    <w:p w14:paraId="603C0854" w14:textId="544AD9E9" w:rsidR="00E85697" w:rsidRDefault="003E2DCC" w:rsidP="003E2DCC">
      <w:pPr>
        <w:rPr>
          <w:rFonts w:ascii="Fb Fontext" w:hAnsi="Fb Fontext"/>
          <w:rtl/>
        </w:rPr>
      </w:pPr>
      <w:r w:rsidRPr="00B91ADA">
        <w:rPr>
          <w:rStyle w:val="affffe"/>
          <w:rFonts w:hint="cs"/>
          <w:rtl/>
        </w:rPr>
        <w:t>ראה ל</w:t>
      </w:r>
      <w:r w:rsidR="00EC0C0A">
        <w:rPr>
          <w:rStyle w:val="affffe"/>
          <w:rFonts w:hint="cs"/>
          <w:rtl/>
        </w:rPr>
        <w:t>ת</w:t>
      </w:r>
      <w:r w:rsidR="0075729B">
        <w:rPr>
          <w:rStyle w:val="affffe"/>
          <w:rtl/>
        </w:rPr>
        <w:t>"</w:t>
      </w:r>
      <w:r w:rsidR="00EC0C0A">
        <w:rPr>
          <w:rStyle w:val="affffe"/>
          <w:rFonts w:hint="cs"/>
          <w:rtl/>
        </w:rPr>
        <w:t>ח שבא ממערבא</w:t>
      </w:r>
      <w:r w:rsidRPr="00B91ADA">
        <w:rPr>
          <w:rStyle w:val="affffe"/>
          <w:rFonts w:hint="cs"/>
          <w:rtl/>
        </w:rPr>
        <w:t xml:space="preserve"> ואמר </w:t>
      </w:r>
      <w:r w:rsidR="00E85697">
        <w:rPr>
          <w:rFonts w:ascii="Fb Fontext" w:hAnsi="Fb Fontext" w:hint="cs"/>
          <w:rtl/>
        </w:rPr>
        <w:t xml:space="preserve">שנדרשו </w:t>
      </w:r>
      <w:r w:rsidRPr="006F178A">
        <w:rPr>
          <w:rFonts w:ascii="Fb Fontext" w:hAnsi="Fb Fontext" w:hint="cs"/>
          <w:rtl/>
        </w:rPr>
        <w:t>רבנן</w:t>
      </w:r>
      <w:r w:rsidR="00E85697">
        <w:rPr>
          <w:rFonts w:ascii="Fb Fontext" w:hAnsi="Fb Fontext" w:hint="cs"/>
          <w:rtl/>
        </w:rPr>
        <w:t xml:space="preserve"> להתיר</w:t>
      </w:r>
      <w:r w:rsidRPr="006F178A">
        <w:rPr>
          <w:rFonts w:ascii="Fb Fontext" w:hAnsi="Fb Fontext" w:hint="cs"/>
          <w:rtl/>
        </w:rPr>
        <w:t xml:space="preserve"> </w:t>
      </w:r>
      <w:r w:rsidRPr="00E85697">
        <w:rPr>
          <w:rStyle w:val="affffe"/>
          <w:rFonts w:hint="cs"/>
          <w:rtl/>
        </w:rPr>
        <w:t>לב</w:t>
      </w:r>
      <w:r w:rsidR="00E85697">
        <w:rPr>
          <w:rStyle w:val="affffe"/>
          <w:rFonts w:hint="cs"/>
          <w:rtl/>
        </w:rPr>
        <w:t xml:space="preserve">ן </w:t>
      </w:r>
      <w:r w:rsidRPr="00E85697">
        <w:rPr>
          <w:rStyle w:val="affffe"/>
          <w:rFonts w:hint="cs"/>
          <w:rtl/>
        </w:rPr>
        <w:t>רה</w:t>
      </w:r>
      <w:r w:rsidRPr="00B91ADA">
        <w:rPr>
          <w:rStyle w:val="affffe"/>
          <w:rFonts w:hint="cs"/>
          <w:rtl/>
        </w:rPr>
        <w:t>ב</w:t>
      </w:r>
      <w:r w:rsidRPr="00B91ADA">
        <w:rPr>
          <w:rStyle w:val="affffe"/>
          <w:rtl/>
        </w:rPr>
        <w:t>"</w:t>
      </w:r>
      <w:r w:rsidRPr="00B91ADA">
        <w:rPr>
          <w:rStyle w:val="affffe"/>
          <w:rFonts w:hint="cs"/>
          <w:rtl/>
        </w:rPr>
        <w:t>א</w:t>
      </w:r>
      <w:r w:rsidR="00976839">
        <w:rPr>
          <w:rFonts w:ascii="Fb Fontext" w:hAnsi="Fb Fontext" w:hint="cs"/>
          <w:rtl/>
        </w:rPr>
        <w:t>,</w:t>
      </w:r>
      <w:r w:rsidRPr="006F178A">
        <w:rPr>
          <w:rFonts w:ascii="Fb Fontext" w:hAnsi="Fb Fontext" w:hint="cs"/>
          <w:rtl/>
        </w:rPr>
        <w:t xml:space="preserve"> </w:t>
      </w:r>
    </w:p>
    <w:p w14:paraId="36373692" w14:textId="7F725536" w:rsidR="003E2DCC" w:rsidRPr="006F178A" w:rsidRDefault="003E2DCC" w:rsidP="00E85697">
      <w:pPr>
        <w:rPr>
          <w:rtl/>
        </w:rPr>
      </w:pPr>
      <w:r w:rsidRPr="006F178A">
        <w:rPr>
          <w:rFonts w:ascii="Fb Fontext" w:hAnsi="Fb Fontext"/>
          <w:rtl/>
        </w:rPr>
        <w:t>ואמרו ל</w:t>
      </w:r>
      <w:r w:rsidR="00976839">
        <w:rPr>
          <w:rFonts w:ascii="Fb Fontext" w:hAnsi="Fb Fontext" w:hint="cs"/>
          <w:rtl/>
        </w:rPr>
        <w:t>ו</w:t>
      </w:r>
      <w:r w:rsidRPr="006F178A">
        <w:rPr>
          <w:rFonts w:ascii="Fb Fontext" w:hAnsi="Fb Fontext"/>
          <w:rtl/>
        </w:rPr>
        <w:t xml:space="preserve"> </w:t>
      </w:r>
      <w:r w:rsidRPr="006F178A">
        <w:rPr>
          <w:rFonts w:ascii="Fb Fontext" w:hAnsi="Fb Fontext" w:hint="cs"/>
          <w:rtl/>
        </w:rPr>
        <w:t xml:space="preserve">לך ובקש רחמים על נפשך שחטאת </w:t>
      </w:r>
      <w:r w:rsidRPr="00976839">
        <w:rPr>
          <w:rStyle w:val="affffe"/>
          <w:rFonts w:hint="cs"/>
          <w:rtl/>
        </w:rPr>
        <w:t>דתני ר</w:t>
      </w:r>
      <w:r w:rsidRPr="00976839">
        <w:rPr>
          <w:rStyle w:val="affffe"/>
          <w:rtl/>
        </w:rPr>
        <w:t>"</w:t>
      </w:r>
      <w:r w:rsidRPr="00976839">
        <w:rPr>
          <w:rStyle w:val="affffe"/>
          <w:rFonts w:hint="cs"/>
          <w:rtl/>
        </w:rPr>
        <w:t>ד אחי ר</w:t>
      </w:r>
      <w:r w:rsidRPr="00976839">
        <w:rPr>
          <w:rStyle w:val="affffe"/>
          <w:rtl/>
        </w:rPr>
        <w:t>"</w:t>
      </w:r>
      <w:r w:rsidRPr="00976839">
        <w:rPr>
          <w:rStyle w:val="affffe"/>
          <w:rFonts w:hint="cs"/>
          <w:rtl/>
        </w:rPr>
        <w:t>ס</w:t>
      </w:r>
      <w:r w:rsidRPr="00976839">
        <w:rPr>
          <w:rStyle w:val="affffe"/>
          <w:rtl/>
        </w:rPr>
        <w:t xml:space="preserve">: </w:t>
      </w:r>
      <w:r w:rsidRPr="006F178A">
        <w:rPr>
          <w:rFonts w:ascii="Fb Fontext" w:hAnsi="Fb Fontext"/>
          <w:rtl/>
        </w:rPr>
        <w:t xml:space="preserve">כל הנודר, </w:t>
      </w:r>
      <w:r w:rsidR="00784C92">
        <w:rPr>
          <w:rFonts w:ascii="Fb Fontext" w:hAnsi="Fb Fontext"/>
          <w:rtl/>
        </w:rPr>
        <w:t>אף</w:t>
      </w:r>
      <w:r w:rsidRPr="006F178A">
        <w:rPr>
          <w:rFonts w:ascii="Fb Fontext" w:hAnsi="Fb Fontext" w:hint="cs"/>
          <w:rtl/>
        </w:rPr>
        <w:t xml:space="preserve"> שמקיימו </w:t>
      </w:r>
      <w:r w:rsidRPr="006F178A">
        <w:rPr>
          <w:rFonts w:ascii="Fb Fontext" w:hAnsi="Fb Fontext"/>
          <w:rtl/>
        </w:rPr>
        <w:t xml:space="preserve">נקרא חוטא, </w:t>
      </w:r>
    </w:p>
    <w:p w14:paraId="15B41F6D" w14:textId="2578EFBC" w:rsidR="00807621" w:rsidRPr="00C14A40" w:rsidRDefault="003E2DCC" w:rsidP="00C14A40">
      <w:pPr>
        <w:spacing w:after="60"/>
        <w:rPr>
          <w:rStyle w:val="affffe"/>
          <w:rFonts w:cs="FrankRuehl"/>
          <w:bCs w:val="0"/>
          <w:spacing w:val="0"/>
          <w:szCs w:val="18"/>
          <w:rtl/>
        </w:rPr>
      </w:pPr>
      <w:r w:rsidRPr="00976839">
        <w:rPr>
          <w:rStyle w:val="affffe"/>
          <w:rFonts w:hint="cs"/>
          <w:rtl/>
        </w:rPr>
        <w:t>כר</w:t>
      </w:r>
      <w:r w:rsidRPr="00976839">
        <w:rPr>
          <w:rStyle w:val="affffe"/>
          <w:rtl/>
        </w:rPr>
        <w:t>"</w:t>
      </w:r>
      <w:r w:rsidRPr="00976839">
        <w:rPr>
          <w:rStyle w:val="affffe"/>
          <w:rFonts w:hint="cs"/>
          <w:rtl/>
        </w:rPr>
        <w:t>ז</w:t>
      </w:r>
      <w:r w:rsidR="00976839">
        <w:rPr>
          <w:rStyle w:val="affffe"/>
          <w:rFonts w:hint="cs"/>
          <w:rtl/>
        </w:rPr>
        <w:t>:</w:t>
      </w:r>
      <w:r w:rsidRPr="00976839">
        <w:rPr>
          <w:rStyle w:val="affffe"/>
          <w:rFonts w:hint="cs"/>
          <w:rtl/>
        </w:rPr>
        <w:t xml:space="preserve"> </w:t>
      </w:r>
      <w:r w:rsidRPr="00A824E4">
        <w:rPr>
          <w:rStyle w:val="affffa"/>
          <w:rFonts w:hint="cs"/>
          <w:rtl/>
        </w:rPr>
        <w:t>'ו</w:t>
      </w:r>
      <w:r w:rsidRPr="00A824E4">
        <w:rPr>
          <w:rStyle w:val="affffa"/>
          <w:rtl/>
        </w:rPr>
        <w:t>כי תחדל לנדור לא יהיה בך חטא</w:t>
      </w:r>
      <w:r w:rsidRPr="00A824E4">
        <w:rPr>
          <w:rStyle w:val="affffa"/>
          <w:rFonts w:hint="cs"/>
          <w:rtl/>
        </w:rPr>
        <w:t>'</w:t>
      </w:r>
      <w:r w:rsidRPr="00A824E4">
        <w:rPr>
          <w:rStyle w:val="affffa"/>
          <w:rtl/>
        </w:rPr>
        <w:t>,</w:t>
      </w:r>
      <w:r w:rsidRPr="006F178A">
        <w:rPr>
          <w:rtl/>
        </w:rPr>
        <w:t xml:space="preserve"> הא לא חדלת - </w:t>
      </w:r>
      <w:r w:rsidR="00807621">
        <w:rPr>
          <w:rFonts w:hint="cs"/>
          <w:rtl/>
        </w:rPr>
        <w:t>יש</w:t>
      </w:r>
      <w:r w:rsidRPr="006F178A">
        <w:rPr>
          <w:rtl/>
        </w:rPr>
        <w:t xml:space="preserve"> חטא.</w:t>
      </w:r>
    </w:p>
    <w:p w14:paraId="331B8ACF" w14:textId="77777777" w:rsidR="0075729B" w:rsidRDefault="003E2DCC" w:rsidP="00395D31">
      <w:pPr>
        <w:pStyle w:val="38"/>
        <w:framePr w:wrap="notBeside"/>
        <w:rPr>
          <w:rtl/>
        </w:rPr>
      </w:pPr>
      <w:r w:rsidRPr="00C14A40">
        <w:rPr>
          <w:rtl/>
        </w:rPr>
        <w:t>תניא:</w:t>
      </w:r>
    </w:p>
    <w:p w14:paraId="631C67BE" w14:textId="1740FC4B" w:rsidR="00E9409B" w:rsidRDefault="003E2DCC" w:rsidP="003E2DCC">
      <w:pPr>
        <w:rPr>
          <w:rtl/>
        </w:rPr>
      </w:pPr>
      <w:r w:rsidRPr="006F178A">
        <w:rPr>
          <w:rtl/>
        </w:rPr>
        <w:t xml:space="preserve">האומר לאשתו כל נדרים שתדורי אי אפשי שתדורי, </w:t>
      </w:r>
    </w:p>
    <w:p w14:paraId="38D3ED1F" w14:textId="6CD56155" w:rsidR="003E2DCC" w:rsidRPr="006F178A" w:rsidRDefault="00807621" w:rsidP="00395D31">
      <w:pPr>
        <w:rPr>
          <w:rtl/>
        </w:rPr>
      </w:pPr>
      <w:r>
        <w:rPr>
          <w:rFonts w:hint="cs"/>
          <w:rtl/>
        </w:rPr>
        <w:t>אי</w:t>
      </w:r>
      <w:r w:rsidR="0075729B">
        <w:rPr>
          <w:rtl/>
        </w:rPr>
        <w:t>"</w:t>
      </w:r>
      <w:r>
        <w:rPr>
          <w:rFonts w:hint="cs"/>
          <w:rtl/>
        </w:rPr>
        <w:t>ז</w:t>
      </w:r>
      <w:r w:rsidR="003E2DCC" w:rsidRPr="006F178A">
        <w:rPr>
          <w:rtl/>
        </w:rPr>
        <w:t xml:space="preserve"> נדר - לא אמר כלום;</w:t>
      </w:r>
    </w:p>
    <w:p w14:paraId="353CA37E" w14:textId="7C67E02F" w:rsidR="003E2DCC" w:rsidRPr="006F178A" w:rsidRDefault="003E2DCC" w:rsidP="00C14A40">
      <w:pPr>
        <w:spacing w:after="60"/>
        <w:rPr>
          <w:rtl/>
        </w:rPr>
      </w:pPr>
      <w:r w:rsidRPr="006F178A">
        <w:rPr>
          <w:rtl/>
        </w:rPr>
        <w:t>יפה עשית, ואין כמותך, ואם לא נדרת אני</w:t>
      </w:r>
      <w:r w:rsidR="00807621" w:rsidRPr="00807621">
        <w:rPr>
          <w:rtl/>
        </w:rPr>
        <w:t xml:space="preserve"> </w:t>
      </w:r>
      <w:r w:rsidR="00807621" w:rsidRPr="006F178A">
        <w:rPr>
          <w:rtl/>
        </w:rPr>
        <w:t>מדירך</w:t>
      </w:r>
      <w:r w:rsidRPr="006F178A">
        <w:rPr>
          <w:rtl/>
        </w:rPr>
        <w:t xml:space="preserve"> - דבריו קיימין.</w:t>
      </w:r>
    </w:p>
    <w:p w14:paraId="683AD292" w14:textId="77777777" w:rsidR="0075729B" w:rsidRDefault="003E2DCC" w:rsidP="00C14A40">
      <w:pPr>
        <w:pStyle w:val="38"/>
        <w:framePr w:wrap="notBeside"/>
        <w:rPr>
          <w:rFonts w:hint="cs"/>
          <w:rtl/>
        </w:rPr>
      </w:pPr>
      <w:r w:rsidRPr="00757D20">
        <w:rPr>
          <w:rtl/>
        </w:rPr>
        <w:t>•</w:t>
      </w:r>
    </w:p>
    <w:p w14:paraId="7258DB75" w14:textId="42A8FE91" w:rsidR="003E2DCC" w:rsidRPr="00757D20" w:rsidRDefault="003E2DCC" w:rsidP="003E2DCC">
      <w:pPr>
        <w:rPr>
          <w:rtl/>
        </w:rPr>
      </w:pPr>
      <w:r w:rsidRPr="00757D20">
        <w:rPr>
          <w:rtl/>
        </w:rPr>
        <w:t xml:space="preserve">לא יאמר אדם לאשתו בשבת מופר </w:t>
      </w:r>
      <w:r w:rsidR="00E9409B">
        <w:rPr>
          <w:rFonts w:hint="cs"/>
          <w:rtl/>
        </w:rPr>
        <w:t>ובטל לך</w:t>
      </w:r>
      <w:r w:rsidRPr="00757D20">
        <w:rPr>
          <w:rtl/>
        </w:rPr>
        <w:t>, כדרך שאומר לה בחול, אלא אומר לה טלי ואכלי טלי ושתי, והנדר בטל מאליו.</w:t>
      </w:r>
    </w:p>
    <w:p w14:paraId="12B1BA1B" w14:textId="77777777" w:rsidR="0075729B" w:rsidRDefault="003E2DCC" w:rsidP="00395D31">
      <w:pPr>
        <w:pStyle w:val="38"/>
        <w:framePr w:wrap="notBeside"/>
        <w:rPr>
          <w:rtl/>
        </w:rPr>
      </w:pPr>
      <w:r w:rsidRPr="00C14A40">
        <w:rPr>
          <w:rtl/>
        </w:rPr>
        <w:t>ארי"ו:</w:t>
      </w:r>
    </w:p>
    <w:p w14:paraId="55E80AAB" w14:textId="33AD1956" w:rsidR="003E2DCC" w:rsidRPr="006F178A" w:rsidRDefault="003E2DCC" w:rsidP="00242007">
      <w:pPr>
        <w:rPr>
          <w:rtl/>
        </w:rPr>
      </w:pPr>
      <w:r w:rsidRPr="006F178A">
        <w:rPr>
          <w:rFonts w:ascii="Fb Fontext" w:hAnsi="Fb Fontext"/>
          <w:rtl/>
        </w:rPr>
        <w:t>וצריך שיבטל בלבו.</w:t>
      </w:r>
    </w:p>
    <w:p w14:paraId="17A013C3" w14:textId="77777777" w:rsidR="00395D31" w:rsidRPr="00C14A40" w:rsidRDefault="003E2DCC" w:rsidP="00395D31">
      <w:pPr>
        <w:pStyle w:val="38"/>
        <w:framePr w:wrap="notBeside"/>
        <w:rPr>
          <w:rtl/>
        </w:rPr>
      </w:pPr>
      <w:r w:rsidRPr="00C14A40">
        <w:rPr>
          <w:rtl/>
        </w:rPr>
        <w:t xml:space="preserve">תניא, בש"א: </w:t>
      </w:r>
    </w:p>
    <w:p w14:paraId="41EE2301" w14:textId="131E9753" w:rsidR="003E2DCC" w:rsidRPr="006F178A" w:rsidRDefault="003E2DCC" w:rsidP="00242007">
      <w:pPr>
        <w:rPr>
          <w:rtl/>
        </w:rPr>
      </w:pPr>
      <w:r w:rsidRPr="006F178A">
        <w:rPr>
          <w:rtl/>
        </w:rPr>
        <w:t>בשבת מבטל בלבו, בחול מוציא בשפתיו;</w:t>
      </w:r>
    </w:p>
    <w:p w14:paraId="72D3226F" w14:textId="77777777" w:rsidR="00395D31" w:rsidRPr="00C14A40" w:rsidRDefault="003E2DCC" w:rsidP="00395D31">
      <w:pPr>
        <w:pStyle w:val="38"/>
        <w:framePr w:wrap="notBeside"/>
        <w:rPr>
          <w:rtl/>
        </w:rPr>
      </w:pPr>
      <w:r w:rsidRPr="00C14A40">
        <w:rPr>
          <w:rtl/>
        </w:rPr>
        <w:t>ובה"א:</w:t>
      </w:r>
    </w:p>
    <w:p w14:paraId="67C1B1E1" w14:textId="793EAD5F" w:rsidR="003E2DCC" w:rsidRPr="006F178A" w:rsidRDefault="003E2DCC" w:rsidP="00395D31">
      <w:pPr>
        <w:rPr>
          <w:rtl/>
        </w:rPr>
      </w:pPr>
      <w:r w:rsidRPr="006F178A">
        <w:rPr>
          <w:rtl/>
        </w:rPr>
        <w:t>אחד זה ואחד זה מבטל בלבו, וא</w:t>
      </w:r>
      <w:r w:rsidR="00E9409B">
        <w:rPr>
          <w:rFonts w:hint="cs"/>
          <w:rtl/>
        </w:rPr>
        <w:t xml:space="preserve">"צ </w:t>
      </w:r>
      <w:r w:rsidRPr="006F178A">
        <w:rPr>
          <w:rtl/>
        </w:rPr>
        <w:t>להוציא בשפתיו.</w:t>
      </w:r>
    </w:p>
    <w:p w14:paraId="3E895D6A" w14:textId="77777777" w:rsidR="00395D31" w:rsidRPr="00C14A40" w:rsidRDefault="003E2DCC" w:rsidP="00395D31">
      <w:pPr>
        <w:pStyle w:val="38"/>
        <w:framePr w:wrap="notBeside"/>
        <w:rPr>
          <w:rtl/>
        </w:rPr>
      </w:pPr>
      <w:r w:rsidRPr="00C14A40">
        <w:rPr>
          <w:rtl/>
        </w:rPr>
        <w:t xml:space="preserve">רי"ו: </w:t>
      </w:r>
    </w:p>
    <w:p w14:paraId="0CD200C0" w14:textId="40F2D2AF" w:rsidR="003E2DCC" w:rsidRPr="006F178A" w:rsidRDefault="003E2DCC" w:rsidP="003E2DCC">
      <w:pPr>
        <w:rPr>
          <w:rtl/>
        </w:rPr>
      </w:pPr>
      <w:r w:rsidRPr="006F178A">
        <w:rPr>
          <w:rtl/>
        </w:rPr>
        <w:t>חכם שאמר בלשון בעל, ובעל שאמר בלשון חכם - לא אמר כלום;</w:t>
      </w:r>
    </w:p>
    <w:p w14:paraId="1A32A35A" w14:textId="77777777" w:rsidR="0075729B" w:rsidRDefault="003E2DCC" w:rsidP="00395D31">
      <w:pPr>
        <w:pStyle w:val="38"/>
        <w:framePr w:wrap="notBeside"/>
        <w:rPr>
          <w:rtl/>
        </w:rPr>
      </w:pPr>
      <w:r w:rsidRPr="00C14A40">
        <w:rPr>
          <w:rtl/>
        </w:rPr>
        <w:t>דתני':</w:t>
      </w:r>
    </w:p>
    <w:p w14:paraId="6F736A76" w14:textId="210B0477" w:rsidR="003E2DCC" w:rsidRDefault="003E2DCC" w:rsidP="00C14A40">
      <w:pPr>
        <w:spacing w:after="60"/>
        <w:rPr>
          <w:rtl/>
        </w:rPr>
      </w:pPr>
      <w:r w:rsidRPr="00A824E4">
        <w:rPr>
          <w:rStyle w:val="affffa"/>
          <w:rFonts w:hint="cs"/>
          <w:rtl/>
        </w:rPr>
        <w:t>'</w:t>
      </w:r>
      <w:r w:rsidRPr="00A824E4">
        <w:rPr>
          <w:rStyle w:val="affffa"/>
          <w:rtl/>
        </w:rPr>
        <w:t>זה הדבר</w:t>
      </w:r>
      <w:r w:rsidRPr="00A824E4">
        <w:rPr>
          <w:rStyle w:val="affffa"/>
          <w:rFonts w:hint="cs"/>
          <w:rtl/>
        </w:rPr>
        <w:t>'</w:t>
      </w:r>
      <w:r w:rsidRPr="00A824E4">
        <w:rPr>
          <w:rStyle w:val="affffa"/>
          <w:rtl/>
        </w:rPr>
        <w:t xml:space="preserve"> </w:t>
      </w:r>
      <w:r w:rsidRPr="00757D20">
        <w:rPr>
          <w:rtl/>
        </w:rPr>
        <w:t>- החכם מתיר ואין בעל מתיר,</w:t>
      </w:r>
      <w:r w:rsidRPr="009C5C47">
        <w:rPr>
          <w:rStyle w:val="affffe"/>
          <w:rtl/>
        </w:rPr>
        <w:t xml:space="preserve"> שיכול</w:t>
      </w:r>
      <w:r w:rsidRPr="00757D20">
        <w:rPr>
          <w:rtl/>
        </w:rPr>
        <w:t xml:space="preserve"> ומה חכם שאין מפר - מתיר, בעל שמפר </w:t>
      </w:r>
      <w:r w:rsidR="005612C1">
        <w:rPr>
          <w:rtl/>
        </w:rPr>
        <w:t>–</w:t>
      </w:r>
      <w:r w:rsidRPr="00757D20">
        <w:rPr>
          <w:rtl/>
        </w:rPr>
        <w:t xml:space="preserve"> </w:t>
      </w:r>
      <w:r w:rsidR="005612C1">
        <w:rPr>
          <w:rFonts w:hint="cs"/>
          <w:rtl/>
        </w:rPr>
        <w:t>כ</w:t>
      </w:r>
      <w:r w:rsidR="0075729B">
        <w:rPr>
          <w:rtl/>
        </w:rPr>
        <w:t>"</w:t>
      </w:r>
      <w:r w:rsidR="005612C1">
        <w:rPr>
          <w:rFonts w:hint="cs"/>
          <w:rtl/>
        </w:rPr>
        <w:t>ש</w:t>
      </w:r>
      <w:r w:rsidRPr="00757D20">
        <w:rPr>
          <w:rtl/>
        </w:rPr>
        <w:t xml:space="preserve"> שמתיר? </w:t>
      </w:r>
      <w:r w:rsidRPr="005612C1">
        <w:rPr>
          <w:rStyle w:val="affffe"/>
          <w:rtl/>
        </w:rPr>
        <w:t>ת"ל:</w:t>
      </w:r>
      <w:r w:rsidRPr="005612C1">
        <w:rPr>
          <w:rStyle w:val="affffe"/>
          <w:rFonts w:hint="cs"/>
          <w:rtl/>
        </w:rPr>
        <w:t xml:space="preserve"> </w:t>
      </w:r>
      <w:r w:rsidRPr="004A3A20">
        <w:rPr>
          <w:rStyle w:val="affffa"/>
          <w:rFonts w:hint="cs"/>
          <w:rtl/>
        </w:rPr>
        <w:t>'זה הדבר</w:t>
      </w:r>
      <w:r w:rsidRPr="004A3A20">
        <w:rPr>
          <w:rStyle w:val="affffa"/>
          <w:rtl/>
        </w:rPr>
        <w:t>'</w:t>
      </w:r>
      <w:r w:rsidRPr="004A3A20">
        <w:rPr>
          <w:rStyle w:val="affffa"/>
          <w:rFonts w:hint="cs"/>
          <w:rtl/>
        </w:rPr>
        <w:t>,</w:t>
      </w:r>
    </w:p>
    <w:p w14:paraId="39C83138" w14:textId="77777777" w:rsidR="003E2DCC" w:rsidRPr="006F178A" w:rsidRDefault="003E2DCC" w:rsidP="00A522DC">
      <w:pPr>
        <w:pStyle w:val="a3"/>
        <w:framePr w:wrap="around"/>
        <w:rPr>
          <w:rtl/>
        </w:rPr>
      </w:pPr>
      <w:r w:rsidRPr="006F178A">
        <w:rPr>
          <w:rtl/>
        </w:rPr>
        <w:t>עח.</w:t>
      </w:r>
    </w:p>
    <w:p w14:paraId="72151CC4" w14:textId="06279C66" w:rsidR="00395D31" w:rsidRPr="00C14A40" w:rsidRDefault="003E2DCC" w:rsidP="00395D31">
      <w:pPr>
        <w:pStyle w:val="38"/>
        <w:framePr w:wrap="notBeside"/>
        <w:rPr>
          <w:rFonts w:hint="cs"/>
          <w:rtl/>
        </w:rPr>
      </w:pPr>
      <w:r w:rsidRPr="00C14A40">
        <w:rPr>
          <w:rtl/>
        </w:rPr>
        <w:t xml:space="preserve">תניא אידך: </w:t>
      </w:r>
    </w:p>
    <w:p w14:paraId="50151107" w14:textId="05FA6584" w:rsidR="003E2DCC" w:rsidRPr="006F178A" w:rsidRDefault="003E2DCC" w:rsidP="003E2DCC">
      <w:pPr>
        <w:rPr>
          <w:rtl/>
        </w:rPr>
      </w:pPr>
      <w:r w:rsidRPr="00A824E4">
        <w:rPr>
          <w:rStyle w:val="affffa"/>
          <w:rFonts w:hint="cs"/>
          <w:rtl/>
        </w:rPr>
        <w:t>'</w:t>
      </w:r>
      <w:r w:rsidRPr="00A824E4">
        <w:rPr>
          <w:rStyle w:val="affffa"/>
          <w:rtl/>
        </w:rPr>
        <w:t>זה הדבר</w:t>
      </w:r>
      <w:r w:rsidRPr="00A824E4">
        <w:rPr>
          <w:rStyle w:val="affffa"/>
          <w:rFonts w:hint="cs"/>
          <w:rtl/>
        </w:rPr>
        <w:t>'</w:t>
      </w:r>
      <w:r w:rsidRPr="00A824E4">
        <w:rPr>
          <w:rStyle w:val="affffa"/>
          <w:rtl/>
        </w:rPr>
        <w:t xml:space="preserve"> </w:t>
      </w:r>
      <w:r w:rsidRPr="006F178A">
        <w:rPr>
          <w:rFonts w:ascii="Fb Fontext" w:hAnsi="Fb Fontext"/>
          <w:rtl/>
        </w:rPr>
        <w:t>בעל מפר ואין חכם מפר, שיכול ומה בעל שאין מתיר - מפר, חכם שמתיר - אינו דין שמפר?</w:t>
      </w:r>
    </w:p>
    <w:p w14:paraId="533B11A8" w14:textId="42050925" w:rsidR="003E2DCC" w:rsidRPr="006F178A" w:rsidRDefault="003E2DCC" w:rsidP="00C14A40">
      <w:pPr>
        <w:spacing w:after="60"/>
        <w:rPr>
          <w:rtl/>
        </w:rPr>
      </w:pPr>
      <w:r w:rsidRPr="005612C1">
        <w:rPr>
          <w:rStyle w:val="affffe"/>
          <w:rtl/>
        </w:rPr>
        <w:t>ת"ל:</w:t>
      </w:r>
      <w:r w:rsidRPr="00A824E4">
        <w:rPr>
          <w:rStyle w:val="affffa"/>
          <w:rtl/>
        </w:rPr>
        <w:t xml:space="preserve"> </w:t>
      </w:r>
      <w:r w:rsidRPr="00A824E4">
        <w:rPr>
          <w:rStyle w:val="affffa"/>
          <w:rFonts w:hint="cs"/>
          <w:rtl/>
        </w:rPr>
        <w:t>'</w:t>
      </w:r>
      <w:r w:rsidRPr="00A824E4">
        <w:rPr>
          <w:rStyle w:val="affffa"/>
          <w:rtl/>
        </w:rPr>
        <w:t>זה הדבר</w:t>
      </w:r>
      <w:r w:rsidRPr="00A824E4">
        <w:rPr>
          <w:rStyle w:val="affffa"/>
          <w:rFonts w:hint="cs"/>
          <w:rtl/>
        </w:rPr>
        <w:t>'</w:t>
      </w:r>
      <w:r w:rsidRPr="00A824E4">
        <w:rPr>
          <w:rStyle w:val="affffa"/>
          <w:rtl/>
        </w:rPr>
        <w:t xml:space="preserve"> </w:t>
      </w:r>
      <w:r w:rsidRPr="006F178A">
        <w:rPr>
          <w:rtl/>
        </w:rPr>
        <w:t xml:space="preserve">- בעל מפר ואין חכם מפר, נאמר כאן </w:t>
      </w:r>
      <w:r w:rsidRPr="006F178A">
        <w:rPr>
          <w:rFonts w:hint="cs"/>
          <w:rtl/>
        </w:rPr>
        <w:t>ו</w:t>
      </w:r>
      <w:r w:rsidRPr="006F178A">
        <w:rPr>
          <w:rtl/>
        </w:rPr>
        <w:t>להלן</w:t>
      </w:r>
      <w:r w:rsidRPr="004A3A20">
        <w:rPr>
          <w:rStyle w:val="affffa"/>
          <w:rtl/>
        </w:rPr>
        <w:t xml:space="preserve"> </w:t>
      </w:r>
      <w:r w:rsidRPr="004A3A20">
        <w:rPr>
          <w:rStyle w:val="affffa"/>
          <w:rFonts w:hint="cs"/>
          <w:rtl/>
        </w:rPr>
        <w:t>'</w:t>
      </w:r>
      <w:r w:rsidRPr="004A3A20">
        <w:rPr>
          <w:rStyle w:val="affffa"/>
          <w:rtl/>
        </w:rPr>
        <w:t>זה הדבר</w:t>
      </w:r>
      <w:r w:rsidRPr="004A3A20">
        <w:rPr>
          <w:rStyle w:val="affffa"/>
          <w:rFonts w:hint="cs"/>
          <w:rtl/>
        </w:rPr>
        <w:t>'</w:t>
      </w:r>
      <w:r w:rsidRPr="004A3A20">
        <w:rPr>
          <w:rStyle w:val="affffa"/>
          <w:rtl/>
        </w:rPr>
        <w:t xml:space="preserve"> </w:t>
      </w:r>
      <w:r w:rsidRPr="006F178A">
        <w:rPr>
          <w:rtl/>
        </w:rPr>
        <w:t>בשחוטי חוץ, מה בשחוטי חוץ אף פרשת נדרים - אהרן ובניו וכל ישראל,</w:t>
      </w:r>
      <w:r w:rsidR="0075729B">
        <w:rPr>
          <w:rtl/>
        </w:rPr>
        <w:t xml:space="preserve"> </w:t>
      </w:r>
      <w:r w:rsidRPr="006F178A">
        <w:rPr>
          <w:rtl/>
        </w:rPr>
        <w:t xml:space="preserve">ומה כאן </w:t>
      </w:r>
      <w:r w:rsidR="00242007">
        <w:rPr>
          <w:rFonts w:hint="cs"/>
          <w:rtl/>
        </w:rPr>
        <w:t xml:space="preserve">אף להלן </w:t>
      </w:r>
      <w:r w:rsidRPr="006F178A">
        <w:rPr>
          <w:rtl/>
        </w:rPr>
        <w:t>ראשי המטות</w:t>
      </w:r>
      <w:r w:rsidR="00242007">
        <w:rPr>
          <w:rFonts w:hint="cs"/>
          <w:rtl/>
        </w:rPr>
        <w:t>.</w:t>
      </w:r>
    </w:p>
    <w:p w14:paraId="6B1A0EC3" w14:textId="77777777" w:rsidR="0075729B" w:rsidRDefault="003E2DCC" w:rsidP="00C14A40">
      <w:pPr>
        <w:pStyle w:val="38"/>
        <w:framePr w:wrap="notBeside"/>
        <w:rPr>
          <w:rFonts w:hint="cs"/>
          <w:rtl/>
        </w:rPr>
      </w:pPr>
      <w:r w:rsidRPr="006F178A">
        <w:rPr>
          <w:rtl/>
        </w:rPr>
        <w:t>•</w:t>
      </w:r>
    </w:p>
    <w:p w14:paraId="1C214B40" w14:textId="23B17D21" w:rsidR="003E2DCC" w:rsidRPr="006F178A" w:rsidRDefault="003E2DCC" w:rsidP="003E2DCC">
      <w:pPr>
        <w:rPr>
          <w:rtl/>
        </w:rPr>
      </w:pPr>
      <w:r w:rsidRPr="006F178A">
        <w:rPr>
          <w:rtl/>
        </w:rPr>
        <w:t>בפרשת נדרים</w:t>
      </w:r>
      <w:r w:rsidRPr="006F178A">
        <w:rPr>
          <w:rFonts w:hint="cs"/>
          <w:rtl/>
        </w:rPr>
        <w:t>:</w:t>
      </w:r>
      <w:r w:rsidRPr="001C3927">
        <w:rPr>
          <w:rStyle w:val="affffe"/>
          <w:rFonts w:hint="cs"/>
          <w:rtl/>
        </w:rPr>
        <w:t>- ראב</w:t>
      </w:r>
      <w:r w:rsidRPr="001C3927">
        <w:rPr>
          <w:rStyle w:val="affffe"/>
          <w:rtl/>
        </w:rPr>
        <w:t>"</w:t>
      </w:r>
      <w:r w:rsidRPr="001C3927">
        <w:rPr>
          <w:rStyle w:val="affffe"/>
          <w:rFonts w:hint="cs"/>
          <w:rtl/>
        </w:rPr>
        <w:t>י</w:t>
      </w:r>
      <w:r w:rsidRPr="001C3927">
        <w:rPr>
          <w:rStyle w:val="affffe"/>
          <w:rtl/>
        </w:rPr>
        <w:t>:</w:t>
      </w:r>
      <w:r w:rsidRPr="006F178A">
        <w:rPr>
          <w:rtl/>
        </w:rPr>
        <w:t xml:space="preserve"> להכשיר שלשה הדיוטות.</w:t>
      </w:r>
    </w:p>
    <w:p w14:paraId="44509B55" w14:textId="0D8AD79C" w:rsidR="003E2DCC" w:rsidRPr="006F178A" w:rsidRDefault="003E2DCC" w:rsidP="003E2DCC">
      <w:pPr>
        <w:rPr>
          <w:rtl/>
        </w:rPr>
      </w:pPr>
      <w:r w:rsidRPr="001C3927">
        <w:rPr>
          <w:rStyle w:val="affffa"/>
          <w:rtl/>
        </w:rPr>
        <w:t xml:space="preserve">ראשי המטות </w:t>
      </w:r>
      <w:r w:rsidR="001C3927">
        <w:rPr>
          <w:rStyle w:val="affffe"/>
          <w:rFonts w:hint="cs"/>
          <w:rtl/>
        </w:rPr>
        <w:t>-</w:t>
      </w:r>
      <w:r w:rsidR="001C3927" w:rsidRPr="001C3927">
        <w:rPr>
          <w:rStyle w:val="affffe"/>
          <w:rFonts w:hint="cs"/>
          <w:rtl/>
        </w:rPr>
        <w:t>רי</w:t>
      </w:r>
      <w:r w:rsidR="0075729B">
        <w:rPr>
          <w:rStyle w:val="affffe"/>
          <w:rtl/>
        </w:rPr>
        <w:t>"</w:t>
      </w:r>
      <w:r w:rsidR="001C3927" w:rsidRPr="001C3927">
        <w:rPr>
          <w:rStyle w:val="affffe"/>
          <w:rFonts w:hint="cs"/>
          <w:rtl/>
        </w:rPr>
        <w:t>ו</w:t>
      </w:r>
      <w:r w:rsidRPr="001C3927">
        <w:rPr>
          <w:rStyle w:val="affffe"/>
          <w:rtl/>
        </w:rPr>
        <w:t>:</w:t>
      </w:r>
      <w:r w:rsidRPr="006F178A">
        <w:rPr>
          <w:rtl/>
        </w:rPr>
        <w:t xml:space="preserve"> ביחיד מומחה.</w:t>
      </w:r>
    </w:p>
    <w:p w14:paraId="3FB70864" w14:textId="77777777" w:rsidR="008D48EF" w:rsidRDefault="003E2DCC" w:rsidP="008D48EF">
      <w:pPr>
        <w:pStyle w:val="38"/>
        <w:framePr w:wrap="notBeside"/>
        <w:rPr>
          <w:rFonts w:hint="cs"/>
          <w:rtl/>
        </w:rPr>
      </w:pPr>
      <w:r w:rsidRPr="00295E41">
        <w:rPr>
          <w:rStyle w:val="afffa"/>
          <w:rFonts w:hint="cs"/>
          <w:rtl/>
        </w:rPr>
        <w:t>והלכתא</w:t>
      </w:r>
      <w:r w:rsidRPr="006F178A">
        <w:rPr>
          <w:rFonts w:hint="cs"/>
          <w:rtl/>
        </w:rPr>
        <w:t xml:space="preserve"> </w:t>
      </w:r>
    </w:p>
    <w:p w14:paraId="6363F7D9" w14:textId="44F680C6" w:rsidR="003E2DCC" w:rsidRPr="006F178A" w:rsidRDefault="003E2DCC" w:rsidP="003E2DCC">
      <w:pPr>
        <w:rPr>
          <w:rtl/>
        </w:rPr>
      </w:pPr>
      <w:r w:rsidRPr="006F178A">
        <w:rPr>
          <w:rFonts w:hint="cs"/>
          <w:rtl/>
        </w:rPr>
        <w:t xml:space="preserve">בשחוטי חוץ </w:t>
      </w:r>
      <w:r w:rsidRPr="001C3927">
        <w:rPr>
          <w:rStyle w:val="affffe"/>
          <w:rFonts w:hint="cs"/>
          <w:rtl/>
        </w:rPr>
        <w:t>כר'ש:</w:t>
      </w:r>
      <w:r w:rsidRPr="001C3927">
        <w:rPr>
          <w:rStyle w:val="affffe"/>
          <w:rtl/>
        </w:rPr>
        <w:t xml:space="preserve"> </w:t>
      </w:r>
      <w:r w:rsidRPr="006F178A">
        <w:rPr>
          <w:rtl/>
        </w:rPr>
        <w:t>לומר שיש שאלה בהקדש.</w:t>
      </w:r>
    </w:p>
    <w:p w14:paraId="0D283639" w14:textId="77777777" w:rsidR="003E2DCC" w:rsidRPr="006F178A" w:rsidRDefault="003E2DCC" w:rsidP="001C3927">
      <w:pPr>
        <w:ind w:left="453" w:firstLine="57"/>
        <w:rPr>
          <w:rtl/>
        </w:rPr>
      </w:pPr>
      <w:r w:rsidRPr="001C3927">
        <w:rPr>
          <w:rStyle w:val="affffe"/>
          <w:rFonts w:hint="cs"/>
          <w:rtl/>
        </w:rPr>
        <w:t>ו</w:t>
      </w:r>
      <w:r w:rsidRPr="001C3927">
        <w:rPr>
          <w:rStyle w:val="affffe"/>
          <w:rtl/>
        </w:rPr>
        <w:t>לב"ש</w:t>
      </w:r>
      <w:r w:rsidRPr="001C3927">
        <w:rPr>
          <w:rStyle w:val="affffe"/>
          <w:rFonts w:hint="cs"/>
          <w:rtl/>
        </w:rPr>
        <w:t>:</w:t>
      </w:r>
      <w:r w:rsidRPr="006F178A">
        <w:rPr>
          <w:rtl/>
        </w:rPr>
        <w:t xml:space="preserve"> </w:t>
      </w:r>
      <w:r w:rsidRPr="006F178A">
        <w:rPr>
          <w:rFonts w:hint="cs"/>
          <w:rtl/>
        </w:rPr>
        <w:t>ד</w:t>
      </w:r>
      <w:r w:rsidRPr="006F178A">
        <w:rPr>
          <w:rtl/>
        </w:rPr>
        <w:t xml:space="preserve">אין שאלה בהקדש, </w:t>
      </w:r>
      <w:r w:rsidRPr="006F178A">
        <w:rPr>
          <w:rFonts w:hint="cs"/>
          <w:rtl/>
        </w:rPr>
        <w:t>לית להו לגז</w:t>
      </w:r>
      <w:r w:rsidRPr="006F178A">
        <w:rPr>
          <w:rtl/>
        </w:rPr>
        <w:t>"</w:t>
      </w:r>
      <w:r w:rsidRPr="006F178A">
        <w:rPr>
          <w:rFonts w:hint="cs"/>
          <w:rtl/>
        </w:rPr>
        <w:t xml:space="preserve">ש </w:t>
      </w:r>
    </w:p>
    <w:p w14:paraId="4663CAD3" w14:textId="77777777" w:rsidR="00985596" w:rsidRDefault="003E2DCC" w:rsidP="003E2DCC">
      <w:pPr>
        <w:rPr>
          <w:rtl/>
        </w:rPr>
      </w:pPr>
      <w:r w:rsidRPr="0063694C">
        <w:rPr>
          <w:rStyle w:val="affffa"/>
          <w:rFonts w:hint="cs"/>
          <w:rtl/>
        </w:rPr>
        <w:t>'ז</w:t>
      </w:r>
      <w:r w:rsidRPr="0063694C">
        <w:rPr>
          <w:rStyle w:val="affffa"/>
          <w:rtl/>
        </w:rPr>
        <w:t>ה הדבר בפרשת נדרים</w:t>
      </w:r>
      <w:r w:rsidRPr="0063694C">
        <w:rPr>
          <w:rStyle w:val="affffa"/>
          <w:rFonts w:hint="cs"/>
          <w:rtl/>
        </w:rPr>
        <w:t>'</w:t>
      </w:r>
      <w:r w:rsidRPr="0063694C">
        <w:rPr>
          <w:rStyle w:val="affffa"/>
          <w:rtl/>
        </w:rPr>
        <w:t xml:space="preserve"> </w:t>
      </w:r>
      <w:r w:rsidRPr="006F178A">
        <w:rPr>
          <w:rFonts w:hint="cs"/>
          <w:rtl/>
        </w:rPr>
        <w:t>ל</w:t>
      </w:r>
      <w:r w:rsidRPr="006F178A">
        <w:rPr>
          <w:rtl/>
        </w:rPr>
        <w:t xml:space="preserve">ומר: חכם מתיר ואין בעל מתיר, </w:t>
      </w:r>
    </w:p>
    <w:p w14:paraId="5AB4DBE2" w14:textId="52955828" w:rsidR="003E2DCC" w:rsidRPr="006F178A" w:rsidRDefault="003E2DCC" w:rsidP="00985596">
      <w:pPr>
        <w:ind w:left="1133" w:firstLine="57"/>
        <w:rPr>
          <w:rtl/>
        </w:rPr>
      </w:pPr>
      <w:r w:rsidRPr="006F178A">
        <w:rPr>
          <w:rtl/>
        </w:rPr>
        <w:t>בעל מפר ואין חכם מפר.</w:t>
      </w:r>
    </w:p>
    <w:p w14:paraId="67644943" w14:textId="40EFF6FB" w:rsidR="003E2DCC" w:rsidRPr="006F178A" w:rsidRDefault="003E2DCC" w:rsidP="001C3927">
      <w:pPr>
        <w:rPr>
          <w:rtl/>
        </w:rPr>
      </w:pPr>
      <w:r w:rsidRPr="001D271D">
        <w:rPr>
          <w:rStyle w:val="affffa"/>
          <w:rtl/>
        </w:rPr>
        <w:t xml:space="preserve">זה הדבר </w:t>
      </w:r>
      <w:r w:rsidRPr="006F178A">
        <w:rPr>
          <w:rtl/>
        </w:rPr>
        <w:t>בשחוטי חוץ: על השחיטה חייב, ו</w:t>
      </w:r>
      <w:r w:rsidR="00C31BF5">
        <w:rPr>
          <w:rFonts w:hint="cs"/>
          <w:rtl/>
        </w:rPr>
        <w:t xml:space="preserve">לא </w:t>
      </w:r>
      <w:r w:rsidRPr="006F178A">
        <w:rPr>
          <w:rtl/>
        </w:rPr>
        <w:t>על המליקה.</w:t>
      </w:r>
    </w:p>
    <w:p w14:paraId="0D5B7938" w14:textId="6D919E07" w:rsidR="003E2DCC" w:rsidRPr="006F178A" w:rsidRDefault="003E2DCC" w:rsidP="001C3927">
      <w:pPr>
        <w:rPr>
          <w:rtl/>
        </w:rPr>
      </w:pPr>
      <w:r w:rsidRPr="001C3927">
        <w:rPr>
          <w:rStyle w:val="affffe"/>
          <w:rtl/>
        </w:rPr>
        <w:t xml:space="preserve">לב"ש </w:t>
      </w:r>
      <w:r w:rsidRPr="006F178A">
        <w:rPr>
          <w:rtl/>
        </w:rPr>
        <w:t xml:space="preserve">להכשיר ג' הדיוטות </w:t>
      </w:r>
      <w:r w:rsidR="00C31BF5">
        <w:rPr>
          <w:rStyle w:val="affffe"/>
          <w:rFonts w:hint="cs"/>
          <w:rtl/>
        </w:rPr>
        <w:t>מ</w:t>
      </w:r>
      <w:r w:rsidRPr="001C3927">
        <w:rPr>
          <w:rStyle w:val="affffa"/>
          <w:rFonts w:hint="cs"/>
          <w:rtl/>
        </w:rPr>
        <w:t>'</w:t>
      </w:r>
      <w:r w:rsidRPr="001C3927">
        <w:rPr>
          <w:rStyle w:val="affffa"/>
          <w:rtl/>
        </w:rPr>
        <w:t xml:space="preserve">וידבר משה את מועדי ה' </w:t>
      </w:r>
      <w:r w:rsidR="005A5F29">
        <w:rPr>
          <w:rStyle w:val="affffa"/>
          <w:rFonts w:hint="cs"/>
          <w:rtl/>
        </w:rPr>
        <w:t>וגו'</w:t>
      </w:r>
      <w:r w:rsidR="0075729B">
        <w:rPr>
          <w:rStyle w:val="affffa"/>
          <w:rFonts w:hint="cs"/>
          <w:rtl/>
        </w:rPr>
        <w:t xml:space="preserve"> </w:t>
      </w:r>
    </w:p>
    <w:p w14:paraId="1FBC99F0" w14:textId="77777777" w:rsidR="008D48EF" w:rsidRDefault="003E2DCC" w:rsidP="008D48EF">
      <w:pPr>
        <w:pStyle w:val="38"/>
        <w:framePr w:wrap="notBeside"/>
        <w:rPr>
          <w:rStyle w:val="affffe"/>
          <w:rtl/>
        </w:rPr>
      </w:pPr>
      <w:r w:rsidRPr="001D271D">
        <w:rPr>
          <w:rStyle w:val="affffe"/>
          <w:rtl/>
        </w:rPr>
        <w:t>וה</w:t>
      </w:r>
      <w:r w:rsidRPr="001D271D">
        <w:rPr>
          <w:rStyle w:val="affffe"/>
          <w:rFonts w:hint="cs"/>
          <w:rtl/>
        </w:rPr>
        <w:t>ך דריה</w:t>
      </w:r>
      <w:r w:rsidRPr="001D271D">
        <w:rPr>
          <w:rStyle w:val="affffe"/>
          <w:rtl/>
        </w:rPr>
        <w:t>"</w:t>
      </w:r>
      <w:r w:rsidRPr="001D271D">
        <w:rPr>
          <w:rStyle w:val="affffe"/>
          <w:rFonts w:hint="cs"/>
          <w:rtl/>
        </w:rPr>
        <w:t>ג</w:t>
      </w:r>
      <w:r w:rsidRPr="001D271D">
        <w:rPr>
          <w:rStyle w:val="affffe"/>
          <w:rtl/>
        </w:rPr>
        <w:t>:</w:t>
      </w:r>
    </w:p>
    <w:p w14:paraId="4D0D0796" w14:textId="2EDEB4BC" w:rsidR="001D271D" w:rsidRDefault="003E2DCC" w:rsidP="001D271D">
      <w:pPr>
        <w:rPr>
          <w:rtl/>
        </w:rPr>
      </w:pPr>
      <w:r w:rsidRPr="006F178A">
        <w:rPr>
          <w:rtl/>
        </w:rPr>
        <w:t xml:space="preserve">מועדי נאמרו ולא נאמרה שבת בראשית עמהן, </w:t>
      </w:r>
    </w:p>
    <w:p w14:paraId="0945FFB6" w14:textId="6CE12F94" w:rsidR="003E2DCC" w:rsidRPr="006F178A" w:rsidRDefault="003E2DCC" w:rsidP="00395D31">
      <w:pPr>
        <w:spacing w:after="60"/>
        <w:rPr>
          <w:rtl/>
        </w:rPr>
      </w:pPr>
      <w:r w:rsidRPr="001D271D">
        <w:rPr>
          <w:rStyle w:val="affffe"/>
          <w:rtl/>
        </w:rPr>
        <w:t xml:space="preserve">בן עזאי: </w:t>
      </w:r>
      <w:r w:rsidRPr="006F178A">
        <w:rPr>
          <w:rtl/>
        </w:rPr>
        <w:t>מועדי נאמרו ולא נאמר פרשת נדרים עמהן;</w:t>
      </w:r>
    </w:p>
    <w:p w14:paraId="00DA6B06" w14:textId="77777777" w:rsidR="0075729B" w:rsidRDefault="00C31BF5" w:rsidP="00395D31">
      <w:pPr>
        <w:pStyle w:val="38"/>
        <w:framePr w:wrap="notBeside"/>
        <w:rPr>
          <w:rFonts w:hint="cs"/>
          <w:rtl/>
        </w:rPr>
      </w:pPr>
      <w:r w:rsidRPr="00C14A40">
        <w:rPr>
          <w:rFonts w:hint="cs"/>
          <w:rtl/>
        </w:rPr>
        <w:t>ל</w:t>
      </w:r>
      <w:r w:rsidR="003E2DCC" w:rsidRPr="00C14A40">
        <w:rPr>
          <w:rtl/>
        </w:rPr>
        <w:t>ר</w:t>
      </w:r>
      <w:r w:rsidR="003E2DCC" w:rsidRPr="00C14A40">
        <w:rPr>
          <w:rFonts w:hint="cs"/>
          <w:rtl/>
        </w:rPr>
        <w:t>אב</w:t>
      </w:r>
      <w:r w:rsidR="003E2DCC" w:rsidRPr="00C14A40">
        <w:rPr>
          <w:rtl/>
        </w:rPr>
        <w:t>"</w:t>
      </w:r>
      <w:r w:rsidR="003E2DCC" w:rsidRPr="00C14A40">
        <w:rPr>
          <w:rFonts w:hint="cs"/>
          <w:rtl/>
        </w:rPr>
        <w:t>מ</w:t>
      </w:r>
    </w:p>
    <w:p w14:paraId="5D6F9C97" w14:textId="5EC6AC42" w:rsidR="003E2DCC" w:rsidRDefault="003E2DCC" w:rsidP="003E2DCC">
      <w:pPr>
        <w:rPr>
          <w:rtl/>
        </w:rPr>
      </w:pPr>
      <w:r w:rsidRPr="001D271D">
        <w:rPr>
          <w:rStyle w:val="affffe"/>
          <w:rFonts w:hint="cs"/>
          <w:rtl/>
        </w:rPr>
        <w:t xml:space="preserve">הוקשה </w:t>
      </w:r>
      <w:r w:rsidRPr="006F178A">
        <w:rPr>
          <w:rFonts w:hint="cs"/>
          <w:rtl/>
        </w:rPr>
        <w:t xml:space="preserve">הך מתני' </w:t>
      </w:r>
      <w:r w:rsidRPr="003A0108">
        <w:rPr>
          <w:rStyle w:val="affffe"/>
          <w:rFonts w:hint="cs"/>
          <w:rtl/>
        </w:rPr>
        <w:t xml:space="preserve">ובא </w:t>
      </w:r>
      <w:r w:rsidR="00C31BF5" w:rsidRPr="003A0108">
        <w:rPr>
          <w:rStyle w:val="affffe"/>
          <w:rFonts w:hint="cs"/>
          <w:rtl/>
        </w:rPr>
        <w:t>לר</w:t>
      </w:r>
      <w:r w:rsidR="0075729B">
        <w:rPr>
          <w:rStyle w:val="affffe"/>
          <w:rtl/>
        </w:rPr>
        <w:t>"</w:t>
      </w:r>
      <w:r w:rsidR="00C31BF5" w:rsidRPr="003A0108">
        <w:rPr>
          <w:rStyle w:val="affffe"/>
          <w:rFonts w:hint="cs"/>
          <w:rtl/>
        </w:rPr>
        <w:t xml:space="preserve">ש </w:t>
      </w:r>
      <w:r w:rsidRPr="003A0108">
        <w:rPr>
          <w:rStyle w:val="affffe"/>
          <w:rFonts w:hint="cs"/>
          <w:rtl/>
        </w:rPr>
        <w:t>לנהרדעא</w:t>
      </w:r>
      <w:r w:rsidR="00C31BF5" w:rsidRPr="003A0108">
        <w:rPr>
          <w:rStyle w:val="affffe"/>
          <w:rFonts w:hint="cs"/>
          <w:rtl/>
        </w:rPr>
        <w:t xml:space="preserve"> </w:t>
      </w:r>
      <w:r w:rsidR="00C31BF5">
        <w:rPr>
          <w:rFonts w:hint="cs"/>
          <w:rtl/>
        </w:rPr>
        <w:t xml:space="preserve">ולא מצאו </w:t>
      </w:r>
      <w:r w:rsidR="003A0108">
        <w:rPr>
          <w:rFonts w:hint="cs"/>
          <w:rtl/>
        </w:rPr>
        <w:t>עד מחוזא</w:t>
      </w:r>
      <w:r w:rsidR="005A5F29">
        <w:rPr>
          <w:rFonts w:hint="cs"/>
          <w:rtl/>
        </w:rPr>
        <w:t>.</w:t>
      </w:r>
      <w:r w:rsidR="003A0108">
        <w:rPr>
          <w:rFonts w:hint="cs"/>
          <w:rtl/>
        </w:rPr>
        <w:t xml:space="preserve"> </w:t>
      </w:r>
    </w:p>
    <w:p w14:paraId="35DC301C" w14:textId="77777777" w:rsidR="0075729B" w:rsidRDefault="003E2DCC" w:rsidP="00395D31">
      <w:pPr>
        <w:pStyle w:val="38"/>
        <w:framePr w:wrap="notBeside"/>
        <w:rPr>
          <w:rtl/>
        </w:rPr>
      </w:pPr>
      <w:r w:rsidRPr="00C14A40">
        <w:rPr>
          <w:rFonts w:hint="cs"/>
          <w:rtl/>
        </w:rPr>
        <w:t>א</w:t>
      </w:r>
      <w:r w:rsidRPr="00C14A40">
        <w:rPr>
          <w:rtl/>
        </w:rPr>
        <w:t>"</w:t>
      </w:r>
      <w:r w:rsidRPr="00C14A40">
        <w:rPr>
          <w:rFonts w:hint="cs"/>
          <w:rtl/>
        </w:rPr>
        <w:t>ל</w:t>
      </w:r>
      <w:r w:rsidRPr="00C14A40">
        <w:rPr>
          <w:rtl/>
        </w:rPr>
        <w:t>:</w:t>
      </w:r>
    </w:p>
    <w:p w14:paraId="59E673E6" w14:textId="56487C7A" w:rsidR="00EB604C" w:rsidRDefault="003E2DCC" w:rsidP="00395D31">
      <w:pPr>
        <w:rPr>
          <w:rtl/>
        </w:rPr>
      </w:pPr>
      <w:r w:rsidRPr="003A0108">
        <w:rPr>
          <w:rStyle w:val="affffa"/>
          <w:rtl/>
        </w:rPr>
        <w:t xml:space="preserve">מועדי ה' </w:t>
      </w:r>
      <w:r w:rsidRPr="006F178A">
        <w:rPr>
          <w:rtl/>
        </w:rPr>
        <w:t>נאמרו ולא נאמרה שבת בראשית עמהן</w:t>
      </w:r>
      <w:r w:rsidR="00DE2F00">
        <w:rPr>
          <w:rFonts w:hint="cs"/>
          <w:rtl/>
        </w:rPr>
        <w:t>?</w:t>
      </w:r>
    </w:p>
    <w:p w14:paraId="1DD744E5" w14:textId="0BAA5882" w:rsidR="003E2DCC" w:rsidRPr="006F178A" w:rsidRDefault="00EB604C" w:rsidP="00EB604C">
      <w:pPr>
        <w:ind w:left="283" w:firstLine="57"/>
        <w:rPr>
          <w:rtl/>
        </w:rPr>
      </w:pPr>
      <w:r>
        <w:rPr>
          <w:rStyle w:val="affffe"/>
          <w:rFonts w:hint="cs"/>
          <w:rtl/>
        </w:rPr>
        <w:t xml:space="preserve">- </w:t>
      </w:r>
      <w:r w:rsidR="003E2DCC" w:rsidRPr="006F178A">
        <w:rPr>
          <w:rtl/>
        </w:rPr>
        <w:t>והא כתיב שבת עמהן!</w:t>
      </w:r>
    </w:p>
    <w:p w14:paraId="1E17FAB6" w14:textId="77777777" w:rsidR="00395D31" w:rsidRPr="00C14A40" w:rsidRDefault="00EB604C" w:rsidP="00395D31">
      <w:pPr>
        <w:pStyle w:val="38"/>
        <w:framePr w:wrap="notBeside"/>
        <w:rPr>
          <w:rtl/>
        </w:rPr>
      </w:pPr>
      <w:r w:rsidRPr="00C14A40">
        <w:rPr>
          <w:rFonts w:hint="cs"/>
          <w:rtl/>
        </w:rPr>
        <w:t>ועוד</w:t>
      </w:r>
      <w:r w:rsidR="00FE3033" w:rsidRPr="00C14A40">
        <w:rPr>
          <w:rFonts w:hint="cs"/>
          <w:rtl/>
        </w:rPr>
        <w:t>:</w:t>
      </w:r>
    </w:p>
    <w:p w14:paraId="4FE51EC1" w14:textId="7F93B548" w:rsidR="00EB604C" w:rsidRDefault="003E2DCC" w:rsidP="00395D31">
      <w:pPr>
        <w:rPr>
          <w:rtl/>
        </w:rPr>
      </w:pPr>
      <w:r w:rsidRPr="003A0108">
        <w:rPr>
          <w:rStyle w:val="affffa"/>
          <w:rtl/>
        </w:rPr>
        <w:t xml:space="preserve">מועדי ה' </w:t>
      </w:r>
      <w:r w:rsidRPr="006F178A">
        <w:rPr>
          <w:rtl/>
        </w:rPr>
        <w:t>נאמרו ולא נאמרה פרשת נדרים עמהן</w:t>
      </w:r>
      <w:r w:rsidR="00DE2F00">
        <w:rPr>
          <w:rFonts w:hint="cs"/>
          <w:rtl/>
        </w:rPr>
        <w:t>?</w:t>
      </w:r>
      <w:r w:rsidRPr="006F178A">
        <w:rPr>
          <w:rtl/>
        </w:rPr>
        <w:t xml:space="preserve"> </w:t>
      </w:r>
    </w:p>
    <w:p w14:paraId="667AB837" w14:textId="6E82CC84" w:rsidR="003E2DCC" w:rsidRPr="006F178A" w:rsidRDefault="00EB604C" w:rsidP="00EB604C">
      <w:pPr>
        <w:ind w:left="170" w:firstLine="113"/>
        <w:rPr>
          <w:rtl/>
        </w:rPr>
      </w:pPr>
      <w:r>
        <w:rPr>
          <w:rStyle w:val="affffe"/>
          <w:rFonts w:hint="cs"/>
          <w:rtl/>
        </w:rPr>
        <w:t>-</w:t>
      </w:r>
      <w:r w:rsidR="0075729B">
        <w:rPr>
          <w:rStyle w:val="affffe"/>
          <w:rFonts w:hint="cs"/>
          <w:rtl/>
        </w:rPr>
        <w:t xml:space="preserve"> </w:t>
      </w:r>
      <w:r w:rsidR="003E2DCC" w:rsidRPr="006F178A">
        <w:rPr>
          <w:rtl/>
        </w:rPr>
        <w:t xml:space="preserve">והא </w:t>
      </w:r>
      <w:r w:rsidR="002F1F0E">
        <w:rPr>
          <w:rFonts w:hint="cs"/>
          <w:rtl/>
        </w:rPr>
        <w:t>בסוף הפרשה כתובה.</w:t>
      </w:r>
    </w:p>
    <w:p w14:paraId="203E9D70" w14:textId="77777777" w:rsidR="0075729B" w:rsidRDefault="005E024A" w:rsidP="00395D31">
      <w:pPr>
        <w:pStyle w:val="38"/>
        <w:framePr w:wrap="notBeside"/>
        <w:rPr>
          <w:rFonts w:hint="cs"/>
          <w:rtl/>
        </w:rPr>
      </w:pPr>
      <w:r w:rsidRPr="00C14A40">
        <w:rPr>
          <w:rFonts w:hint="cs"/>
          <w:rtl/>
        </w:rPr>
        <w:t xml:space="preserve">וענהו </w:t>
      </w:r>
      <w:r w:rsidR="003E2DCC" w:rsidRPr="00C14A40">
        <w:rPr>
          <w:rtl/>
        </w:rPr>
        <w:t>ה</w:t>
      </w:r>
      <w:r w:rsidR="00832694" w:rsidRPr="00C14A40">
        <w:rPr>
          <w:rFonts w:hint="cs"/>
          <w:rtl/>
        </w:rPr>
        <w:t>"ק</w:t>
      </w:r>
      <w:r w:rsidR="003E2DCC" w:rsidRPr="00C14A40">
        <w:rPr>
          <w:rtl/>
        </w:rPr>
        <w:t>:</w:t>
      </w:r>
    </w:p>
    <w:p w14:paraId="0CFA0A93" w14:textId="5B2E74AB" w:rsidR="003E2DCC" w:rsidRPr="006F178A" w:rsidRDefault="003E2DCC" w:rsidP="003E2DCC">
      <w:pPr>
        <w:rPr>
          <w:rtl/>
        </w:rPr>
      </w:pPr>
      <w:r w:rsidRPr="002B4C8F">
        <w:rPr>
          <w:rStyle w:val="affffa"/>
          <w:rFonts w:hint="cs"/>
          <w:rtl/>
        </w:rPr>
        <w:t>מועדי ה</w:t>
      </w:r>
      <w:r w:rsidRPr="002B4C8F">
        <w:rPr>
          <w:rStyle w:val="affffa"/>
          <w:rtl/>
        </w:rPr>
        <w:t>'</w:t>
      </w:r>
      <w:r w:rsidRPr="006F178A">
        <w:rPr>
          <w:rFonts w:hint="cs"/>
          <w:rtl/>
        </w:rPr>
        <w:t xml:space="preserve"> צריכין קידוש ב</w:t>
      </w:r>
      <w:r w:rsidRPr="006F178A">
        <w:rPr>
          <w:rtl/>
        </w:rPr>
        <w:t>"</w:t>
      </w:r>
      <w:r w:rsidRPr="006F178A">
        <w:rPr>
          <w:rFonts w:hint="cs"/>
          <w:rtl/>
        </w:rPr>
        <w:t>ד</w:t>
      </w:r>
      <w:r w:rsidR="00B56377">
        <w:rPr>
          <w:rFonts w:hint="cs"/>
          <w:rtl/>
        </w:rPr>
        <w:t>, ולא</w:t>
      </w:r>
      <w:r w:rsidRPr="006F178A">
        <w:rPr>
          <w:rFonts w:hint="cs"/>
          <w:rtl/>
        </w:rPr>
        <w:t xml:space="preserve"> שבת בראשית</w:t>
      </w:r>
      <w:r w:rsidR="00B56377">
        <w:rPr>
          <w:rFonts w:hint="cs"/>
          <w:rtl/>
        </w:rPr>
        <w:t>.</w:t>
      </w:r>
      <w:r w:rsidR="00832694">
        <w:rPr>
          <w:rFonts w:hint="cs"/>
          <w:rtl/>
        </w:rPr>
        <w:t xml:space="preserve"> </w:t>
      </w:r>
    </w:p>
    <w:p w14:paraId="6F744ECA" w14:textId="77777777" w:rsidR="003E2DCC" w:rsidRPr="006F178A" w:rsidRDefault="003E2DCC" w:rsidP="00A522DC">
      <w:pPr>
        <w:pStyle w:val="a3"/>
        <w:framePr w:wrap="around"/>
        <w:rPr>
          <w:rtl/>
        </w:rPr>
      </w:pPr>
      <w:r w:rsidRPr="006F178A">
        <w:rPr>
          <w:rtl/>
        </w:rPr>
        <w:t>עח:</w:t>
      </w:r>
    </w:p>
    <w:p w14:paraId="5BFF8DB9" w14:textId="003028CC" w:rsidR="003E2DCC" w:rsidRPr="006F178A" w:rsidRDefault="003E2DCC" w:rsidP="00395D31">
      <w:pPr>
        <w:rPr>
          <w:rtl/>
        </w:rPr>
      </w:pPr>
      <w:r w:rsidRPr="002B4C8F">
        <w:rPr>
          <w:rStyle w:val="affffa"/>
          <w:rtl/>
        </w:rPr>
        <w:t xml:space="preserve">מועדי ה' </w:t>
      </w:r>
      <w:r w:rsidRPr="006F178A">
        <w:rPr>
          <w:rFonts w:ascii="Fb Fontext" w:hAnsi="Fb Fontext"/>
          <w:rtl/>
        </w:rPr>
        <w:t xml:space="preserve">צריכין מומחה, ופרשת נדרים </w:t>
      </w:r>
      <w:r w:rsidR="00B56377">
        <w:rPr>
          <w:rFonts w:ascii="Fb Fontext" w:hAnsi="Fb Fontext" w:hint="cs"/>
          <w:rtl/>
        </w:rPr>
        <w:t>א</w:t>
      </w:r>
      <w:r w:rsidR="0075729B">
        <w:rPr>
          <w:rFonts w:ascii="Fb Fontext" w:hAnsi="Fb Fontext"/>
          <w:rtl/>
        </w:rPr>
        <w:t>"</w:t>
      </w:r>
      <w:r w:rsidR="00B56377">
        <w:rPr>
          <w:rFonts w:ascii="Fb Fontext" w:hAnsi="Fb Fontext" w:hint="cs"/>
          <w:rtl/>
        </w:rPr>
        <w:t xml:space="preserve">צ </w:t>
      </w:r>
      <w:r w:rsidRPr="006F178A">
        <w:rPr>
          <w:rFonts w:ascii="Fb Fontext" w:hAnsi="Fb Fontext"/>
          <w:rtl/>
        </w:rPr>
        <w:t xml:space="preserve">מומחה, </w:t>
      </w:r>
      <w:r w:rsidR="002B4C8F">
        <w:rPr>
          <w:rFonts w:ascii="Fb Fontext" w:hAnsi="Fb Fontext" w:hint="cs"/>
          <w:rtl/>
        </w:rPr>
        <w:t>ו</w:t>
      </w:r>
      <w:r w:rsidR="0052609B">
        <w:rPr>
          <w:rFonts w:ascii="Fb Fontext" w:hAnsi="Fb Fontext"/>
          <w:rtl/>
        </w:rPr>
        <w:t>אף</w:t>
      </w:r>
      <w:r w:rsidRPr="006F178A">
        <w:rPr>
          <w:rFonts w:ascii="Fb Fontext" w:hAnsi="Fb Fontext"/>
          <w:rtl/>
        </w:rPr>
        <w:t xml:space="preserve"> </w:t>
      </w:r>
      <w:r w:rsidR="002B4C8F">
        <w:rPr>
          <w:rFonts w:ascii="Fb Fontext" w:hAnsi="Fb Fontext" w:hint="cs"/>
          <w:rtl/>
        </w:rPr>
        <w:t>לא ב</w:t>
      </w:r>
      <w:r w:rsidR="0075729B">
        <w:rPr>
          <w:rFonts w:ascii="Fb Fontext" w:hAnsi="Fb Fontext"/>
          <w:rtl/>
        </w:rPr>
        <w:t>"</w:t>
      </w:r>
      <w:r w:rsidR="002B4C8F">
        <w:rPr>
          <w:rFonts w:ascii="Fb Fontext" w:hAnsi="Fb Fontext" w:hint="cs"/>
          <w:rtl/>
        </w:rPr>
        <w:t>ד</w:t>
      </w:r>
      <w:r w:rsidRPr="006F178A">
        <w:rPr>
          <w:rFonts w:ascii="Fb Fontext" w:hAnsi="Fb Fontext"/>
          <w:rtl/>
        </w:rPr>
        <w:t xml:space="preserve"> הדיוטות.</w:t>
      </w:r>
    </w:p>
    <w:p w14:paraId="75ECD33C" w14:textId="4EBD204B" w:rsidR="003E2DCC" w:rsidRPr="006F178A" w:rsidRDefault="003E2DCC" w:rsidP="00395D31">
      <w:pPr>
        <w:rPr>
          <w:rtl/>
        </w:rPr>
      </w:pPr>
      <w:r w:rsidRPr="006F178A">
        <w:rPr>
          <w:rtl/>
        </w:rPr>
        <w:t>ו</w:t>
      </w:r>
      <w:r w:rsidR="006F523A" w:rsidRPr="006F523A">
        <w:rPr>
          <w:rStyle w:val="affffa"/>
          <w:rFonts w:hint="cs"/>
          <w:rtl/>
        </w:rPr>
        <w:t>ראשי המטות</w:t>
      </w:r>
      <w:r w:rsidR="006F523A">
        <w:rPr>
          <w:rFonts w:hint="cs"/>
          <w:rtl/>
        </w:rPr>
        <w:t xml:space="preserve"> ש</w:t>
      </w:r>
      <w:r w:rsidRPr="006F178A">
        <w:rPr>
          <w:rtl/>
        </w:rPr>
        <w:t xml:space="preserve">בפרשת נדרים </w:t>
      </w:r>
      <w:r w:rsidR="006F523A">
        <w:rPr>
          <w:rtl/>
        </w:rPr>
        <w:t>–</w:t>
      </w:r>
      <w:r w:rsidR="006F523A">
        <w:rPr>
          <w:rFonts w:hint="cs"/>
          <w:rtl/>
        </w:rPr>
        <w:t xml:space="preserve"> היינו </w:t>
      </w:r>
      <w:r w:rsidRPr="006F178A">
        <w:rPr>
          <w:rtl/>
        </w:rPr>
        <w:t>ביחיד מומחה.</w:t>
      </w:r>
    </w:p>
    <w:p w14:paraId="1970AD9E" w14:textId="71AD2272" w:rsidR="003E2DCC" w:rsidRPr="00CB1FAD" w:rsidRDefault="00DE2F00" w:rsidP="00CB1FAD">
      <w:pPr>
        <w:pStyle w:val="affffb"/>
        <w:rPr>
          <w:rtl/>
        </w:rPr>
      </w:pPr>
      <w:r w:rsidRPr="00CB1FAD">
        <w:rPr>
          <w:rStyle w:val="affffe"/>
          <w:rFonts w:hint="cs"/>
          <w:rtl/>
        </w:rPr>
        <w:t>ר</w:t>
      </w:r>
      <w:r w:rsidR="0075729B">
        <w:rPr>
          <w:rStyle w:val="affffe"/>
          <w:rtl/>
        </w:rPr>
        <w:t>"</w:t>
      </w:r>
      <w:r w:rsidRPr="00CB1FAD">
        <w:rPr>
          <w:rStyle w:val="affffe"/>
          <w:rFonts w:hint="cs"/>
          <w:rtl/>
        </w:rPr>
        <w:t>ח</w:t>
      </w:r>
      <w:r w:rsidR="003E2DCC" w:rsidRPr="00CB1FAD">
        <w:rPr>
          <w:rStyle w:val="affffe"/>
          <w:rtl/>
        </w:rPr>
        <w:t>:</w:t>
      </w:r>
      <w:r w:rsidR="003E2DCC" w:rsidRPr="00CB1FAD">
        <w:rPr>
          <w:rtl/>
        </w:rPr>
        <w:t xml:space="preserve"> השותק ע</w:t>
      </w:r>
      <w:r w:rsidR="00AC371D" w:rsidRPr="00CB1FAD">
        <w:rPr>
          <w:rFonts w:hint="cs"/>
          <w:rtl/>
        </w:rPr>
        <w:t>"מ</w:t>
      </w:r>
      <w:r w:rsidR="003E2DCC" w:rsidRPr="00CB1FAD">
        <w:rPr>
          <w:rtl/>
        </w:rPr>
        <w:t xml:space="preserve"> ל</w:t>
      </w:r>
      <w:r w:rsidR="00AC371D" w:rsidRPr="00CB1FAD">
        <w:rPr>
          <w:rFonts w:hint="cs"/>
          <w:rtl/>
        </w:rPr>
        <w:t>הקניט</w:t>
      </w:r>
      <w:r w:rsidR="003E2DCC" w:rsidRPr="00CB1FAD">
        <w:rPr>
          <w:rtl/>
        </w:rPr>
        <w:t xml:space="preserve"> - מפר אפילו מכאן ועד י' ימים</w:t>
      </w:r>
      <w:r w:rsidR="00AC371D" w:rsidRPr="00CB1FAD">
        <w:rPr>
          <w:rFonts w:hint="cs"/>
          <w:rtl/>
        </w:rPr>
        <w:t>.</w:t>
      </w:r>
    </w:p>
    <w:p w14:paraId="063A4BCB" w14:textId="77777777" w:rsidR="0075729B" w:rsidRDefault="003E2DCC" w:rsidP="00395D31">
      <w:pPr>
        <w:pStyle w:val="38"/>
        <w:framePr w:wrap="notBeside"/>
        <w:rPr>
          <w:rtl/>
        </w:rPr>
      </w:pPr>
      <w:r w:rsidRPr="00C14A40">
        <w:rPr>
          <w:rtl/>
        </w:rPr>
        <w:t>מתיב רבא:</w:t>
      </w:r>
    </w:p>
    <w:p w14:paraId="1DBE6B0B" w14:textId="14077874" w:rsidR="003E2DCC" w:rsidRPr="006F178A" w:rsidRDefault="003E2DCC" w:rsidP="003E2DCC">
      <w:pPr>
        <w:rPr>
          <w:rtl/>
        </w:rPr>
      </w:pPr>
      <w:r w:rsidRPr="006F178A">
        <w:rPr>
          <w:rtl/>
        </w:rPr>
        <w:t xml:space="preserve">אימתי אמרו מת הבעל נתרוקנה רשות לאב? בזמן שלא שמע הבעל, או ששמע ושתק, או ששמע והפר ומת בו ביום, אבל </w:t>
      </w:r>
      <w:r w:rsidRPr="006F178A">
        <w:rPr>
          <w:rtl/>
        </w:rPr>
        <w:lastRenderedPageBreak/>
        <w:t>שמע וקיים, או ששמע ושתק ומת ביום של אחריו אין יכול להפר;</w:t>
      </w:r>
    </w:p>
    <w:p w14:paraId="1129C6A7" w14:textId="77777777" w:rsidR="008D48EF" w:rsidRDefault="00F002AC" w:rsidP="008D48EF">
      <w:pPr>
        <w:pStyle w:val="38"/>
        <w:framePr w:wrap="notBeside"/>
        <w:rPr>
          <w:rFonts w:hint="cs"/>
          <w:rtl/>
        </w:rPr>
      </w:pPr>
      <w:r>
        <w:rPr>
          <w:rFonts w:hint="cs"/>
          <w:rtl/>
        </w:rPr>
        <w:t xml:space="preserve">- מיירי </w:t>
      </w:r>
    </w:p>
    <w:p w14:paraId="642F7E2F" w14:textId="237D18B6" w:rsidR="00F002AC" w:rsidRDefault="00F002AC" w:rsidP="00F002AC">
      <w:pPr>
        <w:rPr>
          <w:rStyle w:val="afffff0"/>
          <w:rtl/>
        </w:rPr>
      </w:pPr>
      <w:r>
        <w:rPr>
          <w:rFonts w:hint="cs"/>
          <w:rtl/>
        </w:rPr>
        <w:t>בשותק סתם.</w:t>
      </w:r>
      <w:r>
        <w:rPr>
          <w:rStyle w:val="afffff0"/>
          <w:rFonts w:hint="cs"/>
          <w:rtl/>
        </w:rPr>
        <w:t xml:space="preserve"> </w:t>
      </w:r>
    </w:p>
    <w:p w14:paraId="3BFAC003" w14:textId="60D9E89E" w:rsidR="003629DA" w:rsidRPr="00395D31" w:rsidRDefault="00F002AC" w:rsidP="00395D31">
      <w:pPr>
        <w:spacing w:after="60"/>
        <w:rPr>
          <w:rStyle w:val="affffe"/>
          <w:rFonts w:cs="FrankRuehl"/>
          <w:bCs w:val="0"/>
          <w:spacing w:val="0"/>
          <w:szCs w:val="18"/>
          <w:rtl/>
        </w:rPr>
      </w:pPr>
      <w:r>
        <w:rPr>
          <w:rStyle w:val="afffff0"/>
          <w:rFonts w:hint="cs"/>
          <w:rtl/>
        </w:rPr>
        <w:t>ו</w:t>
      </w:r>
      <w:r w:rsidR="003E2DCC" w:rsidRPr="00F002AC">
        <w:rPr>
          <w:rStyle w:val="afffff0"/>
          <w:rFonts w:hint="cs"/>
          <w:rtl/>
        </w:rPr>
        <w:t>ל</w:t>
      </w:r>
      <w:r w:rsidR="003E2DCC" w:rsidRPr="00F002AC">
        <w:rPr>
          <w:rStyle w:val="afffff0"/>
          <w:rtl/>
        </w:rPr>
        <w:t xml:space="preserve">א בשותק </w:t>
      </w:r>
      <w:r w:rsidR="00B353E8" w:rsidRPr="00F002AC">
        <w:rPr>
          <w:rStyle w:val="afffff0"/>
          <w:rFonts w:hint="cs"/>
          <w:rtl/>
        </w:rPr>
        <w:t>ע</w:t>
      </w:r>
      <w:r w:rsidR="0075729B">
        <w:rPr>
          <w:rStyle w:val="afffff0"/>
          <w:rtl/>
        </w:rPr>
        <w:t>"</w:t>
      </w:r>
      <w:r w:rsidR="00B353E8" w:rsidRPr="00F002AC">
        <w:rPr>
          <w:rStyle w:val="afffff0"/>
          <w:rFonts w:hint="cs"/>
          <w:rtl/>
        </w:rPr>
        <w:t>מ</w:t>
      </w:r>
      <w:r w:rsidR="003E2DCC" w:rsidRPr="00F002AC">
        <w:rPr>
          <w:rStyle w:val="afffff0"/>
          <w:rtl/>
        </w:rPr>
        <w:t xml:space="preserve"> למיקט!</w:t>
      </w:r>
      <w:r w:rsidR="003E2DCC" w:rsidRPr="00F002AC">
        <w:rPr>
          <w:rStyle w:val="afffff0"/>
          <w:rFonts w:hint="cs"/>
          <w:rtl/>
        </w:rPr>
        <w:t xml:space="preserve"> ולא </w:t>
      </w:r>
      <w:r w:rsidR="003E2DCC" w:rsidRPr="00F002AC">
        <w:rPr>
          <w:rStyle w:val="afffff0"/>
          <w:rtl/>
        </w:rPr>
        <w:t xml:space="preserve">בשותק </w:t>
      </w:r>
      <w:r w:rsidR="00B353E8" w:rsidRPr="00F002AC">
        <w:rPr>
          <w:rStyle w:val="afffff0"/>
          <w:rFonts w:hint="cs"/>
          <w:rtl/>
        </w:rPr>
        <w:t>ע</w:t>
      </w:r>
      <w:r w:rsidR="0075729B">
        <w:rPr>
          <w:rStyle w:val="afffff0"/>
          <w:rtl/>
        </w:rPr>
        <w:t>"</w:t>
      </w:r>
      <w:r w:rsidR="00B353E8" w:rsidRPr="00F002AC">
        <w:rPr>
          <w:rStyle w:val="afffff0"/>
          <w:rFonts w:hint="cs"/>
          <w:rtl/>
        </w:rPr>
        <w:t>מ</w:t>
      </w:r>
      <w:r w:rsidR="003E2DCC" w:rsidRPr="00F002AC">
        <w:rPr>
          <w:rStyle w:val="afffff0"/>
          <w:rtl/>
        </w:rPr>
        <w:t xml:space="preserve"> לקיים</w:t>
      </w:r>
      <w:r w:rsidR="00B353E8" w:rsidRPr="00F002AC">
        <w:rPr>
          <w:rStyle w:val="afffff0"/>
          <w:rFonts w:hint="cs"/>
          <w:rtl/>
        </w:rPr>
        <w:t xml:space="preserve"> </w:t>
      </w:r>
      <w:r w:rsidR="003E2DCC" w:rsidRPr="00F002AC">
        <w:rPr>
          <w:rStyle w:val="afffff0"/>
          <w:rFonts w:hint="cs"/>
          <w:rtl/>
        </w:rPr>
        <w:t>[דאז הוא קיים]</w:t>
      </w:r>
      <w:r w:rsidR="003E2DCC" w:rsidRPr="00F002AC">
        <w:rPr>
          <w:rStyle w:val="afffff0"/>
          <w:rtl/>
        </w:rPr>
        <w:t>.</w:t>
      </w:r>
    </w:p>
    <w:p w14:paraId="405B5AF3" w14:textId="77777777" w:rsidR="0075729B" w:rsidRDefault="003E2DCC" w:rsidP="00395D31">
      <w:pPr>
        <w:pStyle w:val="38"/>
        <w:framePr w:wrap="notBeside"/>
        <w:rPr>
          <w:rtl/>
        </w:rPr>
      </w:pPr>
      <w:r w:rsidRPr="00C14A40">
        <w:rPr>
          <w:rtl/>
        </w:rPr>
        <w:t>מתיב רב חסדא:</w:t>
      </w:r>
    </w:p>
    <w:p w14:paraId="58876389" w14:textId="057A4FFD" w:rsidR="003E2DCC" w:rsidRPr="006F178A" w:rsidRDefault="003E2DCC" w:rsidP="003E2DCC">
      <w:pPr>
        <w:rPr>
          <w:rtl/>
        </w:rPr>
      </w:pPr>
      <w:r w:rsidRPr="006F178A">
        <w:rPr>
          <w:rtl/>
        </w:rPr>
        <w:t xml:space="preserve">חומר בהקם מבהפר ובהפר מבהקם, </w:t>
      </w:r>
    </w:p>
    <w:p w14:paraId="5D0272FB" w14:textId="77777777" w:rsidR="003E2DCC" w:rsidRPr="006F178A" w:rsidRDefault="003E2DCC" w:rsidP="00A522DC">
      <w:pPr>
        <w:pStyle w:val="a3"/>
        <w:framePr w:wrap="around"/>
        <w:rPr>
          <w:rtl/>
        </w:rPr>
      </w:pPr>
      <w:r w:rsidRPr="006F178A">
        <w:rPr>
          <w:rtl/>
        </w:rPr>
        <w:t>עט.</w:t>
      </w:r>
    </w:p>
    <w:p w14:paraId="4201FCD2" w14:textId="3FF365AC" w:rsidR="003E2DCC" w:rsidRPr="006F178A" w:rsidRDefault="003E2DCC" w:rsidP="003E2DCC">
      <w:pPr>
        <w:rPr>
          <w:rtl/>
        </w:rPr>
      </w:pPr>
      <w:r w:rsidRPr="00295E41">
        <w:rPr>
          <w:rStyle w:val="afffa"/>
          <w:rFonts w:hint="cs"/>
          <w:rtl/>
        </w:rPr>
        <w:t>חומר בהקם</w:t>
      </w:r>
      <w:r w:rsidR="003629DA" w:rsidRPr="00295E41">
        <w:rPr>
          <w:rStyle w:val="afffa"/>
          <w:rFonts w:hint="cs"/>
          <w:rtl/>
        </w:rPr>
        <w:t>-</w:t>
      </w:r>
      <w:r w:rsidRPr="00295E41">
        <w:rPr>
          <w:rStyle w:val="afffa"/>
          <w:rFonts w:hint="cs"/>
          <w:rtl/>
        </w:rPr>
        <w:t xml:space="preserve"> </w:t>
      </w:r>
      <w:r w:rsidRPr="006F178A">
        <w:rPr>
          <w:rFonts w:ascii="Fb Fontext" w:hAnsi="Fb Fontext"/>
          <w:rtl/>
        </w:rPr>
        <w:t xml:space="preserve">שהשתיקה מקיימת </w:t>
      </w:r>
      <w:r w:rsidR="003629DA">
        <w:rPr>
          <w:rFonts w:ascii="Fb Fontext" w:hAnsi="Fb Fontext" w:hint="cs"/>
          <w:rtl/>
        </w:rPr>
        <w:t>ולא</w:t>
      </w:r>
      <w:r w:rsidRPr="006F178A">
        <w:rPr>
          <w:rFonts w:ascii="Fb Fontext" w:hAnsi="Fb Fontext"/>
          <w:rtl/>
        </w:rPr>
        <w:t xml:space="preserve"> מבטלת, </w:t>
      </w:r>
    </w:p>
    <w:p w14:paraId="492E5775" w14:textId="77777777" w:rsidR="004A38C0" w:rsidRDefault="003E2DCC" w:rsidP="004A38C0">
      <w:pPr>
        <w:rPr>
          <w:rtl/>
        </w:rPr>
      </w:pPr>
      <w:r w:rsidRPr="006F178A">
        <w:rPr>
          <w:rtl/>
        </w:rPr>
        <w:t xml:space="preserve">קיים בלבו - קיים, הפר בלבו - אינו מופר, </w:t>
      </w:r>
    </w:p>
    <w:p w14:paraId="614CE4DF" w14:textId="3E0461F2" w:rsidR="003E2DCC" w:rsidRPr="006F178A" w:rsidRDefault="003E2DCC" w:rsidP="004A38C0">
      <w:pPr>
        <w:rPr>
          <w:rtl/>
        </w:rPr>
      </w:pPr>
      <w:r w:rsidRPr="006F178A">
        <w:rPr>
          <w:rtl/>
        </w:rPr>
        <w:t>קיים - אין יכול להפר, הפר - אין יכול לקיים;</w:t>
      </w:r>
      <w:r w:rsidRPr="006F178A">
        <w:rPr>
          <w:rFonts w:hint="cs"/>
          <w:rtl/>
        </w:rPr>
        <w:t xml:space="preserve"> </w:t>
      </w:r>
    </w:p>
    <w:p w14:paraId="5DF51E05" w14:textId="2B4F7C44" w:rsidR="003E2DCC" w:rsidRPr="006F178A" w:rsidRDefault="004A38C0" w:rsidP="004A38C0">
      <w:pPr>
        <w:rPr>
          <w:rtl/>
        </w:rPr>
      </w:pPr>
      <w:r>
        <w:rPr>
          <w:rFonts w:hint="cs"/>
          <w:rtl/>
        </w:rPr>
        <w:t>-</w:t>
      </w:r>
      <w:r w:rsidR="0037429B">
        <w:rPr>
          <w:rFonts w:hint="cs"/>
          <w:rtl/>
        </w:rPr>
        <w:t xml:space="preserve">מיירי בשותק סתם </w:t>
      </w:r>
      <w:r w:rsidR="0037429B">
        <w:rPr>
          <w:rStyle w:val="afffff0"/>
          <w:rFonts w:hint="cs"/>
          <w:rtl/>
        </w:rPr>
        <w:t>[</w:t>
      </w:r>
      <w:r w:rsidR="003E2DCC" w:rsidRPr="0037429B">
        <w:rPr>
          <w:rStyle w:val="afffff0"/>
          <w:rtl/>
        </w:rPr>
        <w:t>לא בשותק ע</w:t>
      </w:r>
      <w:r w:rsidR="0037429B">
        <w:rPr>
          <w:rStyle w:val="afffff0"/>
          <w:rFonts w:hint="cs"/>
          <w:rtl/>
        </w:rPr>
        <w:t>"מ</w:t>
      </w:r>
      <w:r w:rsidR="003E2DCC" w:rsidRPr="0037429B">
        <w:rPr>
          <w:rStyle w:val="afffff0"/>
          <w:rtl/>
        </w:rPr>
        <w:t xml:space="preserve"> למיקט!</w:t>
      </w:r>
      <w:r w:rsidR="003E2DCC" w:rsidRPr="0037429B">
        <w:rPr>
          <w:rStyle w:val="afffff0"/>
          <w:rFonts w:hint="cs"/>
          <w:rtl/>
        </w:rPr>
        <w:t xml:space="preserve"> ולא </w:t>
      </w:r>
      <w:r w:rsidRPr="0037429B">
        <w:rPr>
          <w:rStyle w:val="afffff0"/>
          <w:rFonts w:hint="cs"/>
          <w:rtl/>
        </w:rPr>
        <w:t>ב</w:t>
      </w:r>
      <w:r w:rsidR="003E2DCC" w:rsidRPr="0037429B">
        <w:rPr>
          <w:rStyle w:val="afffff0"/>
          <w:rFonts w:hint="cs"/>
          <w:rtl/>
        </w:rPr>
        <w:t>ע</w:t>
      </w:r>
      <w:r w:rsidR="003E2DCC" w:rsidRPr="0037429B">
        <w:rPr>
          <w:rStyle w:val="afffff0"/>
          <w:rtl/>
        </w:rPr>
        <w:t>"</w:t>
      </w:r>
      <w:r w:rsidR="003E2DCC" w:rsidRPr="0037429B">
        <w:rPr>
          <w:rStyle w:val="afffff0"/>
          <w:rFonts w:hint="cs"/>
          <w:rtl/>
        </w:rPr>
        <w:t>מ לקיים</w:t>
      </w:r>
      <w:r w:rsidR="0037429B">
        <w:rPr>
          <w:rStyle w:val="afffff0"/>
          <w:rFonts w:hint="cs"/>
          <w:rtl/>
        </w:rPr>
        <w:t>]</w:t>
      </w:r>
    </w:p>
    <w:p w14:paraId="7B5F4BC0" w14:textId="4D986FCF" w:rsidR="0037429B" w:rsidRDefault="003E2DCC" w:rsidP="00C14A40">
      <w:pPr>
        <w:spacing w:after="60"/>
        <w:rPr>
          <w:rtl/>
        </w:rPr>
      </w:pPr>
      <w:r w:rsidRPr="00295E41">
        <w:rPr>
          <w:rStyle w:val="afffa"/>
          <w:rFonts w:hint="cs"/>
          <w:rtl/>
        </w:rPr>
        <w:t xml:space="preserve">חומר </w:t>
      </w:r>
      <w:r w:rsidRPr="00295E41">
        <w:rPr>
          <w:rStyle w:val="afffa"/>
          <w:rtl/>
        </w:rPr>
        <w:t>בהפר מבהקם</w:t>
      </w:r>
      <w:r w:rsidRPr="006F178A">
        <w:rPr>
          <w:rtl/>
        </w:rPr>
        <w:t xml:space="preserve"> </w:t>
      </w:r>
      <w:r w:rsidRPr="0037429B">
        <w:rPr>
          <w:rStyle w:val="affffe"/>
          <w:rFonts w:hint="cs"/>
          <w:rtl/>
        </w:rPr>
        <w:t>כ</w:t>
      </w:r>
      <w:r w:rsidRPr="0037429B">
        <w:rPr>
          <w:rStyle w:val="affffe"/>
          <w:rtl/>
        </w:rPr>
        <w:t>ר"י:</w:t>
      </w:r>
      <w:r w:rsidRPr="006F178A">
        <w:rPr>
          <w:rtl/>
        </w:rPr>
        <w:t xml:space="preserve"> נשאלין על ההקם </w:t>
      </w:r>
      <w:r w:rsidR="0037429B">
        <w:rPr>
          <w:rFonts w:hint="cs"/>
          <w:rtl/>
        </w:rPr>
        <w:t>ולא</w:t>
      </w:r>
      <w:r w:rsidRPr="006F178A">
        <w:rPr>
          <w:rtl/>
        </w:rPr>
        <w:t xml:space="preserve"> על ההפר.</w:t>
      </w:r>
    </w:p>
    <w:p w14:paraId="6D85142F" w14:textId="6A3C60DE" w:rsidR="0075729B" w:rsidRDefault="003E2DCC" w:rsidP="00395D31">
      <w:pPr>
        <w:pStyle w:val="38"/>
        <w:framePr w:wrap="notBeside"/>
        <w:rPr>
          <w:rtl/>
        </w:rPr>
      </w:pPr>
      <w:r w:rsidRPr="00C14A40">
        <w:rPr>
          <w:rtl/>
        </w:rPr>
        <w:t>מתיב ר</w:t>
      </w:r>
      <w:r w:rsidR="0075729B">
        <w:rPr>
          <w:rtl/>
        </w:rPr>
        <w:t>"</w:t>
      </w:r>
      <w:r w:rsidR="0037429B" w:rsidRPr="00C14A40">
        <w:rPr>
          <w:rFonts w:hint="cs"/>
          <w:rtl/>
        </w:rPr>
        <w:t>כ</w:t>
      </w:r>
      <w:r w:rsidRPr="00C14A40">
        <w:rPr>
          <w:rtl/>
        </w:rPr>
        <w:t>:</w:t>
      </w:r>
    </w:p>
    <w:p w14:paraId="143E8C7F" w14:textId="742DBE72" w:rsidR="003E2DCC" w:rsidRPr="006F178A" w:rsidRDefault="003E2DCC" w:rsidP="003E2DCC">
      <w:pPr>
        <w:rPr>
          <w:rtl/>
        </w:rPr>
      </w:pPr>
      <w:r w:rsidRPr="00A824E4">
        <w:rPr>
          <w:rStyle w:val="affffa"/>
          <w:rFonts w:hint="cs"/>
          <w:rtl/>
        </w:rPr>
        <w:t>'</w:t>
      </w:r>
      <w:r w:rsidRPr="00A824E4">
        <w:rPr>
          <w:rStyle w:val="affffa"/>
          <w:rtl/>
        </w:rPr>
        <w:t xml:space="preserve">ואם החרש יחריש לה אישה וגו' </w:t>
      </w:r>
      <w:r w:rsidRPr="006F178A">
        <w:rPr>
          <w:rtl/>
        </w:rPr>
        <w:t>- בשותק ע</w:t>
      </w:r>
      <w:r w:rsidR="0075729B">
        <w:rPr>
          <w:rtl/>
        </w:rPr>
        <w:t>"</w:t>
      </w:r>
      <w:r w:rsidR="0037429B">
        <w:rPr>
          <w:rFonts w:hint="cs"/>
          <w:rtl/>
        </w:rPr>
        <w:t>מ</w:t>
      </w:r>
      <w:r w:rsidRPr="006F178A">
        <w:rPr>
          <w:rtl/>
        </w:rPr>
        <w:t xml:space="preserve"> למיקט</w:t>
      </w:r>
    </w:p>
    <w:p w14:paraId="3EA0A5D9" w14:textId="6856C615" w:rsidR="003E2DCC" w:rsidRPr="006F178A" w:rsidRDefault="003E2DCC" w:rsidP="00395D31">
      <w:pPr>
        <w:rPr>
          <w:rtl/>
        </w:rPr>
      </w:pPr>
      <w:r w:rsidRPr="002C641B">
        <w:rPr>
          <w:rStyle w:val="affffa"/>
          <w:rFonts w:hint="cs"/>
          <w:rtl/>
        </w:rPr>
        <w:t>ד'</w:t>
      </w:r>
      <w:r w:rsidRPr="002C641B">
        <w:rPr>
          <w:rStyle w:val="affffa"/>
          <w:rtl/>
        </w:rPr>
        <w:t xml:space="preserve">כי החריש לה' </w:t>
      </w:r>
      <w:r w:rsidRPr="006F178A">
        <w:rPr>
          <w:rtl/>
        </w:rPr>
        <w:t>הרי בשותק ע</w:t>
      </w:r>
      <w:r w:rsidR="00283F4E">
        <w:rPr>
          <w:rFonts w:hint="cs"/>
          <w:rtl/>
        </w:rPr>
        <w:t>"מ</w:t>
      </w:r>
      <w:r w:rsidRPr="006F178A">
        <w:rPr>
          <w:rtl/>
        </w:rPr>
        <w:t xml:space="preserve"> לקיים </w:t>
      </w:r>
    </w:p>
    <w:p w14:paraId="2D02A22B" w14:textId="77777777" w:rsidR="001B722D" w:rsidRDefault="003E2DCC" w:rsidP="007A7E61">
      <w:pPr>
        <w:rPr>
          <w:rtl/>
        </w:rPr>
      </w:pPr>
      <w:r w:rsidRPr="00295E41">
        <w:rPr>
          <w:rStyle w:val="afffa"/>
          <w:rtl/>
        </w:rPr>
        <w:t>תיובתא</w:t>
      </w:r>
      <w:r w:rsidR="001B722D">
        <w:rPr>
          <w:rFonts w:hint="cs"/>
          <w:rtl/>
        </w:rPr>
        <w:t>-</w:t>
      </w:r>
      <w:r w:rsidRPr="006F178A">
        <w:rPr>
          <w:rFonts w:hint="cs"/>
          <w:rtl/>
        </w:rPr>
        <w:t xml:space="preserve"> וא</w:t>
      </w:r>
      <w:r w:rsidRPr="006F178A">
        <w:rPr>
          <w:rtl/>
        </w:rPr>
        <w:t>"</w:t>
      </w:r>
      <w:r w:rsidRPr="006F178A">
        <w:rPr>
          <w:rFonts w:hint="cs"/>
          <w:rtl/>
        </w:rPr>
        <w:t xml:space="preserve">א להעמיד </w:t>
      </w:r>
      <w:r w:rsidRPr="006F178A">
        <w:rPr>
          <w:rtl/>
        </w:rPr>
        <w:t>בשותק ע</w:t>
      </w:r>
      <w:r w:rsidR="007A7E61">
        <w:rPr>
          <w:rFonts w:hint="cs"/>
          <w:rtl/>
        </w:rPr>
        <w:t>"מ</w:t>
      </w:r>
      <w:r w:rsidRPr="006F178A">
        <w:rPr>
          <w:rtl/>
        </w:rPr>
        <w:t xml:space="preserve"> לקיים,</w:t>
      </w:r>
      <w:r w:rsidR="007A7E61">
        <w:rPr>
          <w:rFonts w:hint="cs"/>
          <w:rtl/>
        </w:rPr>
        <w:t xml:space="preserve"> ו</w:t>
      </w:r>
      <w:r w:rsidRPr="006F178A">
        <w:rPr>
          <w:rtl/>
        </w:rPr>
        <w:t>הא בשותק סתם!</w:t>
      </w:r>
      <w:r w:rsidRPr="006F178A">
        <w:rPr>
          <w:rFonts w:hint="cs"/>
          <w:rtl/>
        </w:rPr>
        <w:t xml:space="preserve"> </w:t>
      </w:r>
    </w:p>
    <w:p w14:paraId="1940175F" w14:textId="320DBAA8" w:rsidR="003E2DCC" w:rsidRPr="006F178A" w:rsidRDefault="001B722D" w:rsidP="00C14A40">
      <w:pPr>
        <w:spacing w:after="60"/>
        <w:ind w:left="170" w:firstLine="170"/>
        <w:rPr>
          <w:rtl/>
        </w:rPr>
      </w:pPr>
      <w:r w:rsidRPr="001B722D">
        <w:rPr>
          <w:rFonts w:hint="cs"/>
          <w:rtl/>
        </w:rPr>
        <w:t>-</w:t>
      </w:r>
      <w:r>
        <w:rPr>
          <w:rFonts w:hint="cs"/>
          <w:rtl/>
        </w:rPr>
        <w:t xml:space="preserve"> </w:t>
      </w:r>
      <w:r w:rsidR="003E2DCC" w:rsidRPr="006F178A">
        <w:rPr>
          <w:rFonts w:hint="cs"/>
          <w:rtl/>
        </w:rPr>
        <w:t>ד</w:t>
      </w:r>
      <w:r w:rsidR="003E2DCC" w:rsidRPr="006F178A">
        <w:rPr>
          <w:rtl/>
        </w:rPr>
        <w:t>קראי יתירי כתיבי.</w:t>
      </w:r>
    </w:p>
    <w:p w14:paraId="14AF63A1" w14:textId="77777777" w:rsidR="0075729B" w:rsidRDefault="003E2DCC" w:rsidP="00395D31">
      <w:pPr>
        <w:pStyle w:val="38"/>
        <w:framePr w:wrap="notBeside"/>
        <w:rPr>
          <w:rtl/>
        </w:rPr>
      </w:pPr>
      <w:r w:rsidRPr="00C14A40">
        <w:rPr>
          <w:rtl/>
        </w:rPr>
        <w:t>מתיב רבא:</w:t>
      </w:r>
    </w:p>
    <w:p w14:paraId="5A2D98B2" w14:textId="25645220" w:rsidR="00F40147" w:rsidRDefault="003E2DCC" w:rsidP="003E2DCC">
      <w:pPr>
        <w:rPr>
          <w:spacing w:val="-4"/>
          <w:rtl/>
        </w:rPr>
      </w:pPr>
      <w:r w:rsidRPr="00625DCC">
        <w:rPr>
          <w:spacing w:val="-4"/>
          <w:rtl/>
        </w:rPr>
        <w:t xml:space="preserve">נדרה עם חשכה - מפר לה עד שלא חשכה, </w:t>
      </w:r>
    </w:p>
    <w:p w14:paraId="4ACD6031" w14:textId="268868EA" w:rsidR="003E2DCC" w:rsidRPr="00395D31" w:rsidRDefault="003E2DCC" w:rsidP="00395D31">
      <w:pPr>
        <w:rPr>
          <w:rtl/>
        </w:rPr>
      </w:pPr>
      <w:r w:rsidRPr="00395D31">
        <w:rPr>
          <w:rtl/>
        </w:rPr>
        <w:t>שאם לא הפר וחשכה - אינו יכול להפר;</w:t>
      </w:r>
    </w:p>
    <w:p w14:paraId="43F018FC" w14:textId="5A0B661B" w:rsidR="003E2DCC" w:rsidRPr="00295E41" w:rsidRDefault="003E2DCC" w:rsidP="00C14A40">
      <w:pPr>
        <w:spacing w:after="60"/>
        <w:rPr>
          <w:rStyle w:val="afffa"/>
          <w:rtl/>
        </w:rPr>
      </w:pPr>
      <w:r w:rsidRPr="006F178A">
        <w:rPr>
          <w:rtl/>
        </w:rPr>
        <w:t>אמאי? להוי כשותק על מנת למיקט!</w:t>
      </w:r>
      <w:r w:rsidR="0075729B">
        <w:rPr>
          <w:rFonts w:hint="cs"/>
          <w:rtl/>
        </w:rPr>
        <w:t xml:space="preserve"> </w:t>
      </w:r>
      <w:r w:rsidRPr="006F178A">
        <w:rPr>
          <w:rFonts w:hint="cs"/>
          <w:rtl/>
        </w:rPr>
        <w:t xml:space="preserve">- </w:t>
      </w:r>
      <w:r w:rsidRPr="00295E41">
        <w:rPr>
          <w:rStyle w:val="afffa"/>
          <w:rtl/>
        </w:rPr>
        <w:t>תיובתא.</w:t>
      </w:r>
    </w:p>
    <w:p w14:paraId="06319196" w14:textId="77777777" w:rsidR="0075729B" w:rsidRDefault="003E2DCC" w:rsidP="00395D31">
      <w:pPr>
        <w:pStyle w:val="38"/>
        <w:framePr w:wrap="notBeside"/>
        <w:rPr>
          <w:rtl/>
        </w:rPr>
      </w:pPr>
      <w:r w:rsidRPr="00C14A40">
        <w:rPr>
          <w:rtl/>
        </w:rPr>
        <w:t>מתיב ר"</w:t>
      </w:r>
      <w:r w:rsidRPr="00C14A40">
        <w:rPr>
          <w:rFonts w:hint="cs"/>
          <w:rtl/>
        </w:rPr>
        <w:t>א</w:t>
      </w:r>
      <w:r w:rsidRPr="00C14A40">
        <w:rPr>
          <w:rtl/>
        </w:rPr>
        <w:t>:</w:t>
      </w:r>
    </w:p>
    <w:p w14:paraId="36CFD18F" w14:textId="278DCE56" w:rsidR="002A2D21" w:rsidRDefault="003E2DCC" w:rsidP="003E2DCC">
      <w:pPr>
        <w:rPr>
          <w:rtl/>
        </w:rPr>
      </w:pPr>
      <w:r w:rsidRPr="006F178A">
        <w:rPr>
          <w:rtl/>
        </w:rPr>
        <w:t>יודע</w:t>
      </w:r>
      <w:r w:rsidR="007A4C97">
        <w:rPr>
          <w:rFonts w:hint="cs"/>
          <w:rtl/>
        </w:rPr>
        <w:t>ני</w:t>
      </w:r>
      <w:r w:rsidRPr="006F178A">
        <w:rPr>
          <w:rtl/>
        </w:rPr>
        <w:t xml:space="preserve"> שיש נדרים אבל א</w:t>
      </w:r>
      <w:r w:rsidR="002A2D21">
        <w:rPr>
          <w:rFonts w:hint="cs"/>
          <w:rtl/>
        </w:rPr>
        <w:t>"י</w:t>
      </w:r>
      <w:r w:rsidRPr="006F178A">
        <w:rPr>
          <w:rtl/>
        </w:rPr>
        <w:t xml:space="preserve"> שיש מפירין - יפר, </w:t>
      </w:r>
    </w:p>
    <w:p w14:paraId="2B6BCF25" w14:textId="77777777" w:rsidR="007A4C97" w:rsidRDefault="003E2DCC" w:rsidP="00395D31">
      <w:pPr>
        <w:rPr>
          <w:rtl/>
        </w:rPr>
      </w:pPr>
      <w:r w:rsidRPr="006F178A">
        <w:rPr>
          <w:rtl/>
        </w:rPr>
        <w:t>יודע</w:t>
      </w:r>
      <w:r w:rsidR="007A4C97">
        <w:rPr>
          <w:rFonts w:hint="cs"/>
          <w:rtl/>
        </w:rPr>
        <w:t>ני</w:t>
      </w:r>
      <w:r w:rsidRPr="006F178A">
        <w:rPr>
          <w:rtl/>
        </w:rPr>
        <w:t xml:space="preserve"> שיש מפירין אבל איני יודע שזה נדר </w:t>
      </w:r>
    </w:p>
    <w:p w14:paraId="6EF4EDB0" w14:textId="226B6429" w:rsidR="002A2D21" w:rsidRDefault="007A4C97" w:rsidP="00395D31">
      <w:pPr>
        <w:rPr>
          <w:rtl/>
        </w:rPr>
      </w:pPr>
      <w:r>
        <w:rPr>
          <w:rStyle w:val="affffe"/>
          <w:rFonts w:hint="cs"/>
          <w:rtl/>
        </w:rPr>
        <w:t xml:space="preserve">- </w:t>
      </w:r>
      <w:r w:rsidR="002A2D21" w:rsidRPr="00C4648F">
        <w:rPr>
          <w:rStyle w:val="affffe"/>
          <w:rFonts w:hint="cs"/>
          <w:rtl/>
        </w:rPr>
        <w:t>ל</w:t>
      </w:r>
      <w:r w:rsidR="003E2DCC" w:rsidRPr="00C4648F">
        <w:rPr>
          <w:rStyle w:val="affffe"/>
          <w:rtl/>
        </w:rPr>
        <w:t>ר"מ:</w:t>
      </w:r>
      <w:r w:rsidR="003E2DCC" w:rsidRPr="006F178A">
        <w:rPr>
          <w:rtl/>
        </w:rPr>
        <w:t xml:space="preserve"> לא יפר, </w:t>
      </w:r>
      <w:r w:rsidR="003E2DCC" w:rsidRPr="00C4648F">
        <w:rPr>
          <w:rStyle w:val="affffe"/>
          <w:rtl/>
        </w:rPr>
        <w:t>וחכ"</w:t>
      </w:r>
      <w:r w:rsidR="003E2DCC" w:rsidRPr="00C4648F">
        <w:rPr>
          <w:rStyle w:val="affffe"/>
          <w:rFonts w:hint="cs"/>
          <w:rtl/>
        </w:rPr>
        <w:t>א</w:t>
      </w:r>
      <w:r w:rsidR="003E2DCC" w:rsidRPr="00C4648F">
        <w:rPr>
          <w:rStyle w:val="affffe"/>
          <w:rtl/>
        </w:rPr>
        <w:t>:</w:t>
      </w:r>
      <w:r w:rsidR="003E2DCC" w:rsidRPr="006F178A">
        <w:rPr>
          <w:rtl/>
        </w:rPr>
        <w:t xml:space="preserve"> יפ</w:t>
      </w:r>
      <w:r w:rsidR="00C4648F">
        <w:rPr>
          <w:rFonts w:hint="cs"/>
          <w:rtl/>
        </w:rPr>
        <w:t>ר.</w:t>
      </w:r>
    </w:p>
    <w:p w14:paraId="0602244D" w14:textId="272A5E92" w:rsidR="003E2DCC" w:rsidRDefault="003E2DCC" w:rsidP="00395D31">
      <w:pPr>
        <w:rPr>
          <w:sz w:val="20"/>
          <w:rtl/>
        </w:rPr>
      </w:pPr>
      <w:r w:rsidRPr="006F178A">
        <w:rPr>
          <w:rtl/>
        </w:rPr>
        <w:t xml:space="preserve">ואמאי? </w:t>
      </w:r>
      <w:r w:rsidR="00C4648F">
        <w:rPr>
          <w:rFonts w:hint="cs"/>
          <w:rtl/>
        </w:rPr>
        <w:t>יהא</w:t>
      </w:r>
      <w:r w:rsidRPr="006F178A">
        <w:rPr>
          <w:rtl/>
        </w:rPr>
        <w:t xml:space="preserve"> כשותק </w:t>
      </w:r>
      <w:r w:rsidR="00C4648F">
        <w:rPr>
          <w:rFonts w:hint="cs"/>
          <w:rtl/>
        </w:rPr>
        <w:t>ע</w:t>
      </w:r>
      <w:r w:rsidR="0075729B">
        <w:rPr>
          <w:rtl/>
        </w:rPr>
        <w:t>"</w:t>
      </w:r>
      <w:r w:rsidR="00C4648F">
        <w:rPr>
          <w:rFonts w:hint="cs"/>
          <w:rtl/>
        </w:rPr>
        <w:t>מ</w:t>
      </w:r>
      <w:r w:rsidRPr="006F178A">
        <w:rPr>
          <w:rtl/>
        </w:rPr>
        <w:t xml:space="preserve"> למיקט!</w:t>
      </w:r>
      <w:r w:rsidR="0075729B">
        <w:rPr>
          <w:rFonts w:hint="cs"/>
          <w:rtl/>
        </w:rPr>
        <w:t xml:space="preserve"> </w:t>
      </w:r>
      <w:r w:rsidRPr="006F178A">
        <w:rPr>
          <w:rFonts w:hint="cs"/>
          <w:rtl/>
        </w:rPr>
        <w:t xml:space="preserve">- </w:t>
      </w:r>
      <w:r w:rsidRPr="00295E41">
        <w:rPr>
          <w:rStyle w:val="afffa"/>
          <w:rtl/>
        </w:rPr>
        <w:t>תיובתא.</w:t>
      </w:r>
    </w:p>
    <w:p w14:paraId="5677A06D" w14:textId="524BBC64" w:rsidR="003E2DCC" w:rsidRPr="006F178A" w:rsidRDefault="003E2DCC" w:rsidP="00395D31">
      <w:pPr>
        <w:pStyle w:val="Hadran"/>
        <w:pPrChange w:id="91042" w:author="Claude" w:date="2026-10-08T08:34:49Z">
          <w:pPr>
            <w:pStyle w:val="affffb"/>
          </w:pPr>
        </w:pPrChange>
      </w:pPr>
      <w:r w:rsidRPr="006F178A">
        <w:rPr>
          <w:rtl/>
        </w:rPr>
        <w:t>הדרן עלך נערה המאורסה.</w:t>
      </w:r>
    </w:p>
    <w:p w14:paraId="46524A7E" w14:textId="77777777" w:rsidR="003E2DCC" w:rsidRPr="006F178A" w:rsidRDefault="003E2DCC" w:rsidP="003E2DCC">
      <w:pPr>
        <w:pStyle w:val="afff2"/>
        <w:framePr w:wrap="around"/>
        <w:spacing w:line="276" w:lineRule="auto"/>
        <w:rPr>
          <w:del w:id="41150" w:author="Claude" w:date="2026-10-07T09:24:31Z"/>
          <w:sz w:val="20"/>
          <w:rtl/>
        </w:rPr>
      </w:pPr>
      <w:del w:id="41149" w:author="Claude" w:date="2026-10-07T09:24:31Z">
        <w:r w:rsidRPr="006F178A">
          <w:rPr>
            <w:sz w:val="20"/>
            <w:rtl/>
          </w:rPr>
          <w:lastRenderedPageBreak/>
          <w:delText xml:space="preserve">פרק אחד עשר</w:delText>
        </w:r>
      </w:del>
    </w:p>
    <w:p w14:paraId="5E0095E5" w14:textId="77777777" w:rsidR="003E2DCC" w:rsidRPr="006F178A" w:rsidRDefault="003E2DCC" w:rsidP="003E2DCC">
      <w:pPr>
        <w:pStyle w:val="afff3"/>
        <w:framePr w:wrap="around"/>
        <w:spacing w:line="276" w:lineRule="auto"/>
        <w:rPr>
          <w:del w:id="41152" w:author="Claude" w:date="2026-10-07T09:24:31Z"/>
          <w:sz w:val="20"/>
          <w:rtl/>
        </w:rPr>
      </w:pPr>
      <w:del w:id="41151" w:author="Claude" w:date="2026-10-07T09:24:31Z">
        <w:r w:rsidRPr="006F178A">
          <w:rPr>
            <w:rFonts w:hint="cs"/>
            <w:sz w:val="20"/>
            <w:rtl/>
          </w:rPr>
          <w:delText xml:space="preserve">ואלו נדרים</w:delText>
        </w:r>
      </w:del>
    </w:p>
    <w:p>
      <w:pPr>
        <w:pStyle w:val="PetichatPerek"/>
        <w:rPr>
          <w:ins w:id="41148" w:author="Claude" w:date="2026-10-07T09:24:31Z"/>
        </w:rPr>
      </w:pPr>
      <w:ins w:id="41147" w:author="Claude" w:date="2026-10-07T09:24:31Z">
        <w:r>
          <w:rPr>
            <w:sz w:val="20"/>
            <w:rtl/>
          </w:rPr>
          <w:t xml:space="preserve">פרק אחד עשר</w:t>
        </w:r>
        <w:r>
          <w:rPr>
            <w:sz w:val="20"/>
            <w:rtl/>
          </w:rPr>
          <w:t xml:space="preserve"> - </w:t>
        </w:r>
        <w:r>
          <w:rPr>
            <w:rFonts w:hint="cs"/>
            <w:sz w:val="20"/>
            <w:rtl/>
          </w:rPr>
          <w:t xml:space="preserve">ואלו נדרים</w:t>
        </w:r>
      </w:ins>
    </w:p>
    <w:p>
      <w:pPr>
        <w:pStyle w:val="afffffb"/>
        <w:rPr>
          <w:ins w:id="20467" w:author="קלוד" w:date="2026-10-06T10:09:38Z"/>
        </w:rPr>
      </w:pPr>
      <w:ins w:id="20466" w:author="קלוד" w:date="2026-10-06T10:09:38Z">
        <w:r>
          <w:t xml:space="preserve">משנה א</w:t>
        </w:r>
      </w:ins>
    </w:p>
    <w:p w14:paraId="314A900C" w14:textId="78348258" w:rsidR="0000385C" w:rsidRDefault="003E2DCC" w:rsidP="0000385C">
      <w:pPr>
        <w:pStyle w:val="afff5"/>
        <w:jc w:val="center"/>
        <w:rPr>
          <w:rtl/>
        </w:rPr>
      </w:pPr>
      <w:r w:rsidRPr="006F178A">
        <w:rPr>
          <w:rtl/>
        </w:rPr>
        <w:t>ואלו נדרים שהוא מפר, דברים שיש בהן ענוי נפש:</w:t>
      </w:r>
    </w:p>
    <w:p w14:paraId="637B9B67" w14:textId="37757D09" w:rsidR="003E2DCC" w:rsidRPr="006F178A" w:rsidRDefault="003E2DCC" w:rsidP="003E2DCC">
      <w:pPr>
        <w:pStyle w:val="afff5"/>
        <w:rPr>
          <w:rtl/>
        </w:rPr>
      </w:pPr>
      <w:r w:rsidRPr="006F178A">
        <w:rPr>
          <w:rtl/>
        </w:rPr>
        <w:t>אם ארחץ ואם לא ארחץ, אם אתקשט ואם לא אתקשט;</w:t>
      </w:r>
    </w:p>
    <w:p w14:paraId="1805B2C9" w14:textId="77777777" w:rsidR="003E2DCC" w:rsidRPr="006F178A" w:rsidRDefault="003E2DCC" w:rsidP="00A522DC">
      <w:pPr>
        <w:pStyle w:val="a3"/>
        <w:framePr w:wrap="around"/>
        <w:rPr>
          <w:rtl/>
        </w:rPr>
      </w:pPr>
      <w:r w:rsidRPr="006F178A">
        <w:rPr>
          <w:rtl/>
        </w:rPr>
        <w:t>עט:</w:t>
      </w:r>
    </w:p>
    <w:p>
      <w:pPr>
        <w:pStyle w:val="afffffb"/>
        <w:rPr>
          <w:ins w:id="20469" w:author="קלוד" w:date="2026-10-06T10:09:38Z"/>
        </w:rPr>
      </w:pPr>
      <w:ins w:id="20468" w:author="קלוד" w:date="2026-10-06T10:09:38Z">
        <w:r>
          <w:t xml:space="preserve">משנה א</w:t>
        </w:r>
      </w:ins>
    </w:p>
    <w:p w14:paraId="6F2305C1" w14:textId="77777777" w:rsidR="00482CEE" w:rsidRDefault="003E2DCC" w:rsidP="003E2DCC">
      <w:pPr>
        <w:pStyle w:val="afff5"/>
        <w:rPr>
          <w:b/>
          <w:sz w:val="20"/>
          <w:rtl/>
        </w:rPr>
      </w:pPr>
      <w:r w:rsidRPr="0000385C">
        <w:rPr>
          <w:rStyle w:val="TanaimMishna"/>
          <w:rtl/>
          <w:rPrChange w:id="20275" w:author="קלוד" w:date="2026-10-06T10:09:38Z">
            <w:rPr>
              <w:rStyle w:val="affffe"/>
              <w:rtl/>
            </w:rPr>
          </w:rPrChange>
        </w:rPr>
        <w:t>רבי יוסי:</w:t>
      </w:r>
      <w:r w:rsidRPr="006F178A">
        <w:rPr>
          <w:b/>
          <w:rtl/>
          <w:rPrChange w:id="40030" w:author="Claude" w:date="2026-10-06T13:34:13Z">
            <w:rPr>
              <w:b/>
              <w:sz w:val="20"/>
              <w:rtl/>
            </w:rPr>
          </w:rPrChange>
        </w:rPr>
        <w:t xml:space="preserve"> </w:t>
      </w:r>
      <w:r w:rsidR="00C060AF">
        <w:rPr>
          <w:b/>
          <w:rtl/>
          <w:rPrChange w:id="40031" w:author="Claude" w:date="2026-10-06T13:34:13Z">
            <w:rPr>
              <w:b/>
              <w:sz w:val="20"/>
              <w:rtl/>
            </w:rPr>
          </w:rPrChange>
        </w:rPr>
        <w:tab/>
      </w:r>
      <w:r w:rsidRPr="006F178A">
        <w:rPr>
          <w:b/>
          <w:rtl/>
          <w:rPrChange w:id="40032" w:author="Claude" w:date="2026-10-06T13:34:13Z">
            <w:rPr>
              <w:b/>
              <w:sz w:val="20"/>
              <w:rtl/>
            </w:rPr>
          </w:rPrChange>
        </w:rPr>
        <w:t xml:space="preserve">אין אלו נדרי ענוי נפש, ואלו הן נדרי ענוי נפש: </w:t>
      </w:r>
    </w:p>
    <w:p w14:paraId="0AB3DC5E" w14:textId="77777777" w:rsidR="00482CEE" w:rsidRDefault="0062507D" w:rsidP="003E2DCC">
      <w:pPr>
        <w:pStyle w:val="afff5"/>
        <w:rPr>
          <w:b/>
          <w:sz w:val="20"/>
          <w:rtl/>
        </w:rPr>
      </w:pPr>
      <w:r>
        <w:rPr>
          <w:b/>
          <w:rtl/>
          <w:rPrChange w:id="40033" w:author="Claude" w:date="2026-10-06T13:34:13Z">
            <w:rPr>
              <w:b/>
              <w:sz w:val="20"/>
              <w:rtl/>
            </w:rPr>
          </w:rPrChange>
        </w:rPr>
        <w:tab/>
      </w:r>
      <w:r>
        <w:rPr>
          <w:b/>
          <w:rtl/>
          <w:rPrChange w:id="40034" w:author="Claude" w:date="2026-10-06T13:34:13Z">
            <w:rPr>
              <w:b/>
              <w:sz w:val="20"/>
              <w:rtl/>
            </w:rPr>
          </w:rPrChange>
        </w:rPr>
        <w:tab/>
      </w:r>
      <w:r>
        <w:rPr>
          <w:b/>
          <w:rtl/>
          <w:rPrChange w:id="40035" w:author="Claude" w:date="2026-10-06T13:34:13Z">
            <w:rPr>
              <w:b/>
              <w:sz w:val="20"/>
              <w:rtl/>
            </w:rPr>
          </w:rPrChange>
        </w:rPr>
        <w:tab/>
      </w:r>
      <w:r>
        <w:rPr>
          <w:b/>
          <w:rtl/>
          <w:rPrChange w:id="40036" w:author="Claude" w:date="2026-10-06T13:34:13Z">
            <w:rPr>
              <w:b/>
              <w:sz w:val="20"/>
              <w:rtl/>
            </w:rPr>
          </w:rPrChange>
        </w:rPr>
        <w:tab/>
      </w:r>
      <w:r w:rsidR="003E2DCC" w:rsidRPr="006F178A">
        <w:rPr>
          <w:b/>
          <w:rtl/>
          <w:rPrChange w:id="40037" w:author="Claude" w:date="2026-10-06T13:34:13Z">
            <w:rPr>
              <w:b/>
              <w:sz w:val="20"/>
              <w:rtl/>
            </w:rPr>
          </w:rPrChange>
        </w:rPr>
        <w:t xml:space="preserve">אמרה קונם פירות העולם עלי - יכול להפר, </w:t>
      </w:r>
    </w:p>
    <w:p w14:paraId="406E02E9" w14:textId="77777777" w:rsidR="00482CEE" w:rsidRDefault="00C060AF" w:rsidP="00C060AF">
      <w:pPr>
        <w:pStyle w:val="afff5"/>
        <w:rPr>
          <w:b/>
          <w:sz w:val="20"/>
          <w:rtl/>
        </w:rPr>
      </w:pPr>
      <w:r>
        <w:rPr>
          <w:b/>
          <w:rtl/>
          <w:rPrChange w:id="40038" w:author="Claude" w:date="2026-10-06T13:34:13Z">
            <w:rPr>
              <w:b/>
              <w:sz w:val="20"/>
              <w:rtl/>
            </w:rPr>
          </w:rPrChange>
        </w:rPr>
        <w:tab/>
      </w:r>
      <w:r>
        <w:rPr>
          <w:b/>
          <w:rtl/>
          <w:rPrChange w:id="40039" w:author="Claude" w:date="2026-10-06T13:34:13Z">
            <w:rPr>
              <w:b/>
              <w:sz w:val="20"/>
              <w:rtl/>
            </w:rPr>
          </w:rPrChange>
        </w:rPr>
        <w:tab/>
      </w:r>
      <w:r>
        <w:rPr>
          <w:b/>
          <w:rtl/>
          <w:rPrChange w:id="40040" w:author="Claude" w:date="2026-10-06T13:34:13Z">
            <w:rPr>
              <w:b/>
              <w:sz w:val="20"/>
              <w:rtl/>
            </w:rPr>
          </w:rPrChange>
        </w:rPr>
        <w:tab/>
      </w:r>
      <w:r>
        <w:rPr>
          <w:b/>
          <w:rtl/>
          <w:rPrChange w:id="40041" w:author="Claude" w:date="2026-10-06T13:34:13Z">
            <w:rPr>
              <w:b/>
              <w:sz w:val="20"/>
              <w:rtl/>
            </w:rPr>
          </w:rPrChange>
        </w:rPr>
        <w:tab/>
      </w:r>
      <w:r w:rsidR="003E2DCC" w:rsidRPr="006F178A">
        <w:rPr>
          <w:b/>
          <w:rtl/>
          <w:rPrChange w:id="40042" w:author="Claude" w:date="2026-10-06T13:34:13Z">
            <w:rPr>
              <w:b/>
              <w:sz w:val="20"/>
              <w:rtl/>
            </w:rPr>
          </w:rPrChange>
        </w:rPr>
        <w:t>פירות מדינה זו עלי - יביא לה ממדינה אחרת,</w:t>
      </w:r>
    </w:p>
    <w:p w14:paraId="6079350D" w14:textId="77777777" w:rsidR="00482CEE" w:rsidRDefault="00C060AF" w:rsidP="003E2DCC">
      <w:pPr>
        <w:pStyle w:val="afff5"/>
        <w:rPr>
          <w:b/>
          <w:sz w:val="20"/>
          <w:rtl/>
        </w:rPr>
      </w:pPr>
      <w:r>
        <w:rPr>
          <w:b/>
          <w:rtl/>
          <w:rPrChange w:id="40043" w:author="Claude" w:date="2026-10-06T13:34:13Z">
            <w:rPr>
              <w:b/>
              <w:sz w:val="20"/>
              <w:rtl/>
            </w:rPr>
          </w:rPrChange>
        </w:rPr>
        <w:tab/>
      </w:r>
      <w:r>
        <w:rPr>
          <w:b/>
          <w:rtl/>
          <w:rPrChange w:id="40044" w:author="Claude" w:date="2026-10-06T13:34:13Z">
            <w:rPr>
              <w:b/>
              <w:sz w:val="20"/>
              <w:rtl/>
            </w:rPr>
          </w:rPrChange>
        </w:rPr>
        <w:tab/>
      </w:r>
      <w:r>
        <w:rPr>
          <w:b/>
          <w:rtl/>
          <w:rPrChange w:id="40045" w:author="Claude" w:date="2026-10-06T13:34:13Z">
            <w:rPr>
              <w:b/>
              <w:sz w:val="20"/>
              <w:rtl/>
            </w:rPr>
          </w:rPrChange>
        </w:rPr>
        <w:tab/>
      </w:r>
      <w:r>
        <w:rPr>
          <w:b/>
          <w:rtl/>
          <w:rPrChange w:id="40046" w:author="Claude" w:date="2026-10-06T13:34:13Z">
            <w:rPr>
              <w:b/>
              <w:sz w:val="20"/>
              <w:rtl/>
            </w:rPr>
          </w:rPrChange>
        </w:rPr>
        <w:tab/>
      </w:r>
      <w:r w:rsidR="003E2DCC" w:rsidRPr="006F178A">
        <w:rPr>
          <w:b/>
          <w:rtl/>
          <w:rPrChange w:id="40047" w:author="Claude" w:date="2026-10-06T13:34:13Z">
            <w:rPr>
              <w:b/>
              <w:sz w:val="20"/>
              <w:rtl/>
            </w:rPr>
          </w:rPrChange>
        </w:rPr>
        <w:t xml:space="preserve">פירות חנווני זה עלי - אינו יכול להפר, </w:t>
      </w:r>
    </w:p>
    <w:p w14:paraId="2DA87FDE" w14:textId="57728C32" w:rsidR="003E2DCC" w:rsidRPr="006F178A" w:rsidRDefault="00EA60EA" w:rsidP="003E2DCC">
      <w:pPr>
        <w:pStyle w:val="afff5"/>
        <w:rPr>
          <w:rtl/>
        </w:rPr>
      </w:pPr>
      <w:r>
        <w:rPr>
          <w:b/>
          <w:rtl/>
          <w:rPrChange w:id="40048" w:author="Claude" w:date="2026-10-06T13:34:13Z">
            <w:rPr>
              <w:b/>
              <w:sz w:val="20"/>
              <w:rtl/>
            </w:rPr>
          </w:rPrChange>
        </w:rPr>
        <w:tab/>
      </w:r>
      <w:r>
        <w:rPr>
          <w:b/>
          <w:rtl/>
          <w:rPrChange w:id="40049" w:author="Claude" w:date="2026-10-06T13:34:13Z">
            <w:rPr>
              <w:b/>
              <w:sz w:val="20"/>
              <w:rtl/>
            </w:rPr>
          </w:rPrChange>
        </w:rPr>
        <w:tab/>
      </w:r>
      <w:r>
        <w:rPr>
          <w:rFonts w:hint="cs"/>
          <w:b/>
          <w:rtl/>
          <w:rPrChange w:id="40050" w:author="Claude" w:date="2026-10-06T13:34:13Z">
            <w:rPr>
              <w:rFonts w:hint="cs"/>
              <w:b/>
              <w:sz w:val="20"/>
              <w:rtl/>
            </w:rPr>
          </w:rPrChange>
        </w:rPr>
        <w:t xml:space="preserve"> </w:t>
      </w:r>
      <w:r>
        <w:rPr>
          <w:b/>
          <w:rtl/>
          <w:rPrChange w:id="40051" w:author="Claude" w:date="2026-10-06T13:34:13Z">
            <w:rPr>
              <w:b/>
              <w:sz w:val="20"/>
              <w:rtl/>
            </w:rPr>
          </w:rPrChange>
        </w:rPr>
        <w:tab/>
      </w:r>
      <w:r w:rsidR="00C060AF">
        <w:rPr>
          <w:rFonts w:hint="cs"/>
          <w:b/>
          <w:rtl/>
          <w:rPrChange w:id="40052" w:author="Claude" w:date="2026-10-06T13:34:13Z">
            <w:rPr>
              <w:rFonts w:hint="cs"/>
              <w:b/>
              <w:sz w:val="20"/>
              <w:rtl/>
            </w:rPr>
          </w:rPrChange>
        </w:rPr>
        <w:t xml:space="preserve"> </w:t>
      </w:r>
      <w:r w:rsidR="00C060AF">
        <w:rPr>
          <w:b/>
          <w:rtl/>
          <w:rPrChange w:id="40053" w:author="Claude" w:date="2026-10-06T13:34:13Z">
            <w:rPr>
              <w:b/>
              <w:sz w:val="20"/>
              <w:rtl/>
            </w:rPr>
          </w:rPrChange>
        </w:rPr>
        <w:tab/>
      </w:r>
      <w:r w:rsidR="00C060AF">
        <w:rPr>
          <w:b/>
          <w:rtl/>
          <w:rPrChange w:id="40054" w:author="Claude" w:date="2026-10-06T13:34:13Z">
            <w:rPr>
              <w:b/>
              <w:sz w:val="20"/>
              <w:rtl/>
            </w:rPr>
          </w:rPrChange>
        </w:rPr>
        <w:tab/>
      </w:r>
      <w:r w:rsidR="00C060AF">
        <w:rPr>
          <w:b/>
          <w:rtl/>
          <w:rPrChange w:id="40055" w:author="Claude" w:date="2026-10-06T13:34:13Z">
            <w:rPr>
              <w:b/>
              <w:sz w:val="20"/>
              <w:rtl/>
            </w:rPr>
          </w:rPrChange>
        </w:rPr>
        <w:tab/>
      </w:r>
      <w:r w:rsidR="00C060AF">
        <w:rPr>
          <w:b/>
          <w:rtl/>
          <w:rPrChange w:id="40056" w:author="Claude" w:date="2026-10-06T13:34:13Z">
            <w:rPr>
              <w:b/>
              <w:sz w:val="20"/>
              <w:rtl/>
            </w:rPr>
          </w:rPrChange>
        </w:rPr>
        <w:tab/>
      </w:r>
      <w:r w:rsidR="003E2DCC" w:rsidRPr="006F178A">
        <w:rPr>
          <w:b/>
          <w:rtl/>
          <w:rPrChange w:id="40057" w:author="Claude" w:date="2026-10-06T13:34:13Z">
            <w:rPr>
              <w:b/>
              <w:sz w:val="20"/>
              <w:rtl/>
            </w:rPr>
          </w:rPrChange>
        </w:rPr>
        <w:t xml:space="preserve">ואם לא היתה פרנסתו אלא ממנו </w:t>
      </w:r>
      <w:r>
        <w:rPr>
          <w:rFonts w:hint="cs"/>
          <w:b/>
          <w:rtl/>
          <w:rPrChange w:id="40058" w:author="Claude" w:date="2026-10-06T13:34:13Z">
            <w:rPr>
              <w:rFonts w:hint="cs"/>
              <w:b/>
              <w:sz w:val="20"/>
              <w:rtl/>
            </w:rPr>
          </w:rPrChange>
        </w:rPr>
        <w:t>-</w:t>
      </w:r>
      <w:r w:rsidR="003E2DCC" w:rsidRPr="006F178A">
        <w:rPr>
          <w:b/>
          <w:rtl/>
          <w:rPrChange w:id="40059" w:author="Claude" w:date="2026-10-06T13:34:13Z">
            <w:rPr>
              <w:b/>
              <w:sz w:val="20"/>
              <w:rtl/>
            </w:rPr>
          </w:rPrChange>
        </w:rPr>
        <w:t>יפר,</w:t>
      </w:r>
    </w:p>
    <w:p w14:paraId="5329ACAB" w14:textId="77777777" w:rsidR="003E2DCC" w:rsidRPr="006F178A" w:rsidRDefault="003E2DCC" w:rsidP="008D48EF">
      <w:pPr>
        <w:pStyle w:val="afffd"/>
        <w:rPr>
          <w:rtl/>
        </w:rPr>
      </w:pPr>
      <w:ins w:id="9929" w:author="מספור קטעי משנה" w:date="2026-10-06T06:45:39Z">
        <w:r>
          <w:rPr>
            <w:rStyle w:val="MisparKeta"/>
          </w:rPr>
          <w:t xml:space="preserve">א. </w:t>
        </w:r>
      </w:ins>
      <w:r w:rsidRPr="008D48EF">
        <w:rPr>
          <w:rtl/>
        </w:rPr>
        <w:t>נדרי ענוי נפש הוא דמפר</w:t>
      </w:r>
      <w:r w:rsidRPr="006F178A">
        <w:rPr>
          <w:rFonts w:ascii="Fb Fontext" w:hAnsi="Fb Fontext" w:cs="Guttman Vilna"/>
          <w:bCs/>
          <w:rtl/>
        </w:rPr>
        <w:t xml:space="preserve">, </w:t>
      </w:r>
    </w:p>
    <w:p w14:paraId="00D1FB36" w14:textId="03BB697D" w:rsidR="003E2DCC" w:rsidRPr="006F178A" w:rsidRDefault="003E2DCC" w:rsidP="00687B0D">
      <w:pPr>
        <w:rPr>
          <w:rtl/>
        </w:rPr>
      </w:pPr>
      <w:r w:rsidRPr="006F178A">
        <w:rPr>
          <w:rtl/>
        </w:rPr>
        <w:t xml:space="preserve">שאין בהן ענוי נפש אינו מפר, </w:t>
      </w:r>
      <w:r w:rsidR="00687B0D">
        <w:rPr>
          <w:rStyle w:val="affffe"/>
          <w:rFonts w:hint="cs"/>
          <w:rtl/>
        </w:rPr>
        <w:t xml:space="preserve">- </w:t>
      </w:r>
      <w:r w:rsidRPr="00EA60EA">
        <w:rPr>
          <w:rStyle w:val="affffe"/>
          <w:rtl/>
        </w:rPr>
        <w:t xml:space="preserve">והא תניא: </w:t>
      </w:r>
      <w:r w:rsidRPr="00687B0D">
        <w:rPr>
          <w:rStyle w:val="affffa"/>
          <w:rtl/>
        </w:rPr>
        <w:t xml:space="preserve">בין איש לאשתו בין אב לבתו </w:t>
      </w:r>
      <w:r w:rsidRPr="006F178A">
        <w:rPr>
          <w:rtl/>
        </w:rPr>
        <w:t>- מלמד, שהבעל מפר נדרים שבינו לבינה!</w:t>
      </w:r>
    </w:p>
    <w:p w14:paraId="0E67B29A" w14:textId="77777777" w:rsidR="00395D31" w:rsidRPr="00C14A40" w:rsidRDefault="003E2DCC" w:rsidP="00395D31">
      <w:pPr>
        <w:pStyle w:val="38"/>
        <w:framePr w:wrap="notBeside"/>
        <w:rPr>
          <w:rtl/>
        </w:rPr>
      </w:pPr>
      <w:r w:rsidRPr="00C14A40">
        <w:rPr>
          <w:rtl/>
        </w:rPr>
        <w:t xml:space="preserve">אמרי: </w:t>
      </w:r>
    </w:p>
    <w:p w14:paraId="0B748C4D" w14:textId="6CC57C53" w:rsidR="00D156C6" w:rsidRDefault="006C7193" w:rsidP="008D48EF">
      <w:pPr>
        <w:rPr>
          <w:rFonts w:ascii="Fb Fontext" w:hAnsi="Fb Fontext"/>
          <w:rtl/>
        </w:rPr>
      </w:pPr>
      <w:r>
        <w:rPr>
          <w:rFonts w:ascii="Fb Fontext" w:hAnsi="Fb Fontext" w:hint="cs"/>
          <w:rtl/>
        </w:rPr>
        <w:t>אלו ואלו</w:t>
      </w:r>
      <w:r w:rsidR="003E2DCC" w:rsidRPr="00687B0D">
        <w:rPr>
          <w:rFonts w:ascii="Fb Fontext" w:hAnsi="Fb Fontext"/>
          <w:rtl/>
        </w:rPr>
        <w:t xml:space="preserve"> מפר, מיהו ענוי נפש מפר לעולם, אבל אין בהן ענוי </w:t>
      </w:r>
      <w:r w:rsidR="008D48EF">
        <w:rPr>
          <w:rFonts w:ascii="Fb Fontext" w:hAnsi="Fb Fontext" w:hint="cs"/>
          <w:rtl/>
        </w:rPr>
        <w:t xml:space="preserve"> </w:t>
      </w:r>
      <w:r w:rsidR="003E2DCC" w:rsidRPr="00687B0D">
        <w:rPr>
          <w:rFonts w:ascii="Fb Fontext" w:hAnsi="Fb Fontext"/>
          <w:rtl/>
        </w:rPr>
        <w:t xml:space="preserve">נפש </w:t>
      </w:r>
      <w:r w:rsidR="003E2DCC" w:rsidRPr="00687B0D">
        <w:rPr>
          <w:rFonts w:ascii="Fb Fontext" w:hAnsi="Fb Fontext" w:hint="cs"/>
          <w:rtl/>
        </w:rPr>
        <w:t>כשהיא תחתיו הויא הפרה וכשמגרשה חייל נדרה רק</w:t>
      </w:r>
      <w:r w:rsidR="003E2DCC" w:rsidRPr="00687B0D">
        <w:rPr>
          <w:rFonts w:ascii="Fb Fontext" w:hAnsi="Fb Fontext"/>
          <w:rtl/>
        </w:rPr>
        <w:t xml:space="preserve"> בדברים שבינו לבינה שאין בהן ענוי נפש, </w:t>
      </w:r>
    </w:p>
    <w:p w14:paraId="129EE6FD" w14:textId="45488DCB" w:rsidR="003E2DCC" w:rsidRPr="006F178A" w:rsidRDefault="003E2DCC" w:rsidP="008D48EF">
      <w:pPr>
        <w:rPr>
          <w:rtl/>
        </w:rPr>
      </w:pPr>
      <w:r w:rsidRPr="00687B0D">
        <w:rPr>
          <w:rFonts w:ascii="Fb Fontext" w:hAnsi="Fb Fontext"/>
          <w:rtl/>
        </w:rPr>
        <w:t>אבל יש בהן ענוי נפש - לא חייל עליה נדרה.</w:t>
      </w:r>
    </w:p>
    <w:p w14:paraId="5B246D3D" w14:textId="77777777" w:rsidR="00301024" w:rsidRPr="00395D31" w:rsidRDefault="003E2DCC" w:rsidP="008D48EF">
      <w:pPr>
        <w:rPr>
          <w:rtl/>
        </w:rPr>
      </w:pPr>
      <w:r w:rsidRPr="006F178A">
        <w:rPr>
          <w:rFonts w:ascii="Fb Fontext" w:hAnsi="Fb Fontext"/>
          <w:rtl/>
        </w:rPr>
        <w:t>ודברים שאין בהן ענוי נפש, כ</w:t>
      </w:r>
      <w:r w:rsidRPr="006F178A">
        <w:rPr>
          <w:rFonts w:ascii="Fb Fontext" w:hAnsi="Fb Fontext" w:hint="cs"/>
          <w:rtl/>
        </w:rPr>
        <w:t xml:space="preserve">שמגרשה חייל </w:t>
      </w:r>
    </w:p>
    <w:p w14:paraId="68A7405A" w14:textId="77777777" w:rsidR="00395D31" w:rsidRPr="00C14A40" w:rsidRDefault="003E2DCC" w:rsidP="00395D31">
      <w:pPr>
        <w:pStyle w:val="38"/>
        <w:framePr w:wrap="notBeside"/>
        <w:rPr>
          <w:rFonts w:hint="cs"/>
          <w:rtl/>
        </w:rPr>
      </w:pPr>
      <w:r w:rsidRPr="00C14A40">
        <w:rPr>
          <w:rFonts w:hint="cs"/>
          <w:rtl/>
        </w:rPr>
        <w:t>וכריב</w:t>
      </w:r>
      <w:r w:rsidRPr="00C14A40">
        <w:rPr>
          <w:rtl/>
        </w:rPr>
        <w:t>"</w:t>
      </w:r>
      <w:r w:rsidRPr="00C14A40">
        <w:rPr>
          <w:rFonts w:hint="cs"/>
          <w:rtl/>
        </w:rPr>
        <w:t>נ</w:t>
      </w:r>
      <w:r w:rsidR="00B62DB7" w:rsidRPr="00C14A40">
        <w:rPr>
          <w:rFonts w:hint="cs"/>
          <w:rtl/>
        </w:rPr>
        <w:t>:</w:t>
      </w:r>
      <w:r w:rsidRPr="00C14A40">
        <w:rPr>
          <w:rFonts w:hint="cs"/>
          <w:rtl/>
        </w:rPr>
        <w:t xml:space="preserve"> </w:t>
      </w:r>
    </w:p>
    <w:p w14:paraId="75103D5E" w14:textId="6888F18B" w:rsidR="003E2DCC" w:rsidRPr="006F178A" w:rsidRDefault="00B62DB7" w:rsidP="008D48EF">
      <w:pPr>
        <w:rPr>
          <w:rtl/>
        </w:rPr>
      </w:pPr>
      <w:r>
        <w:rPr>
          <w:rFonts w:ascii="Fb Fontext" w:hAnsi="Fb Fontext" w:hint="cs"/>
          <w:rtl/>
        </w:rPr>
        <w:t>ד</w:t>
      </w:r>
      <w:r w:rsidR="003E2DCC" w:rsidRPr="006F178A">
        <w:rPr>
          <w:rFonts w:ascii="Fb Fontext" w:hAnsi="Fb Fontext" w:hint="cs"/>
          <w:rtl/>
        </w:rPr>
        <w:t>יפר</w:t>
      </w:r>
      <w:r w:rsidR="003E2DCC" w:rsidRPr="006F178A">
        <w:rPr>
          <w:rFonts w:ascii="Fb Fontext" w:hAnsi="Fb Fontext"/>
          <w:rtl/>
        </w:rPr>
        <w:t>, שמא יגרשנה ותהא אסורה לו;</w:t>
      </w:r>
    </w:p>
    <w:p w14:paraId="5482438C" w14:textId="77777777" w:rsidR="0075729B" w:rsidRDefault="003E2DCC" w:rsidP="00395D31">
      <w:pPr>
        <w:pStyle w:val="38"/>
        <w:framePr w:wrap="notBeside"/>
        <w:rPr>
          <w:rtl/>
        </w:rPr>
      </w:pPr>
      <w:r w:rsidRPr="00C14A40">
        <w:rPr>
          <w:rtl/>
        </w:rPr>
        <w:t>אלמא</w:t>
      </w:r>
    </w:p>
    <w:p w14:paraId="0B0F331B" w14:textId="36AAE0E3" w:rsidR="003E2DCC" w:rsidRPr="006F178A" w:rsidRDefault="003E2DCC" w:rsidP="008D48EF">
      <w:pPr>
        <w:rPr>
          <w:rtl/>
        </w:rPr>
      </w:pPr>
      <w:r w:rsidRPr="006F178A">
        <w:rPr>
          <w:rtl/>
        </w:rPr>
        <w:t>כ</w:t>
      </w:r>
      <w:r w:rsidR="00301024">
        <w:rPr>
          <w:rFonts w:hint="cs"/>
          <w:rtl/>
        </w:rPr>
        <w:t>ש</w:t>
      </w:r>
      <w:r w:rsidRPr="006F178A">
        <w:rPr>
          <w:rtl/>
        </w:rPr>
        <w:t>מגרש</w:t>
      </w:r>
      <w:r w:rsidR="00301024">
        <w:rPr>
          <w:rFonts w:hint="cs"/>
          <w:rtl/>
        </w:rPr>
        <w:t>ה</w:t>
      </w:r>
      <w:r w:rsidRPr="006F178A">
        <w:rPr>
          <w:rtl/>
        </w:rPr>
        <w:t xml:space="preserve"> ומפר לה מעיקרא - הויא הפרה!</w:t>
      </w:r>
    </w:p>
    <w:p w14:paraId="018A0277" w14:textId="77777777" w:rsidR="0075729B" w:rsidRDefault="003E2DCC" w:rsidP="00395D31">
      <w:pPr>
        <w:pStyle w:val="38"/>
        <w:framePr w:wrap="notBeside"/>
        <w:rPr>
          <w:rtl/>
        </w:rPr>
      </w:pPr>
      <w:r w:rsidRPr="00C14A40">
        <w:rPr>
          <w:rtl/>
        </w:rPr>
        <w:t>אמרי:</w:t>
      </w:r>
    </w:p>
    <w:p w14:paraId="0538203E" w14:textId="24663EF5" w:rsidR="00E50700" w:rsidRDefault="003E2DCC" w:rsidP="003E2DCC">
      <w:pPr>
        <w:rPr>
          <w:rtl/>
        </w:rPr>
      </w:pPr>
      <w:r w:rsidRPr="006F178A">
        <w:rPr>
          <w:rFonts w:hint="cs"/>
          <w:rtl/>
        </w:rPr>
        <w:t xml:space="preserve">בתרוויהו הוויא הפרה </w:t>
      </w:r>
    </w:p>
    <w:p w14:paraId="01D7D151" w14:textId="77777777" w:rsidR="006666DF" w:rsidRDefault="003E2DCC" w:rsidP="008D48EF">
      <w:pPr>
        <w:rPr>
          <w:rtl/>
        </w:rPr>
      </w:pPr>
      <w:r w:rsidRPr="006F178A">
        <w:rPr>
          <w:rFonts w:hint="cs"/>
          <w:rtl/>
        </w:rPr>
        <w:t xml:space="preserve">אלא </w:t>
      </w:r>
      <w:r w:rsidRPr="006F178A">
        <w:rPr>
          <w:rtl/>
        </w:rPr>
        <w:t xml:space="preserve">נדרי ענוי נפש </w:t>
      </w:r>
      <w:r w:rsidR="00E50700">
        <w:rPr>
          <w:rFonts w:hint="cs"/>
          <w:rtl/>
        </w:rPr>
        <w:t>-</w:t>
      </w:r>
      <w:r w:rsidRPr="006F178A">
        <w:rPr>
          <w:rtl/>
        </w:rPr>
        <w:t xml:space="preserve">מפר בין לעצמו ובין לאחרים, </w:t>
      </w:r>
    </w:p>
    <w:p w14:paraId="5B9E309A" w14:textId="5012F1EC" w:rsidR="00301024" w:rsidRDefault="003E2DCC" w:rsidP="00301024">
      <w:pPr>
        <w:rPr>
          <w:rtl/>
        </w:rPr>
      </w:pPr>
      <w:r w:rsidRPr="006F178A">
        <w:rPr>
          <w:rtl/>
        </w:rPr>
        <w:t xml:space="preserve">אין בהן ענוי נפש - לעצמו מפר, </w:t>
      </w:r>
      <w:r w:rsidR="00301024">
        <w:rPr>
          <w:rFonts w:hint="cs"/>
          <w:rtl/>
        </w:rPr>
        <w:t>ולא לאחרים</w:t>
      </w:r>
    </w:p>
    <w:p w14:paraId="5CA08BF3" w14:textId="77777777" w:rsidR="00395D31" w:rsidRPr="00C14A40" w:rsidRDefault="003E2DCC" w:rsidP="00395D31">
      <w:pPr>
        <w:pStyle w:val="38"/>
        <w:framePr w:wrap="notBeside"/>
        <w:rPr>
          <w:rtl/>
        </w:rPr>
      </w:pPr>
      <w:r w:rsidRPr="00C14A40">
        <w:rPr>
          <w:rtl/>
        </w:rPr>
        <w:t>וה"</w:t>
      </w:r>
      <w:r w:rsidRPr="00C14A40">
        <w:rPr>
          <w:rFonts w:hint="cs"/>
          <w:rtl/>
        </w:rPr>
        <w:t>ק</w:t>
      </w:r>
      <w:r w:rsidRPr="00C14A40">
        <w:rPr>
          <w:rtl/>
        </w:rPr>
        <w:t xml:space="preserve">: </w:t>
      </w:r>
    </w:p>
    <w:p w14:paraId="6128368C" w14:textId="6C8F9DAB" w:rsidR="003E2DCC" w:rsidRPr="006F178A" w:rsidRDefault="003E2DCC" w:rsidP="00301024">
      <w:pPr>
        <w:rPr>
          <w:rtl/>
        </w:rPr>
      </w:pPr>
      <w:r w:rsidRPr="006F178A">
        <w:rPr>
          <w:rtl/>
        </w:rPr>
        <w:t>אלו נדרים שמפר לעצמו ו</w:t>
      </w:r>
      <w:r w:rsidR="00E50700">
        <w:rPr>
          <w:rFonts w:hint="cs"/>
          <w:rtl/>
        </w:rPr>
        <w:t>ל</w:t>
      </w:r>
      <w:r w:rsidRPr="006F178A">
        <w:rPr>
          <w:rtl/>
        </w:rPr>
        <w:t>אחרים,</w:t>
      </w:r>
      <w:r w:rsidR="005D776D">
        <w:rPr>
          <w:rFonts w:hint="cs"/>
          <w:rtl/>
        </w:rPr>
        <w:t xml:space="preserve"> -</w:t>
      </w:r>
      <w:r w:rsidRPr="006F178A">
        <w:rPr>
          <w:rtl/>
        </w:rPr>
        <w:t>שיש בהן ענוי נפש.</w:t>
      </w:r>
    </w:p>
    <w:p w14:paraId="420BC427" w14:textId="77777777" w:rsidR="003E2DCC" w:rsidRPr="006F178A" w:rsidRDefault="003E2DCC" w:rsidP="000F1DD4">
      <w:pPr>
        <w:pStyle w:val="afffd"/>
        <w:rPr>
          <w:rtl/>
        </w:rPr>
      </w:pPr>
      <w:ins w:id="9930" w:author="מספור קטעי משנה" w:date="2026-10-06T06:45:39Z">
        <w:r>
          <w:rPr>
            <w:rStyle w:val="MisparKeta"/>
          </w:rPr>
          <w:t xml:space="preserve">ב. </w:t>
        </w:r>
      </w:ins>
      <w:r w:rsidRPr="006F178A">
        <w:rPr>
          <w:rtl/>
        </w:rPr>
        <w:t>אם ארחץ.</w:t>
      </w:r>
    </w:p>
    <w:p w14:paraId="5870D872" w14:textId="77777777" w:rsidR="003E2DCC" w:rsidRPr="006F178A" w:rsidRDefault="003E2DCC" w:rsidP="00A522DC">
      <w:pPr>
        <w:pStyle w:val="a3"/>
        <w:framePr w:wrap="around"/>
        <w:rPr>
          <w:rtl/>
        </w:rPr>
      </w:pPr>
      <w:r w:rsidRPr="006F178A">
        <w:rPr>
          <w:rtl/>
        </w:rPr>
        <w:t>פ.</w:t>
      </w:r>
    </w:p>
    <w:p w14:paraId="5841A4F9" w14:textId="77777777" w:rsidR="00395D31" w:rsidRPr="00C14A40" w:rsidRDefault="003E2DCC" w:rsidP="00395D31">
      <w:pPr>
        <w:pStyle w:val="38"/>
        <w:framePr w:wrap="notBeside"/>
        <w:rPr>
          <w:rFonts w:hint="cs"/>
          <w:rtl/>
        </w:rPr>
      </w:pPr>
      <w:r w:rsidRPr="00C14A40">
        <w:rPr>
          <w:rFonts w:hint="cs"/>
          <w:rtl/>
        </w:rPr>
        <w:t xml:space="preserve">א. </w:t>
      </w:r>
    </w:p>
    <w:p w14:paraId="7C2C63CE" w14:textId="5CE8563F" w:rsidR="003E2DCC" w:rsidRPr="006F178A" w:rsidRDefault="003E2DCC" w:rsidP="003E2DCC">
      <w:pPr>
        <w:rPr>
          <w:rtl/>
        </w:rPr>
      </w:pPr>
      <w:r w:rsidRPr="006F178A">
        <w:rPr>
          <w:rFonts w:hint="cs"/>
          <w:rtl/>
        </w:rPr>
        <w:t>בא</w:t>
      </w:r>
      <w:r w:rsidRPr="006F178A">
        <w:rPr>
          <w:rtl/>
        </w:rPr>
        <w:t xml:space="preserve">מרה </w:t>
      </w:r>
      <w:r w:rsidRPr="00295E41">
        <w:rPr>
          <w:rStyle w:val="afffa"/>
          <w:rtl/>
        </w:rPr>
        <w:t>קונם הנאת רחיצה עלי לעולם אם ארחץ</w:t>
      </w:r>
      <w:r w:rsidR="00013682">
        <w:rPr>
          <w:rFonts w:hint="cs"/>
          <w:rtl/>
        </w:rPr>
        <w:t>,</w:t>
      </w:r>
      <w:r w:rsidRPr="006F178A">
        <w:rPr>
          <w:rtl/>
        </w:rPr>
        <w:t xml:space="preserve"> </w:t>
      </w:r>
      <w:r w:rsidR="00361C36">
        <w:rPr>
          <w:rFonts w:hint="cs"/>
          <w:rtl/>
        </w:rPr>
        <w:t>לכך מיפר</w:t>
      </w:r>
      <w:r w:rsidRPr="006F178A">
        <w:rPr>
          <w:rtl/>
        </w:rPr>
        <w:t xml:space="preserve"> </w:t>
      </w:r>
      <w:r w:rsidRPr="008326C4">
        <w:rPr>
          <w:rStyle w:val="afffff0"/>
          <w:rFonts w:hint="cs"/>
          <w:rtl/>
        </w:rPr>
        <w:t>[דאי תרחץ אסרה, ואי לא, ניוול הוא]</w:t>
      </w:r>
      <w:r w:rsidRPr="006F178A">
        <w:rPr>
          <w:rFonts w:hint="cs"/>
          <w:rtl/>
        </w:rPr>
        <w:t xml:space="preserve"> </w:t>
      </w:r>
    </w:p>
    <w:p w14:paraId="6736BA02" w14:textId="77777777" w:rsidR="00395D31" w:rsidRPr="00C14A40" w:rsidRDefault="003E2DCC" w:rsidP="00395D31">
      <w:pPr>
        <w:pStyle w:val="38"/>
        <w:framePr w:wrap="notBeside"/>
        <w:rPr>
          <w:rtl/>
        </w:rPr>
      </w:pPr>
      <w:r w:rsidRPr="00C14A40">
        <w:rPr>
          <w:rtl/>
        </w:rPr>
        <w:t>ורבי יוסי ס</w:t>
      </w:r>
      <w:r w:rsidRPr="00C14A40">
        <w:rPr>
          <w:rFonts w:hint="cs"/>
          <w:rtl/>
        </w:rPr>
        <w:t>"ל</w:t>
      </w:r>
      <w:r w:rsidRPr="00C14A40">
        <w:rPr>
          <w:rtl/>
        </w:rPr>
        <w:t xml:space="preserve">: </w:t>
      </w:r>
    </w:p>
    <w:p w14:paraId="4DFDC03C" w14:textId="70361E56" w:rsidR="003E2DCC" w:rsidRPr="006F178A" w:rsidRDefault="003E2DCC" w:rsidP="003E2DCC">
      <w:pPr>
        <w:rPr>
          <w:rFonts w:ascii="Fb Fontext" w:hAnsi="Fb Fontext"/>
          <w:rtl/>
        </w:rPr>
      </w:pPr>
      <w:r w:rsidRPr="006F178A">
        <w:rPr>
          <w:rFonts w:ascii="Fb Fontext" w:hAnsi="Fb Fontext"/>
          <w:rtl/>
        </w:rPr>
        <w:t>אפשר דלא רחצה, ולניוול לא חיישינן.</w:t>
      </w:r>
    </w:p>
    <w:p w14:paraId="5D61A1F8" w14:textId="77777777" w:rsidR="00395D31" w:rsidRPr="00C14A40" w:rsidRDefault="003E2DCC" w:rsidP="00395D31">
      <w:pPr>
        <w:pStyle w:val="38"/>
        <w:framePr w:wrap="notBeside"/>
        <w:rPr>
          <w:rFonts w:hint="cs"/>
          <w:rtl/>
        </w:rPr>
      </w:pPr>
      <w:r w:rsidRPr="00C14A40">
        <w:rPr>
          <w:rFonts w:hint="cs"/>
          <w:rtl/>
        </w:rPr>
        <w:t>ויקשה</w:t>
      </w:r>
      <w:r w:rsidR="00D11CA6" w:rsidRPr="00C14A40">
        <w:rPr>
          <w:rFonts w:hint="cs"/>
          <w:rtl/>
        </w:rPr>
        <w:t>:</w:t>
      </w:r>
      <w:r w:rsidRPr="00C14A40">
        <w:rPr>
          <w:rFonts w:hint="cs"/>
          <w:rtl/>
        </w:rPr>
        <w:t xml:space="preserve"> </w:t>
      </w:r>
    </w:p>
    <w:p w14:paraId="1AC494F1" w14:textId="5816D389" w:rsidR="003E2DCC" w:rsidRPr="00295E41" w:rsidRDefault="003E2DCC" w:rsidP="008D48EF">
      <w:pPr>
        <w:spacing w:after="60"/>
        <w:rPr>
          <w:rStyle w:val="afffa"/>
          <w:rtl/>
        </w:rPr>
      </w:pPr>
      <w:r w:rsidRPr="006F178A">
        <w:rPr>
          <w:rFonts w:ascii="Fb Fontext" w:hAnsi="Fb Fontext" w:hint="cs"/>
          <w:rtl/>
        </w:rPr>
        <w:t>ד</w:t>
      </w:r>
      <w:r w:rsidR="00D11CA6">
        <w:rPr>
          <w:rFonts w:ascii="Fb Fontext" w:hAnsi="Fb Fontext" w:hint="cs"/>
          <w:rtl/>
        </w:rPr>
        <w:t>א</w:t>
      </w:r>
      <w:r w:rsidR="0075729B">
        <w:rPr>
          <w:rFonts w:ascii="Fb Fontext" w:hAnsi="Fb Fontext"/>
          <w:rtl/>
        </w:rPr>
        <w:t>"</w:t>
      </w:r>
      <w:r w:rsidR="008D48EF">
        <w:rPr>
          <w:rFonts w:ascii="Fb Fontext" w:hAnsi="Fb Fontext" w:hint="cs"/>
          <w:rtl/>
        </w:rPr>
        <w:t>כ</w:t>
      </w:r>
      <w:r w:rsidRPr="006F178A">
        <w:rPr>
          <w:rFonts w:ascii="Fb Fontext" w:hAnsi="Fb Fontext" w:hint="cs"/>
          <w:rtl/>
        </w:rPr>
        <w:t xml:space="preserve"> ליתני רבי יוסי דתנאי זה אין בו ענוי נפש </w:t>
      </w:r>
    </w:p>
    <w:p w14:paraId="16757236" w14:textId="77777777" w:rsidR="0075729B" w:rsidRDefault="003E2DCC" w:rsidP="00395D31">
      <w:pPr>
        <w:pStyle w:val="38"/>
        <w:framePr w:wrap="notBeside"/>
        <w:rPr>
          <w:rtl/>
        </w:rPr>
      </w:pPr>
      <w:r w:rsidRPr="00C14A40">
        <w:rPr>
          <w:rFonts w:hint="cs"/>
          <w:rtl/>
        </w:rPr>
        <w:t xml:space="preserve">ב. </w:t>
      </w:r>
      <w:r w:rsidRPr="00C14A40">
        <w:rPr>
          <w:rtl/>
        </w:rPr>
        <w:t>אלא דאמרה</w:t>
      </w:r>
    </w:p>
    <w:p w14:paraId="1C12B101" w14:textId="268D5152" w:rsidR="00013682" w:rsidRDefault="003E2DCC" w:rsidP="003E2DCC">
      <w:pPr>
        <w:rPr>
          <w:rFonts w:ascii="Fb Fontext" w:hAnsi="Fb Fontext"/>
          <w:rtl/>
        </w:rPr>
      </w:pPr>
      <w:r w:rsidRPr="00295E41">
        <w:rPr>
          <w:rStyle w:val="afffa"/>
          <w:rtl/>
        </w:rPr>
        <w:t>הנאת רחיצה עלי לעולם אם ארחץ היום</w:t>
      </w:r>
      <w:r w:rsidRPr="006F178A">
        <w:rPr>
          <w:rFonts w:ascii="Fb Fontext" w:hAnsi="Fb Fontext"/>
          <w:rtl/>
        </w:rPr>
        <w:t xml:space="preserve">, </w:t>
      </w:r>
    </w:p>
    <w:p w14:paraId="4EAB12F0" w14:textId="77777777" w:rsidR="00395D31" w:rsidRPr="00C14A40" w:rsidRDefault="003E2DCC" w:rsidP="00395D31">
      <w:pPr>
        <w:pStyle w:val="38"/>
        <w:framePr w:wrap="notBeside"/>
        <w:rPr>
          <w:rtl/>
        </w:rPr>
      </w:pPr>
      <w:r w:rsidRPr="00C14A40">
        <w:rPr>
          <w:rtl/>
        </w:rPr>
        <w:t xml:space="preserve">ורבי יוסי סבר: </w:t>
      </w:r>
    </w:p>
    <w:p w14:paraId="02929E8C" w14:textId="0584B1F1" w:rsidR="003E2DCC" w:rsidRPr="006F178A" w:rsidRDefault="003E2DCC" w:rsidP="00395D31">
      <w:pPr>
        <w:spacing w:after="60"/>
        <w:rPr>
          <w:rFonts w:ascii="Fb Fontext" w:hAnsi="Fb Fontext"/>
          <w:rtl/>
        </w:rPr>
      </w:pPr>
      <w:r w:rsidRPr="006F178A">
        <w:rPr>
          <w:rFonts w:ascii="Fb Fontext" w:hAnsi="Fb Fontext"/>
          <w:rtl/>
        </w:rPr>
        <w:t>ניוול ד</w:t>
      </w:r>
      <w:r w:rsidR="005712B6">
        <w:rPr>
          <w:rFonts w:ascii="Fb Fontext" w:hAnsi="Fb Fontext" w:hint="cs"/>
          <w:rtl/>
        </w:rPr>
        <w:t>יום אחד אין שמו ניוול.</w:t>
      </w:r>
    </w:p>
    <w:p w14:paraId="4DD90ECA" w14:textId="77777777" w:rsidR="003E2DCC" w:rsidRPr="006F178A" w:rsidRDefault="003E2DCC" w:rsidP="00A522DC">
      <w:pPr>
        <w:pStyle w:val="a3"/>
        <w:framePr w:wrap="around"/>
        <w:rPr>
          <w:rtl/>
        </w:rPr>
      </w:pPr>
      <w:r w:rsidRPr="006F178A">
        <w:rPr>
          <w:rtl/>
        </w:rPr>
        <w:t xml:space="preserve">פ: </w:t>
      </w:r>
    </w:p>
    <w:p w14:paraId="3622572B" w14:textId="77777777" w:rsidR="00395D31" w:rsidRPr="00C14A40" w:rsidRDefault="003E2DCC" w:rsidP="00395D31">
      <w:pPr>
        <w:pStyle w:val="38"/>
        <w:framePr w:wrap="notBeside"/>
        <w:rPr>
          <w:rtl/>
        </w:rPr>
      </w:pPr>
      <w:r w:rsidRPr="00C14A40">
        <w:rPr>
          <w:rtl/>
        </w:rPr>
        <w:t xml:space="preserve">שנית </w:t>
      </w:r>
    </w:p>
    <w:p w14:paraId="1B19427D" w14:textId="3B7FEFE1" w:rsidR="003E2DCC" w:rsidRPr="00295E41" w:rsidRDefault="003E2DCC" w:rsidP="003E2DCC">
      <w:pPr>
        <w:rPr>
          <w:rStyle w:val="afffa"/>
          <w:rtl/>
        </w:rPr>
      </w:pPr>
      <w:r w:rsidRPr="00295E41">
        <w:rPr>
          <w:rStyle w:val="afffa"/>
          <w:rtl/>
        </w:rPr>
        <w:t xml:space="preserve">אם ארחץ, </w:t>
      </w:r>
      <w:r w:rsidR="001B40DC" w:rsidRPr="0097308A">
        <w:rPr>
          <w:rStyle w:val="afffff0"/>
          <w:rFonts w:hint="cs"/>
          <w:rtl/>
        </w:rPr>
        <w:t xml:space="preserve">ועדיין יקשה </w:t>
      </w:r>
      <w:r w:rsidR="0097308A" w:rsidRPr="0097308A">
        <w:rPr>
          <w:rStyle w:val="afffff0"/>
          <w:rFonts w:hint="cs"/>
          <w:rtl/>
        </w:rPr>
        <w:t xml:space="preserve">לבאר </w:t>
      </w:r>
      <w:r w:rsidR="0097308A" w:rsidRPr="00295E41">
        <w:rPr>
          <w:rStyle w:val="afffa"/>
          <w:rFonts w:hint="cs"/>
          <w:rtl/>
        </w:rPr>
        <w:t>'</w:t>
      </w:r>
      <w:r w:rsidRPr="00295E41">
        <w:rPr>
          <w:rStyle w:val="afffa"/>
          <w:rtl/>
        </w:rPr>
        <w:t>אם לא ארחץ</w:t>
      </w:r>
      <w:r w:rsidR="0097308A">
        <w:rPr>
          <w:rFonts w:ascii="Fb Fontext" w:hAnsi="Fb Fontext" w:hint="cs"/>
          <w:rtl/>
        </w:rPr>
        <w:t>'</w:t>
      </w:r>
      <w:r w:rsidRPr="006F178A">
        <w:rPr>
          <w:rFonts w:ascii="Fb Fontext" w:hAnsi="Fb Fontext"/>
          <w:rtl/>
        </w:rPr>
        <w:t xml:space="preserve"> </w:t>
      </w:r>
    </w:p>
    <w:p w14:paraId="511F8D86" w14:textId="77777777" w:rsidR="00395D31" w:rsidRPr="00C14A40" w:rsidRDefault="003E2DCC" w:rsidP="00395D31">
      <w:pPr>
        <w:pStyle w:val="38"/>
        <w:framePr w:wrap="notBeside"/>
        <w:rPr>
          <w:rFonts w:hint="cs"/>
          <w:rtl/>
        </w:rPr>
      </w:pPr>
      <w:r w:rsidRPr="00C14A40">
        <w:rPr>
          <w:rFonts w:hint="cs"/>
          <w:rtl/>
        </w:rPr>
        <w:t xml:space="preserve">א. </w:t>
      </w:r>
    </w:p>
    <w:p w14:paraId="317CD1A6" w14:textId="185006BF" w:rsidR="00F1526A" w:rsidRDefault="003E2DCC" w:rsidP="003E2DCC">
      <w:pPr>
        <w:rPr>
          <w:rtl/>
        </w:rPr>
      </w:pPr>
      <w:r w:rsidRPr="006F178A">
        <w:rPr>
          <w:rFonts w:hint="cs"/>
          <w:rtl/>
        </w:rPr>
        <w:t xml:space="preserve">לא </w:t>
      </w:r>
      <w:r w:rsidR="0097308A">
        <w:rPr>
          <w:rFonts w:hint="cs"/>
          <w:rtl/>
        </w:rPr>
        <w:t>ש</w:t>
      </w:r>
      <w:r w:rsidRPr="006F178A">
        <w:rPr>
          <w:rtl/>
        </w:rPr>
        <w:t xml:space="preserve">אמרה </w:t>
      </w:r>
      <w:r w:rsidR="00F1526A">
        <w:rPr>
          <w:rFonts w:hint="cs"/>
          <w:rtl/>
        </w:rPr>
        <w:t>אם לא ארחץ היום תאסר עלי הנאת רחיצה לעולם</w:t>
      </w:r>
    </w:p>
    <w:p w14:paraId="33187D7E" w14:textId="43D8FE3F" w:rsidR="003E2DCC" w:rsidRPr="00295E41" w:rsidRDefault="003E2DCC" w:rsidP="001C477F">
      <w:pPr>
        <w:rPr>
          <w:rStyle w:val="afffa"/>
          <w:rtl/>
        </w:rPr>
      </w:pPr>
      <w:r w:rsidRPr="006F178A">
        <w:rPr>
          <w:rFonts w:hint="cs"/>
          <w:rtl/>
        </w:rPr>
        <w:t>-דל</w:t>
      </w:r>
      <w:r w:rsidRPr="006F178A">
        <w:rPr>
          <w:rtl/>
        </w:rPr>
        <w:t>"</w:t>
      </w:r>
      <w:r w:rsidRPr="006F178A">
        <w:rPr>
          <w:rFonts w:hint="cs"/>
          <w:rtl/>
        </w:rPr>
        <w:t>ל הפרה</w:t>
      </w:r>
      <w:r w:rsidR="001C477F">
        <w:rPr>
          <w:rFonts w:hint="cs"/>
          <w:rtl/>
        </w:rPr>
        <w:t>, שתרחץ היום</w:t>
      </w:r>
      <w:r w:rsidRPr="006F178A">
        <w:rPr>
          <w:rtl/>
        </w:rPr>
        <w:t>!</w:t>
      </w:r>
    </w:p>
    <w:p w14:paraId="6F1644D2" w14:textId="77777777" w:rsidR="0075729B" w:rsidRDefault="003E2DCC" w:rsidP="00395D31">
      <w:pPr>
        <w:pStyle w:val="38"/>
        <w:framePr w:wrap="notBeside"/>
        <w:rPr>
          <w:rtl/>
        </w:rPr>
      </w:pPr>
      <w:r w:rsidRPr="00C14A40">
        <w:rPr>
          <w:rFonts w:hint="cs"/>
          <w:rtl/>
        </w:rPr>
        <w:t>ב. ולא כר</w:t>
      </w:r>
      <w:r w:rsidRPr="00C14A40">
        <w:rPr>
          <w:rtl/>
        </w:rPr>
        <w:t>"</w:t>
      </w:r>
      <w:r w:rsidRPr="00C14A40">
        <w:rPr>
          <w:rFonts w:hint="cs"/>
          <w:rtl/>
        </w:rPr>
        <w:t>י</w:t>
      </w:r>
      <w:r w:rsidRPr="00C14A40">
        <w:rPr>
          <w:rtl/>
        </w:rPr>
        <w:t>:</w:t>
      </w:r>
    </w:p>
    <w:p w14:paraId="4D931A92" w14:textId="32AB422B" w:rsidR="003E2DCC" w:rsidRPr="006F178A" w:rsidRDefault="00612957" w:rsidP="003E2DCC">
      <w:pPr>
        <w:rPr>
          <w:rtl/>
        </w:rPr>
      </w:pPr>
      <w:r>
        <w:rPr>
          <w:rFonts w:hint="cs"/>
          <w:rtl/>
        </w:rPr>
        <w:t xml:space="preserve">דאם לא ארחץ במי משרה תאסר עלי </w:t>
      </w:r>
      <w:r w:rsidR="003E2DCC" w:rsidRPr="006F178A">
        <w:rPr>
          <w:rtl/>
        </w:rPr>
        <w:t xml:space="preserve">הנאת רחיצה </w:t>
      </w:r>
      <w:r>
        <w:rPr>
          <w:rFonts w:hint="cs"/>
          <w:rtl/>
        </w:rPr>
        <w:t>לעולם</w:t>
      </w:r>
    </w:p>
    <w:p w14:paraId="774CB07C" w14:textId="77777777" w:rsidR="0075729B" w:rsidRDefault="003E2DCC" w:rsidP="00395D31">
      <w:pPr>
        <w:pStyle w:val="38"/>
        <w:framePr w:wrap="notBeside"/>
        <w:rPr>
          <w:rFonts w:hint="cs"/>
          <w:rtl/>
        </w:rPr>
      </w:pPr>
      <w:r w:rsidRPr="00C14A40">
        <w:rPr>
          <w:rFonts w:hint="cs"/>
          <w:rtl/>
        </w:rPr>
        <w:t>- דיקשה</w:t>
      </w:r>
    </w:p>
    <w:p w14:paraId="1F6F3E0A" w14:textId="445B22A3" w:rsidR="003E2DCC" w:rsidRPr="00D055FC" w:rsidRDefault="00612957" w:rsidP="003E2DCC">
      <w:pPr>
        <w:rPr>
          <w:rStyle w:val="afffff0"/>
          <w:rtl/>
        </w:rPr>
      </w:pPr>
      <w:r>
        <w:rPr>
          <w:rFonts w:hint="cs"/>
          <w:rtl/>
        </w:rPr>
        <w:t>ד</w:t>
      </w:r>
      <w:r w:rsidR="003377AF">
        <w:rPr>
          <w:rFonts w:hint="cs"/>
          <w:rtl/>
        </w:rPr>
        <w:t xml:space="preserve">שנינו כן </w:t>
      </w:r>
      <w:r w:rsidR="003E2DCC" w:rsidRPr="006F178A">
        <w:rPr>
          <w:rtl/>
        </w:rPr>
        <w:t xml:space="preserve">אם לא אתקשט, </w:t>
      </w:r>
      <w:r w:rsidR="003E2DCC" w:rsidRPr="00D055FC">
        <w:rPr>
          <w:rStyle w:val="afffff0"/>
          <w:rtl/>
        </w:rPr>
        <w:t>אם לא אתקשט בנפט, לכלוך הוא!</w:t>
      </w:r>
    </w:p>
    <w:p w14:paraId="40018C58" w14:textId="77777777" w:rsidR="0075729B" w:rsidRDefault="003E2DCC" w:rsidP="00395D31">
      <w:pPr>
        <w:pStyle w:val="38"/>
        <w:framePr w:wrap="notBeside"/>
        <w:rPr>
          <w:rtl/>
        </w:rPr>
      </w:pPr>
      <w:r w:rsidRPr="00C14A40">
        <w:rPr>
          <w:rFonts w:hint="cs"/>
          <w:rtl/>
        </w:rPr>
        <w:t>ג. אלא כר</w:t>
      </w:r>
      <w:r w:rsidRPr="00C14A40">
        <w:rPr>
          <w:rtl/>
        </w:rPr>
        <w:t>"</w:t>
      </w:r>
      <w:r w:rsidRPr="00C14A40">
        <w:rPr>
          <w:rFonts w:hint="cs"/>
          <w:rtl/>
        </w:rPr>
        <w:t>י:</w:t>
      </w:r>
    </w:p>
    <w:p w14:paraId="09ABC7CC" w14:textId="7AA24226" w:rsidR="003E2DCC" w:rsidRPr="008D48EF" w:rsidRDefault="003E2DCC" w:rsidP="003E2DCC">
      <w:pPr>
        <w:rPr>
          <w:spacing w:val="-6"/>
          <w:rtl/>
        </w:rPr>
      </w:pPr>
      <w:r w:rsidRPr="008D48EF">
        <w:rPr>
          <w:spacing w:val="-6"/>
          <w:rtl/>
        </w:rPr>
        <w:t xml:space="preserve">דאמרה הנאת רחיצה לעולם עלי אם ארחץ היום ושבועה שלא ארחץ </w:t>
      </w:r>
    </w:p>
    <w:p w14:paraId="1E1C9F80" w14:textId="66564BB8" w:rsidR="003E2DCC" w:rsidRDefault="003E2DCC" w:rsidP="003E2DCC">
      <w:pPr>
        <w:rPr>
          <w:rtl/>
        </w:rPr>
      </w:pPr>
      <w:r w:rsidRPr="008D48EF">
        <w:rPr>
          <w:spacing w:val="-4"/>
          <w:rtl/>
        </w:rPr>
        <w:t>הנאת קישוט עלי לעולם אם אתקשט היום ושבועה שלא אתקשט.</w:t>
      </w:r>
    </w:p>
    <w:p w14:paraId="5CFD8AAB" w14:textId="77777777" w:rsidR="00395D31" w:rsidRPr="00C14A40" w:rsidRDefault="003E2DCC" w:rsidP="00395D31">
      <w:pPr>
        <w:pStyle w:val="38"/>
        <w:framePr w:wrap="notBeside"/>
        <w:rPr>
          <w:rtl/>
        </w:rPr>
      </w:pPr>
      <w:r w:rsidRPr="00C14A40">
        <w:rPr>
          <w:rFonts w:hint="cs"/>
          <w:rtl/>
        </w:rPr>
        <w:t>א. ו</w:t>
      </w:r>
      <w:r w:rsidRPr="00C14A40">
        <w:rPr>
          <w:rtl/>
        </w:rPr>
        <w:t xml:space="preserve">תני: </w:t>
      </w:r>
    </w:p>
    <w:p w14:paraId="4B1FA26E" w14:textId="18284C23" w:rsidR="003E2DCC" w:rsidRPr="00295E41" w:rsidRDefault="003E2DCC" w:rsidP="003E2DCC">
      <w:pPr>
        <w:rPr>
          <w:rStyle w:val="afffa"/>
          <w:rtl/>
        </w:rPr>
      </w:pPr>
      <w:r w:rsidRPr="006F178A">
        <w:rPr>
          <w:rtl/>
        </w:rPr>
        <w:t>אלו נדרים ושבועות.</w:t>
      </w:r>
    </w:p>
    <w:p w14:paraId="4E82BBF6" w14:textId="77777777" w:rsidR="00395D31" w:rsidRPr="00C14A40" w:rsidRDefault="003E2DCC" w:rsidP="00395D31">
      <w:pPr>
        <w:pStyle w:val="38"/>
        <w:framePr w:wrap="notBeside"/>
        <w:rPr>
          <w:rtl/>
        </w:rPr>
      </w:pPr>
      <w:r w:rsidRPr="00C14A40">
        <w:rPr>
          <w:rFonts w:hint="cs"/>
          <w:rtl/>
        </w:rPr>
        <w:t xml:space="preserve">ב. </w:t>
      </w:r>
    </w:p>
    <w:p w14:paraId="17A720E4" w14:textId="30CD4953" w:rsidR="003E2DCC" w:rsidRPr="006F178A" w:rsidRDefault="003E2DCC" w:rsidP="000E31DF">
      <w:pPr>
        <w:rPr>
          <w:rtl/>
        </w:rPr>
      </w:pPr>
      <w:r w:rsidRPr="006F178A">
        <w:rPr>
          <w:rtl/>
        </w:rPr>
        <w:t>שבועות היינו נדרים,</w:t>
      </w:r>
      <w:r w:rsidRPr="00F31956">
        <w:rPr>
          <w:rStyle w:val="affffe"/>
          <w:rtl/>
        </w:rPr>
        <w:t xml:space="preserve"> דתנן: </w:t>
      </w:r>
      <w:r w:rsidRPr="006F178A">
        <w:rPr>
          <w:rtl/>
        </w:rPr>
        <w:t>כנדרי רשעים נדר בנזיר ובקרבן ובשבועה.</w:t>
      </w:r>
    </w:p>
    <w:p w14:paraId="28DDBB24" w14:textId="77777777" w:rsidR="0075729B" w:rsidRDefault="003E2DCC" w:rsidP="00395D31">
      <w:pPr>
        <w:pStyle w:val="38"/>
        <w:framePr w:wrap="notBeside"/>
        <w:rPr>
          <w:rtl/>
        </w:rPr>
      </w:pPr>
      <w:r w:rsidRPr="00C14A40">
        <w:rPr>
          <w:rFonts w:hint="cs"/>
          <w:rtl/>
        </w:rPr>
        <w:t>ל</w:t>
      </w:r>
      <w:r w:rsidRPr="00C14A40">
        <w:rPr>
          <w:rtl/>
        </w:rPr>
        <w:t>רבנן</w:t>
      </w:r>
      <w:r w:rsidR="000E31DF" w:rsidRPr="00C14A40">
        <w:rPr>
          <w:rFonts w:hint="cs"/>
          <w:rtl/>
        </w:rPr>
        <w:t>:</w:t>
      </w:r>
    </w:p>
    <w:p w14:paraId="489A1D97" w14:textId="1671DAA5" w:rsidR="003E2DCC" w:rsidRPr="006F178A" w:rsidRDefault="003E2DCC" w:rsidP="003E2DCC">
      <w:pPr>
        <w:rPr>
          <w:rtl/>
        </w:rPr>
      </w:pPr>
      <w:r w:rsidRPr="00295E41">
        <w:rPr>
          <w:rStyle w:val="afffa"/>
          <w:rFonts w:hint="cs"/>
          <w:rtl/>
        </w:rPr>
        <w:t>דיש ברחיצה עינוי נפש אי לא רחצה</w:t>
      </w:r>
      <w:r w:rsidRPr="006F178A">
        <w:rPr>
          <w:rFonts w:ascii="Fb Fontext" w:hAnsi="Fb Fontext" w:hint="cs"/>
          <w:rtl/>
        </w:rPr>
        <w:t>,</w:t>
      </w:r>
    </w:p>
    <w:p w14:paraId="7422C26E" w14:textId="77777777" w:rsidR="0075729B" w:rsidRDefault="003E2DCC" w:rsidP="00395D31">
      <w:pPr>
        <w:pStyle w:val="38"/>
        <w:framePr w:wrap="notBeside"/>
        <w:rPr>
          <w:rFonts w:hint="cs"/>
          <w:rtl/>
        </w:rPr>
      </w:pPr>
      <w:r w:rsidRPr="00C14A40">
        <w:rPr>
          <w:rFonts w:hint="cs"/>
          <w:rtl/>
        </w:rPr>
        <w:t>הך</w:t>
      </w:r>
    </w:p>
    <w:p w14:paraId="5B6DFA41" w14:textId="5D612DB1" w:rsidR="003E2DCC" w:rsidRPr="006F178A" w:rsidRDefault="003E2DCC" w:rsidP="003E2DCC">
      <w:pPr>
        <w:rPr>
          <w:rtl/>
        </w:rPr>
      </w:pPr>
      <w:r w:rsidRPr="00295E41">
        <w:rPr>
          <w:rStyle w:val="afffa"/>
          <w:rFonts w:hint="cs"/>
          <w:rtl/>
        </w:rPr>
        <w:t>ד</w:t>
      </w:r>
      <w:r w:rsidR="00784C92">
        <w:rPr>
          <w:rtl/>
        </w:rPr>
        <w:t>אף</w:t>
      </w:r>
      <w:r w:rsidRPr="006F178A">
        <w:rPr>
          <w:rFonts w:hint="cs"/>
          <w:rtl/>
        </w:rPr>
        <w:t xml:space="preserve"> </w:t>
      </w:r>
      <w:r w:rsidRPr="006F178A">
        <w:rPr>
          <w:rtl/>
        </w:rPr>
        <w:t>שאסור בכולן, אין ענוש כרת אלא באוכל ושותה ועושה מלאכה בלבד;</w:t>
      </w:r>
      <w:r w:rsidRPr="006F178A">
        <w:rPr>
          <w:rFonts w:hint="cs"/>
          <w:rtl/>
        </w:rPr>
        <w:t xml:space="preserve"> ולא מחייבי כרת ארחיצה ביוה</w:t>
      </w:r>
      <w:r w:rsidRPr="006F178A">
        <w:rPr>
          <w:rtl/>
        </w:rPr>
        <w:t>"</w:t>
      </w:r>
      <w:r w:rsidRPr="006F178A">
        <w:rPr>
          <w:rFonts w:hint="cs"/>
          <w:rtl/>
        </w:rPr>
        <w:t>כ</w:t>
      </w:r>
    </w:p>
    <w:p w14:paraId="799AA533" w14:textId="77777777" w:rsidR="00395D31" w:rsidRPr="00C14A40" w:rsidRDefault="003E2DCC" w:rsidP="00395D31">
      <w:pPr>
        <w:pStyle w:val="38"/>
        <w:framePr w:wrap="notBeside"/>
        <w:rPr>
          <w:rtl/>
        </w:rPr>
      </w:pPr>
      <w:r w:rsidRPr="00C14A40">
        <w:rPr>
          <w:rFonts w:hint="cs"/>
          <w:rtl/>
        </w:rPr>
        <w:t xml:space="preserve">- </w:t>
      </w:r>
      <w:r w:rsidRPr="00C14A40">
        <w:rPr>
          <w:rtl/>
        </w:rPr>
        <w:t xml:space="preserve">רבא: </w:t>
      </w:r>
    </w:p>
    <w:p w14:paraId="1C9FF1AF" w14:textId="07BD05F8" w:rsidR="00482CEE" w:rsidRDefault="003E2DCC" w:rsidP="00E0432C">
      <w:pPr>
        <w:rPr>
          <w:rtl/>
        </w:rPr>
      </w:pPr>
      <w:r w:rsidRPr="00E0432C">
        <w:rPr>
          <w:rtl/>
        </w:rPr>
        <w:t>מענינא דקרא,</w:t>
      </w:r>
      <w:r w:rsidRPr="00295E41">
        <w:rPr>
          <w:rStyle w:val="afffa"/>
          <w:rtl/>
        </w:rPr>
        <w:t xml:space="preserve"> </w:t>
      </w:r>
      <w:r w:rsidR="00E0432C" w:rsidRPr="00295E41">
        <w:rPr>
          <w:rStyle w:val="afffa"/>
          <w:rFonts w:hint="cs"/>
          <w:rtl/>
        </w:rPr>
        <w:t>ב</w:t>
      </w:r>
      <w:r w:rsidRPr="00295E41">
        <w:rPr>
          <w:rStyle w:val="afffa"/>
          <w:rtl/>
        </w:rPr>
        <w:t>יו</w:t>
      </w:r>
      <w:r w:rsidRPr="00295E41">
        <w:rPr>
          <w:rStyle w:val="afffa"/>
          <w:rFonts w:hint="cs"/>
          <w:rtl/>
        </w:rPr>
        <w:t>ה</w:t>
      </w:r>
      <w:r w:rsidRPr="00295E41">
        <w:rPr>
          <w:rStyle w:val="afffa"/>
          <w:rtl/>
        </w:rPr>
        <w:t>"</w:t>
      </w:r>
      <w:r w:rsidRPr="00295E41">
        <w:rPr>
          <w:rStyle w:val="afffa"/>
          <w:rFonts w:hint="cs"/>
          <w:rtl/>
        </w:rPr>
        <w:t>כ</w:t>
      </w:r>
      <w:r w:rsidRPr="006F178A">
        <w:rPr>
          <w:rtl/>
        </w:rPr>
        <w:t xml:space="preserve"> </w:t>
      </w:r>
      <w:r w:rsidRPr="009F7D20">
        <w:rPr>
          <w:rStyle w:val="affffa"/>
          <w:rFonts w:ascii="BA Vilna Bold" w:hAnsi="BA Vilna Bold"/>
          <w:rtl/>
        </w:rPr>
        <w:t>ד'תענו את נפשותיכם'</w:t>
      </w:r>
      <w:r w:rsidRPr="002C641B">
        <w:rPr>
          <w:rStyle w:val="affffa"/>
          <w:rtl/>
        </w:rPr>
        <w:t>,</w:t>
      </w:r>
      <w:r w:rsidR="00E0432C">
        <w:rPr>
          <w:rFonts w:hint="cs"/>
          <w:rtl/>
        </w:rPr>
        <w:t xml:space="preserve"> ש</w:t>
      </w:r>
      <w:r w:rsidR="001D1BE1">
        <w:rPr>
          <w:rFonts w:hint="cs"/>
          <w:rtl/>
        </w:rPr>
        <w:t>יודע</w:t>
      </w:r>
      <w:r w:rsidRPr="006F178A">
        <w:rPr>
          <w:rtl/>
        </w:rPr>
        <w:t xml:space="preserve"> עינוי </w:t>
      </w:r>
      <w:r w:rsidR="00E0432C" w:rsidRPr="00E0432C">
        <w:rPr>
          <w:rFonts w:hint="cs"/>
          <w:rtl/>
        </w:rPr>
        <w:t>עכשיו</w:t>
      </w:r>
    </w:p>
    <w:p w14:paraId="4ECD8B9F" w14:textId="002B6A76" w:rsidR="003E2DCC" w:rsidRPr="006F178A" w:rsidRDefault="00E0432C" w:rsidP="00E0432C">
      <w:pPr>
        <w:ind w:firstLine="57"/>
        <w:rPr>
          <w:rtl/>
        </w:rPr>
      </w:pPr>
      <w:r w:rsidRPr="00295E41">
        <w:rPr>
          <w:rStyle w:val="afffa"/>
          <w:rtl/>
        </w:rPr>
        <w:tab/>
      </w:r>
      <w:r w:rsidR="003E2DCC" w:rsidRPr="00295E41">
        <w:rPr>
          <w:rStyle w:val="afffa"/>
          <w:rtl/>
        </w:rPr>
        <w:t xml:space="preserve">גבי נדרים </w:t>
      </w:r>
      <w:r w:rsidR="003E2DCC" w:rsidRPr="002C641B">
        <w:rPr>
          <w:rStyle w:val="affffa"/>
          <w:rtl/>
        </w:rPr>
        <w:t>ד</w:t>
      </w:r>
      <w:r w:rsidR="003E2DCC" w:rsidRPr="002C641B">
        <w:rPr>
          <w:rStyle w:val="affffa"/>
          <w:rFonts w:hint="cs"/>
          <w:rtl/>
        </w:rPr>
        <w:t>'</w:t>
      </w:r>
      <w:r w:rsidR="003E2DCC" w:rsidRPr="002C641B">
        <w:rPr>
          <w:rStyle w:val="affffa"/>
          <w:rtl/>
        </w:rPr>
        <w:t>לענות נפש</w:t>
      </w:r>
      <w:r w:rsidR="003E2DCC" w:rsidRPr="002C641B">
        <w:rPr>
          <w:rStyle w:val="affffa"/>
          <w:rFonts w:hint="cs"/>
          <w:rtl/>
        </w:rPr>
        <w:t>'</w:t>
      </w:r>
      <w:r w:rsidR="003E2DCC" w:rsidRPr="002C641B">
        <w:rPr>
          <w:rStyle w:val="affffa"/>
          <w:rtl/>
        </w:rPr>
        <w:t>,</w:t>
      </w:r>
      <w:r w:rsidR="003E2DCC" w:rsidRPr="006F178A">
        <w:rPr>
          <w:rtl/>
        </w:rPr>
        <w:t xml:space="preserve"> </w:t>
      </w:r>
      <w:r w:rsidR="003E2DCC" w:rsidRPr="006F178A">
        <w:rPr>
          <w:rFonts w:hint="cs"/>
          <w:rtl/>
        </w:rPr>
        <w:t xml:space="preserve">דבר </w:t>
      </w:r>
      <w:r w:rsidR="003E2DCC" w:rsidRPr="00295E41">
        <w:rPr>
          <w:rStyle w:val="afffa"/>
          <w:rFonts w:hint="cs"/>
          <w:rtl/>
        </w:rPr>
        <w:t>שיביא</w:t>
      </w:r>
      <w:r w:rsidR="003E2DCC" w:rsidRPr="006F178A">
        <w:rPr>
          <w:rFonts w:hint="cs"/>
          <w:rtl/>
        </w:rPr>
        <w:t xml:space="preserve"> לידי עינוי, וכה</w:t>
      </w:r>
      <w:r w:rsidR="003E2DCC" w:rsidRPr="006F178A">
        <w:rPr>
          <w:rtl/>
        </w:rPr>
        <w:t>"</w:t>
      </w:r>
      <w:r w:rsidR="003E2DCC" w:rsidRPr="006F178A">
        <w:rPr>
          <w:rFonts w:hint="cs"/>
          <w:rtl/>
        </w:rPr>
        <w:t xml:space="preserve">ג </w:t>
      </w:r>
      <w:r w:rsidR="0008290D">
        <w:rPr>
          <w:rFonts w:hint="cs"/>
          <w:rtl/>
        </w:rPr>
        <w:t xml:space="preserve">כאן </w:t>
      </w:r>
    </w:p>
    <w:p w14:paraId="73306164" w14:textId="77777777" w:rsidR="00395D31" w:rsidRPr="00C14A40" w:rsidRDefault="003E2DCC" w:rsidP="00395D31">
      <w:pPr>
        <w:pStyle w:val="38"/>
        <w:framePr w:wrap="notBeside"/>
        <w:rPr>
          <w:rtl/>
        </w:rPr>
      </w:pPr>
      <w:r w:rsidRPr="00C14A40">
        <w:rPr>
          <w:rtl/>
        </w:rPr>
        <w:t xml:space="preserve">ורמי </w:t>
      </w:r>
    </w:p>
    <w:p w14:paraId="471B1EAD" w14:textId="77898E98" w:rsidR="004362AF" w:rsidRDefault="003E2DCC" w:rsidP="003E2DCC">
      <w:pPr>
        <w:rPr>
          <w:spacing w:val="-2"/>
          <w:rtl/>
        </w:rPr>
      </w:pPr>
      <w:r w:rsidRPr="003E5A06">
        <w:rPr>
          <w:rStyle w:val="affffe"/>
          <w:rtl/>
        </w:rPr>
        <w:t xml:space="preserve">דרבי יוסי אדר' יוסי: </w:t>
      </w:r>
      <w:r w:rsidRPr="00D454EC">
        <w:rPr>
          <w:spacing w:val="-2"/>
          <w:rtl/>
        </w:rPr>
        <w:t xml:space="preserve">מעיין של בני העיר, </w:t>
      </w:r>
    </w:p>
    <w:p w14:paraId="3D53DF8C" w14:textId="21115150" w:rsidR="003E2DCC" w:rsidRPr="00D454EC" w:rsidRDefault="003E2DCC" w:rsidP="004362AF">
      <w:pPr>
        <w:rPr>
          <w:spacing w:val="-2"/>
          <w:rtl/>
        </w:rPr>
      </w:pPr>
      <w:r w:rsidRPr="00D454EC">
        <w:rPr>
          <w:spacing w:val="-2"/>
          <w:rtl/>
        </w:rPr>
        <w:t xml:space="preserve">חייהן וחיי אחרים חייהן קודמין לחיי אחרים, </w:t>
      </w:r>
    </w:p>
    <w:p w14:paraId="0EAE8455" w14:textId="77777777" w:rsidR="00E0432C" w:rsidRDefault="003E2DCC" w:rsidP="00E0432C">
      <w:pPr>
        <w:rPr>
          <w:rtl/>
        </w:rPr>
      </w:pPr>
      <w:r w:rsidRPr="006F178A">
        <w:rPr>
          <w:rtl/>
        </w:rPr>
        <w:t>בהמתם</w:t>
      </w:r>
      <w:r w:rsidRPr="006F178A">
        <w:rPr>
          <w:rFonts w:hint="cs"/>
          <w:rtl/>
        </w:rPr>
        <w:t xml:space="preserve"> </w:t>
      </w:r>
      <w:r w:rsidRPr="006F178A">
        <w:rPr>
          <w:rtl/>
        </w:rPr>
        <w:t xml:space="preserve">ובהמת אחרים </w:t>
      </w:r>
      <w:r w:rsidRPr="006F178A">
        <w:rPr>
          <w:rFonts w:hint="cs"/>
          <w:rtl/>
        </w:rPr>
        <w:t>ב</w:t>
      </w:r>
      <w:r w:rsidRPr="006F178A">
        <w:rPr>
          <w:rtl/>
        </w:rPr>
        <w:t xml:space="preserve">המתם קודמת לבהמת אחרים, </w:t>
      </w:r>
    </w:p>
    <w:p w14:paraId="55B3E20A" w14:textId="4CA5C61F" w:rsidR="003E2DCC" w:rsidRPr="006F178A" w:rsidRDefault="003E2DCC" w:rsidP="00E0432C">
      <w:pPr>
        <w:rPr>
          <w:rtl/>
        </w:rPr>
      </w:pPr>
      <w:r w:rsidRPr="006F178A">
        <w:rPr>
          <w:rtl/>
        </w:rPr>
        <w:t xml:space="preserve">כביסתן וכביסת אחרים כביסתן קודמת לכביסת אחרים, </w:t>
      </w:r>
    </w:p>
    <w:p w14:paraId="5DF322A2" w14:textId="77777777" w:rsidR="00D57921" w:rsidRDefault="003E2DCC" w:rsidP="00E0432C">
      <w:pPr>
        <w:rPr>
          <w:spacing w:val="-2"/>
          <w:rtl/>
        </w:rPr>
      </w:pPr>
      <w:r w:rsidRPr="00D454EC">
        <w:rPr>
          <w:spacing w:val="-2"/>
          <w:rtl/>
        </w:rPr>
        <w:t xml:space="preserve">חיי אחרים וכביסתן - חיי אחרים קודמין לכביסתן, </w:t>
      </w:r>
    </w:p>
    <w:p w14:paraId="67BEC8BB" w14:textId="77777777" w:rsidR="0075729B" w:rsidRDefault="003E2DCC" w:rsidP="00395D31">
      <w:pPr>
        <w:pStyle w:val="38"/>
        <w:framePr w:wrap="notBeside"/>
        <w:rPr>
          <w:rtl/>
        </w:rPr>
      </w:pPr>
      <w:r w:rsidRPr="00C14A40">
        <w:rPr>
          <w:rtl/>
        </w:rPr>
        <w:t>רבי יוסי:</w:t>
      </w:r>
    </w:p>
    <w:p w14:paraId="70F36DD9" w14:textId="7489DBB6" w:rsidR="003E2DCC" w:rsidRPr="00D454EC" w:rsidRDefault="003E2DCC" w:rsidP="003E2DCC">
      <w:pPr>
        <w:rPr>
          <w:spacing w:val="-2"/>
          <w:rtl/>
        </w:rPr>
      </w:pPr>
      <w:r w:rsidRPr="00295E41">
        <w:rPr>
          <w:rStyle w:val="afffa"/>
          <w:rtl/>
        </w:rPr>
        <w:t>כביסתן קודמת לחיי אחרים;</w:t>
      </w:r>
    </w:p>
    <w:p w14:paraId="45CA2454" w14:textId="0A858C5E" w:rsidR="003E2DCC" w:rsidRPr="006F178A" w:rsidRDefault="003E2DCC" w:rsidP="00B60855">
      <w:pPr>
        <w:rPr>
          <w:rtl/>
        </w:rPr>
      </w:pPr>
      <w:r w:rsidRPr="006F178A">
        <w:rPr>
          <w:rtl/>
        </w:rPr>
        <w:t>כביסה,</w:t>
      </w:r>
      <w:r w:rsidRPr="00D57921">
        <w:rPr>
          <w:rStyle w:val="affffe"/>
          <w:rtl/>
        </w:rPr>
        <w:t xml:space="preserve"> </w:t>
      </w:r>
      <w:r w:rsidR="00AF5A78">
        <w:rPr>
          <w:rStyle w:val="affffe"/>
          <w:rFonts w:hint="cs"/>
          <w:rtl/>
        </w:rPr>
        <w:t>רי</w:t>
      </w:r>
      <w:r w:rsidR="0075729B">
        <w:rPr>
          <w:rStyle w:val="affffe"/>
          <w:rtl/>
        </w:rPr>
        <w:t>"</w:t>
      </w:r>
      <w:r w:rsidR="00AF5A78">
        <w:rPr>
          <w:rStyle w:val="affffe"/>
          <w:rFonts w:hint="cs"/>
          <w:rtl/>
        </w:rPr>
        <w:t>ס</w:t>
      </w:r>
      <w:r w:rsidR="00B60855">
        <w:rPr>
          <w:rStyle w:val="affffe"/>
          <w:rFonts w:hint="cs"/>
          <w:rtl/>
        </w:rPr>
        <w:t>:</w:t>
      </w:r>
      <w:r w:rsidRPr="00D57921">
        <w:rPr>
          <w:rStyle w:val="affffe"/>
          <w:rtl/>
        </w:rPr>
        <w:t xml:space="preserve"> </w:t>
      </w:r>
      <w:r w:rsidRPr="006F178A">
        <w:rPr>
          <w:rtl/>
        </w:rPr>
        <w:t>יש בה צער,</w:t>
      </w:r>
      <w:r w:rsidRPr="006F178A">
        <w:rPr>
          <w:rFonts w:hint="cs"/>
          <w:rtl/>
        </w:rPr>
        <w:t xml:space="preserve"> כ</w:t>
      </w:r>
      <w:r w:rsidRPr="006F178A">
        <w:rPr>
          <w:rtl/>
        </w:rPr>
        <w:t>"</w:t>
      </w:r>
      <w:r w:rsidRPr="006F178A">
        <w:rPr>
          <w:rFonts w:hint="cs"/>
          <w:rtl/>
        </w:rPr>
        <w:t xml:space="preserve">ש </w:t>
      </w:r>
      <w:r w:rsidR="00B60855">
        <w:rPr>
          <w:rFonts w:hint="cs"/>
          <w:rtl/>
        </w:rPr>
        <w:t>כל הגוף,</w:t>
      </w:r>
      <w:r w:rsidR="00B60855" w:rsidRPr="00B60855">
        <w:rPr>
          <w:rStyle w:val="affffe"/>
          <w:rFonts w:hint="cs"/>
          <w:rtl/>
        </w:rPr>
        <w:t xml:space="preserve"> </w:t>
      </w:r>
      <w:r w:rsidR="00B60855" w:rsidRPr="00D57921">
        <w:rPr>
          <w:rStyle w:val="affffe"/>
          <w:rFonts w:hint="cs"/>
          <w:rtl/>
        </w:rPr>
        <w:t>כביסה א</w:t>
      </w:r>
      <w:r w:rsidR="00B60855" w:rsidRPr="00D57921">
        <w:rPr>
          <w:rStyle w:val="affffe"/>
          <w:rtl/>
        </w:rPr>
        <w:t xml:space="preserve">לימא לר' יוסי, </w:t>
      </w:r>
    </w:p>
    <w:p w14:paraId="76E08626" w14:textId="77777777" w:rsidR="003E2DCC" w:rsidRPr="006F178A" w:rsidRDefault="003E2DCC" w:rsidP="00A522DC">
      <w:pPr>
        <w:pStyle w:val="a3"/>
        <w:framePr w:wrap="around"/>
        <w:rPr>
          <w:rtl/>
        </w:rPr>
      </w:pPr>
      <w:r w:rsidRPr="006F178A">
        <w:rPr>
          <w:rtl/>
        </w:rPr>
        <w:t>פא.</w:t>
      </w:r>
    </w:p>
    <w:p w14:paraId="36B85A0A" w14:textId="77777777" w:rsidR="00395D31" w:rsidRPr="00C14A40" w:rsidRDefault="003E2DCC" w:rsidP="00395D31">
      <w:pPr>
        <w:pStyle w:val="38"/>
        <w:framePr w:wrap="notBeside"/>
        <w:rPr>
          <w:rtl/>
        </w:rPr>
      </w:pPr>
      <w:r w:rsidRPr="00C14A40">
        <w:rPr>
          <w:rFonts w:hint="cs"/>
          <w:rtl/>
        </w:rPr>
        <w:t>כ</w:t>
      </w:r>
      <w:r w:rsidRPr="00C14A40">
        <w:rPr>
          <w:rtl/>
        </w:rPr>
        <w:t xml:space="preserve">שמואל: </w:t>
      </w:r>
    </w:p>
    <w:p w14:paraId="1E8765A1" w14:textId="6B9D62DE" w:rsidR="003E2DCC" w:rsidRPr="006F178A" w:rsidRDefault="003E2DCC" w:rsidP="00AF5A78">
      <w:r w:rsidRPr="00295E41">
        <w:rPr>
          <w:rStyle w:val="afffa"/>
          <w:rFonts w:hint="cs"/>
          <w:rtl/>
        </w:rPr>
        <w:t xml:space="preserve">עפרורית הראש </w:t>
      </w:r>
      <w:r w:rsidRPr="00D57921">
        <w:rPr>
          <w:rFonts w:ascii="Fb Fontext" w:hAnsi="Fb Fontext" w:hint="cs"/>
          <w:rtl/>
        </w:rPr>
        <w:t xml:space="preserve">מביאה לעורון, </w:t>
      </w:r>
    </w:p>
    <w:p w14:paraId="02C50384" w14:textId="77777777" w:rsidR="00D57921" w:rsidRDefault="003E2DCC" w:rsidP="00395D31">
      <w:pPr>
        <w:rPr>
          <w:rFonts w:ascii="Fb Fontext" w:hAnsi="Fb Fontext"/>
          <w:rtl/>
        </w:rPr>
      </w:pPr>
      <w:r w:rsidRPr="00295E41">
        <w:rPr>
          <w:rStyle w:val="afffa"/>
          <w:rFonts w:hint="cs"/>
          <w:rtl/>
        </w:rPr>
        <w:t xml:space="preserve">עפורית הבגד </w:t>
      </w:r>
      <w:r w:rsidRPr="006F178A">
        <w:rPr>
          <w:rFonts w:ascii="Fb Fontext" w:hAnsi="Fb Fontext" w:hint="cs"/>
          <w:rtl/>
        </w:rPr>
        <w:t>מביאה לידי שגעון</w:t>
      </w:r>
      <w:r w:rsidR="00D57921">
        <w:rPr>
          <w:rStyle w:val="afffff0"/>
          <w:rFonts w:hint="cs"/>
          <w:rtl/>
        </w:rPr>
        <w:t xml:space="preserve"> </w:t>
      </w:r>
      <w:r w:rsidRPr="00D57921">
        <w:rPr>
          <w:rStyle w:val="afffff0"/>
          <w:rFonts w:hint="cs"/>
          <w:rtl/>
        </w:rPr>
        <w:t>[קשה מכולן]</w:t>
      </w:r>
      <w:r w:rsidRPr="006F178A">
        <w:rPr>
          <w:rFonts w:ascii="Fb Fontext" w:hAnsi="Fb Fontext" w:hint="cs"/>
          <w:rtl/>
        </w:rPr>
        <w:t xml:space="preserve"> </w:t>
      </w:r>
    </w:p>
    <w:p w14:paraId="4B5294D9" w14:textId="4C58B92E" w:rsidR="003E2DCC" w:rsidRPr="006F178A" w:rsidRDefault="003E2DCC" w:rsidP="00395D31">
      <w:pPr>
        <w:rPr>
          <w:rtl/>
        </w:rPr>
      </w:pPr>
      <w:r w:rsidRPr="00295E41">
        <w:rPr>
          <w:rStyle w:val="afffa"/>
          <w:rFonts w:hint="cs"/>
          <w:rtl/>
        </w:rPr>
        <w:t>עפרורית הגוף</w:t>
      </w:r>
      <w:r w:rsidRPr="006F178A">
        <w:rPr>
          <w:rFonts w:ascii="Fb Fontext" w:hAnsi="Fb Fontext" w:hint="cs"/>
          <w:rtl/>
        </w:rPr>
        <w:t xml:space="preserve"> מביאה לידי שחין ופצעים</w:t>
      </w:r>
      <w:r w:rsidRPr="006F178A">
        <w:rPr>
          <w:rFonts w:ascii="Fb Fontext" w:hAnsi="Fb Fontext"/>
          <w:rtl/>
        </w:rPr>
        <w:t>.</w:t>
      </w:r>
    </w:p>
    <w:p w14:paraId="12E6C3FB" w14:textId="77777777" w:rsidR="00D57921" w:rsidRDefault="00D57921" w:rsidP="003E2DCC">
      <w:pPr>
        <w:rPr>
          <w:rStyle w:val="affffe"/>
          <w:rtl/>
        </w:rPr>
      </w:pPr>
    </w:p>
    <w:p w14:paraId="0DC3ACCE" w14:textId="77777777" w:rsidR="00395D31" w:rsidRPr="00C14A40" w:rsidRDefault="003E2DCC" w:rsidP="00395D31">
      <w:pPr>
        <w:pStyle w:val="38"/>
        <w:framePr w:wrap="notBeside"/>
        <w:rPr>
          <w:rFonts w:hint="cs"/>
          <w:rtl/>
        </w:rPr>
      </w:pPr>
      <w:r w:rsidRPr="00C14A40">
        <w:rPr>
          <w:rtl/>
        </w:rPr>
        <w:t xml:space="preserve">שלחו מתם: </w:t>
      </w:r>
      <w:r w:rsidR="00BB3065" w:rsidRPr="00C14A40">
        <w:rPr>
          <w:rFonts w:hint="cs"/>
          <w:rtl/>
        </w:rPr>
        <w:t xml:space="preserve">א. </w:t>
      </w:r>
    </w:p>
    <w:p w14:paraId="3A252DFC" w14:textId="0A681D33" w:rsidR="003E2DCC" w:rsidRDefault="003E2DCC" w:rsidP="00BB3065">
      <w:pPr>
        <w:ind w:left="170" w:hanging="170"/>
        <w:rPr>
          <w:rtl/>
        </w:rPr>
      </w:pPr>
      <w:r w:rsidRPr="006F178A">
        <w:rPr>
          <w:rtl/>
        </w:rPr>
        <w:t>הזהרו ב</w:t>
      </w:r>
      <w:r w:rsidR="00BB3065">
        <w:rPr>
          <w:rFonts w:hint="cs"/>
          <w:rtl/>
        </w:rPr>
        <w:t>כביסה ורחיצה</w:t>
      </w:r>
      <w:r w:rsidRPr="006F178A">
        <w:rPr>
          <w:rtl/>
        </w:rPr>
        <w:t xml:space="preserve">, </w:t>
      </w:r>
      <w:r w:rsidR="00BB3065" w:rsidRPr="00BB3065">
        <w:rPr>
          <w:rStyle w:val="affffe"/>
          <w:rFonts w:hint="cs"/>
          <w:rtl/>
        </w:rPr>
        <w:t>ב.</w:t>
      </w:r>
      <w:r w:rsidR="00BB3065">
        <w:rPr>
          <w:rFonts w:hint="cs"/>
          <w:rtl/>
        </w:rPr>
        <w:t xml:space="preserve"> </w:t>
      </w:r>
      <w:r w:rsidRPr="006F178A">
        <w:rPr>
          <w:rtl/>
        </w:rPr>
        <w:t xml:space="preserve">הזהרו </w:t>
      </w:r>
      <w:r w:rsidR="00BB3065">
        <w:rPr>
          <w:rFonts w:hint="cs"/>
          <w:rtl/>
        </w:rPr>
        <w:t xml:space="preserve">ללמוד </w:t>
      </w:r>
      <w:r w:rsidRPr="006F178A">
        <w:rPr>
          <w:rtl/>
        </w:rPr>
        <w:t>בחבורה,</w:t>
      </w:r>
      <w:r w:rsidR="0075729B">
        <w:rPr>
          <w:rtl/>
        </w:rPr>
        <w:t xml:space="preserve"> </w:t>
      </w:r>
    </w:p>
    <w:p w14:paraId="3F61FEA1" w14:textId="77749175" w:rsidR="003E2DCC" w:rsidRPr="006F178A" w:rsidRDefault="00BB3065" w:rsidP="00395D31">
      <w:pPr>
        <w:rPr>
          <w:rtl/>
        </w:rPr>
      </w:pPr>
      <w:r w:rsidRPr="00BB3065">
        <w:rPr>
          <w:rStyle w:val="affffe"/>
          <w:rFonts w:hint="cs"/>
          <w:rtl/>
        </w:rPr>
        <w:t>ג.</w:t>
      </w:r>
      <w:r>
        <w:rPr>
          <w:rFonts w:hint="cs"/>
          <w:rtl/>
        </w:rPr>
        <w:t xml:space="preserve"> </w:t>
      </w:r>
      <w:r w:rsidR="003E2DCC" w:rsidRPr="006F178A">
        <w:rPr>
          <w:rtl/>
        </w:rPr>
        <w:t xml:space="preserve">הזהרו בבני עניים שמהן תצא תורה, </w:t>
      </w:r>
      <w:r w:rsidR="003E2DCC" w:rsidRPr="004A3A20">
        <w:rPr>
          <w:rStyle w:val="affffa"/>
          <w:rFonts w:hint="cs"/>
          <w:rtl/>
        </w:rPr>
        <w:t>'</w:t>
      </w:r>
      <w:r w:rsidR="003E2DCC" w:rsidRPr="004A3A20">
        <w:rPr>
          <w:rStyle w:val="affffa"/>
          <w:rtl/>
        </w:rPr>
        <w:t>יזל מים מדליו</w:t>
      </w:r>
      <w:r w:rsidR="003E2DCC" w:rsidRPr="004A3A20">
        <w:rPr>
          <w:rStyle w:val="affffa"/>
          <w:rFonts w:hint="cs"/>
          <w:rtl/>
        </w:rPr>
        <w:t>'</w:t>
      </w:r>
      <w:r w:rsidR="003E2DCC" w:rsidRPr="004A3A20">
        <w:rPr>
          <w:rStyle w:val="affffa"/>
          <w:rtl/>
        </w:rPr>
        <w:t>,</w:t>
      </w:r>
    </w:p>
    <w:p w14:paraId="2D72376A" w14:textId="5A1CE4D6" w:rsidR="003E2DCC" w:rsidRPr="00295E41" w:rsidRDefault="003E2DCC" w:rsidP="003E2DCC">
      <w:pPr>
        <w:rPr>
          <w:rStyle w:val="afffa"/>
          <w:rtl/>
        </w:rPr>
      </w:pPr>
      <w:r w:rsidRPr="006F178A">
        <w:rPr>
          <w:rtl/>
        </w:rPr>
        <w:t xml:space="preserve">ומפני מה אין מצויין ת"ח לצאת ת"ח מבניהן? </w:t>
      </w:r>
    </w:p>
    <w:p w14:paraId="5A0F4BF2" w14:textId="77777777" w:rsidR="00395D31" w:rsidRPr="00C14A40" w:rsidRDefault="003E2DCC" w:rsidP="00395D31">
      <w:pPr>
        <w:pStyle w:val="38"/>
        <w:framePr w:wrap="notBeside"/>
        <w:rPr>
          <w:rtl/>
        </w:rPr>
      </w:pPr>
      <w:r w:rsidRPr="00C14A40">
        <w:rPr>
          <w:rFonts w:hint="cs"/>
          <w:rtl/>
        </w:rPr>
        <w:t xml:space="preserve">א. </w:t>
      </w:r>
      <w:r w:rsidRPr="00C14A40">
        <w:rPr>
          <w:rtl/>
        </w:rPr>
        <w:t xml:space="preserve">רב יוסף: </w:t>
      </w:r>
      <w:r w:rsidR="009A7F4D" w:rsidRPr="00C14A40">
        <w:rPr>
          <w:rtl/>
        </w:rPr>
        <w:tab/>
      </w:r>
    </w:p>
    <w:p w14:paraId="11C49795" w14:textId="4B88CC38" w:rsidR="003E2DCC" w:rsidRPr="00295E41" w:rsidRDefault="003E2DCC" w:rsidP="003E2DCC">
      <w:pPr>
        <w:rPr>
          <w:rStyle w:val="afffa"/>
          <w:rtl/>
        </w:rPr>
      </w:pPr>
      <w:r w:rsidRPr="006F178A">
        <w:rPr>
          <w:rtl/>
        </w:rPr>
        <w:t>שלא יאמרו תורה ירושה היא להם.</w:t>
      </w:r>
    </w:p>
    <w:p w14:paraId="1222F680" w14:textId="77777777" w:rsidR="0075729B" w:rsidRDefault="003E2DCC" w:rsidP="00395D31">
      <w:pPr>
        <w:pStyle w:val="38"/>
        <w:framePr w:wrap="notBeside"/>
        <w:rPr>
          <w:rtl/>
        </w:rPr>
      </w:pPr>
      <w:r w:rsidRPr="00C14A40">
        <w:rPr>
          <w:rFonts w:hint="cs"/>
          <w:rtl/>
        </w:rPr>
        <w:t>ב. רשבדר</w:t>
      </w:r>
      <w:r w:rsidRPr="00C14A40">
        <w:rPr>
          <w:rtl/>
        </w:rPr>
        <w:t>"</w:t>
      </w:r>
      <w:r w:rsidRPr="00C14A40">
        <w:rPr>
          <w:rFonts w:hint="cs"/>
          <w:rtl/>
        </w:rPr>
        <w:t>א</w:t>
      </w:r>
      <w:r w:rsidRPr="00C14A40">
        <w:rPr>
          <w:rtl/>
        </w:rPr>
        <w:t>:</w:t>
      </w:r>
    </w:p>
    <w:p w14:paraId="3DF7D9D7" w14:textId="1D279244" w:rsidR="003E2DCC" w:rsidRPr="00295E41" w:rsidRDefault="003E2DCC" w:rsidP="003E2DCC">
      <w:pPr>
        <w:rPr>
          <w:rStyle w:val="afffa"/>
          <w:rtl/>
        </w:rPr>
      </w:pPr>
      <w:r w:rsidRPr="006F178A">
        <w:rPr>
          <w:rtl/>
        </w:rPr>
        <w:t>כדי שלא יתגדרו על הצבור.</w:t>
      </w:r>
    </w:p>
    <w:p w14:paraId="4933B9F4" w14:textId="77777777" w:rsidR="00395D31" w:rsidRPr="00C14A40" w:rsidRDefault="003E2DCC" w:rsidP="00395D31">
      <w:pPr>
        <w:pStyle w:val="38"/>
        <w:framePr w:wrap="notBeside"/>
        <w:rPr>
          <w:rtl/>
        </w:rPr>
      </w:pPr>
      <w:r w:rsidRPr="00C14A40">
        <w:rPr>
          <w:rFonts w:hint="cs"/>
          <w:rtl/>
        </w:rPr>
        <w:t xml:space="preserve">ג. </w:t>
      </w:r>
      <w:r w:rsidRPr="00C14A40">
        <w:rPr>
          <w:rtl/>
        </w:rPr>
        <w:t xml:space="preserve">מר זוטרא: </w:t>
      </w:r>
    </w:p>
    <w:p w14:paraId="686CD51C" w14:textId="5B776EB5" w:rsidR="003E2DCC" w:rsidRPr="00295E41" w:rsidRDefault="003E2DCC" w:rsidP="003E2DCC">
      <w:pPr>
        <w:rPr>
          <w:rStyle w:val="afffa"/>
          <w:rtl/>
        </w:rPr>
      </w:pPr>
      <w:r w:rsidRPr="006F178A">
        <w:rPr>
          <w:rtl/>
        </w:rPr>
        <w:t>מפני שהן מתגברין על הצבור.</w:t>
      </w:r>
    </w:p>
    <w:p w14:paraId="47F36EDB" w14:textId="77777777" w:rsidR="0075729B" w:rsidRDefault="003E2DCC" w:rsidP="00395D31">
      <w:pPr>
        <w:pStyle w:val="38"/>
        <w:framePr w:wrap="notBeside"/>
        <w:rPr>
          <w:rtl/>
        </w:rPr>
      </w:pPr>
      <w:r w:rsidRPr="00C14A40">
        <w:rPr>
          <w:rFonts w:hint="cs"/>
          <w:rtl/>
        </w:rPr>
        <w:t xml:space="preserve">ד. </w:t>
      </w:r>
      <w:r w:rsidRPr="00C14A40">
        <w:rPr>
          <w:rtl/>
        </w:rPr>
        <w:t>רב אשי:</w:t>
      </w:r>
    </w:p>
    <w:p w14:paraId="3238825E" w14:textId="62573E07" w:rsidR="003E2DCC" w:rsidRPr="00295E41" w:rsidRDefault="003E2DCC" w:rsidP="003E2DCC">
      <w:pPr>
        <w:rPr>
          <w:rStyle w:val="afffa"/>
          <w:rtl/>
        </w:rPr>
      </w:pPr>
      <w:r w:rsidRPr="006F178A">
        <w:rPr>
          <w:rtl/>
        </w:rPr>
        <w:t>משום דקרו לאינשי חמרי.</w:t>
      </w:r>
    </w:p>
    <w:p w14:paraId="092AA637" w14:textId="77777777" w:rsidR="0075729B" w:rsidRDefault="003E2DCC" w:rsidP="00395D31">
      <w:pPr>
        <w:pStyle w:val="38"/>
        <w:framePr w:wrap="notBeside"/>
        <w:rPr>
          <w:rtl/>
        </w:rPr>
      </w:pPr>
      <w:r w:rsidRPr="00C14A40">
        <w:rPr>
          <w:rFonts w:hint="cs"/>
          <w:rtl/>
        </w:rPr>
        <w:t xml:space="preserve">ה. </w:t>
      </w:r>
      <w:r w:rsidRPr="00C14A40">
        <w:rPr>
          <w:rtl/>
        </w:rPr>
        <w:t>רבינא:</w:t>
      </w:r>
    </w:p>
    <w:p w14:paraId="0C708D58" w14:textId="60F09901" w:rsidR="009A7F4D" w:rsidRDefault="003E2DCC" w:rsidP="003E2DCC">
      <w:pPr>
        <w:rPr>
          <w:rtl/>
        </w:rPr>
      </w:pPr>
      <w:r w:rsidRPr="006F178A">
        <w:rPr>
          <w:rtl/>
        </w:rPr>
        <w:t xml:space="preserve">שאין מברכין בתורה תחלה, </w:t>
      </w:r>
    </w:p>
    <w:p w14:paraId="41E5E325" w14:textId="77777777" w:rsidR="00395D31" w:rsidRPr="00C14A40" w:rsidRDefault="003E2DCC" w:rsidP="00395D31">
      <w:pPr>
        <w:pStyle w:val="38"/>
        <w:framePr w:wrap="notBeside"/>
        <w:rPr>
          <w:rtl/>
        </w:rPr>
      </w:pPr>
      <w:r w:rsidRPr="00C14A40">
        <w:rPr>
          <w:rFonts w:hint="cs"/>
          <w:rtl/>
        </w:rPr>
        <w:t>כ</w:t>
      </w:r>
      <w:r w:rsidR="00D1128D" w:rsidRPr="00C14A40">
        <w:rPr>
          <w:rFonts w:hint="cs"/>
          <w:rtl/>
        </w:rPr>
        <w:t>רב</w:t>
      </w:r>
      <w:r w:rsidRPr="00C14A40">
        <w:rPr>
          <w:rtl/>
        </w:rPr>
        <w:t xml:space="preserve">: </w:t>
      </w:r>
    </w:p>
    <w:p w14:paraId="172FAE22" w14:textId="068BF295" w:rsidR="00676401" w:rsidRDefault="003E2DCC" w:rsidP="009A7F4D">
      <w:pPr>
        <w:rPr>
          <w:rStyle w:val="affffa"/>
          <w:rtl/>
        </w:rPr>
      </w:pPr>
      <w:r w:rsidRPr="004A3A20">
        <w:rPr>
          <w:rStyle w:val="affffa"/>
          <w:rtl/>
        </w:rPr>
        <w:t>מי האיש החכם ויבן את זאת</w:t>
      </w:r>
      <w:r w:rsidRPr="004A3A20">
        <w:rPr>
          <w:rStyle w:val="affffa"/>
          <w:rFonts w:hint="cs"/>
          <w:rtl/>
        </w:rPr>
        <w:t>'</w:t>
      </w:r>
      <w:r w:rsidRPr="004A3A20">
        <w:rPr>
          <w:rStyle w:val="affffa"/>
          <w:rtl/>
        </w:rPr>
        <w:t xml:space="preserve"> </w:t>
      </w:r>
      <w:r w:rsidRPr="006F178A">
        <w:rPr>
          <w:rtl/>
        </w:rPr>
        <w:t xml:space="preserve">דבר זה נשאל לחכמים ולנביאים ולא פירשוהו, עד שפירשו הקב"ה בעצמו, </w:t>
      </w:r>
      <w:r w:rsidRPr="002C641B">
        <w:rPr>
          <w:rStyle w:val="affffa"/>
          <w:rtl/>
        </w:rPr>
        <w:t>ד</w:t>
      </w:r>
      <w:r w:rsidRPr="002C641B">
        <w:rPr>
          <w:rStyle w:val="affffa"/>
          <w:rFonts w:hint="cs"/>
          <w:rtl/>
        </w:rPr>
        <w:t>'</w:t>
      </w:r>
      <w:r w:rsidRPr="002C641B">
        <w:rPr>
          <w:rStyle w:val="affffa"/>
          <w:rtl/>
        </w:rPr>
        <w:t>ויאמר ה</w:t>
      </w:r>
      <w:r>
        <w:rPr>
          <w:rStyle w:val="affffa"/>
          <w:rtl/>
        </w:rPr>
        <w:t>'</w:t>
      </w:r>
      <w:r w:rsidRPr="002C641B">
        <w:rPr>
          <w:rStyle w:val="affffa"/>
          <w:rtl/>
        </w:rPr>
        <w:t xml:space="preserve"> על עזבם את </w:t>
      </w:r>
      <w:r w:rsidRPr="00D454EC">
        <w:rPr>
          <w:rStyle w:val="affffa"/>
          <w:spacing w:val="-4"/>
          <w:rtl/>
        </w:rPr>
        <w:t>תורתי וגו',</w:t>
      </w:r>
      <w:r w:rsidRPr="00D454EC">
        <w:rPr>
          <w:spacing w:val="-4"/>
          <w:rtl/>
        </w:rPr>
        <w:t xml:space="preserve"> היינו </w:t>
      </w:r>
      <w:r w:rsidRPr="00676401">
        <w:rPr>
          <w:rStyle w:val="affffa"/>
          <w:rtl/>
        </w:rPr>
        <w:t>לא שמעו בקולי</w:t>
      </w:r>
      <w:r w:rsidRPr="00D454EC">
        <w:rPr>
          <w:spacing w:val="-4"/>
          <w:rtl/>
        </w:rPr>
        <w:t xml:space="preserve"> היינו </w:t>
      </w:r>
      <w:r w:rsidRPr="00676401">
        <w:rPr>
          <w:rStyle w:val="affffa"/>
          <w:rtl/>
        </w:rPr>
        <w:t>לא הלכו בה'</w:t>
      </w:r>
    </w:p>
    <w:p w14:paraId="16A6FBE3" w14:textId="77777777" w:rsidR="0075729B" w:rsidRDefault="003E2DCC" w:rsidP="00395D31">
      <w:pPr>
        <w:pStyle w:val="38"/>
        <w:framePr w:wrap="notBeside"/>
        <w:rPr>
          <w:rtl/>
        </w:rPr>
      </w:pPr>
      <w:r w:rsidRPr="00C14A40">
        <w:rPr>
          <w:rFonts w:hint="cs"/>
          <w:rtl/>
        </w:rPr>
        <w:t xml:space="preserve">- </w:t>
      </w:r>
      <w:r w:rsidR="00D1128D" w:rsidRPr="00C14A40">
        <w:rPr>
          <w:rFonts w:hint="cs"/>
          <w:rtl/>
        </w:rPr>
        <w:t>רב</w:t>
      </w:r>
      <w:r w:rsidRPr="00C14A40">
        <w:rPr>
          <w:rtl/>
        </w:rPr>
        <w:t>:</w:t>
      </w:r>
    </w:p>
    <w:p w14:paraId="3CEE18E8" w14:textId="44374035" w:rsidR="003E2DCC" w:rsidRPr="006F178A" w:rsidRDefault="003E2DCC" w:rsidP="00395D31">
      <w:pPr>
        <w:spacing w:after="60"/>
        <w:rPr>
          <w:rtl/>
        </w:rPr>
      </w:pPr>
      <w:r w:rsidRPr="00676401">
        <w:rPr>
          <w:rtl/>
        </w:rPr>
        <w:t>ש</w:t>
      </w:r>
      <w:r w:rsidR="00DA60D5">
        <w:rPr>
          <w:rFonts w:hint="cs"/>
          <w:rtl/>
        </w:rPr>
        <w:t xml:space="preserve">לא בירכו </w:t>
      </w:r>
      <w:r w:rsidRPr="00676401">
        <w:rPr>
          <w:rtl/>
        </w:rPr>
        <w:t>בתורה תחלה.</w:t>
      </w:r>
    </w:p>
    <w:p w14:paraId="0EDD5C15" w14:textId="3C31E534" w:rsidR="00395D31" w:rsidRPr="00C14A40" w:rsidRDefault="003E2DCC" w:rsidP="00395D31">
      <w:pPr>
        <w:pStyle w:val="38"/>
        <w:framePr w:wrap="notBeside"/>
        <w:rPr>
          <w:rtl/>
        </w:rPr>
      </w:pPr>
      <w:r w:rsidRPr="00C14A40">
        <w:rPr>
          <w:rtl/>
        </w:rPr>
        <w:t>א</w:t>
      </w:r>
      <w:r w:rsidR="00DA60D5" w:rsidRPr="00C14A40">
        <w:rPr>
          <w:rFonts w:hint="cs"/>
          <w:rtl/>
        </w:rPr>
        <w:t>ב</w:t>
      </w:r>
      <w:r w:rsidR="0075729B">
        <w:rPr>
          <w:rtl/>
        </w:rPr>
        <w:t>"</w:t>
      </w:r>
      <w:r w:rsidR="00DA60D5" w:rsidRPr="00C14A40">
        <w:rPr>
          <w:rFonts w:hint="cs"/>
          <w:rtl/>
        </w:rPr>
        <w:t xml:space="preserve">י </w:t>
      </w:r>
    </w:p>
    <w:p w14:paraId="57CDBCB5" w14:textId="76131A8B" w:rsidR="006666DF" w:rsidRDefault="003E2DCC" w:rsidP="00243303">
      <w:pPr>
        <w:rPr>
          <w:rtl/>
        </w:rPr>
      </w:pPr>
      <w:r w:rsidRPr="006F178A">
        <w:rPr>
          <w:rtl/>
        </w:rPr>
        <w:t xml:space="preserve">לא </w:t>
      </w:r>
      <w:r w:rsidRPr="006F178A">
        <w:rPr>
          <w:rFonts w:hint="cs"/>
          <w:rtl/>
        </w:rPr>
        <w:t xml:space="preserve">בא לישיבת </w:t>
      </w:r>
      <w:r w:rsidRPr="00652340">
        <w:rPr>
          <w:rStyle w:val="affffe"/>
          <w:rFonts w:hint="cs"/>
          <w:rtl/>
        </w:rPr>
        <w:t xml:space="preserve">ר' יוסי </w:t>
      </w:r>
      <w:r w:rsidRPr="006F178A">
        <w:rPr>
          <w:rFonts w:hint="cs"/>
          <w:rtl/>
        </w:rPr>
        <w:t xml:space="preserve">ג' ימים מצאו </w:t>
      </w:r>
      <w:r w:rsidRPr="00DA60D5">
        <w:rPr>
          <w:rStyle w:val="affffe"/>
          <w:rtl/>
        </w:rPr>
        <w:t>ו</w:t>
      </w:r>
      <w:r w:rsidR="00DA60D5" w:rsidRPr="00DA60D5">
        <w:rPr>
          <w:rStyle w:val="affffe"/>
          <w:rFonts w:hint="cs"/>
          <w:rtl/>
        </w:rPr>
        <w:t>בר</w:t>
      </w:r>
      <w:r w:rsidR="0075729B">
        <w:rPr>
          <w:rStyle w:val="affffe"/>
          <w:rtl/>
        </w:rPr>
        <w:t>"</w:t>
      </w:r>
      <w:r w:rsidR="00DA60D5" w:rsidRPr="00DA60D5">
        <w:rPr>
          <w:rStyle w:val="affffe"/>
          <w:rFonts w:hint="cs"/>
          <w:rtl/>
        </w:rPr>
        <w:t>י</w:t>
      </w:r>
      <w:r w:rsidRPr="006F178A">
        <w:rPr>
          <w:rtl/>
        </w:rPr>
        <w:t xml:space="preserve">, </w:t>
      </w:r>
      <w:r w:rsidRPr="006F178A">
        <w:rPr>
          <w:rFonts w:hint="cs"/>
          <w:rtl/>
        </w:rPr>
        <w:t xml:space="preserve">שאלו מפני מה לא הגיע </w:t>
      </w:r>
      <w:r w:rsidRPr="008D70B2">
        <w:rPr>
          <w:rStyle w:val="affffe"/>
          <w:rFonts w:hint="cs"/>
          <w:rtl/>
        </w:rPr>
        <w:t>א</w:t>
      </w:r>
      <w:r w:rsidRPr="008D70B2">
        <w:rPr>
          <w:rStyle w:val="affffe"/>
          <w:rtl/>
        </w:rPr>
        <w:t>"</w:t>
      </w:r>
      <w:r w:rsidRPr="008D70B2">
        <w:rPr>
          <w:rStyle w:val="affffe"/>
          <w:rFonts w:hint="cs"/>
          <w:rtl/>
        </w:rPr>
        <w:t xml:space="preserve">ל </w:t>
      </w:r>
      <w:r w:rsidRPr="006F178A">
        <w:rPr>
          <w:rFonts w:hint="cs"/>
          <w:rtl/>
        </w:rPr>
        <w:t xml:space="preserve">שאיני מבין טעם דבריו, </w:t>
      </w:r>
      <w:r w:rsidR="008D70B2" w:rsidRPr="008D70B2">
        <w:rPr>
          <w:rFonts w:hint="cs"/>
          <w:rtl/>
        </w:rPr>
        <w:t xml:space="preserve">כגון </w:t>
      </w:r>
      <w:r w:rsidR="008D70B2">
        <w:rPr>
          <w:rFonts w:hint="cs"/>
          <w:rtl/>
        </w:rPr>
        <w:t>זה</w:t>
      </w:r>
      <w:r w:rsidRPr="006F178A">
        <w:rPr>
          <w:rFonts w:hint="cs"/>
          <w:rtl/>
        </w:rPr>
        <w:t xml:space="preserve"> שאמר ש</w:t>
      </w:r>
      <w:r w:rsidRPr="006F178A">
        <w:rPr>
          <w:rtl/>
        </w:rPr>
        <w:t xml:space="preserve">כביסתן קודמין לחיי אחרים, </w:t>
      </w:r>
      <w:r w:rsidRPr="006F178A">
        <w:rPr>
          <w:rFonts w:hint="cs"/>
          <w:rtl/>
        </w:rPr>
        <w:t>מנלן?</w:t>
      </w:r>
      <w:r w:rsidR="0050767A">
        <w:rPr>
          <w:rStyle w:val="affffe"/>
          <w:rFonts w:hint="cs"/>
          <w:rtl/>
        </w:rPr>
        <w:t xml:space="preserve"> </w:t>
      </w:r>
      <w:r w:rsidRPr="008D70B2">
        <w:rPr>
          <w:rStyle w:val="affffe"/>
          <w:rFonts w:hint="cs"/>
          <w:rtl/>
        </w:rPr>
        <w:t>א</w:t>
      </w:r>
      <w:r w:rsidRPr="008D70B2">
        <w:rPr>
          <w:rStyle w:val="affffe"/>
          <w:rtl/>
        </w:rPr>
        <w:t>"</w:t>
      </w:r>
      <w:r w:rsidRPr="008D70B2">
        <w:rPr>
          <w:rStyle w:val="affffe"/>
          <w:rFonts w:hint="eastAsia"/>
          <w:rtl/>
        </w:rPr>
        <w:t>ל</w:t>
      </w:r>
      <w:r w:rsidRPr="008D70B2">
        <w:rPr>
          <w:rStyle w:val="affffe"/>
          <w:rtl/>
        </w:rPr>
        <w:t>:</w:t>
      </w:r>
      <w:r w:rsidRPr="00D454EC">
        <w:rPr>
          <w:spacing w:val="-4"/>
          <w:rtl/>
        </w:rPr>
        <w:t xml:space="preserve"> </w:t>
      </w:r>
      <w:r w:rsidRPr="00395D31">
        <w:rPr>
          <w:rStyle w:val="affffa"/>
          <w:rFonts w:hint="eastAsia"/>
          <w:rtl/>
        </w:rPr>
        <w:t>ד</w:t>
      </w:r>
      <w:r w:rsidRPr="00395D31">
        <w:rPr>
          <w:rStyle w:val="affffa"/>
          <w:rtl/>
        </w:rPr>
        <w:t>'ומגרשיהם יהיו לבהמתם וגו'</w:t>
      </w:r>
      <w:r w:rsidRPr="00D454EC">
        <w:rPr>
          <w:rStyle w:val="affffa"/>
          <w:spacing w:val="-4"/>
          <w:rtl/>
        </w:rPr>
        <w:t>,</w:t>
      </w:r>
      <w:r w:rsidRPr="00D454EC">
        <w:rPr>
          <w:spacing w:val="-4"/>
          <w:rtl/>
        </w:rPr>
        <w:t xml:space="preserve"> </w:t>
      </w:r>
      <w:r w:rsidRPr="0050767A">
        <w:rPr>
          <w:rStyle w:val="affffa"/>
          <w:rtl/>
        </w:rPr>
        <w:t>חייתם</w:t>
      </w:r>
      <w:r w:rsidR="0075729B">
        <w:rPr>
          <w:rStyle w:val="afffa"/>
          <w:rtl/>
        </w:rPr>
        <w:t xml:space="preserve"> </w:t>
      </w:r>
      <w:r w:rsidRPr="0050767A">
        <w:rPr>
          <w:rtl/>
        </w:rPr>
        <w:t>לאו חיה דהא בכלל בהמה היא</w:t>
      </w:r>
      <w:r w:rsidR="00243303">
        <w:rPr>
          <w:rFonts w:hint="cs"/>
          <w:rtl/>
        </w:rPr>
        <w:t>,</w:t>
      </w:r>
      <w:r w:rsidRPr="0050767A">
        <w:rPr>
          <w:rtl/>
        </w:rPr>
        <w:t xml:space="preserve"> ולאו חי</w:t>
      </w:r>
      <w:r w:rsidR="00243303">
        <w:rPr>
          <w:rFonts w:hint="cs"/>
          <w:rtl/>
        </w:rPr>
        <w:t xml:space="preserve">ים ממש </w:t>
      </w:r>
      <w:r w:rsidRPr="0050767A">
        <w:rPr>
          <w:rtl/>
        </w:rPr>
        <w:t>דפשיטא</w:t>
      </w:r>
      <w:r w:rsidR="0050767A">
        <w:rPr>
          <w:rFonts w:hint="cs"/>
          <w:rtl/>
        </w:rPr>
        <w:t>, א</w:t>
      </w:r>
      <w:r w:rsidRPr="006F178A">
        <w:rPr>
          <w:rFonts w:hint="cs"/>
          <w:rtl/>
        </w:rPr>
        <w:t xml:space="preserve">לא </w:t>
      </w:r>
      <w:r w:rsidR="00243303">
        <w:rPr>
          <w:rFonts w:hint="cs"/>
          <w:rtl/>
        </w:rPr>
        <w:t xml:space="preserve">מעיין </w:t>
      </w:r>
      <w:r w:rsidRPr="006F178A">
        <w:rPr>
          <w:rFonts w:hint="cs"/>
          <w:rtl/>
        </w:rPr>
        <w:t>ל</w:t>
      </w:r>
      <w:r w:rsidRPr="006F178A">
        <w:rPr>
          <w:rtl/>
        </w:rPr>
        <w:t>כביסה, ד</w:t>
      </w:r>
      <w:r w:rsidR="00D437F3">
        <w:rPr>
          <w:rFonts w:hint="cs"/>
          <w:rtl/>
        </w:rPr>
        <w:t xml:space="preserve">יש צער </w:t>
      </w:r>
      <w:r w:rsidR="00243303">
        <w:rPr>
          <w:rFonts w:hint="cs"/>
          <w:rtl/>
        </w:rPr>
        <w:t>מלכלוך זה.</w:t>
      </w:r>
    </w:p>
    <w:p w14:paraId="4089911E" w14:textId="337E1601" w:rsidR="003E2DCC" w:rsidRPr="006F178A" w:rsidRDefault="003E2DCC" w:rsidP="003E2DCC">
      <w:pPr>
        <w:pStyle w:val="affc"/>
        <w:rPr>
          <w:del w:id="90026" w:author="מנוע עיצוב" w:date="2026-10-08T11:01:28Z"/>
          <w:rtl/>
        </w:rPr>
      </w:pPr>
      <w:del w:id="90024" w:author="מנוע עיצוב" w:date="2026-10-08T11:01:28Z">
        <w:r>
          <w:rPr>
            <w:rFonts w:ascii="Fb Fontext" w:hAnsi="Fb Fontext"/>
            <w:rtl/>
          </w:rPr>
          <w:delText xml:space="preserve">׹</w:delText>
        </w:r>
      </w:del>
      <w:del w:id="90025" w:author="מנוע עיצוב" w:date="2026-10-08T11:01:28Z">
        <w:r w:rsidR="0075729B">
          <w:rPr>
            <w:rFonts w:ascii="Fb Fontext" w:hAnsi="Fb Fontext"/>
            <w:rtl/>
          </w:rPr>
          <w:delText xml:space="preserve"> </w:delText>
        </w:r>
      </w:del>
    </w:p>
    <w:p w14:paraId="7891098E" w14:textId="77777777" w:rsidR="003E2DCC" w:rsidRPr="006F178A" w:rsidRDefault="003E2DCC" w:rsidP="000F1DD4">
      <w:pPr>
        <w:pStyle w:val="afffd"/>
        <w:rPr>
          <w:rtl/>
        </w:rPr>
      </w:pPr>
      <w:ins w:id="9931" w:author="מספור קטעי משנה" w:date="2026-10-06T06:45:39Z">
        <w:r>
          <w:rPr>
            <w:rStyle w:val="MisparKeta"/>
          </w:rPr>
          <w:t xml:space="preserve">ג. </w:t>
        </w:r>
      </w:ins>
      <w:r w:rsidRPr="006F178A">
        <w:rPr>
          <w:rtl/>
        </w:rPr>
        <w:t>א"ר יוסי: אין אלו נדרי עינוי נפש.</w:t>
      </w:r>
    </w:p>
    <w:p w14:paraId="3F3F02EA" w14:textId="77777777" w:rsidR="0075729B" w:rsidRDefault="003E2DCC" w:rsidP="00395D31">
      <w:pPr>
        <w:pStyle w:val="38"/>
        <w:framePr w:wrap="notBeside"/>
        <w:rPr>
          <w:rtl/>
        </w:rPr>
      </w:pPr>
      <w:r w:rsidRPr="00C14A40">
        <w:rPr>
          <w:rtl/>
        </w:rPr>
        <w:t>איבעיא להו:</w:t>
      </w:r>
    </w:p>
    <w:p w14:paraId="6F288EBC" w14:textId="1F19E3A5" w:rsidR="003E2DCC" w:rsidRPr="006F178A" w:rsidRDefault="003E2DCC" w:rsidP="00395D31">
      <w:pPr>
        <w:pStyle w:val="affffb"/>
        <w:rPr>
          <w:rtl/>
        </w:rPr>
      </w:pPr>
      <w:r w:rsidRPr="006F178A">
        <w:rPr>
          <w:rtl/>
        </w:rPr>
        <w:t xml:space="preserve">לר' יוסי, מהו שיפר משום דברים שבינו לבינה? </w:t>
      </w:r>
    </w:p>
    <w:p w14:paraId="0AC56775" w14:textId="77777777" w:rsidR="00395D31" w:rsidRPr="00C14A40" w:rsidRDefault="003E2DCC" w:rsidP="00395D31">
      <w:pPr>
        <w:pStyle w:val="38"/>
        <w:framePr w:wrap="notBeside"/>
        <w:rPr>
          <w:rtl/>
        </w:rPr>
      </w:pPr>
      <w:r w:rsidRPr="00C14A40">
        <w:rPr>
          <w:rtl/>
        </w:rPr>
        <w:t xml:space="preserve">ת"ש א"ר יוסי: </w:t>
      </w:r>
    </w:p>
    <w:p w14:paraId="01F8AFC5" w14:textId="132EF04D" w:rsidR="003E2DCC" w:rsidRPr="006F178A" w:rsidRDefault="003E2DCC" w:rsidP="003E2DCC">
      <w:pPr>
        <w:rPr>
          <w:rtl/>
        </w:rPr>
      </w:pPr>
      <w:r w:rsidRPr="006F178A">
        <w:rPr>
          <w:rtl/>
        </w:rPr>
        <w:t>אין אלו נדרי עינוי נפש;</w:t>
      </w:r>
      <w:r w:rsidRPr="006F178A">
        <w:rPr>
          <w:rFonts w:hint="cs"/>
          <w:rtl/>
        </w:rPr>
        <w:t xml:space="preserve"> </w:t>
      </w:r>
      <w:r w:rsidRPr="006F178A">
        <w:rPr>
          <w:rtl/>
        </w:rPr>
        <w:t>אבל דברים שבינו לבינה הויין.</w:t>
      </w:r>
    </w:p>
    <w:p w14:paraId="0DE8F861" w14:textId="77777777" w:rsidR="00395D31" w:rsidRPr="00C14A40" w:rsidRDefault="003E2DCC" w:rsidP="00395D31">
      <w:pPr>
        <w:pStyle w:val="38"/>
        <w:framePr w:wrap="notBeside"/>
        <w:rPr>
          <w:rFonts w:hint="cs"/>
          <w:rtl/>
        </w:rPr>
      </w:pPr>
      <w:r w:rsidRPr="00C14A40">
        <w:rPr>
          <w:rFonts w:hint="cs"/>
          <w:rtl/>
        </w:rPr>
        <w:t>ודחי'</w:t>
      </w:r>
      <w:r w:rsidR="00E91C2B" w:rsidRPr="00C14A40">
        <w:rPr>
          <w:rFonts w:hint="cs"/>
          <w:rtl/>
        </w:rPr>
        <w:t>:</w:t>
      </w:r>
      <w:r w:rsidRPr="00C14A40">
        <w:rPr>
          <w:rFonts w:hint="cs"/>
          <w:rtl/>
        </w:rPr>
        <w:t xml:space="preserve"> </w:t>
      </w:r>
    </w:p>
    <w:p w14:paraId="28C1BA56" w14:textId="33137E81" w:rsidR="00E91C2B" w:rsidRDefault="003E2DCC" w:rsidP="003E2DCC">
      <w:pPr>
        <w:rPr>
          <w:rtl/>
        </w:rPr>
      </w:pPr>
      <w:r w:rsidRPr="006F178A">
        <w:rPr>
          <w:rFonts w:hint="cs"/>
          <w:rtl/>
        </w:rPr>
        <w:t xml:space="preserve">דלדידי </w:t>
      </w:r>
      <w:r w:rsidR="0052609B">
        <w:rPr>
          <w:rtl/>
        </w:rPr>
        <w:t>אף</w:t>
      </w:r>
      <w:r w:rsidRPr="006F178A">
        <w:rPr>
          <w:rtl/>
        </w:rPr>
        <w:t xml:space="preserve"> דברים שבינו לבינה לא הויין, לדידכו </w:t>
      </w:r>
      <w:r w:rsidR="00272C91">
        <w:rPr>
          <w:rFonts w:hint="cs"/>
          <w:rtl/>
        </w:rPr>
        <w:t xml:space="preserve">שאלו </w:t>
      </w:r>
    </w:p>
    <w:p w14:paraId="3C7BDA94" w14:textId="1C028C01" w:rsidR="003E2DCC" w:rsidRPr="006F178A" w:rsidRDefault="003E2DCC" w:rsidP="00395D31">
      <w:pPr>
        <w:rPr>
          <w:rtl/>
        </w:rPr>
      </w:pPr>
      <w:r w:rsidRPr="006F178A">
        <w:rPr>
          <w:rtl/>
        </w:rPr>
        <w:t xml:space="preserve">נדרי עינוי נפש, </w:t>
      </w:r>
      <w:r w:rsidR="00272C91">
        <w:rPr>
          <w:rFonts w:hint="cs"/>
          <w:rtl/>
        </w:rPr>
        <w:t>ת</w:t>
      </w:r>
      <w:r w:rsidRPr="006F178A">
        <w:rPr>
          <w:rtl/>
        </w:rPr>
        <w:t xml:space="preserve">ודו לי </w:t>
      </w:r>
      <w:r w:rsidR="00272C91">
        <w:rPr>
          <w:rFonts w:hint="cs"/>
          <w:rtl/>
        </w:rPr>
        <w:t>ש</w:t>
      </w:r>
      <w:r w:rsidRPr="006F178A">
        <w:rPr>
          <w:rtl/>
        </w:rPr>
        <w:t>אין אלו נדרי עינוי נפש!</w:t>
      </w:r>
    </w:p>
    <w:p w14:paraId="41A03D63" w14:textId="77777777" w:rsidR="0075729B" w:rsidRDefault="00C14A40" w:rsidP="00395D31">
      <w:pPr>
        <w:pStyle w:val="38"/>
        <w:framePr w:wrap="notBeside"/>
        <w:rPr>
          <w:rtl/>
        </w:rPr>
      </w:pPr>
      <w:r>
        <w:rPr>
          <w:rFonts w:hint="cs"/>
          <w:rtl/>
        </w:rPr>
        <w:t>למעשה:</w:t>
      </w:r>
    </w:p>
    <w:p w14:paraId="767D3A94" w14:textId="6F5F99E8" w:rsidR="003E2DCC" w:rsidRPr="006F178A" w:rsidRDefault="003E2DCC" w:rsidP="003E2DCC">
      <w:pPr>
        <w:rPr>
          <w:rtl/>
        </w:rPr>
      </w:pPr>
      <w:r w:rsidRPr="0023774D">
        <w:rPr>
          <w:rStyle w:val="affffe"/>
          <w:rtl/>
        </w:rPr>
        <w:t>ר</w:t>
      </w:r>
      <w:r w:rsidRPr="0023774D">
        <w:rPr>
          <w:rStyle w:val="affffe"/>
          <w:rFonts w:hint="cs"/>
          <w:rtl/>
        </w:rPr>
        <w:t>אב</w:t>
      </w:r>
      <w:r w:rsidRPr="0023774D">
        <w:rPr>
          <w:rStyle w:val="affffe"/>
          <w:rtl/>
        </w:rPr>
        <w:t>"</w:t>
      </w:r>
      <w:r w:rsidRPr="0023774D">
        <w:rPr>
          <w:rStyle w:val="affffe"/>
          <w:rFonts w:hint="cs"/>
          <w:rtl/>
        </w:rPr>
        <w:t>א</w:t>
      </w:r>
      <w:r w:rsidRPr="0023774D">
        <w:rPr>
          <w:rStyle w:val="affffe"/>
          <w:rtl/>
        </w:rPr>
        <w:t xml:space="preserve">: </w:t>
      </w:r>
      <w:r w:rsidRPr="006F178A">
        <w:rPr>
          <w:rtl/>
        </w:rPr>
        <w:t>מפר;</w:t>
      </w:r>
    </w:p>
    <w:p w14:paraId="3D3D364D" w14:textId="21A0B73C" w:rsidR="003E2DCC" w:rsidRPr="0023774D" w:rsidRDefault="003E2DCC" w:rsidP="00395D31">
      <w:pPr>
        <w:rPr>
          <w:rStyle w:val="afffff0"/>
          <w:rtl/>
        </w:rPr>
      </w:pPr>
      <w:r w:rsidRPr="0023774D">
        <w:rPr>
          <w:rStyle w:val="affffe"/>
          <w:rtl/>
        </w:rPr>
        <w:t>ר"</w:t>
      </w:r>
      <w:r w:rsidRPr="0023774D">
        <w:rPr>
          <w:rStyle w:val="affffe"/>
          <w:rFonts w:hint="cs"/>
          <w:rtl/>
        </w:rPr>
        <w:t>ה</w:t>
      </w:r>
      <w:r w:rsidRPr="0023774D">
        <w:rPr>
          <w:rStyle w:val="affffe"/>
          <w:rtl/>
        </w:rPr>
        <w:t xml:space="preserve">: </w:t>
      </w:r>
      <w:r w:rsidRPr="006F178A">
        <w:rPr>
          <w:rtl/>
        </w:rPr>
        <w:t>אין מפר,</w:t>
      </w:r>
      <w:r w:rsidRPr="006F178A">
        <w:rPr>
          <w:rFonts w:hint="cs"/>
          <w:rtl/>
        </w:rPr>
        <w:t xml:space="preserve"> שלא מצינו שועל שמת בעפר פיר</w:t>
      </w:r>
      <w:r w:rsidR="0023774D">
        <w:rPr>
          <w:rFonts w:hint="cs"/>
          <w:rtl/>
        </w:rPr>
        <w:t xml:space="preserve"> </w:t>
      </w:r>
      <w:r w:rsidRPr="0023774D">
        <w:rPr>
          <w:rStyle w:val="afffff0"/>
          <w:rFonts w:hint="cs"/>
          <w:rtl/>
        </w:rPr>
        <w:t>[אין אדם ניזוק במקום הרגיל בו]</w:t>
      </w:r>
    </w:p>
    <w:p w14:paraId="70590F99" w14:textId="77777777" w:rsidR="003E2DCC" w:rsidRPr="006F178A" w:rsidRDefault="003E2DCC" w:rsidP="00A522DC">
      <w:pPr>
        <w:pStyle w:val="a3"/>
        <w:framePr w:wrap="around"/>
        <w:rPr>
          <w:rtl/>
        </w:rPr>
      </w:pPr>
      <w:r w:rsidRPr="006F178A">
        <w:rPr>
          <w:rtl/>
        </w:rPr>
        <w:t>פא:</w:t>
      </w:r>
    </w:p>
    <w:p w14:paraId="5B51F4BB" w14:textId="77777777" w:rsidR="00395D31" w:rsidRPr="00C14A40" w:rsidRDefault="003E2DCC" w:rsidP="00395D31">
      <w:pPr>
        <w:pStyle w:val="38"/>
        <w:framePr w:wrap="notBeside"/>
        <w:rPr>
          <w:rtl/>
        </w:rPr>
      </w:pPr>
      <w:r w:rsidRPr="00C14A40">
        <w:rPr>
          <w:rFonts w:hint="cs"/>
          <w:rtl/>
        </w:rPr>
        <w:t>ת</w:t>
      </w:r>
      <w:r w:rsidRPr="00C14A40">
        <w:rPr>
          <w:rtl/>
        </w:rPr>
        <w:t>"</w:t>
      </w:r>
      <w:r w:rsidRPr="00C14A40">
        <w:rPr>
          <w:rFonts w:hint="cs"/>
          <w:rtl/>
        </w:rPr>
        <w:t>כ דראב</w:t>
      </w:r>
      <w:r w:rsidRPr="00C14A40">
        <w:rPr>
          <w:rtl/>
        </w:rPr>
        <w:t>"</w:t>
      </w:r>
      <w:r w:rsidRPr="00C14A40">
        <w:rPr>
          <w:rFonts w:hint="cs"/>
          <w:rtl/>
        </w:rPr>
        <w:t>א</w:t>
      </w:r>
      <w:r w:rsidRPr="00C14A40">
        <w:rPr>
          <w:rtl/>
        </w:rPr>
        <w:t>:</w:t>
      </w:r>
    </w:p>
    <w:p w14:paraId="23B84271" w14:textId="547250A6" w:rsidR="003E2DCC" w:rsidRPr="006F178A" w:rsidRDefault="003E2DCC" w:rsidP="00C14A40">
      <w:pPr>
        <w:rPr>
          <w:rtl/>
        </w:rPr>
      </w:pPr>
      <w:r w:rsidRPr="00C14A40">
        <w:rPr>
          <w:rStyle w:val="afffa"/>
          <w:rtl/>
        </w:rPr>
        <w:t>שיש בהן עינוי נפש</w:t>
      </w:r>
      <w:r w:rsidRPr="006F178A">
        <w:rPr>
          <w:rFonts w:ascii="Fb Fontext" w:hAnsi="Fb Fontext"/>
          <w:rtl/>
        </w:rPr>
        <w:t xml:space="preserve"> מפר בין בינו לבינה בין בינה לבין אחרים, </w:t>
      </w:r>
    </w:p>
    <w:p w14:paraId="6ED9A537" w14:textId="376FE9B0" w:rsidR="003E2DCC" w:rsidRPr="006F178A" w:rsidRDefault="003E2DCC" w:rsidP="00C14A40">
      <w:pPr>
        <w:rPr>
          <w:rtl/>
        </w:rPr>
      </w:pPr>
      <w:r w:rsidRPr="00C14A40">
        <w:rPr>
          <w:rStyle w:val="afffa"/>
          <w:rtl/>
        </w:rPr>
        <w:t>שאין בהן עינוי נפש</w:t>
      </w:r>
      <w:r w:rsidRPr="006F178A">
        <w:rPr>
          <w:rtl/>
        </w:rPr>
        <w:t xml:space="preserve"> בינו לבינה מפר, בינה לבין אחרים אינו מפר</w:t>
      </w:r>
    </w:p>
    <w:p w14:paraId="3E5F5E1F" w14:textId="0374EB16" w:rsidR="00395D31" w:rsidRPr="00C14A40" w:rsidRDefault="003E2DCC" w:rsidP="00395D31">
      <w:pPr>
        <w:pStyle w:val="38"/>
        <w:framePr w:wrap="notBeside"/>
        <w:rPr>
          <w:rtl/>
        </w:rPr>
      </w:pPr>
      <w:r w:rsidRPr="00C14A40">
        <w:rPr>
          <w:rtl/>
        </w:rPr>
        <w:t>כיצד?</w:t>
      </w:r>
    </w:p>
    <w:p w14:paraId="62CBAFC5" w14:textId="26B4F2DD" w:rsidR="00CA391B" w:rsidRDefault="003E2DCC" w:rsidP="003E2DCC">
      <w:pPr>
        <w:rPr>
          <w:rtl/>
        </w:rPr>
      </w:pPr>
      <w:r w:rsidRPr="006F178A">
        <w:rPr>
          <w:rtl/>
        </w:rPr>
        <w:t xml:space="preserve">אמרה קונם פירות עלי - ה"ז יפר, קונם שאיני עושה לפי אבא, לפי אחיך, לפי אביך, לפי אחי, ושלא אתן תבן לפני בהמתך ומים לפני בקרך - אין יכול להפר, שלא אכחול שלא אפקוס ושלא אשמש מטתי - יפר משום דברים שבינו לבינה, שלא אציע לך מטתך ושלא אמזוג לך את הכוס ושלא ארחץ לך פניך ידיך ורגליך - אין צריך להפר, </w:t>
      </w:r>
    </w:p>
    <w:p w14:paraId="652A3E3C" w14:textId="77777777" w:rsidR="0075729B" w:rsidRDefault="003E2DCC" w:rsidP="00395D31">
      <w:pPr>
        <w:pStyle w:val="38"/>
        <w:framePr w:wrap="notBeside"/>
        <w:rPr>
          <w:rtl/>
        </w:rPr>
      </w:pPr>
      <w:r w:rsidRPr="00C14A40">
        <w:rPr>
          <w:rtl/>
        </w:rPr>
        <w:t>ר"ג:</w:t>
      </w:r>
    </w:p>
    <w:p w14:paraId="6AE11956" w14:textId="3B5FCC37" w:rsidR="003E2DCC" w:rsidRPr="006F178A" w:rsidRDefault="003E2DCC" w:rsidP="00B17CFA">
      <w:pPr>
        <w:rPr>
          <w:rtl/>
        </w:rPr>
      </w:pPr>
      <w:r w:rsidRPr="006F178A">
        <w:rPr>
          <w:rtl/>
        </w:rPr>
        <w:t xml:space="preserve">יפר, </w:t>
      </w:r>
      <w:r w:rsidR="00CA391B">
        <w:rPr>
          <w:rStyle w:val="affffa"/>
          <w:rFonts w:hint="cs"/>
          <w:rtl/>
        </w:rPr>
        <w:t>ד</w:t>
      </w:r>
      <w:r w:rsidRPr="00A824E4">
        <w:rPr>
          <w:rStyle w:val="affffa"/>
          <w:rFonts w:hint="cs"/>
          <w:rtl/>
        </w:rPr>
        <w:t>'</w:t>
      </w:r>
      <w:r w:rsidRPr="00A824E4">
        <w:rPr>
          <w:rStyle w:val="affffa"/>
          <w:rtl/>
        </w:rPr>
        <w:t>לא יחל דברו</w:t>
      </w:r>
      <w:r w:rsidRPr="00A824E4">
        <w:rPr>
          <w:rStyle w:val="affffa"/>
          <w:rFonts w:hint="cs"/>
          <w:rtl/>
        </w:rPr>
        <w:t>'</w:t>
      </w:r>
      <w:r w:rsidRPr="00A824E4">
        <w:rPr>
          <w:rStyle w:val="affffa"/>
          <w:rtl/>
        </w:rPr>
        <w:t>.</w:t>
      </w:r>
      <w:r w:rsidR="00B17CFA">
        <w:rPr>
          <w:rStyle w:val="affffe"/>
          <w:rFonts w:hint="cs"/>
          <w:rtl/>
        </w:rPr>
        <w:t xml:space="preserve"> </w:t>
      </w:r>
      <w:r w:rsidR="00CA391B" w:rsidRPr="00CA391B">
        <w:rPr>
          <w:rStyle w:val="affffe"/>
          <w:rFonts w:hint="cs"/>
          <w:rtl/>
        </w:rPr>
        <w:t>ב.</w:t>
      </w:r>
      <w:r w:rsidRPr="00AF76D0">
        <w:rPr>
          <w:rStyle w:val="affffa"/>
          <w:rtl/>
        </w:rPr>
        <w:t xml:space="preserve"> </w:t>
      </w:r>
      <w:r w:rsidRPr="006F178A">
        <w:rPr>
          <w:rtl/>
        </w:rPr>
        <w:t>מכאן לחכם שאין מתיר נדרי עצמו.</w:t>
      </w:r>
    </w:p>
    <w:p w14:paraId="37DFBD9E" w14:textId="77777777" w:rsidR="00395D31" w:rsidRPr="00C14A40" w:rsidRDefault="003E2DCC" w:rsidP="00395D31">
      <w:pPr>
        <w:pStyle w:val="38"/>
        <w:framePr w:wrap="notBeside"/>
        <w:rPr>
          <w:rtl/>
        </w:rPr>
      </w:pPr>
      <w:r w:rsidRPr="00C14A40">
        <w:rPr>
          <w:rtl/>
        </w:rPr>
        <w:t>מאן שמעי</w:t>
      </w:r>
      <w:r w:rsidRPr="00C14A40">
        <w:rPr>
          <w:rFonts w:hint="cs"/>
          <w:rtl/>
        </w:rPr>
        <w:t>'</w:t>
      </w:r>
      <w:r w:rsidRPr="00C14A40">
        <w:rPr>
          <w:rtl/>
        </w:rPr>
        <w:t xml:space="preserve"> דאמר: </w:t>
      </w:r>
    </w:p>
    <w:p w14:paraId="5B5D4751" w14:textId="273503CE" w:rsidR="00B17CFA" w:rsidRPr="00395D31" w:rsidRDefault="003E2DCC" w:rsidP="003E2DCC">
      <w:pPr>
        <w:rPr>
          <w:rtl/>
        </w:rPr>
      </w:pPr>
      <w:r w:rsidRPr="00395D31">
        <w:rPr>
          <w:rtl/>
        </w:rPr>
        <w:t xml:space="preserve">שלא אכחול ושלא אפקוס דברים שבינו לבינה הויין? </w:t>
      </w:r>
    </w:p>
    <w:p w14:paraId="5895D97F" w14:textId="5453294B" w:rsidR="003E2DCC" w:rsidRPr="006F178A" w:rsidRDefault="00B17CFA" w:rsidP="00B17CFA">
      <w:pPr>
        <w:ind w:firstLine="57"/>
        <w:rPr>
          <w:rtl/>
        </w:rPr>
      </w:pPr>
      <w:r>
        <w:rPr>
          <w:rStyle w:val="affffe"/>
          <w:rFonts w:hint="cs"/>
          <w:rtl/>
        </w:rPr>
        <w:t>-</w:t>
      </w:r>
      <w:r>
        <w:rPr>
          <w:rFonts w:hint="cs"/>
          <w:rtl/>
        </w:rPr>
        <w:t xml:space="preserve"> </w:t>
      </w:r>
      <w:r w:rsidR="00E50106">
        <w:rPr>
          <w:rtl/>
        </w:rPr>
        <w:tab/>
      </w:r>
      <w:r w:rsidR="003E2DCC" w:rsidRPr="00E50106">
        <w:rPr>
          <w:rStyle w:val="affffe"/>
          <w:rtl/>
        </w:rPr>
        <w:t>ר' יוסי,</w:t>
      </w:r>
      <w:r w:rsidR="003E2DCC" w:rsidRPr="006F178A">
        <w:rPr>
          <w:rtl/>
        </w:rPr>
        <w:t xml:space="preserve"> ותני דמפר משום דברים שבינו לבינה.</w:t>
      </w:r>
    </w:p>
    <w:p w14:paraId="4B7BB347" w14:textId="75D80F3B" w:rsidR="003E2DCC" w:rsidRPr="00295E41" w:rsidRDefault="003E2DCC" w:rsidP="003E2DCC">
      <w:pPr>
        <w:rPr>
          <w:rStyle w:val="afffa"/>
          <w:rtl/>
        </w:rPr>
      </w:pPr>
      <w:r w:rsidRPr="00E50106">
        <w:rPr>
          <w:rStyle w:val="affffe"/>
          <w:rtl/>
        </w:rPr>
        <w:t xml:space="preserve">אמר מר: </w:t>
      </w:r>
      <w:r w:rsidRPr="00295E41">
        <w:rPr>
          <w:rStyle w:val="afffa"/>
          <w:rtl/>
        </w:rPr>
        <w:t>ושלא אשמש מטתי - יפר משום דברים שבינו לבינה.</w:t>
      </w:r>
    </w:p>
    <w:p w14:paraId="639995DD" w14:textId="3FDCE54F" w:rsidR="003E2DCC" w:rsidRPr="006F178A" w:rsidRDefault="003E2DCC" w:rsidP="003E2DCC">
      <w:pPr>
        <w:rPr>
          <w:rtl/>
        </w:rPr>
      </w:pPr>
      <w:r w:rsidRPr="006F178A">
        <w:rPr>
          <w:rFonts w:hint="cs"/>
          <w:rtl/>
        </w:rPr>
        <w:t xml:space="preserve">לא </w:t>
      </w:r>
      <w:r w:rsidR="00091309">
        <w:rPr>
          <w:rFonts w:hint="cs"/>
          <w:rtl/>
        </w:rPr>
        <w:t>ש</w:t>
      </w:r>
      <w:r w:rsidRPr="006F178A">
        <w:rPr>
          <w:rFonts w:hint="cs"/>
          <w:rtl/>
        </w:rPr>
        <w:t xml:space="preserve">אמרה </w:t>
      </w:r>
      <w:r w:rsidRPr="006F178A">
        <w:rPr>
          <w:rtl/>
        </w:rPr>
        <w:t xml:space="preserve">הנאת תשמישי עליך, </w:t>
      </w:r>
      <w:r w:rsidRPr="00091309">
        <w:rPr>
          <w:rStyle w:val="affffe"/>
          <w:rFonts w:hint="cs"/>
          <w:rtl/>
        </w:rPr>
        <w:t>ד</w:t>
      </w:r>
      <w:r w:rsidRPr="00091309">
        <w:rPr>
          <w:rStyle w:val="affffe"/>
          <w:rtl/>
        </w:rPr>
        <w:t>ל</w:t>
      </w:r>
      <w:r w:rsidRPr="00091309">
        <w:rPr>
          <w:rStyle w:val="affffe"/>
          <w:rFonts w:hint="cs"/>
          <w:rtl/>
        </w:rPr>
        <w:t>"ל</w:t>
      </w:r>
      <w:r w:rsidRPr="006F178A">
        <w:rPr>
          <w:rFonts w:hint="cs"/>
          <w:rtl/>
        </w:rPr>
        <w:t xml:space="preserve"> </w:t>
      </w:r>
      <w:r w:rsidRPr="006F178A">
        <w:rPr>
          <w:rtl/>
        </w:rPr>
        <w:t>הפרה? הא משועבדת ל</w:t>
      </w:r>
      <w:r w:rsidR="00A00AF6">
        <w:rPr>
          <w:rFonts w:hint="cs"/>
          <w:rtl/>
        </w:rPr>
        <w:t>ו</w:t>
      </w:r>
      <w:r w:rsidRPr="006F178A">
        <w:rPr>
          <w:rtl/>
        </w:rPr>
        <w:t>!</w:t>
      </w:r>
    </w:p>
    <w:p w14:paraId="16172EC8" w14:textId="49784835" w:rsidR="003E2DCC" w:rsidRPr="00295E41" w:rsidRDefault="003E2DCC" w:rsidP="003E2DCC">
      <w:pPr>
        <w:rPr>
          <w:rStyle w:val="afffa"/>
          <w:rtl/>
        </w:rPr>
      </w:pPr>
      <w:r w:rsidRPr="006F178A">
        <w:rPr>
          <w:rtl/>
        </w:rPr>
        <w:t xml:space="preserve">אלא באומרת הנאת תשמישך עלי, </w:t>
      </w:r>
      <w:r w:rsidRPr="00A00AF6">
        <w:rPr>
          <w:rStyle w:val="affffe"/>
          <w:rtl/>
        </w:rPr>
        <w:t>וכר"</w:t>
      </w:r>
      <w:r w:rsidRPr="00A00AF6">
        <w:rPr>
          <w:rStyle w:val="affffe"/>
          <w:rFonts w:hint="cs"/>
          <w:rtl/>
        </w:rPr>
        <w:t>כ:</w:t>
      </w:r>
      <w:r w:rsidRPr="00A00AF6">
        <w:rPr>
          <w:rStyle w:val="affffe"/>
          <w:rtl/>
        </w:rPr>
        <w:t xml:space="preserve"> </w:t>
      </w:r>
      <w:r w:rsidR="00A00AF6">
        <w:rPr>
          <w:rFonts w:hint="cs"/>
          <w:rtl/>
        </w:rPr>
        <w:t>ד</w:t>
      </w:r>
      <w:r w:rsidRPr="006F178A">
        <w:rPr>
          <w:rtl/>
        </w:rPr>
        <w:t xml:space="preserve">כופה ומשמשתו, </w:t>
      </w:r>
    </w:p>
    <w:p w14:paraId="126A6CED" w14:textId="77777777" w:rsidR="003E2DCC" w:rsidRPr="006F178A" w:rsidRDefault="003E2DCC" w:rsidP="003E2DCC">
      <w:pPr>
        <w:rPr>
          <w:rtl/>
        </w:rPr>
      </w:pPr>
      <w:r w:rsidRPr="00295E41">
        <w:rPr>
          <w:rStyle w:val="afffa"/>
          <w:rtl/>
        </w:rPr>
        <w:t>הנאת תשמישך עלי יפר,</w:t>
      </w:r>
      <w:r w:rsidRPr="006F178A">
        <w:rPr>
          <w:rtl/>
        </w:rPr>
        <w:t xml:space="preserve"> שאין מאכילין את האדם דבר האסור לו.</w:t>
      </w:r>
    </w:p>
    <w:p w14:paraId="1022C590" w14:textId="77777777" w:rsidR="0075729B" w:rsidRDefault="003E2DCC" w:rsidP="00395D31">
      <w:pPr>
        <w:pStyle w:val="38"/>
        <w:framePr w:wrap="notBeside"/>
        <w:rPr>
          <w:rtl/>
        </w:rPr>
      </w:pPr>
      <w:r w:rsidRPr="00C14A40">
        <w:rPr>
          <w:rFonts w:hint="cs"/>
          <w:rtl/>
        </w:rPr>
        <w:t>וכהך דתנא:</w:t>
      </w:r>
    </w:p>
    <w:p w14:paraId="5DC22B73" w14:textId="77777777" w:rsidR="007C6549" w:rsidRDefault="00F25E98" w:rsidP="00395D31">
      <w:pPr>
        <w:rPr>
          <w:rtl/>
        </w:rPr>
      </w:pPr>
      <w:r w:rsidRPr="002C641B">
        <w:rPr>
          <w:rStyle w:val="affffa"/>
          <w:rtl/>
        </w:rPr>
        <w:t>לא יחל דברו</w:t>
      </w:r>
      <w:r w:rsidRPr="002C641B">
        <w:rPr>
          <w:rStyle w:val="affffa"/>
          <w:rFonts w:hint="cs"/>
          <w:rtl/>
        </w:rPr>
        <w:t>'</w:t>
      </w:r>
      <w:r>
        <w:rPr>
          <w:rFonts w:hint="cs"/>
          <w:rtl/>
        </w:rPr>
        <w:t xml:space="preserve"> א. </w:t>
      </w:r>
      <w:r w:rsidR="003E2DCC" w:rsidRPr="006F178A">
        <w:rPr>
          <w:rtl/>
        </w:rPr>
        <w:t xml:space="preserve">דברים המותרים ואחרים נהגו בהן איסור </w:t>
      </w:r>
    </w:p>
    <w:p w14:paraId="50E5FF8B" w14:textId="33AF0E3E" w:rsidR="006666DF" w:rsidRPr="00395D31" w:rsidRDefault="003E2DCC" w:rsidP="007C6549">
      <w:pPr>
        <w:ind w:left="680" w:firstLine="170"/>
        <w:rPr>
          <w:rStyle w:val="affffa"/>
          <w:rFonts w:ascii="BA Fontov Regular" w:hAnsi="BA Fontov Regular" w:cs="FrankRuehl"/>
          <w:szCs w:val="18"/>
          <w:rtl/>
        </w:rPr>
      </w:pPr>
      <w:r w:rsidRPr="006F178A">
        <w:rPr>
          <w:rtl/>
        </w:rPr>
        <w:t xml:space="preserve">אי אתה רשאי לנהוג בהם היתר כדי לבטלן, </w:t>
      </w:r>
    </w:p>
    <w:p w14:paraId="3EC843D3" w14:textId="2ECDCD5D" w:rsidR="003E2DCC" w:rsidRPr="006F178A" w:rsidRDefault="00F25E98" w:rsidP="007C6549">
      <w:pPr>
        <w:ind w:left="510" w:firstLine="170"/>
        <w:rPr>
          <w:rtl/>
        </w:rPr>
      </w:pPr>
      <w:r w:rsidRPr="00F25E98">
        <w:rPr>
          <w:rStyle w:val="affffe"/>
          <w:rFonts w:hint="cs"/>
          <w:rtl/>
        </w:rPr>
        <w:t>ב.</w:t>
      </w:r>
      <w:r>
        <w:rPr>
          <w:rStyle w:val="affffa"/>
          <w:rFonts w:hint="cs"/>
          <w:rtl/>
        </w:rPr>
        <w:t xml:space="preserve"> </w:t>
      </w:r>
      <w:r w:rsidR="003E2DCC" w:rsidRPr="006F178A">
        <w:rPr>
          <w:rtl/>
        </w:rPr>
        <w:t>מכאן לת</w:t>
      </w:r>
      <w:r w:rsidR="0075729B">
        <w:rPr>
          <w:rtl/>
        </w:rPr>
        <w:t>"</w:t>
      </w:r>
      <w:r>
        <w:rPr>
          <w:rFonts w:hint="cs"/>
          <w:rtl/>
        </w:rPr>
        <w:t>ח</w:t>
      </w:r>
      <w:r w:rsidR="003E2DCC" w:rsidRPr="006F178A">
        <w:rPr>
          <w:rtl/>
        </w:rPr>
        <w:t xml:space="preserve"> שאין מפר נדרי עצמו, </w:t>
      </w:r>
      <w:r w:rsidR="003E2DCC" w:rsidRPr="00906E94">
        <w:rPr>
          <w:rStyle w:val="affffe"/>
          <w:rFonts w:hint="cs"/>
          <w:rtl/>
        </w:rPr>
        <w:t>ו</w:t>
      </w:r>
      <w:r w:rsidR="00B24137">
        <w:rPr>
          <w:rStyle w:val="affffe"/>
          <w:rFonts w:hint="cs"/>
          <w:rtl/>
        </w:rPr>
        <w:t>כ</w:t>
      </w:r>
      <w:r w:rsidR="003E2DCC" w:rsidRPr="00906E94">
        <w:rPr>
          <w:rStyle w:val="affffe"/>
          <w:rtl/>
        </w:rPr>
        <w:t>ר"ג</w:t>
      </w:r>
    </w:p>
    <w:p w14:paraId="5107FA03" w14:textId="77777777" w:rsidR="00906E94" w:rsidRDefault="00906E94" w:rsidP="003E2DCC">
      <w:pPr>
        <w:rPr>
          <w:rtl/>
        </w:rPr>
      </w:pPr>
    </w:p>
    <w:p w14:paraId="5F370B6F" w14:textId="77777777" w:rsidR="0075729B" w:rsidRDefault="003E2DCC" w:rsidP="00C14A40">
      <w:pPr>
        <w:pStyle w:val="38"/>
        <w:framePr w:wrap="notBeside"/>
        <w:rPr>
          <w:rtl/>
        </w:rPr>
      </w:pPr>
      <w:r w:rsidRPr="00C14A40">
        <w:rPr>
          <w:rtl/>
        </w:rPr>
        <w:t>בעא רבא מר"</w:t>
      </w:r>
      <w:r w:rsidRPr="00C14A40">
        <w:rPr>
          <w:rFonts w:hint="cs"/>
          <w:rtl/>
        </w:rPr>
        <w:t>נ</w:t>
      </w:r>
      <w:r w:rsidRPr="00C14A40">
        <w:rPr>
          <w:rtl/>
        </w:rPr>
        <w:t>:</w:t>
      </w:r>
    </w:p>
    <w:p w14:paraId="23DED377" w14:textId="2101DAE3" w:rsidR="003E2DCC" w:rsidRPr="00C14A40" w:rsidRDefault="003E2DCC" w:rsidP="003E2DCC">
      <w:pPr>
        <w:rPr>
          <w:rStyle w:val="afffff0"/>
          <w:rtl/>
        </w:rPr>
      </w:pPr>
      <w:r w:rsidRPr="00CF2824">
        <w:rPr>
          <w:rStyle w:val="affffc"/>
          <w:rtl/>
        </w:rPr>
        <w:t>תשמיש המטה לרבנן,</w:t>
      </w:r>
      <w:r w:rsidRPr="006F178A">
        <w:rPr>
          <w:rtl/>
        </w:rPr>
        <w:t xml:space="preserve"> </w:t>
      </w:r>
      <w:r w:rsidRPr="00C14A40">
        <w:rPr>
          <w:rStyle w:val="afffff0"/>
          <w:rtl/>
        </w:rPr>
        <w:t xml:space="preserve">עינוי נפש הוא או דברים שבינו לבינה? </w:t>
      </w:r>
    </w:p>
    <w:p w14:paraId="6F6B0D38" w14:textId="77777777" w:rsidR="0075729B" w:rsidRDefault="003E2DCC" w:rsidP="00C14A40">
      <w:pPr>
        <w:pStyle w:val="38"/>
        <w:framePr w:wrap="notBeside"/>
        <w:rPr>
          <w:rtl/>
        </w:rPr>
      </w:pPr>
      <w:r w:rsidRPr="00C14A40">
        <w:rPr>
          <w:rFonts w:hint="cs"/>
          <w:rtl/>
        </w:rPr>
        <w:t>א</w:t>
      </w:r>
      <w:r w:rsidRPr="00C14A40">
        <w:rPr>
          <w:rtl/>
        </w:rPr>
        <w:t>"</w:t>
      </w:r>
      <w:r w:rsidRPr="00C14A40">
        <w:rPr>
          <w:rFonts w:hint="cs"/>
          <w:rtl/>
        </w:rPr>
        <w:t>ל</w:t>
      </w:r>
      <w:r w:rsidR="0091193A" w:rsidRPr="00C14A40">
        <w:rPr>
          <w:rFonts w:hint="cs"/>
          <w:rtl/>
        </w:rPr>
        <w:t xml:space="preserve"> </w:t>
      </w:r>
      <w:r w:rsidRPr="00C14A40">
        <w:rPr>
          <w:rtl/>
        </w:rPr>
        <w:t>תניתוה:</w:t>
      </w:r>
    </w:p>
    <w:p w14:paraId="36633F98" w14:textId="5DBE7A6A" w:rsidR="003E2DCC" w:rsidRPr="006F178A" w:rsidRDefault="003E2DCC" w:rsidP="00F37A56">
      <w:pPr>
        <w:rPr>
          <w:rtl/>
        </w:rPr>
      </w:pPr>
      <w:r w:rsidRPr="006F178A">
        <w:rPr>
          <w:rtl/>
        </w:rPr>
        <w:t xml:space="preserve">ונטולה אני מן היהודים </w:t>
      </w:r>
      <w:r w:rsidRPr="006F178A">
        <w:rPr>
          <w:rFonts w:hint="cs"/>
          <w:rtl/>
        </w:rPr>
        <w:t>יפר חלקו ומשמשתו ותהא נטולה מן היהודים</w:t>
      </w:r>
      <w:r w:rsidR="000559B4">
        <w:rPr>
          <w:rFonts w:hint="cs"/>
          <w:rtl/>
        </w:rPr>
        <w:t>,</w:t>
      </w:r>
      <w:r w:rsidR="000559B4" w:rsidRPr="000559B4">
        <w:rPr>
          <w:rFonts w:ascii="Fb Fontext" w:hAnsi="Fb Fontext" w:hint="cs"/>
          <w:rtl/>
        </w:rPr>
        <w:t xml:space="preserve"> </w:t>
      </w:r>
      <w:r w:rsidR="000559B4" w:rsidRPr="006F178A">
        <w:rPr>
          <w:rFonts w:ascii="Fb Fontext" w:hAnsi="Fb Fontext" w:hint="cs"/>
          <w:rtl/>
        </w:rPr>
        <w:t>ואי נדר עינוי נפש הוא</w:t>
      </w:r>
      <w:r w:rsidR="000559B4" w:rsidRPr="006F178A">
        <w:rPr>
          <w:rFonts w:ascii="Fb Fontext" w:hAnsi="Fb Fontext"/>
          <w:rtl/>
        </w:rPr>
        <w:t>, אמאי תהא נטולה מן היהודים?</w:t>
      </w:r>
      <w:r w:rsidR="000559B4">
        <w:rPr>
          <w:rFonts w:ascii="Fb Fontext" w:hAnsi="Fb Fontext" w:hint="cs"/>
          <w:rtl/>
        </w:rPr>
        <w:t xml:space="preserve"> </w:t>
      </w:r>
      <w:r w:rsidR="000559B4" w:rsidRPr="00295E41">
        <w:rPr>
          <w:rStyle w:val="afffa"/>
          <w:rtl/>
        </w:rPr>
        <w:t xml:space="preserve">ש"מ: </w:t>
      </w:r>
      <w:r w:rsidR="000559B4" w:rsidRPr="006F178A">
        <w:rPr>
          <w:rFonts w:ascii="Fb Fontext" w:hAnsi="Fb Fontext"/>
          <w:rtl/>
        </w:rPr>
        <w:t xml:space="preserve">דברים </w:t>
      </w:r>
      <w:r w:rsidR="00E90F92">
        <w:rPr>
          <w:rFonts w:ascii="Fb Fontext" w:hAnsi="Fb Fontext" w:hint="cs"/>
          <w:rtl/>
        </w:rPr>
        <w:t>ש</w:t>
      </w:r>
      <w:r w:rsidR="000559B4" w:rsidRPr="006F178A">
        <w:rPr>
          <w:rFonts w:ascii="Fb Fontext" w:hAnsi="Fb Fontext"/>
          <w:rtl/>
        </w:rPr>
        <w:t>בינו לבינה הויין!</w:t>
      </w:r>
    </w:p>
    <w:p w14:paraId="188B6903" w14:textId="77777777" w:rsidR="003E2DCC" w:rsidRPr="006F178A" w:rsidRDefault="003E2DCC" w:rsidP="00A522DC">
      <w:pPr>
        <w:pStyle w:val="a3"/>
        <w:framePr w:wrap="around"/>
        <w:rPr>
          <w:rtl/>
        </w:rPr>
      </w:pPr>
      <w:r w:rsidRPr="006F178A">
        <w:rPr>
          <w:rtl/>
        </w:rPr>
        <w:t>פב.</w:t>
      </w:r>
    </w:p>
    <w:p w14:paraId="55C15177" w14:textId="77777777" w:rsidR="0075729B" w:rsidRDefault="003E2DCC" w:rsidP="00C14A40">
      <w:pPr>
        <w:pStyle w:val="38"/>
        <w:framePr w:wrap="notBeside"/>
        <w:rPr>
          <w:rtl/>
        </w:rPr>
      </w:pPr>
      <w:r w:rsidRPr="00C14A40">
        <w:rPr>
          <w:rtl/>
        </w:rPr>
        <w:t>לרבנן תבעי</w:t>
      </w:r>
    </w:p>
    <w:p w14:paraId="64ED73CF" w14:textId="78E71FF1" w:rsidR="003E2DCC" w:rsidRPr="006F178A" w:rsidRDefault="003E2DCC" w:rsidP="002F096D">
      <w:pPr>
        <w:rPr>
          <w:rtl/>
        </w:rPr>
      </w:pPr>
      <w:r w:rsidRPr="006F178A">
        <w:rPr>
          <w:rtl/>
        </w:rPr>
        <w:t xml:space="preserve">משום דנטולה אני מן היהודים </w:t>
      </w:r>
      <w:r w:rsidRPr="00D82EF4">
        <w:rPr>
          <w:rStyle w:val="affffe"/>
          <w:rtl/>
        </w:rPr>
        <w:t>ר' יוסי תני לה,</w:t>
      </w:r>
      <w:r w:rsidRPr="006F178A">
        <w:rPr>
          <w:rtl/>
        </w:rPr>
        <w:t xml:space="preserve"> </w:t>
      </w:r>
      <w:r w:rsidRPr="00D82EF4">
        <w:rPr>
          <w:rStyle w:val="affffe"/>
          <w:rtl/>
        </w:rPr>
        <w:t>דא</w:t>
      </w:r>
      <w:r w:rsidRPr="00D82EF4">
        <w:rPr>
          <w:rStyle w:val="affffe"/>
          <w:rFonts w:hint="cs"/>
          <w:rtl/>
        </w:rPr>
        <w:t>ר</w:t>
      </w:r>
      <w:r w:rsidRPr="00D82EF4">
        <w:rPr>
          <w:rStyle w:val="affffe"/>
          <w:rtl/>
        </w:rPr>
        <w:t>"</w:t>
      </w:r>
      <w:r w:rsidRPr="00D82EF4">
        <w:rPr>
          <w:rStyle w:val="affffe"/>
          <w:rFonts w:hint="cs"/>
          <w:rtl/>
        </w:rPr>
        <w:t>ה</w:t>
      </w:r>
      <w:r w:rsidRPr="00D82EF4">
        <w:rPr>
          <w:rStyle w:val="affffe"/>
          <w:rtl/>
        </w:rPr>
        <w:t xml:space="preserve">: </w:t>
      </w:r>
      <w:r w:rsidRPr="006F178A">
        <w:rPr>
          <w:rtl/>
        </w:rPr>
        <w:t>כ</w:t>
      </w:r>
      <w:r w:rsidR="00E90F92">
        <w:rPr>
          <w:rFonts w:hint="cs"/>
          <w:rtl/>
        </w:rPr>
        <w:t xml:space="preserve">ל הפרק </w:t>
      </w:r>
      <w:r w:rsidRPr="006F178A">
        <w:rPr>
          <w:rtl/>
        </w:rPr>
        <w:t>רבי יוסי היא;</w:t>
      </w:r>
      <w:r w:rsidR="002F096D">
        <w:rPr>
          <w:rStyle w:val="affffe"/>
          <w:rFonts w:hint="cs"/>
          <w:rtl/>
        </w:rPr>
        <w:t xml:space="preserve"> </w:t>
      </w:r>
      <w:r w:rsidRPr="00D82EF4">
        <w:rPr>
          <w:rStyle w:val="affffe"/>
          <w:rtl/>
        </w:rPr>
        <w:t xml:space="preserve">כיון דתני, ר' יוסי אומר: </w:t>
      </w:r>
      <w:r w:rsidRPr="00D454EC">
        <w:rPr>
          <w:rFonts w:ascii="Fb Fontext" w:hAnsi="Fb Fontext"/>
          <w:spacing w:val="-2"/>
          <w:rtl/>
        </w:rPr>
        <w:t xml:space="preserve">אין אלו נדרי עינוי נפש, </w:t>
      </w:r>
      <w:r w:rsidRPr="00D82EF4">
        <w:rPr>
          <w:rStyle w:val="affffe"/>
          <w:rFonts w:hint="cs"/>
          <w:rtl/>
        </w:rPr>
        <w:t>ל</w:t>
      </w:r>
      <w:r w:rsidRPr="00D82EF4">
        <w:rPr>
          <w:rStyle w:val="affffe"/>
          <w:rtl/>
        </w:rPr>
        <w:t>"</w:t>
      </w:r>
      <w:r w:rsidRPr="00D82EF4">
        <w:rPr>
          <w:rStyle w:val="affffe"/>
          <w:rFonts w:hint="cs"/>
          <w:rtl/>
        </w:rPr>
        <w:t>ל למיתנא</w:t>
      </w:r>
      <w:r w:rsidR="002F096D">
        <w:rPr>
          <w:rStyle w:val="affffe"/>
          <w:rFonts w:hint="cs"/>
          <w:rtl/>
        </w:rPr>
        <w:t xml:space="preserve"> דלרבי יוסי</w:t>
      </w:r>
      <w:r w:rsidRPr="00D82EF4">
        <w:rPr>
          <w:rStyle w:val="affffe"/>
          <w:rtl/>
        </w:rPr>
        <w:t xml:space="preserve">: </w:t>
      </w:r>
      <w:r w:rsidRPr="00D454EC">
        <w:rPr>
          <w:rFonts w:ascii="Fb Fontext" w:hAnsi="Fb Fontext"/>
          <w:spacing w:val="-2"/>
          <w:rtl/>
        </w:rPr>
        <w:t xml:space="preserve">יפר, </w:t>
      </w:r>
      <w:r w:rsidRPr="006F178A">
        <w:rPr>
          <w:rFonts w:hint="cs"/>
          <w:rtl/>
        </w:rPr>
        <w:t>ש</w:t>
      </w:r>
      <w:r w:rsidRPr="006F178A">
        <w:rPr>
          <w:rtl/>
        </w:rPr>
        <w:t>"</w:t>
      </w:r>
      <w:r w:rsidRPr="006F178A">
        <w:rPr>
          <w:rFonts w:hint="cs"/>
          <w:rtl/>
        </w:rPr>
        <w:t>מ</w:t>
      </w:r>
      <w:r w:rsidRPr="006F178A">
        <w:rPr>
          <w:rtl/>
        </w:rPr>
        <w:t xml:space="preserve"> מכאן ואילך</w:t>
      </w:r>
      <w:r w:rsidRPr="00E576B2">
        <w:rPr>
          <w:rStyle w:val="affffe"/>
          <w:rtl/>
        </w:rPr>
        <w:t xml:space="preserve"> רבי יוסי היא.</w:t>
      </w:r>
    </w:p>
    <w:p w14:paraId="03FD7F97" w14:textId="77777777" w:rsidR="0075729B" w:rsidRDefault="00CB59C3" w:rsidP="00C14A40">
      <w:pPr>
        <w:pStyle w:val="38"/>
        <w:framePr w:wrap="notBeside"/>
        <w:rPr>
          <w:rtl/>
        </w:rPr>
      </w:pPr>
      <w:r w:rsidRPr="00C14A40">
        <w:rPr>
          <w:rFonts w:hint="cs"/>
          <w:rtl/>
        </w:rPr>
        <w:t>מ</w:t>
      </w:r>
      <w:r w:rsidR="003E2DCC" w:rsidRPr="00C14A40">
        <w:rPr>
          <w:rtl/>
        </w:rPr>
        <w:t>לוי:</w:t>
      </w:r>
    </w:p>
    <w:p w14:paraId="0480C18A" w14:textId="745F383D" w:rsidR="003E2DCC" w:rsidRPr="006F178A" w:rsidRDefault="003E2DCC" w:rsidP="003E2DCC">
      <w:pPr>
        <w:rPr>
          <w:rtl/>
        </w:rPr>
      </w:pPr>
      <w:r w:rsidRPr="006F178A">
        <w:rPr>
          <w:rtl/>
        </w:rPr>
        <w:t>כל נדרים בעל מפר לאשתו, חוץ מהנאתי על פלוני</w:t>
      </w:r>
      <w:r w:rsidR="00071843" w:rsidRPr="00071843">
        <w:rPr>
          <w:rStyle w:val="afffff0"/>
          <w:rFonts w:hint="cs"/>
          <w:rtl/>
        </w:rPr>
        <w:t xml:space="preserve"> שלא מפר</w:t>
      </w:r>
    </w:p>
    <w:p w14:paraId="57C5FB36" w14:textId="77777777" w:rsidR="00C14A40" w:rsidRPr="00C14A40" w:rsidRDefault="00A822E6" w:rsidP="00C14A40">
      <w:pPr>
        <w:pStyle w:val="38"/>
        <w:framePr w:wrap="notBeside"/>
        <w:rPr>
          <w:rtl/>
        </w:rPr>
      </w:pPr>
      <w:r w:rsidRPr="00C14A40">
        <w:rPr>
          <w:rFonts w:hint="cs"/>
          <w:rtl/>
        </w:rPr>
        <w:t xml:space="preserve">א. </w:t>
      </w:r>
      <w:r w:rsidR="001A15EF" w:rsidRPr="00C14A40">
        <w:rPr>
          <w:rFonts w:hint="cs"/>
          <w:rtl/>
        </w:rPr>
        <w:t>וד</w:t>
      </w:r>
      <w:r w:rsidR="003E2DCC" w:rsidRPr="00C14A40">
        <w:rPr>
          <w:rtl/>
        </w:rPr>
        <w:t xml:space="preserve">תנן: </w:t>
      </w:r>
    </w:p>
    <w:p w14:paraId="5EF7A334" w14:textId="48983EC1" w:rsidR="00F51738" w:rsidRDefault="003E2DCC" w:rsidP="003E2DCC">
      <w:pPr>
        <w:rPr>
          <w:rFonts w:ascii="Fb Fontext" w:hAnsi="Fb Fontext"/>
          <w:rtl/>
        </w:rPr>
      </w:pPr>
      <w:r w:rsidRPr="006F178A">
        <w:rPr>
          <w:rFonts w:ascii="Fb Fontext" w:hAnsi="Fb Fontext"/>
          <w:rtl/>
        </w:rPr>
        <w:t>פירות מדינה זו עלי יביא לה ממדינה אחרת!</w:t>
      </w:r>
      <w:r w:rsidR="0075729B">
        <w:rPr>
          <w:rFonts w:ascii="Fb Fontext" w:hAnsi="Fb Fontext" w:hint="cs"/>
          <w:rtl/>
        </w:rPr>
        <w:t xml:space="preserve"> </w:t>
      </w:r>
    </w:p>
    <w:p w14:paraId="5A8D8FD7" w14:textId="6A23096D" w:rsidR="003E2DCC" w:rsidRPr="006F178A" w:rsidRDefault="003E2DCC" w:rsidP="00F51738">
      <w:pPr>
        <w:rPr>
          <w:rFonts w:ascii="Fb Fontext" w:hAnsi="Fb Fontext"/>
          <w:rtl/>
        </w:rPr>
      </w:pPr>
      <w:r w:rsidRPr="00F51738">
        <w:rPr>
          <w:rStyle w:val="affffe"/>
          <w:rFonts w:hint="cs"/>
          <w:rtl/>
        </w:rPr>
        <w:t xml:space="preserve">- </w:t>
      </w:r>
      <w:r w:rsidR="00F51738">
        <w:rPr>
          <w:rStyle w:val="affffe"/>
          <w:rtl/>
        </w:rPr>
        <w:tab/>
      </w:r>
      <w:r w:rsidRPr="00F51738">
        <w:rPr>
          <w:rStyle w:val="affffe"/>
          <w:rtl/>
        </w:rPr>
        <w:t>אמר רב יוסף:</w:t>
      </w:r>
      <w:r w:rsidRPr="006F178A">
        <w:rPr>
          <w:rFonts w:ascii="Fb Fontext" w:hAnsi="Fb Fontext"/>
          <w:rtl/>
        </w:rPr>
        <w:t xml:space="preserve"> </w:t>
      </w:r>
      <w:r>
        <w:rPr>
          <w:rFonts w:ascii="Fb Fontext" w:hAnsi="Fb Fontext"/>
          <w:rtl/>
        </w:rPr>
        <w:t>דאמר</w:t>
      </w:r>
      <w:r w:rsidRPr="006F178A">
        <w:rPr>
          <w:rFonts w:ascii="Fb Fontext" w:hAnsi="Fb Fontext"/>
          <w:rtl/>
        </w:rPr>
        <w:t>ה שתביא.</w:t>
      </w:r>
    </w:p>
    <w:p w14:paraId="095BDC2A" w14:textId="77777777" w:rsidR="00C14A40" w:rsidRPr="00C14A40" w:rsidRDefault="00A822E6" w:rsidP="00C14A40">
      <w:pPr>
        <w:pStyle w:val="38"/>
        <w:framePr w:wrap="notBeside"/>
        <w:rPr>
          <w:rtl/>
        </w:rPr>
      </w:pPr>
      <w:r w:rsidRPr="00C14A40">
        <w:rPr>
          <w:rFonts w:hint="cs"/>
          <w:rtl/>
        </w:rPr>
        <w:t xml:space="preserve">ב. </w:t>
      </w:r>
      <w:r w:rsidR="003E2DCC" w:rsidRPr="00C14A40">
        <w:rPr>
          <w:rtl/>
        </w:rPr>
        <w:t xml:space="preserve">ת"ש: </w:t>
      </w:r>
    </w:p>
    <w:p w14:paraId="03D41A9A" w14:textId="19666C77" w:rsidR="003E2DCC" w:rsidRPr="006F178A" w:rsidRDefault="003E2DCC" w:rsidP="003E2DCC">
      <w:pPr>
        <w:rPr>
          <w:rFonts w:ascii="Fb Fontext" w:hAnsi="Fb Fontext"/>
          <w:rtl/>
        </w:rPr>
      </w:pPr>
      <w:r w:rsidRPr="006F178A">
        <w:rPr>
          <w:rFonts w:ascii="Fb Fontext" w:hAnsi="Fb Fontext"/>
          <w:rtl/>
        </w:rPr>
        <w:t>פירות חנוני זה עלי אין יכול להפר!</w:t>
      </w:r>
      <w:r w:rsidRPr="006F178A">
        <w:rPr>
          <w:rFonts w:ascii="Fb Fontext" w:hAnsi="Fb Fontext" w:hint="cs"/>
          <w:rtl/>
        </w:rPr>
        <w:t xml:space="preserve"> ה</w:t>
      </w:r>
      <w:r w:rsidRPr="006F178A">
        <w:rPr>
          <w:rFonts w:ascii="Fb Fontext" w:hAnsi="Fb Fontext"/>
          <w:rtl/>
        </w:rPr>
        <w:t>"</w:t>
      </w:r>
      <w:r w:rsidRPr="006F178A">
        <w:rPr>
          <w:rFonts w:ascii="Fb Fontext" w:hAnsi="Fb Fontext" w:hint="cs"/>
          <w:rtl/>
        </w:rPr>
        <w:t>נ ש</w:t>
      </w:r>
      <w:r w:rsidRPr="006F178A">
        <w:rPr>
          <w:rFonts w:ascii="Fb Fontext" w:hAnsi="Fb Fontext"/>
          <w:rtl/>
        </w:rPr>
        <w:t>אמרה שתביא.</w:t>
      </w:r>
    </w:p>
    <w:p w14:paraId="3CE863EF" w14:textId="77777777" w:rsidR="0075729B" w:rsidRDefault="003508E8" w:rsidP="00C14A40">
      <w:pPr>
        <w:pStyle w:val="38"/>
        <w:framePr w:wrap="notBeside"/>
        <w:rPr>
          <w:rFonts w:hint="cs"/>
          <w:rtl/>
        </w:rPr>
      </w:pPr>
      <w:r w:rsidRPr="00C14A40">
        <w:rPr>
          <w:rFonts w:hint="cs"/>
          <w:rtl/>
        </w:rPr>
        <w:t>והך</w:t>
      </w:r>
    </w:p>
    <w:p w14:paraId="7B0D4435" w14:textId="0D0A0F50" w:rsidR="003E2DCC" w:rsidRPr="006F178A" w:rsidRDefault="003508E8" w:rsidP="003E2DCC">
      <w:pPr>
        <w:rPr>
          <w:rFonts w:ascii="Fb Fontext" w:hAnsi="Fb Fontext"/>
          <w:rtl/>
        </w:rPr>
      </w:pPr>
      <w:r>
        <w:rPr>
          <w:rFonts w:hint="cs"/>
          <w:rtl/>
        </w:rPr>
        <w:t>ד</w:t>
      </w:r>
      <w:r w:rsidR="003E2DCC" w:rsidRPr="006F178A">
        <w:rPr>
          <w:rFonts w:ascii="Fb Fontext" w:hAnsi="Fb Fontext"/>
          <w:rtl/>
        </w:rPr>
        <w:t xml:space="preserve">לא היתה פרנסתו אלא ממנו </w:t>
      </w:r>
      <w:r w:rsidR="000B74CE">
        <w:rPr>
          <w:rFonts w:ascii="Fb Fontext" w:hAnsi="Fb Fontext"/>
          <w:rtl/>
        </w:rPr>
        <w:t>–</w:t>
      </w:r>
      <w:r w:rsidR="003E2DCC" w:rsidRPr="006F178A">
        <w:rPr>
          <w:rFonts w:ascii="Fb Fontext" w:hAnsi="Fb Fontext"/>
          <w:rtl/>
        </w:rPr>
        <w:t xml:space="preserve"> ה</w:t>
      </w:r>
      <w:r w:rsidR="000B74CE">
        <w:rPr>
          <w:rFonts w:ascii="Fb Fontext" w:hAnsi="Fb Fontext" w:hint="cs"/>
          <w:rtl/>
        </w:rPr>
        <w:t>ר</w:t>
      </w:r>
      <w:r w:rsidR="0075729B">
        <w:rPr>
          <w:rFonts w:ascii="Fb Fontext" w:hAnsi="Fb Fontext"/>
          <w:rtl/>
        </w:rPr>
        <w:t>"</w:t>
      </w:r>
      <w:r w:rsidR="000B74CE">
        <w:rPr>
          <w:rFonts w:ascii="Fb Fontext" w:hAnsi="Fb Fontext" w:hint="cs"/>
          <w:rtl/>
        </w:rPr>
        <w:t>ז</w:t>
      </w:r>
      <w:r w:rsidR="003E2DCC" w:rsidRPr="006F178A">
        <w:rPr>
          <w:rFonts w:ascii="Fb Fontext" w:hAnsi="Fb Fontext"/>
          <w:rtl/>
        </w:rPr>
        <w:t xml:space="preserve"> יפר;</w:t>
      </w:r>
      <w:r w:rsidR="003E2DCC" w:rsidRPr="006F178A">
        <w:rPr>
          <w:rFonts w:ascii="Fb Fontext" w:hAnsi="Fb Fontext" w:hint="cs"/>
          <w:rtl/>
        </w:rPr>
        <w:t xml:space="preserve"> </w:t>
      </w:r>
    </w:p>
    <w:p w14:paraId="46FEA349" w14:textId="6946CE8C" w:rsidR="003E2DCC" w:rsidRPr="006F178A" w:rsidRDefault="003E2DCC" w:rsidP="00794FF9">
      <w:pPr>
        <w:rPr>
          <w:rFonts w:ascii="Fb Fontext" w:hAnsi="Fb Fontext"/>
          <w:rtl/>
        </w:rPr>
      </w:pPr>
      <w:r w:rsidRPr="006F178A">
        <w:rPr>
          <w:rFonts w:ascii="Fb Fontext" w:hAnsi="Fb Fontext"/>
          <w:rtl/>
        </w:rPr>
        <w:t xml:space="preserve">ואי </w:t>
      </w:r>
      <w:r w:rsidRPr="006F178A">
        <w:rPr>
          <w:rFonts w:ascii="Fb Fontext" w:hAnsi="Fb Fontext" w:hint="cs"/>
          <w:rtl/>
        </w:rPr>
        <w:t>ש</w:t>
      </w:r>
      <w:r w:rsidRPr="006F178A">
        <w:rPr>
          <w:rFonts w:ascii="Fb Fontext" w:hAnsi="Fb Fontext"/>
          <w:rtl/>
        </w:rPr>
        <w:t xml:space="preserve">אמרה שתביא אתה, אמאי יפר? אלא מדסיפא דלא מייתי בעל, </w:t>
      </w:r>
      <w:r w:rsidRPr="006F178A">
        <w:rPr>
          <w:rFonts w:ascii="Fb Fontext" w:hAnsi="Fb Fontext" w:hint="cs"/>
          <w:rtl/>
        </w:rPr>
        <w:t>משמע רישא שהביאה</w:t>
      </w:r>
      <w:r w:rsidR="00794FF9">
        <w:rPr>
          <w:rFonts w:ascii="Fb Fontext" w:hAnsi="Fb Fontext" w:hint="cs"/>
          <w:rtl/>
        </w:rPr>
        <w:t>.</w:t>
      </w:r>
    </w:p>
    <w:p w14:paraId="7779A753" w14:textId="77777777" w:rsidR="00C14A40" w:rsidRPr="00C14A40" w:rsidRDefault="003E2DCC" w:rsidP="00C14A40">
      <w:pPr>
        <w:pStyle w:val="38"/>
        <w:framePr w:wrap="notBeside"/>
        <w:rPr>
          <w:rtl/>
        </w:rPr>
      </w:pPr>
      <w:r w:rsidRPr="00C14A40">
        <w:rPr>
          <w:rtl/>
        </w:rPr>
        <w:t xml:space="preserve">אלא רישא </w:t>
      </w:r>
    </w:p>
    <w:p w14:paraId="31CAEF14" w14:textId="064746F4" w:rsidR="003E2DCC" w:rsidRPr="006F178A" w:rsidRDefault="003E2DCC" w:rsidP="003E2DCC">
      <w:pPr>
        <w:rPr>
          <w:rFonts w:ascii="Fb Fontext" w:hAnsi="Fb Fontext"/>
          <w:rtl/>
        </w:rPr>
      </w:pPr>
      <w:r w:rsidRPr="006F178A">
        <w:rPr>
          <w:rFonts w:ascii="Fb Fontext" w:hAnsi="Fb Fontext"/>
          <w:rtl/>
        </w:rPr>
        <w:lastRenderedPageBreak/>
        <w:t xml:space="preserve">אין יכול להפר, </w:t>
      </w:r>
      <w:r w:rsidR="00794FF9">
        <w:rPr>
          <w:rFonts w:ascii="Fb Fontext" w:hAnsi="Fb Fontext" w:hint="cs"/>
          <w:rtl/>
        </w:rPr>
        <w:t xml:space="preserve">והיא הביאה </w:t>
      </w:r>
      <w:r w:rsidRPr="00E94D11">
        <w:rPr>
          <w:rStyle w:val="affffe"/>
          <w:rFonts w:hint="cs"/>
          <w:rtl/>
        </w:rPr>
        <w:t xml:space="preserve">ומתני' ר' יוסי </w:t>
      </w:r>
      <w:r w:rsidR="00794FF9" w:rsidRPr="00E94D11">
        <w:rPr>
          <w:rStyle w:val="affffe"/>
          <w:rFonts w:hint="cs"/>
          <w:rtl/>
        </w:rPr>
        <w:t>שכל הפרק</w:t>
      </w:r>
      <w:r w:rsidRPr="00E94D11">
        <w:rPr>
          <w:rStyle w:val="affffe"/>
          <w:rFonts w:hint="cs"/>
          <w:rtl/>
        </w:rPr>
        <w:t xml:space="preserve"> ר' יוסי</w:t>
      </w:r>
    </w:p>
    <w:p w14:paraId="7290A76C" w14:textId="77777777" w:rsidR="00C14A40" w:rsidRPr="00C14A40" w:rsidRDefault="003E2DCC" w:rsidP="00C14A40">
      <w:pPr>
        <w:pStyle w:val="38"/>
        <w:framePr w:wrap="notBeside"/>
        <w:rPr>
          <w:rFonts w:hint="cs"/>
          <w:rtl/>
        </w:rPr>
      </w:pPr>
      <w:r w:rsidRPr="00C14A40">
        <w:rPr>
          <w:rFonts w:hint="cs"/>
          <w:rtl/>
        </w:rPr>
        <w:t xml:space="preserve">והך </w:t>
      </w:r>
    </w:p>
    <w:p w14:paraId="514297A6" w14:textId="7E71E5FA" w:rsidR="003E2DCC" w:rsidRPr="006F178A" w:rsidRDefault="003E2DCC" w:rsidP="003E2DCC">
      <w:pPr>
        <w:rPr>
          <w:rFonts w:ascii="Fb Fontext" w:hAnsi="Fb Fontext"/>
          <w:rtl/>
        </w:rPr>
      </w:pPr>
      <w:r w:rsidRPr="006F178A">
        <w:rPr>
          <w:rFonts w:ascii="Fb Fontext" w:hAnsi="Fb Fontext" w:hint="cs"/>
          <w:rtl/>
        </w:rPr>
        <w:t>דאין יכול להפר משום עינוי נפש אבל מפר דברים שבינו לבינה</w:t>
      </w:r>
      <w:r w:rsidR="00E94D11">
        <w:rPr>
          <w:rFonts w:ascii="Fb Fontext" w:hAnsi="Fb Fontext" w:hint="cs"/>
          <w:rtl/>
        </w:rPr>
        <w:t>.</w:t>
      </w:r>
      <w:r w:rsidRPr="006F178A">
        <w:rPr>
          <w:rFonts w:ascii="Fb Fontext" w:hAnsi="Fb Fontext" w:hint="cs"/>
          <w:rtl/>
        </w:rPr>
        <w:t xml:space="preserve"> </w:t>
      </w:r>
    </w:p>
    <w:p w14:paraId="02C09CCA" w14:textId="77777777" w:rsidR="003E2DCC" w:rsidRPr="006F178A" w:rsidRDefault="003E2DCC" w:rsidP="00A522DC">
      <w:pPr>
        <w:pStyle w:val="a3"/>
        <w:framePr w:wrap="around"/>
        <w:rPr>
          <w:rtl/>
        </w:rPr>
      </w:pPr>
      <w:r w:rsidRPr="006F178A">
        <w:rPr>
          <w:rtl/>
        </w:rPr>
        <w:t>פב:</w:t>
      </w:r>
    </w:p>
    <w:p w14:paraId="2A4FA0EC" w14:textId="77777777" w:rsidR="007C6549" w:rsidRDefault="003E2DCC" w:rsidP="007C6549">
      <w:pPr>
        <w:pStyle w:val="38"/>
        <w:framePr w:wrap="notBeside"/>
        <w:rPr>
          <w:rStyle w:val="affffe"/>
          <w:rtl/>
        </w:rPr>
      </w:pPr>
      <w:r w:rsidRPr="0060302A">
        <w:rPr>
          <w:rStyle w:val="affffe"/>
          <w:rFonts w:hint="cs"/>
          <w:rtl/>
        </w:rPr>
        <w:t>ריא</w:t>
      </w:r>
      <w:r w:rsidRPr="0060302A">
        <w:rPr>
          <w:rStyle w:val="affffe"/>
          <w:rtl/>
        </w:rPr>
        <w:t>"</w:t>
      </w:r>
      <w:r w:rsidRPr="0060302A">
        <w:rPr>
          <w:rStyle w:val="affffe"/>
          <w:rFonts w:hint="cs"/>
          <w:rtl/>
        </w:rPr>
        <w:t>ש</w:t>
      </w:r>
      <w:r w:rsidRPr="0060302A">
        <w:rPr>
          <w:rStyle w:val="affffe"/>
          <w:rtl/>
        </w:rPr>
        <w:t>:</w:t>
      </w:r>
    </w:p>
    <w:p w14:paraId="0980A7B1" w14:textId="3BD9B709" w:rsidR="006666DF" w:rsidRDefault="003E2DCC" w:rsidP="003E2DCC">
      <w:pPr>
        <w:rPr>
          <w:rtl/>
        </w:rPr>
      </w:pPr>
      <w:r w:rsidRPr="0060302A">
        <w:rPr>
          <w:rStyle w:val="affffe"/>
          <w:rtl/>
        </w:rPr>
        <w:t xml:space="preserve"> </w:t>
      </w:r>
      <w:r w:rsidRPr="0060302A">
        <w:rPr>
          <w:rStyle w:val="affffc"/>
          <w:rtl/>
        </w:rPr>
        <w:t>נדרה משתי ככרות, באחת מתענה ובאחת אין מתענה</w:t>
      </w:r>
    </w:p>
    <w:p w14:paraId="1CCF28C7" w14:textId="228954A3" w:rsidR="003E2DCC" w:rsidRPr="006F178A" w:rsidRDefault="003E2DCC" w:rsidP="008C3CA0">
      <w:pPr>
        <w:jc w:val="center"/>
        <w:rPr>
          <w:rtl/>
        </w:rPr>
      </w:pPr>
      <w:r w:rsidRPr="006F178A">
        <w:rPr>
          <w:rtl/>
        </w:rPr>
        <w:t>מתוך שהוא מפר למתענה - מפר לשאינו מתענה</w:t>
      </w:r>
      <w:r w:rsidR="008C3CA0">
        <w:rPr>
          <w:rFonts w:hint="cs"/>
          <w:rtl/>
        </w:rPr>
        <w:t>.</w:t>
      </w:r>
    </w:p>
    <w:p w14:paraId="013516C5" w14:textId="77777777" w:rsidR="007C6549" w:rsidRDefault="0027746F" w:rsidP="007C6549">
      <w:pPr>
        <w:pStyle w:val="38"/>
        <w:framePr w:wrap="notBeside"/>
        <w:rPr>
          <w:rtl/>
        </w:rPr>
      </w:pPr>
      <w:r>
        <w:rPr>
          <w:rStyle w:val="affffe"/>
          <w:rFonts w:hint="cs"/>
          <w:rtl/>
        </w:rPr>
        <w:t>ר</w:t>
      </w:r>
      <w:r w:rsidR="0075729B">
        <w:rPr>
          <w:rStyle w:val="affffe"/>
          <w:rtl/>
        </w:rPr>
        <w:t>"</w:t>
      </w:r>
      <w:r>
        <w:rPr>
          <w:rStyle w:val="affffe"/>
          <w:rFonts w:hint="cs"/>
          <w:rtl/>
        </w:rPr>
        <w:t>א מ</w:t>
      </w:r>
      <w:r w:rsidR="003E2DCC" w:rsidRPr="003951D5">
        <w:rPr>
          <w:rStyle w:val="affffe"/>
          <w:rFonts w:hint="cs"/>
          <w:rtl/>
        </w:rPr>
        <w:t>רי</w:t>
      </w:r>
      <w:r w:rsidR="003E2DCC" w:rsidRPr="003951D5">
        <w:rPr>
          <w:rStyle w:val="affffe"/>
          <w:rtl/>
        </w:rPr>
        <w:t>"</w:t>
      </w:r>
      <w:r w:rsidR="003E2DCC" w:rsidRPr="003951D5">
        <w:rPr>
          <w:rStyle w:val="affffe"/>
          <w:rFonts w:hint="cs"/>
          <w:rtl/>
        </w:rPr>
        <w:t>ו</w:t>
      </w:r>
      <w:r w:rsidR="003E2DCC" w:rsidRPr="003951D5">
        <w:rPr>
          <w:rStyle w:val="affffe"/>
          <w:rtl/>
        </w:rPr>
        <w:t>:</w:t>
      </w:r>
    </w:p>
    <w:p w14:paraId="525C1902" w14:textId="4A706FDF" w:rsidR="003E2DCC" w:rsidRPr="006F178A" w:rsidRDefault="003E2DCC" w:rsidP="003E2DCC">
      <w:pPr>
        <w:rPr>
          <w:rtl/>
        </w:rPr>
      </w:pPr>
      <w:r w:rsidRPr="006F178A">
        <w:rPr>
          <w:rtl/>
        </w:rPr>
        <w:t>מפר למתענה, ואין מפר לשאין מתענה.</w:t>
      </w:r>
    </w:p>
    <w:p w14:paraId="31E482FC" w14:textId="77777777" w:rsidR="00D11842" w:rsidRDefault="003E2DCC" w:rsidP="00D11842">
      <w:pPr>
        <w:rPr>
          <w:rStyle w:val="affffe"/>
          <w:rtl/>
        </w:rPr>
      </w:pPr>
      <w:r w:rsidRPr="003951D5">
        <w:rPr>
          <w:rStyle w:val="affffe"/>
          <w:rFonts w:hint="cs"/>
          <w:rtl/>
        </w:rPr>
        <w:t>וא</w:t>
      </w:r>
      <w:r w:rsidRPr="003951D5">
        <w:rPr>
          <w:rStyle w:val="affffe"/>
          <w:rtl/>
        </w:rPr>
        <w:t>"</w:t>
      </w:r>
      <w:r w:rsidRPr="003951D5">
        <w:rPr>
          <w:rStyle w:val="affffe"/>
          <w:rFonts w:hint="cs"/>
          <w:rtl/>
        </w:rPr>
        <w:t>ד בעא ר</w:t>
      </w:r>
      <w:r w:rsidRPr="003951D5">
        <w:rPr>
          <w:rStyle w:val="affffe"/>
          <w:rtl/>
        </w:rPr>
        <w:t>"</w:t>
      </w:r>
      <w:r w:rsidRPr="003951D5">
        <w:rPr>
          <w:rStyle w:val="affffe"/>
          <w:rFonts w:hint="cs"/>
          <w:rtl/>
        </w:rPr>
        <w:t>א מרי</w:t>
      </w:r>
      <w:r w:rsidRPr="003951D5">
        <w:rPr>
          <w:rStyle w:val="affffe"/>
          <w:rtl/>
        </w:rPr>
        <w:t>"</w:t>
      </w:r>
      <w:r w:rsidRPr="003951D5">
        <w:rPr>
          <w:rStyle w:val="affffe"/>
          <w:rFonts w:hint="cs"/>
          <w:rtl/>
        </w:rPr>
        <w:t>ו</w:t>
      </w:r>
      <w:r w:rsidR="00D11842">
        <w:rPr>
          <w:rStyle w:val="affffe"/>
          <w:rFonts w:hint="cs"/>
          <w:rtl/>
        </w:rPr>
        <w:t xml:space="preserve"> וכך פשט לו </w:t>
      </w:r>
    </w:p>
    <w:p w14:paraId="68225B56" w14:textId="297D4BC3" w:rsidR="00C14A40" w:rsidRPr="00C14A40" w:rsidRDefault="003E2DCC" w:rsidP="00C14A40">
      <w:pPr>
        <w:pStyle w:val="38"/>
        <w:framePr w:wrap="notBeside"/>
        <w:rPr>
          <w:rtl/>
        </w:rPr>
      </w:pPr>
      <w:r w:rsidRPr="00C14A40">
        <w:rPr>
          <w:rtl/>
        </w:rPr>
        <w:t>איתיביה:</w:t>
      </w:r>
      <w:r w:rsidR="0075729B">
        <w:rPr>
          <w:rFonts w:hint="cs"/>
          <w:rtl/>
        </w:rPr>
        <w:t xml:space="preserve"> </w:t>
      </w:r>
    </w:p>
    <w:p w14:paraId="12FE0713" w14:textId="5389CA4A" w:rsidR="00423530" w:rsidRDefault="003E2DCC" w:rsidP="00D11842">
      <w:pPr>
        <w:rPr>
          <w:rFonts w:ascii="Fb Fontext" w:hAnsi="Fb Fontext"/>
          <w:spacing w:val="-2"/>
          <w:rtl/>
        </w:rPr>
      </w:pPr>
      <w:r w:rsidRPr="00D454EC">
        <w:rPr>
          <w:rFonts w:ascii="Fb Fontext" w:hAnsi="Fb Fontext"/>
          <w:spacing w:val="-2"/>
          <w:rtl/>
        </w:rPr>
        <w:t xml:space="preserve">האשה שנדרה בנזיר, והיתה שותה יין ומטמאה למתים </w:t>
      </w:r>
    </w:p>
    <w:p w14:paraId="60D166DC" w14:textId="525CFA07" w:rsidR="003E2DCC" w:rsidRPr="00D454EC" w:rsidRDefault="00423530" w:rsidP="00C14A40">
      <w:pPr>
        <w:rPr>
          <w:spacing w:val="-2"/>
          <w:rtl/>
        </w:rPr>
      </w:pPr>
      <w:r>
        <w:rPr>
          <w:rStyle w:val="affffe"/>
          <w:rFonts w:hint="cs"/>
          <w:rtl/>
        </w:rPr>
        <w:t>-</w:t>
      </w:r>
      <w:r>
        <w:rPr>
          <w:rFonts w:ascii="Fb Fontext" w:hAnsi="Fb Fontext" w:hint="cs"/>
          <w:spacing w:val="-2"/>
          <w:rtl/>
        </w:rPr>
        <w:t xml:space="preserve"> </w:t>
      </w:r>
      <w:r w:rsidR="003E2DCC" w:rsidRPr="00D454EC">
        <w:rPr>
          <w:rFonts w:ascii="Fb Fontext" w:hAnsi="Fb Fontext" w:hint="cs"/>
          <w:spacing w:val="-2"/>
          <w:rtl/>
        </w:rPr>
        <w:t>הר</w:t>
      </w:r>
      <w:r w:rsidR="003E2DCC" w:rsidRPr="00D454EC">
        <w:rPr>
          <w:rFonts w:ascii="Fb Fontext" w:hAnsi="Fb Fontext"/>
          <w:spacing w:val="-2"/>
          <w:rtl/>
        </w:rPr>
        <w:t>"</w:t>
      </w:r>
      <w:r w:rsidR="003E2DCC" w:rsidRPr="00D454EC">
        <w:rPr>
          <w:rFonts w:ascii="Fb Fontext" w:hAnsi="Fb Fontext" w:hint="cs"/>
          <w:spacing w:val="-2"/>
          <w:rtl/>
        </w:rPr>
        <w:t>ז סופגת את הארבעים</w:t>
      </w:r>
    </w:p>
    <w:p w14:paraId="5C6400E1" w14:textId="77777777" w:rsidR="003E2DCC" w:rsidRPr="006F178A" w:rsidRDefault="003E2DCC" w:rsidP="00A522DC">
      <w:pPr>
        <w:pStyle w:val="a3"/>
        <w:framePr w:wrap="around"/>
        <w:rPr>
          <w:rtl/>
        </w:rPr>
      </w:pPr>
      <w:r w:rsidRPr="006F178A">
        <w:rPr>
          <w:rtl/>
        </w:rPr>
        <w:t>פג.</w:t>
      </w:r>
    </w:p>
    <w:p w14:paraId="0382945B" w14:textId="77777777" w:rsidR="003E2DCC" w:rsidRPr="003951D5" w:rsidRDefault="003E2DCC" w:rsidP="00C14A40">
      <w:pPr>
        <w:rPr>
          <w:rtl/>
        </w:rPr>
      </w:pPr>
      <w:r w:rsidRPr="003951D5">
        <w:rPr>
          <w:rtl/>
        </w:rPr>
        <w:t>הפר לה בעלה והיא לא ידעה שהפר לה, והיתה שותה יין ומיטמאה למתים - אינה סופגת את הארבעים;</w:t>
      </w:r>
    </w:p>
    <w:p w14:paraId="438207A7" w14:textId="7F819933" w:rsidR="003E2DCC" w:rsidRPr="006F178A" w:rsidRDefault="003E2DCC" w:rsidP="00C14A40">
      <w:pPr>
        <w:rPr>
          <w:rtl/>
        </w:rPr>
      </w:pPr>
      <w:r w:rsidRPr="006F178A">
        <w:rPr>
          <w:rtl/>
        </w:rPr>
        <w:t xml:space="preserve">ואי אמרת מפר למתענה ואין מפר לשאין מתענה, </w:t>
      </w:r>
      <w:r>
        <w:rPr>
          <w:rtl/>
        </w:rPr>
        <w:t>שמא</w:t>
      </w:r>
      <w:r w:rsidRPr="006F178A">
        <w:rPr>
          <w:rtl/>
        </w:rPr>
        <w:t xml:space="preserve"> מיין </w:t>
      </w:r>
      <w:r w:rsidRPr="006F178A">
        <w:rPr>
          <w:rFonts w:hint="cs"/>
          <w:rtl/>
        </w:rPr>
        <w:t>דיש לה צער הפר לה ומחרצן וזג לא</w:t>
      </w:r>
      <w:r w:rsidR="007672F2">
        <w:rPr>
          <w:rFonts w:hint="cs"/>
          <w:rtl/>
        </w:rPr>
        <w:t>,</w:t>
      </w:r>
      <w:r w:rsidRPr="006F178A">
        <w:rPr>
          <w:rFonts w:hint="cs"/>
          <w:rtl/>
        </w:rPr>
        <w:t xml:space="preserve"> ו</w:t>
      </w:r>
      <w:r w:rsidRPr="006F178A">
        <w:rPr>
          <w:rtl/>
        </w:rPr>
        <w:t>תספוג הארבעים!</w:t>
      </w:r>
    </w:p>
    <w:p w14:paraId="750D0EE5" w14:textId="77777777" w:rsidR="0075729B" w:rsidRDefault="00423530" w:rsidP="00C14A40">
      <w:pPr>
        <w:pStyle w:val="38"/>
        <w:framePr w:wrap="notBeside"/>
        <w:rPr>
          <w:rtl/>
        </w:rPr>
      </w:pPr>
      <w:r w:rsidRPr="00C14A40">
        <w:rPr>
          <w:rFonts w:hint="cs"/>
          <w:rtl/>
        </w:rPr>
        <w:t>-</w:t>
      </w:r>
      <w:r w:rsidR="003E2DCC" w:rsidRPr="00C14A40">
        <w:rPr>
          <w:rFonts w:hint="cs"/>
          <w:rtl/>
        </w:rPr>
        <w:t xml:space="preserve"> </w:t>
      </w:r>
      <w:r w:rsidR="003E2DCC" w:rsidRPr="00C14A40">
        <w:rPr>
          <w:rtl/>
        </w:rPr>
        <w:t>אמר רב יוסף:</w:t>
      </w:r>
    </w:p>
    <w:p w14:paraId="50794AFE" w14:textId="3A4E9DEB" w:rsidR="003E2DCC" w:rsidRPr="006F178A" w:rsidRDefault="003E2DCC" w:rsidP="00C14A40">
      <w:pPr>
        <w:spacing w:after="120"/>
        <w:rPr>
          <w:rtl/>
        </w:rPr>
      </w:pPr>
      <w:r w:rsidRPr="006F178A">
        <w:rPr>
          <w:rtl/>
        </w:rPr>
        <w:t>אין נזירות לחצאין.</w:t>
      </w:r>
      <w:r w:rsidR="00BD0BEB">
        <w:rPr>
          <w:rFonts w:hint="cs"/>
          <w:rtl/>
        </w:rPr>
        <w:t xml:space="preserve"> </w:t>
      </w:r>
      <w:r w:rsidRPr="006F178A">
        <w:rPr>
          <w:rFonts w:hint="cs"/>
          <w:rtl/>
        </w:rPr>
        <w:t>ואין קרבן ל</w:t>
      </w:r>
      <w:r w:rsidR="00423530">
        <w:rPr>
          <w:rFonts w:hint="cs"/>
          <w:rtl/>
        </w:rPr>
        <w:t>ח</w:t>
      </w:r>
      <w:r w:rsidRPr="006F178A">
        <w:rPr>
          <w:rFonts w:hint="cs"/>
          <w:rtl/>
        </w:rPr>
        <w:t xml:space="preserve">צאין </w:t>
      </w:r>
    </w:p>
    <w:p w14:paraId="7536B467" w14:textId="77777777" w:rsidR="00C14A40" w:rsidRPr="00C14A40" w:rsidRDefault="003E2DCC" w:rsidP="00C14A40">
      <w:pPr>
        <w:pStyle w:val="38"/>
        <w:framePr w:wrap="notBeside"/>
        <w:rPr>
          <w:rFonts w:hint="cs"/>
          <w:rtl/>
        </w:rPr>
      </w:pPr>
      <w:r w:rsidRPr="00C14A40">
        <w:rPr>
          <w:rFonts w:hint="cs"/>
          <w:rtl/>
        </w:rPr>
        <w:t xml:space="preserve">והך </w:t>
      </w:r>
    </w:p>
    <w:p w14:paraId="29CF1C38" w14:textId="7490E1E3" w:rsidR="00724D58" w:rsidRDefault="003E2DCC" w:rsidP="003E2DCC">
      <w:pPr>
        <w:rPr>
          <w:rtl/>
        </w:rPr>
      </w:pPr>
      <w:r w:rsidRPr="006F178A">
        <w:rPr>
          <w:rFonts w:hint="cs"/>
          <w:rtl/>
        </w:rPr>
        <w:t>ד</w:t>
      </w:r>
      <w:r w:rsidRPr="006F178A">
        <w:rPr>
          <w:rtl/>
        </w:rPr>
        <w:t xml:space="preserve">האשה שנדרה בנזיר והפרישה בהמתה, ואח"כ הפר לה בעלה </w:t>
      </w:r>
    </w:p>
    <w:p w14:paraId="583ED541" w14:textId="1FDDE324" w:rsidR="003E2DCC" w:rsidRPr="006F178A" w:rsidRDefault="003E2DCC" w:rsidP="00724D58">
      <w:pPr>
        <w:ind w:firstLine="57"/>
        <w:rPr>
          <w:rtl/>
        </w:rPr>
      </w:pPr>
      <w:r w:rsidRPr="006F178A">
        <w:rPr>
          <w:rtl/>
        </w:rPr>
        <w:t>- מביאה חטאת העוף ואי</w:t>
      </w:r>
      <w:r w:rsidRPr="006F178A">
        <w:rPr>
          <w:rFonts w:hint="cs"/>
          <w:rtl/>
        </w:rPr>
        <w:t>ן</w:t>
      </w:r>
      <w:r w:rsidRPr="006F178A">
        <w:rPr>
          <w:rtl/>
        </w:rPr>
        <w:t xml:space="preserve"> מביאה עולת העוף</w:t>
      </w:r>
      <w:r w:rsidR="00AE3106">
        <w:rPr>
          <w:rFonts w:hint="cs"/>
          <w:rtl/>
        </w:rPr>
        <w:t>,</w:t>
      </w:r>
    </w:p>
    <w:p w14:paraId="7D87F66D" w14:textId="7FCB07A7" w:rsidR="003E2DCC" w:rsidRPr="006F178A" w:rsidRDefault="00453940" w:rsidP="003E2DCC">
      <w:pPr>
        <w:pStyle w:val="aa"/>
        <w:rPr>
          <w:rtl/>
        </w:rPr>
      </w:pPr>
      <w:r>
        <w:rPr>
          <w:rFonts w:ascii="Fb Fontext" w:hAnsi="Fb Fontext" w:hint="cs"/>
          <w:rtl/>
        </w:rPr>
        <w:t>-</w:t>
      </w:r>
      <w:r w:rsidR="003E2DCC" w:rsidRPr="006F178A">
        <w:rPr>
          <w:rFonts w:ascii="Fb Fontext" w:hAnsi="Fb Fontext"/>
          <w:rtl/>
        </w:rPr>
        <w:t xml:space="preserve">אין קרבן לחצי נזירות, וחטאת העוף </w:t>
      </w:r>
      <w:r w:rsidR="00435BD2">
        <w:rPr>
          <w:rFonts w:ascii="Fb Fontext" w:hAnsi="Fb Fontext" w:hint="cs"/>
          <w:rtl/>
        </w:rPr>
        <w:t>רק על הספק</w:t>
      </w:r>
      <w:r w:rsidR="003E2DCC" w:rsidRPr="006F178A">
        <w:rPr>
          <w:rFonts w:ascii="Fb Fontext" w:hAnsi="Fb Fontext"/>
          <w:rtl/>
        </w:rPr>
        <w:t>.</w:t>
      </w:r>
    </w:p>
    <w:p w14:paraId="7A3989DB" w14:textId="77777777" w:rsidR="0075729B" w:rsidRDefault="003E2DCC" w:rsidP="00C14A40">
      <w:pPr>
        <w:pStyle w:val="38"/>
        <w:framePr w:wrap="notBeside"/>
        <w:rPr>
          <w:rtl/>
        </w:rPr>
      </w:pPr>
      <w:r w:rsidRPr="00C14A40">
        <w:rPr>
          <w:rtl/>
        </w:rPr>
        <w:t>איתיביה:</w:t>
      </w:r>
    </w:p>
    <w:p w14:paraId="67D43D71" w14:textId="11014ED2" w:rsidR="00A73049" w:rsidRDefault="003E2DCC" w:rsidP="003E2DCC">
      <w:pPr>
        <w:rPr>
          <w:rFonts w:ascii="Fb Fontext" w:hAnsi="Fb Fontext"/>
          <w:rtl/>
        </w:rPr>
      </w:pPr>
      <w:r w:rsidRPr="006F178A">
        <w:rPr>
          <w:rFonts w:ascii="Fb Fontext" w:hAnsi="Fb Fontext"/>
          <w:rtl/>
        </w:rPr>
        <w:t>האשה שנדרה בנזיר ונטמאת, ואח"</w:t>
      </w:r>
      <w:r w:rsidRPr="006F178A">
        <w:rPr>
          <w:rFonts w:ascii="Fb Fontext" w:hAnsi="Fb Fontext" w:hint="cs"/>
          <w:rtl/>
        </w:rPr>
        <w:t>כ</w:t>
      </w:r>
      <w:r w:rsidRPr="006F178A">
        <w:rPr>
          <w:rFonts w:ascii="Fb Fontext" w:hAnsi="Fb Fontext"/>
          <w:rtl/>
        </w:rPr>
        <w:t xml:space="preserve"> הפר לה בעלה </w:t>
      </w:r>
    </w:p>
    <w:p w14:paraId="6405AF4D" w14:textId="126FD893" w:rsidR="003E2DCC" w:rsidRPr="006F178A" w:rsidRDefault="003E2DCC" w:rsidP="00C14A40">
      <w:pPr>
        <w:rPr>
          <w:rtl/>
        </w:rPr>
      </w:pPr>
      <w:r w:rsidRPr="006F178A">
        <w:rPr>
          <w:rFonts w:ascii="Fb Fontext" w:hAnsi="Fb Fontext"/>
          <w:rtl/>
        </w:rPr>
        <w:t>- מביאה חטאת העוף ואין מביאה עולת העוף;</w:t>
      </w:r>
    </w:p>
    <w:p w14:paraId="492318FB" w14:textId="0825B13D" w:rsidR="003E2DCC" w:rsidRPr="006F178A" w:rsidRDefault="003E2DCC" w:rsidP="00C14A40">
      <w:pPr>
        <w:rPr>
          <w:rtl/>
        </w:rPr>
      </w:pPr>
      <w:r w:rsidRPr="006F178A">
        <w:rPr>
          <w:rtl/>
        </w:rPr>
        <w:t>ואי אין מפר לשאין מתענה,</w:t>
      </w:r>
      <w:r w:rsidRPr="006F178A">
        <w:rPr>
          <w:rFonts w:hint="cs"/>
          <w:rtl/>
        </w:rPr>
        <w:t xml:space="preserve"> שמא רק מיין דיש לה צער הפר לה ולא מטומאת מת </w:t>
      </w:r>
      <w:r w:rsidR="00A73049">
        <w:rPr>
          <w:rFonts w:hint="cs"/>
          <w:rtl/>
        </w:rPr>
        <w:t>שאין</w:t>
      </w:r>
      <w:r w:rsidRPr="006F178A">
        <w:rPr>
          <w:rFonts w:hint="cs"/>
          <w:rtl/>
        </w:rPr>
        <w:t xml:space="preserve"> לה צער.</w:t>
      </w:r>
    </w:p>
    <w:p w14:paraId="62822043" w14:textId="77777777" w:rsidR="003E2DCC" w:rsidRPr="006F178A" w:rsidRDefault="003E2DCC" w:rsidP="00A522DC">
      <w:pPr>
        <w:pStyle w:val="a3"/>
        <w:framePr w:wrap="around"/>
        <w:rPr>
          <w:rtl/>
        </w:rPr>
      </w:pPr>
      <w:r w:rsidRPr="006F178A">
        <w:rPr>
          <w:rtl/>
        </w:rPr>
        <w:t>פג:</w:t>
      </w:r>
    </w:p>
    <w:p w14:paraId="58C17744" w14:textId="77777777" w:rsidR="00C14A40" w:rsidRPr="00C14A40" w:rsidRDefault="004C6F09" w:rsidP="00C14A40">
      <w:pPr>
        <w:pStyle w:val="38"/>
        <w:framePr w:wrap="notBeside"/>
        <w:rPr>
          <w:rtl/>
        </w:rPr>
      </w:pPr>
      <w:r w:rsidRPr="00C14A40">
        <w:rPr>
          <w:rFonts w:hint="cs"/>
          <w:rtl/>
        </w:rPr>
        <w:t>ודחינו</w:t>
      </w:r>
      <w:r w:rsidR="003B46DC" w:rsidRPr="00C14A40">
        <w:rPr>
          <w:rFonts w:hint="cs"/>
          <w:rtl/>
        </w:rPr>
        <w:t>:</w:t>
      </w:r>
      <w:r w:rsidRPr="00C14A40">
        <w:rPr>
          <w:rFonts w:hint="cs"/>
          <w:rtl/>
        </w:rPr>
        <w:t xml:space="preserve"> </w:t>
      </w:r>
    </w:p>
    <w:p w14:paraId="5F44A07F" w14:textId="4B1B2E3F" w:rsidR="003B46DC" w:rsidRPr="00C14A40" w:rsidRDefault="004C6F09" w:rsidP="003B46DC">
      <w:pPr>
        <w:rPr>
          <w:rtl/>
        </w:rPr>
      </w:pPr>
      <w:r>
        <w:rPr>
          <w:rFonts w:ascii="Fb Fontext" w:hAnsi="Fb Fontext" w:hint="cs"/>
          <w:rtl/>
        </w:rPr>
        <w:t xml:space="preserve">- </w:t>
      </w:r>
      <w:r w:rsidR="003E2DCC" w:rsidRPr="006F178A">
        <w:rPr>
          <w:rFonts w:ascii="Fb Fontext" w:hAnsi="Fb Fontext"/>
          <w:rtl/>
        </w:rPr>
        <w:t xml:space="preserve">טומאת מת </w:t>
      </w:r>
      <w:r w:rsidR="006B25C6">
        <w:rPr>
          <w:rFonts w:ascii="Fb Fontext" w:hAnsi="Fb Fontext"/>
          <w:rtl/>
        </w:rPr>
        <w:t xml:space="preserve">גם </w:t>
      </w:r>
      <w:r w:rsidR="003E2DCC" w:rsidRPr="006F178A">
        <w:rPr>
          <w:rFonts w:ascii="Fb Fontext" w:hAnsi="Fb Fontext" w:hint="cs"/>
          <w:rtl/>
        </w:rPr>
        <w:t xml:space="preserve">יש לה צער </w:t>
      </w:r>
      <w:r w:rsidR="003E2DCC" w:rsidRPr="002C641B">
        <w:rPr>
          <w:rStyle w:val="affffa"/>
          <w:rFonts w:hint="cs"/>
          <w:rtl/>
        </w:rPr>
        <w:t>ד'והחי יתן אל לבו'</w:t>
      </w:r>
      <w:r w:rsidR="003E2DCC" w:rsidRPr="002C641B">
        <w:rPr>
          <w:rStyle w:val="affffa"/>
          <w:rtl/>
        </w:rPr>
        <w:t xml:space="preserve"> </w:t>
      </w:r>
    </w:p>
    <w:p w14:paraId="6CB9D01B" w14:textId="77777777" w:rsidR="0075729B" w:rsidRDefault="003B46DC" w:rsidP="00C14A40">
      <w:pPr>
        <w:pStyle w:val="38"/>
        <w:framePr w:wrap="notBeside"/>
        <w:rPr>
          <w:rtl/>
        </w:rPr>
      </w:pPr>
      <w:r w:rsidRPr="00C14A40">
        <w:rPr>
          <w:rFonts w:hint="cs"/>
          <w:rtl/>
        </w:rPr>
        <w:t>וכ</w:t>
      </w:r>
      <w:r w:rsidR="003E2DCC" w:rsidRPr="00C14A40">
        <w:rPr>
          <w:rFonts w:hint="cs"/>
          <w:rtl/>
        </w:rPr>
        <w:t>ר</w:t>
      </w:r>
      <w:r w:rsidR="003E2DCC" w:rsidRPr="00C14A40">
        <w:rPr>
          <w:rtl/>
        </w:rPr>
        <w:t>"</w:t>
      </w:r>
      <w:r w:rsidR="003E2DCC" w:rsidRPr="00C14A40">
        <w:rPr>
          <w:rFonts w:hint="cs"/>
          <w:rtl/>
        </w:rPr>
        <w:t>מ:</w:t>
      </w:r>
    </w:p>
    <w:p w14:paraId="374DACAC" w14:textId="0C6A7FE9" w:rsidR="006666DF" w:rsidRDefault="00C91F06" w:rsidP="003B46DC">
      <w:pPr>
        <w:rPr>
          <w:rtl/>
        </w:rPr>
      </w:pPr>
      <w:r>
        <w:rPr>
          <w:rFonts w:hint="cs"/>
          <w:rtl/>
        </w:rPr>
        <w:t>המספיד יספידוהו</w:t>
      </w:r>
      <w:r w:rsidR="00B96909">
        <w:rPr>
          <w:rFonts w:hint="cs"/>
          <w:rtl/>
        </w:rPr>
        <w:t>,</w:t>
      </w:r>
      <w:r>
        <w:rPr>
          <w:rFonts w:hint="cs"/>
          <w:rtl/>
        </w:rPr>
        <w:t xml:space="preserve"> הבוכה יבכו על לכתו, והקובר יקברוהו</w:t>
      </w:r>
    </w:p>
    <w:p w14:paraId="77AD1EC5" w14:textId="0BFE818B"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71" w:author="קלוד" w:date="2026-10-06T10:09:38Z"/>
        </w:rPr>
      </w:pPr>
      <w:ins w:id="20470" w:author="קלוד" w:date="2026-10-06T10:09:38Z">
        <w:r>
          <w:t xml:space="preserve">משנה ג</w:t>
        </w:r>
      </w:ins>
    </w:p>
    <w:p w14:paraId="12AE5909" w14:textId="6F0393DE" w:rsidR="00B27B6F" w:rsidRDefault="003E2DCC" w:rsidP="00465253">
      <w:pPr>
        <w:pStyle w:val="afff5"/>
        <w:jc w:val="center"/>
        <w:rPr>
          <w:spacing w:val="0"/>
          <w:rtl/>
        </w:rPr>
      </w:pPr>
      <w:r w:rsidRPr="00625DCC">
        <w:rPr>
          <w:spacing w:val="0"/>
          <w:rtl/>
        </w:rPr>
        <w:t>קונם שאני נהנה לבריות</w:t>
      </w:r>
    </w:p>
    <w:p w14:paraId="6FCC6923" w14:textId="1F301550" w:rsidR="003E2DCC" w:rsidRPr="00625DCC" w:rsidRDefault="003E2DCC" w:rsidP="003E2DCC">
      <w:pPr>
        <w:pStyle w:val="afff5"/>
        <w:rPr>
          <w:spacing w:val="0"/>
          <w:rtl/>
        </w:rPr>
      </w:pPr>
      <w:r w:rsidRPr="00625DCC">
        <w:rPr>
          <w:spacing w:val="0"/>
          <w:rtl/>
        </w:rPr>
        <w:t>- אינו יכול להפר, ויכולה היא ליהנות בלקט שכחה ובפאה.</w:t>
      </w:r>
    </w:p>
    <w:p w14:paraId="72C8AE4C" w14:textId="219CA4A6" w:rsidR="00465253" w:rsidRDefault="003E2DCC" w:rsidP="00465253">
      <w:pPr>
        <w:pStyle w:val="afff5"/>
        <w:jc w:val="center"/>
        <w:rPr>
          <w:spacing w:val="0"/>
          <w:rtl/>
        </w:rPr>
      </w:pPr>
      <w:r w:rsidRPr="00625DCC">
        <w:rPr>
          <w:spacing w:val="0"/>
          <w:rtl/>
        </w:rPr>
        <w:t>קונם כהנים לוים נהנים לי</w:t>
      </w:r>
    </w:p>
    <w:p w14:paraId="2D9DA4FB" w14:textId="7875F8DF" w:rsidR="003E2DCC" w:rsidRPr="00C14A40" w:rsidRDefault="003E2DCC" w:rsidP="00C14A40">
      <w:pPr>
        <w:pStyle w:val="afff5"/>
        <w:spacing w:after="120"/>
        <w:rPr>
          <w:spacing w:val="0"/>
          <w:rtl/>
        </w:rPr>
      </w:pPr>
      <w:r w:rsidRPr="00625DCC">
        <w:rPr>
          <w:spacing w:val="0"/>
          <w:rtl/>
        </w:rPr>
        <w:t>- יטלו על כרחו, כהנים אלו ולוים אלו נהנים לי - יטלו אחרים.</w:t>
      </w:r>
      <w:r w:rsidRPr="006F178A">
        <w:rPr>
          <w:rFonts w:ascii="Fb Fontext" w:hAnsi="Fb Fontext"/>
          <w:rtl/>
        </w:rPr>
        <w:t xml:space="preserve"> </w:t>
      </w:r>
    </w:p>
    <w:p w14:paraId="1A221866" w14:textId="77777777" w:rsidR="00AD5FAA" w:rsidRDefault="00AD5FAA" w:rsidP="00AD5FAA">
      <w:pPr>
        <w:rPr>
          <w:rFonts w:ascii="Fb Fontext" w:hAnsi="Fb Fontext"/>
          <w:rtl/>
        </w:rPr>
      </w:pPr>
      <w:r>
        <w:rPr>
          <w:rFonts w:ascii="Fb Fontext" w:hAnsi="Fb Fontext" w:hint="cs"/>
          <w:rtl/>
        </w:rPr>
        <w:t xml:space="preserve">משמע שיכולה להיות ניזונת ממנו מכלל שבעל לאו בכלל בריות </w:t>
      </w:r>
    </w:p>
    <w:p w14:paraId="51AC0452" w14:textId="77777777" w:rsidR="00C14A40" w:rsidRPr="00C14A40" w:rsidRDefault="003E2DCC" w:rsidP="00C14A40">
      <w:pPr>
        <w:pStyle w:val="38"/>
        <w:framePr w:wrap="notBeside"/>
        <w:rPr>
          <w:rtl/>
        </w:rPr>
      </w:pPr>
      <w:r w:rsidRPr="00C14A40">
        <w:rPr>
          <w:rtl/>
        </w:rPr>
        <w:t xml:space="preserve">אימא סיפא: </w:t>
      </w:r>
    </w:p>
    <w:p w14:paraId="05070379" w14:textId="18E62F29" w:rsidR="003E2DCC" w:rsidRPr="00295E41" w:rsidRDefault="003E2DCC" w:rsidP="00AD5FAA">
      <w:pPr>
        <w:rPr>
          <w:rStyle w:val="afffa"/>
          <w:rtl/>
        </w:rPr>
      </w:pPr>
      <w:r w:rsidRPr="006F178A">
        <w:rPr>
          <w:rtl/>
        </w:rPr>
        <w:t>יכולה ליהנות בלקט שכחה ופאה, אבל מדבעל לא אכלה, אלמא בעל בכלל בריות הוא!</w:t>
      </w:r>
    </w:p>
    <w:p w14:paraId="41DABBAB" w14:textId="77777777" w:rsidR="00C14A40" w:rsidRPr="00C14A40" w:rsidRDefault="003E2DCC" w:rsidP="00C14A40">
      <w:pPr>
        <w:pStyle w:val="38"/>
        <w:framePr w:wrap="notBeside"/>
        <w:rPr>
          <w:rtl/>
        </w:rPr>
      </w:pPr>
      <w:r w:rsidRPr="00C14A40">
        <w:rPr>
          <w:rFonts w:hint="cs"/>
          <w:rtl/>
        </w:rPr>
        <w:t xml:space="preserve">א. </w:t>
      </w:r>
      <w:r w:rsidRPr="00C14A40">
        <w:rPr>
          <w:rtl/>
        </w:rPr>
        <w:t xml:space="preserve">עולא: </w:t>
      </w:r>
    </w:p>
    <w:p w14:paraId="3EEA71F6" w14:textId="7FE651BD" w:rsidR="00636866" w:rsidRDefault="003E2DCC" w:rsidP="003E2DCC">
      <w:pPr>
        <w:rPr>
          <w:rtl/>
        </w:rPr>
      </w:pPr>
      <w:r w:rsidRPr="006F178A">
        <w:rPr>
          <w:rtl/>
        </w:rPr>
        <w:t xml:space="preserve">לעולם </w:t>
      </w:r>
      <w:r w:rsidRPr="00625FB5">
        <w:rPr>
          <w:rStyle w:val="affffc"/>
          <w:rtl/>
        </w:rPr>
        <w:t>לאו בכלל בריות</w:t>
      </w:r>
      <w:r w:rsidRPr="006F178A">
        <w:rPr>
          <w:rtl/>
        </w:rPr>
        <w:t xml:space="preserve"> הוא, </w:t>
      </w:r>
    </w:p>
    <w:p w14:paraId="2F64CB7F" w14:textId="77777777" w:rsidR="0075729B" w:rsidRDefault="003E2DCC" w:rsidP="00C14A40">
      <w:pPr>
        <w:pStyle w:val="38"/>
        <w:framePr w:wrap="notBeside"/>
        <w:rPr>
          <w:rtl/>
        </w:rPr>
      </w:pPr>
      <w:r w:rsidRPr="00C14A40">
        <w:rPr>
          <w:rtl/>
        </w:rPr>
        <w:t>ועוד</w:t>
      </w:r>
    </w:p>
    <w:p w14:paraId="791CEE4E" w14:textId="2F717A12" w:rsidR="003E2DCC" w:rsidRPr="00295E41" w:rsidRDefault="003E2DCC" w:rsidP="00636866">
      <w:pPr>
        <w:rPr>
          <w:rStyle w:val="afffa"/>
          <w:rtl/>
        </w:rPr>
      </w:pPr>
      <w:r w:rsidRPr="006F178A">
        <w:rPr>
          <w:rtl/>
        </w:rPr>
        <w:t>אין יכול להפר, מפני שיכולה ליהנות בלקט שכחה ופאה.</w:t>
      </w:r>
    </w:p>
    <w:p w14:paraId="409A4D22" w14:textId="77777777" w:rsidR="00C14A40" w:rsidRPr="00C14A40" w:rsidRDefault="003E2DCC" w:rsidP="00C14A40">
      <w:pPr>
        <w:pStyle w:val="38"/>
        <w:framePr w:wrap="notBeside"/>
        <w:rPr>
          <w:rtl/>
        </w:rPr>
      </w:pPr>
      <w:r w:rsidRPr="00C14A40">
        <w:rPr>
          <w:rFonts w:hint="cs"/>
          <w:rtl/>
        </w:rPr>
        <w:t xml:space="preserve">ב. </w:t>
      </w:r>
      <w:r w:rsidRPr="00C14A40">
        <w:rPr>
          <w:rtl/>
        </w:rPr>
        <w:t xml:space="preserve">רבא: </w:t>
      </w:r>
    </w:p>
    <w:p w14:paraId="65EF0CC3" w14:textId="6C958EF5" w:rsidR="003E2DCC" w:rsidRPr="00295E41" w:rsidRDefault="003E2DCC" w:rsidP="003E2DCC">
      <w:pPr>
        <w:rPr>
          <w:rStyle w:val="afffa"/>
          <w:rtl/>
        </w:rPr>
      </w:pPr>
      <w:r w:rsidRPr="006F178A">
        <w:rPr>
          <w:rtl/>
        </w:rPr>
        <w:t xml:space="preserve">לעולם </w:t>
      </w:r>
      <w:r w:rsidRPr="00625FB5">
        <w:rPr>
          <w:rStyle w:val="affffc"/>
          <w:rtl/>
        </w:rPr>
        <w:t>בעל בכלל בריות הוא</w:t>
      </w:r>
      <w:r w:rsidRPr="006F178A">
        <w:rPr>
          <w:rtl/>
        </w:rPr>
        <w:t xml:space="preserve">, </w:t>
      </w:r>
      <w:r w:rsidRPr="00295E41">
        <w:rPr>
          <w:rStyle w:val="afffa"/>
          <w:rtl/>
        </w:rPr>
        <w:t xml:space="preserve">ומה טעם </w:t>
      </w:r>
      <w:r w:rsidR="00AE40E1">
        <w:rPr>
          <w:rFonts w:hint="cs"/>
          <w:rtl/>
        </w:rPr>
        <w:t>ש</w:t>
      </w:r>
      <w:r w:rsidRPr="006F178A">
        <w:rPr>
          <w:rtl/>
        </w:rPr>
        <w:t>אין יכול להפר? מפני שיכולה ליהנות בלקט שכחה ופאה.</w:t>
      </w:r>
    </w:p>
    <w:p w14:paraId="045DF890" w14:textId="77777777" w:rsidR="00C14A40" w:rsidRPr="00C14A40" w:rsidRDefault="003E2DCC" w:rsidP="00C14A40">
      <w:pPr>
        <w:pStyle w:val="38"/>
        <w:framePr w:wrap="notBeside"/>
        <w:rPr>
          <w:rtl/>
        </w:rPr>
      </w:pPr>
      <w:r w:rsidRPr="00C14A40">
        <w:rPr>
          <w:rFonts w:hint="cs"/>
          <w:rtl/>
        </w:rPr>
        <w:t xml:space="preserve">ג. </w:t>
      </w:r>
      <w:r w:rsidRPr="00C14A40">
        <w:rPr>
          <w:rtl/>
        </w:rPr>
        <w:t xml:space="preserve">ר"נ: </w:t>
      </w:r>
    </w:p>
    <w:p w14:paraId="3F5E2B7C" w14:textId="79B087FD" w:rsidR="00AE40E1" w:rsidRDefault="003E2DCC" w:rsidP="003E2DCC">
      <w:pPr>
        <w:rPr>
          <w:rtl/>
        </w:rPr>
      </w:pPr>
      <w:r w:rsidRPr="006F178A">
        <w:rPr>
          <w:rtl/>
        </w:rPr>
        <w:t xml:space="preserve">לעולם בעל לאו בכלל בריות הוא, </w:t>
      </w:r>
    </w:p>
    <w:p w14:paraId="1EC97A5F" w14:textId="3A4D37B0" w:rsidR="003E2DCC" w:rsidRPr="006F178A" w:rsidRDefault="003E2DCC" w:rsidP="00AE40E1">
      <w:pPr>
        <w:ind w:left="283" w:firstLine="57"/>
        <w:rPr>
          <w:rtl/>
        </w:rPr>
      </w:pPr>
      <w:r w:rsidRPr="00AE40E1">
        <w:rPr>
          <w:rStyle w:val="affffe"/>
          <w:rtl/>
        </w:rPr>
        <w:t>וה"</w:t>
      </w:r>
      <w:r w:rsidRPr="00AE40E1">
        <w:rPr>
          <w:rStyle w:val="affffe"/>
          <w:rFonts w:hint="cs"/>
          <w:rtl/>
        </w:rPr>
        <w:t>ק</w:t>
      </w:r>
      <w:r w:rsidRPr="00AE40E1">
        <w:rPr>
          <w:rStyle w:val="affffe"/>
          <w:rtl/>
        </w:rPr>
        <w:t xml:space="preserve">: </w:t>
      </w:r>
      <w:r w:rsidRPr="00625FB5">
        <w:rPr>
          <w:rStyle w:val="affffc"/>
          <w:rtl/>
        </w:rPr>
        <w:t>נתגרשה,</w:t>
      </w:r>
      <w:r w:rsidRPr="006F178A">
        <w:rPr>
          <w:rtl/>
        </w:rPr>
        <w:t xml:space="preserve"> יכולה ליהנות בלקט שכחה ופאה.</w:t>
      </w:r>
    </w:p>
    <w:p w14:paraId="326846B6" w14:textId="77777777" w:rsidR="003E2DCC" w:rsidRPr="006F178A" w:rsidRDefault="003E2DCC" w:rsidP="00A522DC">
      <w:pPr>
        <w:pStyle w:val="a3"/>
        <w:framePr w:wrap="around"/>
        <w:rPr>
          <w:rtl/>
        </w:rPr>
      </w:pPr>
      <w:r w:rsidRPr="006F178A">
        <w:rPr>
          <w:rtl/>
        </w:rPr>
        <w:t>פד.</w:t>
      </w:r>
    </w:p>
    <w:p w14:paraId="656D706F" w14:textId="1B95E651" w:rsidR="003E2DCC" w:rsidRPr="00B4019F" w:rsidRDefault="003E2DCC" w:rsidP="003E2DCC">
      <w:pPr>
        <w:rPr>
          <w:rStyle w:val="afffff0"/>
          <w:rtl/>
        </w:rPr>
      </w:pPr>
      <w:r w:rsidRPr="00D27CA1">
        <w:rPr>
          <w:rStyle w:val="affffe"/>
          <w:rtl/>
        </w:rPr>
        <w:t>איתיביה רבא לר"</w:t>
      </w:r>
      <w:r w:rsidRPr="00D27CA1">
        <w:rPr>
          <w:rStyle w:val="affffe"/>
          <w:rFonts w:hint="cs"/>
          <w:rtl/>
        </w:rPr>
        <w:t>נ</w:t>
      </w:r>
      <w:r w:rsidRPr="00D27CA1">
        <w:rPr>
          <w:rStyle w:val="affffe"/>
          <w:rtl/>
        </w:rPr>
        <w:t xml:space="preserve">: </w:t>
      </w:r>
      <w:r w:rsidRPr="006F178A">
        <w:rPr>
          <w:rFonts w:ascii="Fb Fontext" w:hAnsi="Fb Fontext"/>
          <w:rtl/>
        </w:rPr>
        <w:t xml:space="preserve">ובעל לאו בכלל בריות הוא? </w:t>
      </w:r>
      <w:r w:rsidRPr="00505041">
        <w:rPr>
          <w:rStyle w:val="affffe"/>
          <w:rtl/>
        </w:rPr>
        <w:t>והתנן:</w:t>
      </w:r>
      <w:r w:rsidRPr="006F178A">
        <w:rPr>
          <w:rFonts w:ascii="Fb Fontext" w:hAnsi="Fb Fontext"/>
          <w:rtl/>
        </w:rPr>
        <w:t xml:space="preserve"> נטולה אני מן היהודים יפר חלקו ות</w:t>
      </w:r>
      <w:r w:rsidR="00B4019F">
        <w:rPr>
          <w:rFonts w:ascii="Fb Fontext" w:hAnsi="Fb Fontext" w:hint="cs"/>
          <w:rtl/>
        </w:rPr>
        <w:t>שמשו</w:t>
      </w:r>
      <w:r w:rsidRPr="006F178A">
        <w:rPr>
          <w:rFonts w:ascii="Fb Fontext" w:hAnsi="Fb Fontext"/>
          <w:rtl/>
        </w:rPr>
        <w:t xml:space="preserve">, </w:t>
      </w:r>
      <w:r w:rsidRPr="00B4019F">
        <w:rPr>
          <w:rStyle w:val="afffff0"/>
          <w:rtl/>
        </w:rPr>
        <w:t>ותהא נטולה מן היהודים;</w:t>
      </w:r>
    </w:p>
    <w:p w14:paraId="327F34A2" w14:textId="0293D270" w:rsidR="003E2DCC" w:rsidRPr="006F178A" w:rsidRDefault="003E2DCC" w:rsidP="00844F95">
      <w:pPr>
        <w:rPr>
          <w:rtl/>
        </w:rPr>
      </w:pPr>
      <w:r w:rsidRPr="006F178A">
        <w:rPr>
          <w:rtl/>
        </w:rPr>
        <w:t>ואי</w:t>
      </w:r>
      <w:r w:rsidR="0075729B">
        <w:rPr>
          <w:rtl/>
        </w:rPr>
        <w:t xml:space="preserve"> </w:t>
      </w:r>
      <w:r w:rsidRPr="006F178A">
        <w:rPr>
          <w:rtl/>
        </w:rPr>
        <w:t>בעל לאו בכלל בריות הוא, נדרי עינוי נפש הן, ויפר לה!</w:t>
      </w:r>
    </w:p>
    <w:p w14:paraId="236BFFCB" w14:textId="77777777" w:rsidR="00C14A40" w:rsidRPr="00C14A40" w:rsidRDefault="00844F95" w:rsidP="00C14A40">
      <w:pPr>
        <w:pStyle w:val="38"/>
        <w:framePr w:wrap="notBeside"/>
        <w:rPr>
          <w:rFonts w:hint="cs"/>
          <w:rtl/>
        </w:rPr>
      </w:pPr>
      <w:r w:rsidRPr="00C14A40">
        <w:rPr>
          <w:rFonts w:hint="cs"/>
          <w:rtl/>
        </w:rPr>
        <w:t>אלא</w:t>
      </w:r>
    </w:p>
    <w:p w14:paraId="5512EA51" w14:textId="73C996C6" w:rsidR="003E2DCC" w:rsidRPr="006F178A" w:rsidRDefault="00844F95" w:rsidP="00C14A40">
      <w:pPr>
        <w:spacing w:after="60"/>
        <w:rPr>
          <w:rtl/>
        </w:rPr>
      </w:pPr>
      <w:r>
        <w:rPr>
          <w:rFonts w:hint="cs"/>
          <w:rtl/>
        </w:rPr>
        <w:t>שאני כאן ד</w:t>
      </w:r>
      <w:r w:rsidRPr="00737395">
        <w:rPr>
          <w:rStyle w:val="affffc"/>
          <w:rFonts w:hint="cs"/>
          <w:rtl/>
        </w:rPr>
        <w:t xml:space="preserve">מוכח שעל היתר </w:t>
      </w:r>
      <w:r w:rsidR="003E2DCC" w:rsidRPr="00737395">
        <w:rPr>
          <w:rStyle w:val="affffc"/>
          <w:rtl/>
        </w:rPr>
        <w:t>אסרה נפשה.</w:t>
      </w:r>
    </w:p>
    <w:p w14:paraId="46438796" w14:textId="77777777" w:rsidR="0075729B" w:rsidRDefault="003E2DCC" w:rsidP="00C14A40">
      <w:pPr>
        <w:pStyle w:val="38"/>
        <w:framePr w:wrap="notBeside"/>
        <w:rPr>
          <w:rFonts w:hint="cs"/>
          <w:rtl/>
        </w:rPr>
      </w:pPr>
      <w:r w:rsidRPr="00C14A40">
        <w:rPr>
          <w:rtl/>
        </w:rPr>
        <w:t>•</w:t>
      </w:r>
    </w:p>
    <w:p w14:paraId="51B3F97F" w14:textId="48DFA180" w:rsidR="003E2DCC" w:rsidRPr="006F178A" w:rsidRDefault="003E2DCC" w:rsidP="003E2DCC">
      <w:pPr>
        <w:rPr>
          <w:rtl/>
        </w:rPr>
      </w:pPr>
      <w:r w:rsidRPr="006F178A">
        <w:rPr>
          <w:rFonts w:ascii="Fb Fontext" w:hAnsi="Fb Fontext"/>
          <w:rtl/>
        </w:rPr>
        <w:t>יכולה ליהנות בלקט שכחה ופאה</w:t>
      </w:r>
      <w:r w:rsidRPr="006F178A">
        <w:rPr>
          <w:rFonts w:ascii="Fb Fontext" w:hAnsi="Fb Fontext" w:hint="cs"/>
          <w:rtl/>
        </w:rPr>
        <w:t xml:space="preserve">, </w:t>
      </w:r>
      <w:r w:rsidRPr="006F178A">
        <w:rPr>
          <w:rFonts w:ascii="Fb Fontext" w:hAnsi="Fb Fontext"/>
          <w:rtl/>
        </w:rPr>
        <w:t xml:space="preserve">ולא תני ובמעשר עני, </w:t>
      </w:r>
      <w:r w:rsidRPr="00B22DFB">
        <w:rPr>
          <w:rStyle w:val="affffe"/>
          <w:rtl/>
        </w:rPr>
        <w:t>והתניא בברייתא:</w:t>
      </w:r>
      <w:r w:rsidRPr="006F178A">
        <w:rPr>
          <w:rFonts w:ascii="Fb Fontext" w:hAnsi="Fb Fontext"/>
          <w:rtl/>
        </w:rPr>
        <w:t xml:space="preserve"> ובמעשר עני!</w:t>
      </w:r>
    </w:p>
    <w:p w14:paraId="16C980A7" w14:textId="5352211D" w:rsidR="00C14A40" w:rsidRPr="00C14A40" w:rsidRDefault="00C27580" w:rsidP="00C14A40">
      <w:pPr>
        <w:pStyle w:val="38"/>
        <w:framePr w:wrap="notBeside"/>
        <w:rPr>
          <w:rtl/>
        </w:rPr>
      </w:pPr>
      <w:r w:rsidRPr="00C14A40">
        <w:rPr>
          <w:rFonts w:hint="cs"/>
          <w:rtl/>
        </w:rPr>
        <w:t xml:space="preserve">א. </w:t>
      </w:r>
      <w:r w:rsidR="003E2DCC" w:rsidRPr="00C14A40">
        <w:rPr>
          <w:rtl/>
        </w:rPr>
        <w:t>רב יוסף</w:t>
      </w:r>
      <w:r w:rsidRPr="00C14A40">
        <w:rPr>
          <w:rFonts w:hint="cs"/>
          <w:rtl/>
        </w:rPr>
        <w:t xml:space="preserve">: </w:t>
      </w:r>
    </w:p>
    <w:p w14:paraId="7A6EB92D" w14:textId="4D693E50" w:rsidR="00AF4BBC" w:rsidRPr="00295E41" w:rsidRDefault="00C14A40" w:rsidP="00C27580">
      <w:pPr>
        <w:rPr>
          <w:rStyle w:val="afffa"/>
          <w:rtl/>
        </w:rPr>
      </w:pPr>
      <w:r>
        <w:rPr>
          <w:rStyle w:val="affffe"/>
          <w:rFonts w:hint="cs"/>
          <w:rtl/>
        </w:rPr>
        <w:t xml:space="preserve">הא </w:t>
      </w:r>
      <w:r w:rsidRPr="00AF4BBC">
        <w:rPr>
          <w:rStyle w:val="affffe"/>
          <w:rtl/>
        </w:rPr>
        <w:t>ר"א:</w:t>
      </w:r>
      <w:r>
        <w:rPr>
          <w:rStyle w:val="affffe"/>
          <w:rFonts w:hint="cs"/>
          <w:rtl/>
        </w:rPr>
        <w:t xml:space="preserve"> </w:t>
      </w:r>
      <w:r w:rsidR="00C27580">
        <w:rPr>
          <w:rFonts w:ascii="Fb Fontext" w:hAnsi="Fb Fontext" w:hint="cs"/>
          <w:rtl/>
        </w:rPr>
        <w:t>דא</w:t>
      </w:r>
      <w:r w:rsidR="0075729B">
        <w:rPr>
          <w:rFonts w:ascii="Fb Fontext" w:hAnsi="Fb Fontext"/>
          <w:rtl/>
        </w:rPr>
        <w:t>"</w:t>
      </w:r>
      <w:r w:rsidR="00C27580">
        <w:rPr>
          <w:rFonts w:ascii="Fb Fontext" w:hAnsi="Fb Fontext" w:hint="cs"/>
          <w:rtl/>
        </w:rPr>
        <w:t xml:space="preserve">צ </w:t>
      </w:r>
      <w:r w:rsidR="003E2DCC" w:rsidRPr="006F178A">
        <w:rPr>
          <w:rFonts w:ascii="Fb Fontext" w:hAnsi="Fb Fontext"/>
          <w:rtl/>
        </w:rPr>
        <w:t>לקרות שם על מעשר עני של דמאי,</w:t>
      </w:r>
      <w:r w:rsidR="003E2DCC" w:rsidRPr="006F178A">
        <w:rPr>
          <w:rFonts w:ascii="Fb Fontext" w:hAnsi="Fb Fontext" w:hint="cs"/>
          <w:rtl/>
        </w:rPr>
        <w:t xml:space="preserve"> </w:t>
      </w:r>
    </w:p>
    <w:p w14:paraId="724B427B" w14:textId="5EA603FF" w:rsidR="000D17B5" w:rsidRPr="000D17B5" w:rsidRDefault="000D17B5" w:rsidP="00C14A40">
      <w:pPr>
        <w:pStyle w:val="afffff"/>
        <w:rPr>
          <w:rtl/>
        </w:rPr>
      </w:pPr>
      <w:r w:rsidRPr="000D17B5">
        <w:rPr>
          <w:rFonts w:hint="cs"/>
          <w:rtl/>
        </w:rPr>
        <w:t>דספקו אינו טובל ואי לו טובה</w:t>
      </w:r>
      <w:r w:rsidR="0075729B">
        <w:rPr>
          <w:rtl/>
        </w:rPr>
        <w:t>"</w:t>
      </w:r>
      <w:r w:rsidRPr="000D17B5">
        <w:rPr>
          <w:rFonts w:hint="cs"/>
          <w:rtl/>
        </w:rPr>
        <w:t xml:space="preserve">נ ושרי ליהנות </w:t>
      </w:r>
    </w:p>
    <w:p w14:paraId="7C2B53AE" w14:textId="2E7026EF" w:rsidR="003E2DCC" w:rsidRPr="006F178A" w:rsidRDefault="000D17B5" w:rsidP="00C14A40">
      <w:pPr>
        <w:rPr>
          <w:rtl/>
        </w:rPr>
      </w:pPr>
      <w:r>
        <w:rPr>
          <w:rStyle w:val="affffe"/>
          <w:rFonts w:hint="cs"/>
          <w:rtl/>
        </w:rPr>
        <w:t xml:space="preserve">והא </w:t>
      </w:r>
      <w:r w:rsidR="003E2DCC" w:rsidRPr="00AF4BBC">
        <w:rPr>
          <w:rStyle w:val="affffe"/>
          <w:rFonts w:hint="cs"/>
          <w:rtl/>
        </w:rPr>
        <w:t>חכ</w:t>
      </w:r>
      <w:r w:rsidR="003E2DCC" w:rsidRPr="00AF4BBC">
        <w:rPr>
          <w:rStyle w:val="affffe"/>
          <w:rtl/>
        </w:rPr>
        <w:t>"</w:t>
      </w:r>
      <w:r w:rsidR="003E2DCC" w:rsidRPr="00AF4BBC">
        <w:rPr>
          <w:rStyle w:val="affffe"/>
          <w:rFonts w:hint="cs"/>
          <w:rtl/>
        </w:rPr>
        <w:t>א</w:t>
      </w:r>
      <w:r w:rsidR="00AF4BBC">
        <w:rPr>
          <w:rStyle w:val="affffe"/>
          <w:rFonts w:hint="cs"/>
          <w:rtl/>
        </w:rPr>
        <w:t>:</w:t>
      </w:r>
      <w:r w:rsidR="003E2DCC" w:rsidRPr="006F178A">
        <w:rPr>
          <w:rFonts w:ascii="Fb Fontext" w:hAnsi="Fb Fontext" w:hint="cs"/>
          <w:rtl/>
        </w:rPr>
        <w:t xml:space="preserve"> קורא שם וא</w:t>
      </w:r>
      <w:r w:rsidR="0075729B">
        <w:rPr>
          <w:rFonts w:ascii="Fb Fontext" w:hAnsi="Fb Fontext"/>
          <w:rtl/>
        </w:rPr>
        <w:t>"</w:t>
      </w:r>
      <w:r w:rsidR="006F5FD6">
        <w:rPr>
          <w:rFonts w:ascii="Fb Fontext" w:hAnsi="Fb Fontext" w:hint="cs"/>
          <w:rtl/>
        </w:rPr>
        <w:t xml:space="preserve">צ </w:t>
      </w:r>
      <w:r w:rsidR="003E2DCC" w:rsidRPr="006F178A">
        <w:rPr>
          <w:rFonts w:ascii="Fb Fontext" w:hAnsi="Fb Fontext" w:hint="cs"/>
          <w:rtl/>
        </w:rPr>
        <w:t>להפריש</w:t>
      </w:r>
      <w:r w:rsidR="0014354A">
        <w:rPr>
          <w:rFonts w:ascii="Fb Fontext" w:hAnsi="Fb Fontext" w:hint="cs"/>
          <w:rtl/>
        </w:rPr>
        <w:t>.</w:t>
      </w:r>
      <w:r w:rsidR="003E2DCC" w:rsidRPr="006F178A">
        <w:rPr>
          <w:rFonts w:ascii="Fb Fontext" w:hAnsi="Fb Fontext" w:hint="cs"/>
          <w:rtl/>
        </w:rPr>
        <w:t xml:space="preserve"> </w:t>
      </w:r>
    </w:p>
    <w:p w14:paraId="25363852" w14:textId="77777777" w:rsidR="003E2DCC" w:rsidRPr="006F178A" w:rsidRDefault="003E2DCC" w:rsidP="00A522DC">
      <w:pPr>
        <w:pStyle w:val="a3"/>
        <w:framePr w:wrap="around"/>
        <w:rPr>
          <w:rtl/>
        </w:rPr>
      </w:pPr>
      <w:r w:rsidRPr="006F178A">
        <w:rPr>
          <w:rtl/>
        </w:rPr>
        <w:t>פד:</w:t>
      </w:r>
    </w:p>
    <w:p w14:paraId="238B1AD6" w14:textId="4EDE9DF1" w:rsidR="000D17B5" w:rsidRPr="000D17B5" w:rsidRDefault="000D17B5" w:rsidP="00C14A40">
      <w:pPr>
        <w:pStyle w:val="afffff"/>
        <w:rPr>
          <w:rtl/>
        </w:rPr>
      </w:pPr>
      <w:r w:rsidRPr="000D17B5">
        <w:rPr>
          <w:rFonts w:hint="cs"/>
          <w:rtl/>
        </w:rPr>
        <w:t>דספקו טובל ויש לו טוה</w:t>
      </w:r>
      <w:r w:rsidR="0075729B">
        <w:rPr>
          <w:rtl/>
        </w:rPr>
        <w:t>"</w:t>
      </w:r>
      <w:r w:rsidRPr="000D17B5">
        <w:rPr>
          <w:rFonts w:hint="cs"/>
          <w:rtl/>
        </w:rPr>
        <w:t>נ ולא מהני</w:t>
      </w:r>
    </w:p>
    <w:p w14:paraId="10F3C891" w14:textId="77777777" w:rsidR="00C14A40" w:rsidRPr="00C14A40" w:rsidRDefault="006F5FD6" w:rsidP="00C14A40">
      <w:pPr>
        <w:pStyle w:val="38"/>
        <w:framePr w:wrap="notBeside"/>
        <w:rPr>
          <w:rtl/>
        </w:rPr>
      </w:pPr>
      <w:r w:rsidRPr="00C14A40">
        <w:rPr>
          <w:rFonts w:hint="cs"/>
          <w:rtl/>
        </w:rPr>
        <w:t>ב</w:t>
      </w:r>
      <w:r w:rsidR="003E2DCC" w:rsidRPr="00C14A40">
        <w:rPr>
          <w:rFonts w:hint="cs"/>
          <w:rtl/>
        </w:rPr>
        <w:t>. אביי</w:t>
      </w:r>
      <w:r w:rsidR="003E2DCC" w:rsidRPr="00C14A40">
        <w:rPr>
          <w:rtl/>
        </w:rPr>
        <w:t xml:space="preserve">: </w:t>
      </w:r>
      <w:r w:rsidR="009C6D27" w:rsidRPr="00C14A40">
        <w:rPr>
          <w:rFonts w:hint="cs"/>
          <w:rtl/>
        </w:rPr>
        <w:t>ל</w:t>
      </w:r>
      <w:r w:rsidR="003E2DCC" w:rsidRPr="00C14A40">
        <w:rPr>
          <w:rtl/>
        </w:rPr>
        <w:t xml:space="preserve">כ"ע - </w:t>
      </w:r>
    </w:p>
    <w:p w14:paraId="64F2A96F" w14:textId="007E8653" w:rsidR="006F5FD6" w:rsidRDefault="003E2DCC" w:rsidP="009C6D27">
      <w:pPr>
        <w:rPr>
          <w:rtl/>
        </w:rPr>
      </w:pPr>
      <w:r w:rsidRPr="006F5FD6">
        <w:rPr>
          <w:spacing w:val="-4"/>
          <w:rtl/>
        </w:rPr>
        <w:t xml:space="preserve">ספקו טובל, </w:t>
      </w:r>
      <w:r w:rsidRPr="006F5FD6">
        <w:rPr>
          <w:rStyle w:val="affffe"/>
          <w:rFonts w:hint="cs"/>
          <w:spacing w:val="-4"/>
          <w:rtl/>
        </w:rPr>
        <w:t>ו</w:t>
      </w:r>
      <w:r w:rsidR="009C6D27" w:rsidRPr="006F5FD6">
        <w:rPr>
          <w:rStyle w:val="affffe"/>
          <w:rFonts w:hint="cs"/>
          <w:spacing w:val="-4"/>
          <w:rtl/>
        </w:rPr>
        <w:t>ל</w:t>
      </w:r>
      <w:r w:rsidRPr="006F5FD6">
        <w:rPr>
          <w:rStyle w:val="affffe"/>
          <w:rFonts w:hint="cs"/>
          <w:spacing w:val="-4"/>
          <w:rtl/>
        </w:rPr>
        <w:t>ר</w:t>
      </w:r>
      <w:r w:rsidRPr="006F5FD6">
        <w:rPr>
          <w:rStyle w:val="affffe"/>
          <w:spacing w:val="-4"/>
          <w:rtl/>
        </w:rPr>
        <w:t>"</w:t>
      </w:r>
      <w:r w:rsidRPr="006F5FD6">
        <w:rPr>
          <w:rStyle w:val="affffe"/>
          <w:rFonts w:hint="cs"/>
          <w:spacing w:val="-4"/>
          <w:rtl/>
        </w:rPr>
        <w:t>א</w:t>
      </w:r>
      <w:r w:rsidRPr="006F5FD6">
        <w:rPr>
          <w:rStyle w:val="affffe"/>
          <w:spacing w:val="-4"/>
          <w:rtl/>
        </w:rPr>
        <w:t>:</w:t>
      </w:r>
      <w:r w:rsidRPr="006F5FD6">
        <w:rPr>
          <w:spacing w:val="-4"/>
          <w:rtl/>
        </w:rPr>
        <w:t xml:space="preserve"> לא נחשדו עמי הארץ על מע</w:t>
      </w:r>
      <w:r w:rsidR="006F5FD6" w:rsidRPr="006F5FD6">
        <w:rPr>
          <w:rFonts w:hint="cs"/>
          <w:spacing w:val="-4"/>
          <w:rtl/>
        </w:rPr>
        <w:t>"ע</w:t>
      </w:r>
      <w:r w:rsidRPr="006F5FD6">
        <w:rPr>
          <w:spacing w:val="-4"/>
          <w:rtl/>
        </w:rPr>
        <w:t>,</w:t>
      </w:r>
      <w:r w:rsidRPr="006F178A">
        <w:rPr>
          <w:rtl/>
        </w:rPr>
        <w:t xml:space="preserve"> </w:t>
      </w:r>
    </w:p>
    <w:p w14:paraId="0AF7A656" w14:textId="6335B0F2" w:rsidR="003E2DCC" w:rsidRPr="006F5FD6" w:rsidRDefault="003E2DCC" w:rsidP="00C14A40">
      <w:pPr>
        <w:rPr>
          <w:rStyle w:val="afffff0"/>
          <w:rtl/>
        </w:rPr>
      </w:pPr>
      <w:r w:rsidRPr="006F5FD6">
        <w:rPr>
          <w:rStyle w:val="afffff0"/>
          <w:rtl/>
        </w:rPr>
        <w:t>כיון דאילו מפק</w:t>
      </w:r>
      <w:r w:rsidR="00107008" w:rsidRPr="006F5FD6">
        <w:rPr>
          <w:rStyle w:val="afffff0"/>
          <w:rFonts w:hint="cs"/>
          <w:rtl/>
        </w:rPr>
        <w:t>י</w:t>
      </w:r>
      <w:r w:rsidRPr="006F5FD6">
        <w:rPr>
          <w:rStyle w:val="afffff0"/>
          <w:rtl/>
        </w:rPr>
        <w:t>ר נכסי</w:t>
      </w:r>
      <w:r w:rsidR="009C6D27" w:rsidRPr="006F5FD6">
        <w:rPr>
          <w:rStyle w:val="afffff0"/>
          <w:rFonts w:hint="cs"/>
          <w:rtl/>
        </w:rPr>
        <w:t>ו</w:t>
      </w:r>
      <w:r w:rsidRPr="006F5FD6">
        <w:rPr>
          <w:rStyle w:val="afffff0"/>
          <w:rtl/>
        </w:rPr>
        <w:t xml:space="preserve"> ו</w:t>
      </w:r>
      <w:r w:rsidR="00107008" w:rsidRPr="006F5FD6">
        <w:rPr>
          <w:rStyle w:val="afffff0"/>
          <w:rFonts w:hint="cs"/>
          <w:rtl/>
        </w:rPr>
        <w:t>יהא</w:t>
      </w:r>
      <w:r w:rsidRPr="006F5FD6">
        <w:rPr>
          <w:rStyle w:val="afffff0"/>
          <w:rtl/>
        </w:rPr>
        <w:t xml:space="preserve"> עני ו</w:t>
      </w:r>
      <w:r w:rsidRPr="006F5FD6">
        <w:rPr>
          <w:rStyle w:val="afffff0"/>
          <w:rFonts w:hint="cs"/>
          <w:rtl/>
        </w:rPr>
        <w:t>יזכה אין לו הפסד</w:t>
      </w:r>
    </w:p>
    <w:p w14:paraId="59B4F61A" w14:textId="753E04F5" w:rsidR="003E2DCC" w:rsidRPr="006F178A" w:rsidRDefault="006F5FD6" w:rsidP="003E2DCC">
      <w:pPr>
        <w:rPr>
          <w:rtl/>
        </w:rPr>
      </w:pPr>
      <w:r>
        <w:rPr>
          <w:rtl/>
        </w:rPr>
        <w:tab/>
      </w:r>
      <w:r>
        <w:rPr>
          <w:rtl/>
        </w:rPr>
        <w:tab/>
      </w:r>
      <w:r w:rsidR="003E2DCC" w:rsidRPr="009C6D27">
        <w:rPr>
          <w:rStyle w:val="affffe"/>
          <w:rtl/>
        </w:rPr>
        <w:t>ו</w:t>
      </w:r>
      <w:r w:rsidR="00946A60">
        <w:rPr>
          <w:rStyle w:val="affffe"/>
          <w:rFonts w:hint="cs"/>
          <w:rtl/>
        </w:rPr>
        <w:t>ל</w:t>
      </w:r>
      <w:r w:rsidR="003E2DCC" w:rsidRPr="009C6D27">
        <w:rPr>
          <w:rStyle w:val="affffe"/>
          <w:rtl/>
        </w:rPr>
        <w:t>רבנן:</w:t>
      </w:r>
      <w:r w:rsidR="003E2DCC" w:rsidRPr="006F178A">
        <w:rPr>
          <w:rtl/>
        </w:rPr>
        <w:t xml:space="preserve"> </w:t>
      </w:r>
      <w:r>
        <w:rPr>
          <w:rFonts w:hint="cs"/>
          <w:rtl/>
        </w:rPr>
        <w:t xml:space="preserve">לא נחשדו </w:t>
      </w:r>
      <w:r w:rsidR="003E2DCC" w:rsidRPr="006F5FD6">
        <w:rPr>
          <w:rStyle w:val="afffff0"/>
          <w:rFonts w:hint="cs"/>
          <w:rtl/>
        </w:rPr>
        <w:t>אין מפקיר נכסיו שמפחד שיזכה בהם אדם אחר</w:t>
      </w:r>
      <w:r>
        <w:rPr>
          <w:rStyle w:val="afffff0"/>
          <w:rFonts w:hint="cs"/>
          <w:rtl/>
        </w:rPr>
        <w:t>.</w:t>
      </w:r>
    </w:p>
    <w:p w14:paraId="7572E1E6" w14:textId="77777777" w:rsidR="0075729B" w:rsidRDefault="006F5FD6" w:rsidP="00C14A40">
      <w:pPr>
        <w:pStyle w:val="38"/>
        <w:framePr w:wrap="notBeside"/>
        <w:rPr>
          <w:rtl/>
        </w:rPr>
      </w:pPr>
      <w:r w:rsidRPr="00C14A40">
        <w:rPr>
          <w:rFonts w:hint="cs"/>
          <w:rtl/>
        </w:rPr>
        <w:t>ג</w:t>
      </w:r>
      <w:r w:rsidR="003E2DCC" w:rsidRPr="00C14A40">
        <w:rPr>
          <w:rFonts w:hint="cs"/>
          <w:rtl/>
        </w:rPr>
        <w:t xml:space="preserve">. </w:t>
      </w:r>
      <w:r w:rsidR="003E2DCC" w:rsidRPr="00C14A40">
        <w:rPr>
          <w:rtl/>
        </w:rPr>
        <w:t>רבא:</w:t>
      </w:r>
    </w:p>
    <w:p w14:paraId="0E521A84" w14:textId="27B56866" w:rsidR="003E2DCC" w:rsidRPr="006F178A" w:rsidRDefault="003E2DCC" w:rsidP="003E2DCC">
      <w:pPr>
        <w:rPr>
          <w:rtl/>
        </w:rPr>
      </w:pPr>
      <w:r w:rsidRPr="006F178A">
        <w:rPr>
          <w:rtl/>
        </w:rPr>
        <w:t>במע</w:t>
      </w:r>
      <w:r w:rsidR="00CA7353">
        <w:rPr>
          <w:rFonts w:hint="cs"/>
          <w:rtl/>
        </w:rPr>
        <w:t>"ע</w:t>
      </w:r>
      <w:r w:rsidRPr="006F178A">
        <w:rPr>
          <w:rtl/>
        </w:rPr>
        <w:t xml:space="preserve"> המתחלק בתוך </w:t>
      </w:r>
      <w:r w:rsidRPr="00295E41">
        <w:rPr>
          <w:rStyle w:val="afffa"/>
          <w:rtl/>
        </w:rPr>
        <w:t>הבית</w:t>
      </w:r>
      <w:r w:rsidRPr="006F178A">
        <w:rPr>
          <w:rtl/>
        </w:rPr>
        <w:t xml:space="preserve">, </w:t>
      </w:r>
      <w:r>
        <w:rPr>
          <w:rtl/>
        </w:rPr>
        <w:t>ד</w:t>
      </w:r>
      <w:r w:rsidRPr="009C6D27">
        <w:rPr>
          <w:rStyle w:val="affffa"/>
          <w:rtl/>
        </w:rPr>
        <w:t>'</w:t>
      </w:r>
      <w:r w:rsidRPr="00AF76D0">
        <w:rPr>
          <w:rStyle w:val="affffa"/>
          <w:rtl/>
        </w:rPr>
        <w:t>ונתת ללוי לגר וגו',</w:t>
      </w:r>
      <w:r w:rsidR="00CA7353">
        <w:rPr>
          <w:rFonts w:hint="cs"/>
          <w:rtl/>
        </w:rPr>
        <w:t xml:space="preserve"> </w:t>
      </w:r>
      <w:r w:rsidRPr="006F178A">
        <w:rPr>
          <w:rtl/>
        </w:rPr>
        <w:t>אסור ל</w:t>
      </w:r>
      <w:r w:rsidR="009C6D27">
        <w:rPr>
          <w:rFonts w:hint="cs"/>
          <w:rtl/>
        </w:rPr>
        <w:t>יהנות</w:t>
      </w:r>
    </w:p>
    <w:p w14:paraId="4364BD97" w14:textId="2A502D5B" w:rsidR="006666DF" w:rsidRDefault="00CA7353" w:rsidP="009C6D27">
      <w:pPr>
        <w:rPr>
          <w:rtl/>
        </w:rPr>
      </w:pPr>
      <w:r>
        <w:rPr>
          <w:rFonts w:hint="cs"/>
          <w:rtl/>
        </w:rPr>
        <w:t>במע</w:t>
      </w:r>
      <w:r w:rsidR="0075729B">
        <w:rPr>
          <w:rtl/>
        </w:rPr>
        <w:t>"</w:t>
      </w:r>
      <w:r>
        <w:rPr>
          <w:rFonts w:hint="cs"/>
          <w:rtl/>
        </w:rPr>
        <w:t xml:space="preserve">ע </w:t>
      </w:r>
      <w:r w:rsidR="003E2DCC" w:rsidRPr="006F178A">
        <w:rPr>
          <w:rtl/>
        </w:rPr>
        <w:t xml:space="preserve">המתחלק בתוך </w:t>
      </w:r>
      <w:r w:rsidR="003E2DCC" w:rsidRPr="00295E41">
        <w:rPr>
          <w:rStyle w:val="afffa"/>
          <w:rtl/>
        </w:rPr>
        <w:t>הגרנות</w:t>
      </w:r>
      <w:r w:rsidR="003E2DCC" w:rsidRPr="006F178A">
        <w:rPr>
          <w:rtl/>
        </w:rPr>
        <w:t xml:space="preserve">, </w:t>
      </w:r>
      <w:r w:rsidR="003E2DCC" w:rsidRPr="002C641B">
        <w:rPr>
          <w:rStyle w:val="affffa"/>
          <w:rtl/>
        </w:rPr>
        <w:t>ד'והנחת בשעריך</w:t>
      </w:r>
      <w:r w:rsidR="003E2DCC" w:rsidRPr="002C641B">
        <w:rPr>
          <w:rStyle w:val="affffa"/>
          <w:rFonts w:hint="cs"/>
          <w:rtl/>
        </w:rPr>
        <w:t>'</w:t>
      </w:r>
      <w:r w:rsidR="003E2DCC" w:rsidRPr="002C641B">
        <w:rPr>
          <w:rStyle w:val="affffa"/>
          <w:rtl/>
        </w:rPr>
        <w:t>,</w:t>
      </w:r>
      <w:r w:rsidR="003E2DCC" w:rsidRPr="006F178A">
        <w:rPr>
          <w:rtl/>
        </w:rPr>
        <w:t xml:space="preserve"> </w:t>
      </w:r>
      <w:r w:rsidR="009C6D27">
        <w:rPr>
          <w:rFonts w:hint="cs"/>
          <w:rtl/>
        </w:rPr>
        <w:t>מותר ליהנות</w:t>
      </w:r>
      <w:r w:rsidR="003E2DCC" w:rsidRPr="006F178A">
        <w:rPr>
          <w:rtl/>
        </w:rPr>
        <w:t>.</w:t>
      </w:r>
    </w:p>
    <w:p w14:paraId="0A36223D" w14:textId="2D3F346E" w:rsidR="003E2DCC" w:rsidRPr="006F178A" w:rsidRDefault="003E2DCC" w:rsidP="003E2DCC">
      <w:pPr>
        <w:pStyle w:val="affc"/>
        <w:rPr>
          <w:del w:id="90029" w:author="מנוע עיצוב" w:date="2026-10-08T11:01:28Z"/>
          <w:rtl/>
        </w:rPr>
      </w:pPr>
      <w:del w:id="90027" w:author="מנוע עיצוב" w:date="2026-10-08T11:01:28Z">
        <w:r>
          <w:rPr>
            <w:rFonts w:ascii="Fb Fontext" w:hAnsi="Fb Fontext"/>
            <w:rtl/>
          </w:rPr>
          <w:delText xml:space="preserve">׹</w:delText>
        </w:r>
      </w:del>
      <w:del w:id="90028" w:author="מנוע עיצוב" w:date="2026-10-08T11:01:28Z">
        <w:r w:rsidR="0075729B">
          <w:rPr>
            <w:rFonts w:ascii="Fb Fontext" w:hAnsi="Fb Fontext"/>
            <w:rtl/>
          </w:rPr>
          <w:delText xml:space="preserve"> </w:delText>
        </w:r>
      </w:del>
    </w:p>
    <w:p w14:paraId="227A1018" w14:textId="77777777" w:rsidR="007C6549" w:rsidRDefault="003E2DCC" w:rsidP="007C6549">
      <w:pPr>
        <w:pStyle w:val="afffd"/>
        <w:rPr>
          <w:rtl/>
        </w:rPr>
      </w:pPr>
      <w:ins w:id="9933" w:author="מספור קטעי משנה" w:date="2026-10-06T06:45:39Z">
        <w:r>
          <w:rPr>
            <w:rStyle w:val="MisparKeta"/>
          </w:rPr>
          <w:t xml:space="preserve">א. </w:t>
        </w:r>
      </w:ins>
      <w:r w:rsidRPr="006F178A">
        <w:rPr>
          <w:rtl/>
        </w:rPr>
        <w:t>כהנים ולוים נהנין לי - יטלו כו'.</w:t>
      </w:r>
      <w:r w:rsidRPr="006F178A">
        <w:rPr>
          <w:rFonts w:hint="cs"/>
          <w:rtl/>
        </w:rPr>
        <w:t xml:space="preserve"> </w:t>
      </w:r>
    </w:p>
    <w:p w14:paraId="6582D473" w14:textId="77777777" w:rsidR="007C6549" w:rsidRDefault="003E2DCC" w:rsidP="007C6549">
      <w:pPr>
        <w:pStyle w:val="38"/>
        <w:framePr w:wrap="notBeside"/>
        <w:rPr>
          <w:rtl/>
        </w:rPr>
      </w:pPr>
      <w:r w:rsidRPr="006F178A">
        <w:rPr>
          <w:rtl/>
        </w:rPr>
        <w:t xml:space="preserve">אלמא </w:t>
      </w:r>
    </w:p>
    <w:p w14:paraId="59CC3E86" w14:textId="3C09F82E" w:rsidR="003E2DCC" w:rsidRPr="006F178A" w:rsidRDefault="003E2DCC" w:rsidP="003E2DCC">
      <w:pPr>
        <w:rPr>
          <w:rtl/>
        </w:rPr>
      </w:pPr>
      <w:r w:rsidRPr="006F178A">
        <w:rPr>
          <w:rtl/>
        </w:rPr>
        <w:t xml:space="preserve">טובת הנאה אינה ממון, </w:t>
      </w:r>
    </w:p>
    <w:p w14:paraId="4F38C56F" w14:textId="77777777" w:rsidR="007C6549" w:rsidRDefault="006F5FD6" w:rsidP="007C6549">
      <w:pPr>
        <w:pStyle w:val="38"/>
        <w:framePr w:wrap="notBeside"/>
        <w:rPr>
          <w:spacing w:val="-4"/>
          <w:rtl/>
        </w:rPr>
      </w:pPr>
      <w:r>
        <w:rPr>
          <w:rStyle w:val="affffe"/>
          <w:rFonts w:hint="cs"/>
          <w:rtl/>
        </w:rPr>
        <w:t xml:space="preserve">אבל </w:t>
      </w:r>
      <w:r w:rsidR="003E2DCC" w:rsidRPr="00EC5BED">
        <w:rPr>
          <w:rStyle w:val="affffe"/>
          <w:rtl/>
        </w:rPr>
        <w:t>סיפא:</w:t>
      </w:r>
    </w:p>
    <w:p w14:paraId="0B8775A5" w14:textId="14B718A2" w:rsidR="003E2DCC" w:rsidRPr="007C6549" w:rsidRDefault="003E2DCC" w:rsidP="007C6549">
      <w:pPr>
        <w:spacing w:after="60"/>
        <w:rPr>
          <w:rtl/>
        </w:rPr>
      </w:pPr>
      <w:r w:rsidRPr="00D454EC">
        <w:rPr>
          <w:spacing w:val="-4"/>
          <w:rtl/>
        </w:rPr>
        <w:t xml:space="preserve"> </w:t>
      </w:r>
      <w:r w:rsidR="006F5FD6" w:rsidRPr="007C6549">
        <w:rPr>
          <w:rFonts w:hint="cs"/>
          <w:rtl/>
        </w:rPr>
        <w:t>כ</w:t>
      </w:r>
      <w:r w:rsidRPr="007C6549">
        <w:rPr>
          <w:rtl/>
        </w:rPr>
        <w:t xml:space="preserve">הנים </w:t>
      </w:r>
      <w:r w:rsidR="006F5FD6" w:rsidRPr="007C6549">
        <w:rPr>
          <w:rFonts w:hint="cs"/>
          <w:rtl/>
        </w:rPr>
        <w:t xml:space="preserve">ולוים </w:t>
      </w:r>
      <w:r w:rsidRPr="007C6549">
        <w:rPr>
          <w:rtl/>
        </w:rPr>
        <w:t xml:space="preserve">אלו נהנין לי יטלו אחרים, </w:t>
      </w:r>
      <w:r w:rsidR="006F5FD6" w:rsidRPr="007C6549">
        <w:rPr>
          <w:rFonts w:hint="cs"/>
          <w:rtl/>
        </w:rPr>
        <w:t>אלמא טו</w:t>
      </w:r>
      <w:r w:rsidR="0075729B" w:rsidRPr="007C6549">
        <w:rPr>
          <w:rFonts w:hint="cs"/>
          <w:rtl/>
        </w:rPr>
        <w:t>"</w:t>
      </w:r>
      <w:r w:rsidR="006F5FD6" w:rsidRPr="007C6549">
        <w:rPr>
          <w:rFonts w:hint="cs"/>
          <w:rtl/>
        </w:rPr>
        <w:t>ה</w:t>
      </w:r>
      <w:r w:rsidRPr="007C6549">
        <w:rPr>
          <w:rtl/>
        </w:rPr>
        <w:t xml:space="preserve"> ממון</w:t>
      </w:r>
    </w:p>
    <w:p w14:paraId="6D5368F1" w14:textId="77777777" w:rsidR="0075729B" w:rsidRDefault="006F5FD6" w:rsidP="00C14A40">
      <w:pPr>
        <w:pStyle w:val="38"/>
        <w:framePr w:wrap="notBeside"/>
        <w:rPr>
          <w:rtl/>
        </w:rPr>
      </w:pPr>
      <w:r w:rsidRPr="00C14A40">
        <w:rPr>
          <w:rFonts w:hint="cs"/>
          <w:rtl/>
        </w:rPr>
        <w:t xml:space="preserve">א. </w:t>
      </w:r>
      <w:r w:rsidR="003E2DCC" w:rsidRPr="00C14A40">
        <w:rPr>
          <w:rtl/>
        </w:rPr>
        <w:t>ר"</w:t>
      </w:r>
      <w:r w:rsidR="003E2DCC" w:rsidRPr="00C14A40">
        <w:rPr>
          <w:rFonts w:hint="cs"/>
          <w:rtl/>
        </w:rPr>
        <w:t>הו</w:t>
      </w:r>
      <w:r w:rsidR="003E2DCC" w:rsidRPr="00C14A40">
        <w:rPr>
          <w:rtl/>
        </w:rPr>
        <w:t>:</w:t>
      </w:r>
    </w:p>
    <w:p w14:paraId="62906EA8" w14:textId="17A3101E" w:rsidR="003E2DCC" w:rsidRPr="006F178A" w:rsidRDefault="00D53D9F" w:rsidP="00D53D9F">
      <w:pPr>
        <w:rPr>
          <w:rFonts w:ascii="Fb Fontext" w:hAnsi="Fb Fontext"/>
          <w:rtl/>
        </w:rPr>
      </w:pPr>
      <w:r w:rsidRPr="00D53D9F">
        <w:rPr>
          <w:rStyle w:val="affffe"/>
          <w:rFonts w:hint="cs"/>
          <w:rtl/>
        </w:rPr>
        <w:t>הא רבי</w:t>
      </w:r>
      <w:r>
        <w:rPr>
          <w:rFonts w:ascii="Fb Fontext" w:hAnsi="Fb Fontext" w:hint="cs"/>
          <w:rtl/>
        </w:rPr>
        <w:t xml:space="preserve"> ד</w:t>
      </w:r>
      <w:r w:rsidR="003E2DCC" w:rsidRPr="006F178A">
        <w:rPr>
          <w:rFonts w:ascii="Fb Fontext" w:hAnsi="Fb Fontext"/>
          <w:rtl/>
        </w:rPr>
        <w:t>גונב טבל חבירו ואכלו</w:t>
      </w:r>
      <w:r w:rsidR="0075729B">
        <w:rPr>
          <w:rtl/>
        </w:rPr>
        <w:t xml:space="preserve"> </w:t>
      </w:r>
      <w:r w:rsidR="003E2DCC" w:rsidRPr="006F178A">
        <w:rPr>
          <w:rFonts w:ascii="Fb Fontext" w:hAnsi="Fb Fontext"/>
          <w:rtl/>
        </w:rPr>
        <w:t>משלם דמי טבלו,</w:t>
      </w:r>
      <w:r w:rsidR="003E2DCC" w:rsidRPr="00D53D9F">
        <w:rPr>
          <w:rStyle w:val="afffff0"/>
          <w:rtl/>
        </w:rPr>
        <w:t xml:space="preserve"> </w:t>
      </w:r>
      <w:r w:rsidRPr="00D53D9F">
        <w:rPr>
          <w:rStyle w:val="afffff0"/>
          <w:rFonts w:hint="cs"/>
          <w:rtl/>
        </w:rPr>
        <w:t>דטו</w:t>
      </w:r>
      <w:r w:rsidR="0075729B">
        <w:rPr>
          <w:rStyle w:val="afffff0"/>
          <w:rtl/>
        </w:rPr>
        <w:t>"</w:t>
      </w:r>
      <w:r w:rsidRPr="00D53D9F">
        <w:rPr>
          <w:rStyle w:val="afffff0"/>
          <w:rFonts w:hint="cs"/>
          <w:rtl/>
        </w:rPr>
        <w:t>ה ממון</w:t>
      </w:r>
    </w:p>
    <w:p w14:paraId="59F21D3D" w14:textId="62137239" w:rsidR="003E2DCC" w:rsidRPr="006F178A" w:rsidRDefault="00D53D9F" w:rsidP="00D53D9F">
      <w:pPr>
        <w:ind w:firstLine="57"/>
        <w:rPr>
          <w:rFonts w:ascii="Fb Fontext" w:hAnsi="Fb Fontext"/>
          <w:rtl/>
        </w:rPr>
      </w:pPr>
      <w:r>
        <w:rPr>
          <w:rStyle w:val="affffe"/>
          <w:rFonts w:hint="cs"/>
          <w:rtl/>
        </w:rPr>
        <w:t xml:space="preserve">והא </w:t>
      </w:r>
      <w:r w:rsidR="003E2DCC" w:rsidRPr="00EC5BED">
        <w:rPr>
          <w:rStyle w:val="affffe"/>
          <w:rFonts w:hint="cs"/>
          <w:rtl/>
        </w:rPr>
        <w:t>ריבר</w:t>
      </w:r>
      <w:r w:rsidR="003E2DCC" w:rsidRPr="00EC5BED">
        <w:rPr>
          <w:rStyle w:val="affffe"/>
          <w:rtl/>
        </w:rPr>
        <w:t>"</w:t>
      </w:r>
      <w:r w:rsidR="003E2DCC" w:rsidRPr="00EC5BED">
        <w:rPr>
          <w:rStyle w:val="affffe"/>
          <w:rFonts w:hint="cs"/>
          <w:rtl/>
        </w:rPr>
        <w:t>י</w:t>
      </w:r>
      <w:r w:rsidR="003E2DCC" w:rsidRPr="00EC5BED">
        <w:rPr>
          <w:rStyle w:val="affffe"/>
          <w:rtl/>
        </w:rPr>
        <w:t>:</w:t>
      </w:r>
      <w:r w:rsidR="003E2DCC" w:rsidRPr="006F178A">
        <w:rPr>
          <w:rFonts w:ascii="Fb Fontext" w:hAnsi="Fb Fontext"/>
          <w:rtl/>
        </w:rPr>
        <w:t xml:space="preserve"> משלם </w:t>
      </w:r>
      <w:r w:rsidR="002A50E8">
        <w:rPr>
          <w:rFonts w:ascii="Fb Fontext" w:hAnsi="Fb Fontext" w:hint="cs"/>
          <w:rtl/>
        </w:rPr>
        <w:t>רק</w:t>
      </w:r>
      <w:r w:rsidR="003E2DCC" w:rsidRPr="006F178A">
        <w:rPr>
          <w:rFonts w:ascii="Fb Fontext" w:hAnsi="Fb Fontext"/>
          <w:rtl/>
        </w:rPr>
        <w:t xml:space="preserve"> דמי חולין שבו</w:t>
      </w:r>
      <w:r w:rsidR="008E2A2C">
        <w:rPr>
          <w:rFonts w:ascii="Fb Fontext" w:hAnsi="Fb Fontext" w:hint="cs"/>
          <w:rtl/>
        </w:rPr>
        <w:t>.</w:t>
      </w:r>
      <w:r w:rsidRPr="00D53D9F">
        <w:rPr>
          <w:rStyle w:val="afffff0"/>
          <w:rFonts w:hint="cs"/>
          <w:rtl/>
        </w:rPr>
        <w:t xml:space="preserve"> דטו</w:t>
      </w:r>
      <w:r w:rsidR="0075729B">
        <w:rPr>
          <w:rStyle w:val="afffff0"/>
          <w:rtl/>
        </w:rPr>
        <w:t>"</w:t>
      </w:r>
      <w:r w:rsidRPr="00D53D9F">
        <w:rPr>
          <w:rStyle w:val="afffff0"/>
          <w:rFonts w:hint="cs"/>
          <w:rtl/>
        </w:rPr>
        <w:t>ה אינה ממון</w:t>
      </w:r>
    </w:p>
    <w:p w14:paraId="38B86BBB" w14:textId="77777777" w:rsidR="003E2DCC" w:rsidRPr="006F178A" w:rsidRDefault="003E2DCC" w:rsidP="00A522DC">
      <w:pPr>
        <w:pStyle w:val="a3"/>
        <w:framePr w:wrap="around"/>
        <w:rPr>
          <w:rtl/>
        </w:rPr>
      </w:pPr>
      <w:r w:rsidRPr="006F178A">
        <w:rPr>
          <w:rtl/>
        </w:rPr>
        <w:t>פה.</w:t>
      </w:r>
    </w:p>
    <w:p w14:paraId="47F0164E" w14:textId="77777777" w:rsidR="0075729B" w:rsidRDefault="003E2DCC" w:rsidP="00C14A40">
      <w:pPr>
        <w:pStyle w:val="38"/>
        <w:framePr w:wrap="notBeside"/>
        <w:rPr>
          <w:rtl/>
        </w:rPr>
      </w:pPr>
      <w:r w:rsidRPr="00C14A40">
        <w:rPr>
          <w:rtl/>
        </w:rPr>
        <w:t>לא</w:t>
      </w:r>
      <w:r w:rsidR="00D52D0F" w:rsidRPr="00C14A40">
        <w:rPr>
          <w:rFonts w:hint="cs"/>
          <w:rtl/>
        </w:rPr>
        <w:t>:</w:t>
      </w:r>
      <w:r w:rsidRPr="00C14A40">
        <w:rPr>
          <w:rtl/>
        </w:rPr>
        <w:t xml:space="preserve"> דכו"</w:t>
      </w:r>
      <w:r w:rsidRPr="00C14A40">
        <w:rPr>
          <w:rFonts w:hint="cs"/>
          <w:rtl/>
        </w:rPr>
        <w:t>ע</w:t>
      </w:r>
      <w:r w:rsidRPr="00C14A40">
        <w:rPr>
          <w:rtl/>
        </w:rPr>
        <w:t xml:space="preserve"> -</w:t>
      </w:r>
    </w:p>
    <w:p w14:paraId="1609BB8E" w14:textId="33EDE17C" w:rsidR="003E2DCC" w:rsidRPr="006F178A" w:rsidRDefault="003E2DCC" w:rsidP="00D53D9F">
      <w:pPr>
        <w:rPr>
          <w:rtl/>
        </w:rPr>
      </w:pPr>
      <w:r w:rsidRPr="00EC5BED">
        <w:rPr>
          <w:rFonts w:ascii="Fb Fontext" w:hAnsi="Fb Fontext"/>
          <w:rtl/>
        </w:rPr>
        <w:t xml:space="preserve">טובת הנאה אינה ממון, </w:t>
      </w:r>
      <w:r w:rsidR="00EC5BED" w:rsidRPr="00970CD9">
        <w:rPr>
          <w:rStyle w:val="affffe"/>
          <w:rFonts w:hint="cs"/>
          <w:rtl/>
        </w:rPr>
        <w:t xml:space="preserve">וחלקו </w:t>
      </w:r>
      <w:r w:rsidRPr="00EC5BED">
        <w:rPr>
          <w:rFonts w:ascii="Fb Fontext" w:hAnsi="Fb Fontext"/>
          <w:rtl/>
        </w:rPr>
        <w:t>במתנות שלא הורמו</w:t>
      </w:r>
      <w:r w:rsidR="00EC5BED">
        <w:rPr>
          <w:rFonts w:ascii="Fb Fontext" w:hAnsi="Fb Fontext" w:hint="cs"/>
          <w:rtl/>
        </w:rPr>
        <w:t>.</w:t>
      </w:r>
    </w:p>
    <w:p w14:paraId="3FF37898" w14:textId="77777777" w:rsidR="0075729B" w:rsidRDefault="00D52D0F" w:rsidP="00C14A40">
      <w:pPr>
        <w:pStyle w:val="38"/>
        <w:framePr w:wrap="notBeside"/>
        <w:rPr>
          <w:rFonts w:hint="cs"/>
          <w:rtl/>
        </w:rPr>
      </w:pPr>
      <w:r w:rsidRPr="00C14A40">
        <w:rPr>
          <w:rFonts w:hint="cs"/>
          <w:rtl/>
        </w:rPr>
        <w:t>ודחי':</w:t>
      </w:r>
    </w:p>
    <w:p w14:paraId="0E6CE92A" w14:textId="0BD6E3E2" w:rsidR="003E2DCC" w:rsidRPr="00295E41" w:rsidRDefault="00D52D0F" w:rsidP="007C6549">
      <w:pPr>
        <w:spacing w:after="60"/>
        <w:rPr>
          <w:rStyle w:val="afffa"/>
          <w:rtl/>
        </w:rPr>
      </w:pPr>
      <w:r>
        <w:rPr>
          <w:rFonts w:ascii="Fb Fontext" w:hAnsi="Fb Fontext" w:hint="cs"/>
          <w:rtl/>
        </w:rPr>
        <w:t>דאי טוה</w:t>
      </w:r>
      <w:r w:rsidR="0075729B">
        <w:rPr>
          <w:rFonts w:ascii="Fb Fontext" w:hAnsi="Fb Fontext"/>
          <w:rtl/>
        </w:rPr>
        <w:t>"</w:t>
      </w:r>
      <w:r>
        <w:rPr>
          <w:rFonts w:ascii="Fb Fontext" w:hAnsi="Fb Fontext" w:hint="cs"/>
          <w:rtl/>
        </w:rPr>
        <w:t xml:space="preserve">נ </w:t>
      </w:r>
      <w:r w:rsidR="003E2DCC" w:rsidRPr="006F178A">
        <w:rPr>
          <w:rFonts w:ascii="Fb Fontext" w:hAnsi="Fb Fontext"/>
          <w:rtl/>
        </w:rPr>
        <w:t>אינה ממון, מה לי הורמו מה לי לא הורמו!</w:t>
      </w:r>
    </w:p>
    <w:p w14:paraId="3DFE2DC0" w14:textId="77777777" w:rsidR="0075729B" w:rsidRDefault="00D52D0F" w:rsidP="00C14A40">
      <w:pPr>
        <w:pStyle w:val="38"/>
        <w:framePr w:wrap="notBeside"/>
        <w:rPr>
          <w:rtl/>
        </w:rPr>
      </w:pPr>
      <w:r w:rsidRPr="00C14A40">
        <w:rPr>
          <w:rFonts w:hint="cs"/>
          <w:rtl/>
        </w:rPr>
        <w:t>ב</w:t>
      </w:r>
      <w:r w:rsidR="003E2DCC" w:rsidRPr="00C14A40">
        <w:rPr>
          <w:rFonts w:hint="cs"/>
          <w:rtl/>
        </w:rPr>
        <w:t xml:space="preserve">. </w:t>
      </w:r>
      <w:r w:rsidR="003E2DCC" w:rsidRPr="00C14A40">
        <w:rPr>
          <w:rtl/>
        </w:rPr>
        <w:t xml:space="preserve">אלא </w:t>
      </w:r>
      <w:r w:rsidR="003B42FD" w:rsidRPr="00C14A40">
        <w:rPr>
          <w:rFonts w:hint="cs"/>
          <w:rtl/>
        </w:rPr>
        <w:t>טעם ד</w:t>
      </w:r>
      <w:r w:rsidR="003E2DCC" w:rsidRPr="00C14A40">
        <w:rPr>
          <w:rtl/>
        </w:rPr>
        <w:t>רבי:</w:t>
      </w:r>
    </w:p>
    <w:p w14:paraId="557C1479" w14:textId="7A6634A2" w:rsidR="006666DF" w:rsidRDefault="003E2DCC" w:rsidP="003E2DCC">
      <w:pPr>
        <w:rPr>
          <w:rtl/>
        </w:rPr>
      </w:pPr>
      <w:r w:rsidRPr="00C14A40">
        <w:rPr>
          <w:rStyle w:val="afffa"/>
          <w:rtl/>
        </w:rPr>
        <w:t>קנסו רבנן לגנב</w:t>
      </w:r>
      <w:r w:rsidRPr="00D52D0F">
        <w:rPr>
          <w:rStyle w:val="afffff0"/>
          <w:rtl/>
        </w:rPr>
        <w:t xml:space="preserve"> </w:t>
      </w:r>
      <w:r w:rsidRPr="00D52D0F">
        <w:rPr>
          <w:rStyle w:val="afffff0"/>
          <w:rFonts w:hint="cs"/>
          <w:rtl/>
        </w:rPr>
        <w:t>שלא יגנוב</w:t>
      </w:r>
      <w:r w:rsidRPr="00D52D0F">
        <w:rPr>
          <w:rStyle w:val="afffff0"/>
          <w:rtl/>
        </w:rPr>
        <w:t>,</w:t>
      </w:r>
      <w:r w:rsidRPr="006F178A">
        <w:rPr>
          <w:rtl/>
        </w:rPr>
        <w:t xml:space="preserve"> </w:t>
      </w:r>
    </w:p>
    <w:p w14:paraId="0F8974CE" w14:textId="77777777" w:rsidR="0075729B" w:rsidRDefault="003E2DCC" w:rsidP="00C14A40">
      <w:pPr>
        <w:pStyle w:val="38"/>
        <w:framePr w:wrap="notBeside"/>
        <w:rPr>
          <w:rFonts w:hint="cs"/>
          <w:rtl/>
        </w:rPr>
      </w:pPr>
      <w:r w:rsidRPr="00C14A40">
        <w:rPr>
          <w:rtl/>
        </w:rPr>
        <w:t>ו</w:t>
      </w:r>
      <w:r w:rsidR="003B42FD" w:rsidRPr="00C14A40">
        <w:rPr>
          <w:rFonts w:hint="cs"/>
          <w:rtl/>
        </w:rPr>
        <w:t xml:space="preserve">טעם </w:t>
      </w:r>
      <w:r w:rsidRPr="00C14A40">
        <w:rPr>
          <w:rtl/>
        </w:rPr>
        <w:t>ר</w:t>
      </w:r>
      <w:r w:rsidRPr="00C14A40">
        <w:rPr>
          <w:rFonts w:hint="cs"/>
          <w:rtl/>
        </w:rPr>
        <w:t>יבר</w:t>
      </w:r>
      <w:r w:rsidRPr="00C14A40">
        <w:rPr>
          <w:rtl/>
        </w:rPr>
        <w:t>"</w:t>
      </w:r>
      <w:r w:rsidRPr="00C14A40">
        <w:rPr>
          <w:rFonts w:hint="cs"/>
          <w:rtl/>
        </w:rPr>
        <w:t>י</w:t>
      </w:r>
      <w:r w:rsidRPr="00C14A40">
        <w:rPr>
          <w:rtl/>
        </w:rPr>
        <w:t xml:space="preserve">: </w:t>
      </w:r>
    </w:p>
    <w:p w14:paraId="0339BB0A" w14:textId="5B2E052D" w:rsidR="003E2DCC" w:rsidRPr="00295E41" w:rsidRDefault="003E2DCC" w:rsidP="007C6549">
      <w:pPr>
        <w:spacing w:after="60"/>
        <w:rPr>
          <w:rStyle w:val="afffa"/>
          <w:rtl/>
        </w:rPr>
      </w:pPr>
      <w:r w:rsidRPr="00C14A40">
        <w:rPr>
          <w:rStyle w:val="afffa"/>
          <w:rtl/>
        </w:rPr>
        <w:t>קנסו רבנן לבע</w:t>
      </w:r>
      <w:r w:rsidRPr="00C14A40">
        <w:rPr>
          <w:rStyle w:val="afffa"/>
          <w:rFonts w:hint="cs"/>
          <w:rtl/>
        </w:rPr>
        <w:t>ה</w:t>
      </w:r>
      <w:r w:rsidRPr="00C14A40">
        <w:rPr>
          <w:rStyle w:val="afffa"/>
          <w:rtl/>
        </w:rPr>
        <w:t>"</w:t>
      </w:r>
      <w:r w:rsidRPr="00C14A40">
        <w:rPr>
          <w:rStyle w:val="afffa"/>
          <w:rFonts w:hint="cs"/>
          <w:rtl/>
        </w:rPr>
        <w:t>ב</w:t>
      </w:r>
      <w:r w:rsidRPr="003C3405">
        <w:rPr>
          <w:rStyle w:val="affffc"/>
          <w:rtl/>
        </w:rPr>
        <w:t xml:space="preserve"> </w:t>
      </w:r>
      <w:r w:rsidRPr="003B42FD">
        <w:rPr>
          <w:rStyle w:val="afffff0"/>
          <w:rFonts w:hint="cs"/>
          <w:rtl/>
        </w:rPr>
        <w:t>ש</w:t>
      </w:r>
      <w:r w:rsidRPr="003B42FD">
        <w:rPr>
          <w:rStyle w:val="afffff0"/>
          <w:rtl/>
        </w:rPr>
        <w:t>לא ישה</w:t>
      </w:r>
      <w:r w:rsidR="007B4812" w:rsidRPr="003B42FD">
        <w:rPr>
          <w:rStyle w:val="afffff0"/>
          <w:rFonts w:hint="cs"/>
          <w:rtl/>
        </w:rPr>
        <w:t>ה</w:t>
      </w:r>
      <w:r w:rsidRPr="003B42FD">
        <w:rPr>
          <w:rStyle w:val="afffff0"/>
          <w:rtl/>
        </w:rPr>
        <w:t xml:space="preserve"> לטבל.</w:t>
      </w:r>
    </w:p>
    <w:p w14:paraId="2AD2B09E" w14:textId="77777777" w:rsidR="0075729B" w:rsidRDefault="003B42FD" w:rsidP="00C14A40">
      <w:pPr>
        <w:pStyle w:val="38"/>
        <w:framePr w:wrap="notBeside"/>
        <w:rPr>
          <w:rtl/>
        </w:rPr>
      </w:pPr>
      <w:r w:rsidRPr="00C14A40">
        <w:rPr>
          <w:rFonts w:hint="cs"/>
          <w:rtl/>
        </w:rPr>
        <w:t>ג</w:t>
      </w:r>
      <w:r w:rsidR="003E2DCC" w:rsidRPr="00C14A40">
        <w:rPr>
          <w:rFonts w:hint="cs"/>
          <w:rtl/>
        </w:rPr>
        <w:t xml:space="preserve">. </w:t>
      </w:r>
      <w:r w:rsidR="003E2DCC" w:rsidRPr="00C14A40">
        <w:rPr>
          <w:rtl/>
        </w:rPr>
        <w:t>רבא:</w:t>
      </w:r>
    </w:p>
    <w:p w14:paraId="73CA5185" w14:textId="2752B411" w:rsidR="006666DF" w:rsidRDefault="003E2DCC" w:rsidP="003E2DCC">
      <w:pPr>
        <w:rPr>
          <w:rtl/>
        </w:rPr>
      </w:pPr>
      <w:r w:rsidRPr="007C6549">
        <w:rPr>
          <w:rStyle w:val="afffa"/>
          <w:rtl/>
        </w:rPr>
        <w:t>שאני תרומה,</w:t>
      </w:r>
      <w:r w:rsidRPr="006F178A">
        <w:rPr>
          <w:rtl/>
        </w:rPr>
        <w:t xml:space="preserve"> </w:t>
      </w:r>
      <w:r w:rsidR="000F6FB5">
        <w:rPr>
          <w:rFonts w:hint="cs"/>
          <w:rtl/>
        </w:rPr>
        <w:t>ו</w:t>
      </w:r>
      <w:r w:rsidRPr="006F178A">
        <w:rPr>
          <w:rtl/>
        </w:rPr>
        <w:t xml:space="preserve">יטלו </w:t>
      </w:r>
      <w:r w:rsidR="000F6FB5">
        <w:rPr>
          <w:rFonts w:hint="cs"/>
          <w:rtl/>
        </w:rPr>
        <w:t>ב</w:t>
      </w:r>
      <w:r w:rsidRPr="006F178A">
        <w:rPr>
          <w:rtl/>
        </w:rPr>
        <w:t>ע</w:t>
      </w:r>
      <w:r w:rsidR="000F6FB5">
        <w:rPr>
          <w:rFonts w:hint="cs"/>
          <w:rtl/>
        </w:rPr>
        <w:t>"כ</w:t>
      </w:r>
      <w:r w:rsidRPr="006F178A">
        <w:rPr>
          <w:rtl/>
        </w:rPr>
        <w:t xml:space="preserve">, משום </w:t>
      </w:r>
      <w:r w:rsidRPr="007C6549">
        <w:rPr>
          <w:rStyle w:val="afffa"/>
          <w:rtl/>
        </w:rPr>
        <w:t>ד</w:t>
      </w:r>
      <w:r w:rsidR="000F6FB5" w:rsidRPr="007C6549">
        <w:rPr>
          <w:rStyle w:val="afffa"/>
          <w:rFonts w:hint="cs"/>
          <w:rtl/>
        </w:rPr>
        <w:t>ראויה רק לכהנים,</w:t>
      </w:r>
      <w:r w:rsidR="000F6FB5">
        <w:rPr>
          <w:rFonts w:hint="cs"/>
          <w:rtl/>
        </w:rPr>
        <w:t xml:space="preserve"> </w:t>
      </w:r>
    </w:p>
    <w:p w14:paraId="107F0A27" w14:textId="77777777" w:rsidR="006666DF" w:rsidRDefault="003E2DCC" w:rsidP="000F6FB5">
      <w:pPr>
        <w:ind w:left="283" w:firstLine="57"/>
        <w:rPr>
          <w:rtl/>
        </w:rPr>
      </w:pPr>
      <w:r w:rsidRPr="006F178A">
        <w:rPr>
          <w:rtl/>
        </w:rPr>
        <w:t>וכיון</w:t>
      </w:r>
      <w:r>
        <w:rPr>
          <w:rtl/>
        </w:rPr>
        <w:t xml:space="preserve"> </w:t>
      </w:r>
      <w:r w:rsidR="000F6FB5">
        <w:rPr>
          <w:rFonts w:hint="cs"/>
          <w:rtl/>
        </w:rPr>
        <w:t>שיבוא לאסור עליהם</w:t>
      </w:r>
      <w:r w:rsidRPr="006F178A">
        <w:rPr>
          <w:rtl/>
        </w:rPr>
        <w:t xml:space="preserve"> - שויא עפר בעלמא.</w:t>
      </w:r>
    </w:p>
    <w:p w14:paraId="38C68B7C" w14:textId="4FC9F9CD"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73" w:author="קלוד" w:date="2026-10-06T10:09:38Z"/>
        </w:rPr>
      </w:pPr>
      <w:ins w:id="20472" w:author="קלוד" w:date="2026-10-06T10:09:38Z">
        <w:r>
          <w:t xml:space="preserve">משנה ד</w:t>
        </w:r>
      </w:ins>
    </w:p>
    <w:p w14:paraId="7F7AA616" w14:textId="77777777" w:rsidR="003F33B2" w:rsidRDefault="003E2DCC" w:rsidP="003E2DCC">
      <w:pPr>
        <w:pStyle w:val="afff5"/>
        <w:rPr>
          <w:rtl/>
        </w:rPr>
      </w:pPr>
      <w:r w:rsidRPr="006F178A">
        <w:rPr>
          <w:rtl/>
        </w:rPr>
        <w:t xml:space="preserve">קונם שאיני עושה על פי אבא, ועל פי אביך, ועל פי אחי, ועל פי אחיך - אינו יכול להפר, </w:t>
      </w:r>
    </w:p>
    <w:p w14:paraId="799BBB3C" w14:textId="6453D762" w:rsidR="003E2DCC" w:rsidRPr="006F178A" w:rsidRDefault="003E2DCC" w:rsidP="003E2DCC">
      <w:pPr>
        <w:pStyle w:val="afff5"/>
        <w:rPr>
          <w:rtl/>
        </w:rPr>
      </w:pPr>
      <w:r w:rsidRPr="006F178A">
        <w:rPr>
          <w:rtl/>
        </w:rPr>
        <w:t xml:space="preserve">שאיני עושה על פיך </w:t>
      </w:r>
      <w:r w:rsidR="00335A68">
        <w:rPr>
          <w:rtl/>
        </w:rPr>
        <w:t>–</w:t>
      </w:r>
      <w:r w:rsidRPr="006F178A">
        <w:rPr>
          <w:rtl/>
        </w:rPr>
        <w:t xml:space="preserve"> </w:t>
      </w:r>
      <w:r w:rsidR="00335A68">
        <w:rPr>
          <w:rFonts w:hint="cs"/>
          <w:rtl/>
        </w:rPr>
        <w:t>א"צ</w:t>
      </w:r>
      <w:r w:rsidRPr="006F178A">
        <w:rPr>
          <w:rtl/>
        </w:rPr>
        <w:t xml:space="preserve"> להפר;</w:t>
      </w:r>
    </w:p>
    <w:p w14:paraId="666ADE63" w14:textId="35EDE464" w:rsidR="003E2DCC" w:rsidRPr="006F178A" w:rsidRDefault="00335A68" w:rsidP="003E2DCC">
      <w:pPr>
        <w:pStyle w:val="afff5"/>
        <w:rPr>
          <w:rtl/>
        </w:rPr>
      </w:pPr>
      <w:r w:rsidRPr="003F33B2">
        <w:rPr>
          <w:rStyle w:val="TanaimMishna"/>
          <w:rFonts w:hint="cs"/>
          <w:rtl/>
          <w:rPrChange w:id="20276" w:author="קלוד" w:date="2026-10-06T10:09:38Z">
            <w:rPr>
              <w:rStyle w:val="affffe"/>
              <w:rFonts w:hint="cs"/>
              <w:rtl/>
            </w:rPr>
          </w:rPrChange>
        </w:rPr>
        <w:t>ר</w:t>
      </w:r>
      <w:r w:rsidR="0075729B">
        <w:rPr>
          <w:rStyle w:val="TanaimMishna"/>
          <w:rtl/>
          <w:rPrChange w:id="20277" w:author="קלוד" w:date="2026-10-06T10:09:38Z">
            <w:rPr>
              <w:rStyle w:val="affffe"/>
              <w:rtl/>
            </w:rPr>
          </w:rPrChange>
        </w:rPr>
        <w:t>"</w:t>
      </w:r>
      <w:r w:rsidRPr="003F33B2">
        <w:rPr>
          <w:rStyle w:val="TanaimMishna"/>
          <w:rFonts w:hint="cs"/>
          <w:rtl/>
          <w:rPrChange w:id="20278" w:author="קלוד" w:date="2026-10-06T10:09:38Z">
            <w:rPr>
              <w:rStyle w:val="affffe"/>
              <w:rFonts w:hint="cs"/>
              <w:rtl/>
            </w:rPr>
          </w:rPrChange>
        </w:rPr>
        <w:t>ע</w:t>
      </w:r>
      <w:r w:rsidR="003E2DCC" w:rsidRPr="003F33B2">
        <w:rPr>
          <w:rStyle w:val="TanaimMishna"/>
          <w:rtl/>
          <w:rPrChange w:id="20279" w:author="קלוד" w:date="2026-10-06T10:09:38Z">
            <w:rPr>
              <w:rStyle w:val="affffe"/>
              <w:rtl/>
            </w:rPr>
          </w:rPrChange>
        </w:rPr>
        <w:t>:</w:t>
      </w:r>
      <w:r w:rsidR="003E2DCC" w:rsidRPr="006F178A">
        <w:rPr>
          <w:rtl/>
        </w:rPr>
        <w:t xml:space="preserve"> יפר, שמא תעדיף עליו יותר מן הראוי לו;</w:t>
      </w:r>
    </w:p>
    <w:p w14:paraId="66263ECB" w14:textId="77777777" w:rsidR="006666DF" w:rsidRDefault="003E2DCC" w:rsidP="003E2DCC">
      <w:pPr>
        <w:pStyle w:val="afff5"/>
        <w:rPr>
          <w:rtl/>
        </w:rPr>
      </w:pPr>
      <w:r w:rsidRPr="003F33B2">
        <w:rPr>
          <w:rStyle w:val="TanaimMishna"/>
          <w:rtl/>
          <w:rPrChange w:id="20280" w:author="קלוד" w:date="2026-10-06T10:09:38Z">
            <w:rPr>
              <w:rStyle w:val="affffe"/>
              <w:rtl/>
            </w:rPr>
          </w:rPrChange>
        </w:rPr>
        <w:t>ר' יוחנן בן נורי:</w:t>
      </w:r>
      <w:r w:rsidRPr="006F178A">
        <w:rPr>
          <w:rtl/>
        </w:rPr>
        <w:t xml:space="preserve"> יפר, שמא יגרשנה ותהי אסורה עליו.</w:t>
      </w:r>
    </w:p>
    <w:p w14:paraId="041EF933" w14:textId="7C1C0D0F"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61B99D9A" w14:textId="77777777" w:rsidR="00C14A40" w:rsidRPr="00C14A40" w:rsidRDefault="003E2DCC" w:rsidP="00C14A40">
      <w:pPr>
        <w:pStyle w:val="38"/>
        <w:framePr w:wrap="notBeside"/>
        <w:rPr>
          <w:rtl/>
        </w:rPr>
      </w:pPr>
      <w:r w:rsidRPr="00C14A40">
        <w:rPr>
          <w:rtl/>
        </w:rPr>
        <w:t xml:space="preserve">שמואל: </w:t>
      </w:r>
    </w:p>
    <w:p w14:paraId="334AC510" w14:textId="2A5AED71" w:rsidR="003E2DCC" w:rsidRPr="00BE3244" w:rsidRDefault="003E2DCC" w:rsidP="003E2DCC">
      <w:pPr>
        <w:rPr>
          <w:rStyle w:val="afffff0"/>
          <w:rtl/>
        </w:rPr>
      </w:pPr>
      <w:r w:rsidRPr="00447AD9">
        <w:rPr>
          <w:rStyle w:val="affffc"/>
          <w:rtl/>
        </w:rPr>
        <w:t>הלכה כרבי יוחנן בן נורי.</w:t>
      </w:r>
      <w:r w:rsidRPr="00BE3244">
        <w:rPr>
          <w:rStyle w:val="afffff0"/>
          <w:rFonts w:hint="cs"/>
          <w:rtl/>
        </w:rPr>
        <w:t xml:space="preserve"> משמע דס</w:t>
      </w:r>
      <w:r w:rsidRPr="00BE3244">
        <w:rPr>
          <w:rStyle w:val="afffff0"/>
          <w:rtl/>
        </w:rPr>
        <w:t>"</w:t>
      </w:r>
      <w:r w:rsidRPr="00BE3244">
        <w:rPr>
          <w:rStyle w:val="afffff0"/>
          <w:rFonts w:hint="cs"/>
          <w:rtl/>
        </w:rPr>
        <w:t>ל דאדם מקדיש ד</w:t>
      </w:r>
      <w:r w:rsidR="007F1371">
        <w:rPr>
          <w:rStyle w:val="afffff0"/>
          <w:rFonts w:hint="cs"/>
          <w:rtl/>
        </w:rPr>
        <w:t>שלב</w:t>
      </w:r>
      <w:r w:rsidR="0075729B">
        <w:rPr>
          <w:rStyle w:val="afffff0"/>
          <w:rtl/>
        </w:rPr>
        <w:t>"</w:t>
      </w:r>
      <w:r w:rsidR="007F1371">
        <w:rPr>
          <w:rStyle w:val="afffff0"/>
          <w:rFonts w:hint="cs"/>
          <w:rtl/>
        </w:rPr>
        <w:t>ל.</w:t>
      </w:r>
    </w:p>
    <w:p w14:paraId="5A37E514" w14:textId="77777777" w:rsidR="0075729B" w:rsidRDefault="003E2DCC" w:rsidP="00C14A40">
      <w:pPr>
        <w:pStyle w:val="38"/>
        <w:framePr w:wrap="notBeside"/>
        <w:rPr>
          <w:rtl/>
        </w:rPr>
      </w:pPr>
      <w:r w:rsidRPr="00C14A40">
        <w:rPr>
          <w:rtl/>
        </w:rPr>
        <w:t>ורמינהי:</w:t>
      </w:r>
    </w:p>
    <w:p w14:paraId="5676BEBE" w14:textId="6FCE58F7" w:rsidR="003E2DCC" w:rsidRPr="001A3B48" w:rsidRDefault="003E2DCC" w:rsidP="003E2DCC">
      <w:pPr>
        <w:rPr>
          <w:spacing w:val="-2"/>
          <w:rtl/>
        </w:rPr>
      </w:pPr>
      <w:r w:rsidRPr="001A3B48">
        <w:rPr>
          <w:spacing w:val="-2"/>
          <w:rtl/>
        </w:rPr>
        <w:t>המקדיש מעש</w:t>
      </w:r>
      <w:r w:rsidR="007F1371" w:rsidRPr="001A3B48">
        <w:rPr>
          <w:rFonts w:hint="cs"/>
          <w:spacing w:val="-2"/>
          <w:rtl/>
        </w:rPr>
        <w:t>"י</w:t>
      </w:r>
      <w:r w:rsidRPr="001A3B48">
        <w:rPr>
          <w:spacing w:val="-2"/>
          <w:rtl/>
        </w:rPr>
        <w:t xml:space="preserve"> אשתו</w:t>
      </w:r>
      <w:r w:rsidR="007F1371" w:rsidRPr="001A3B48">
        <w:rPr>
          <w:rFonts w:hint="cs"/>
          <w:spacing w:val="-2"/>
          <w:rtl/>
        </w:rPr>
        <w:t>-</w:t>
      </w:r>
      <w:r w:rsidRPr="001A3B48">
        <w:rPr>
          <w:rFonts w:hint="cs"/>
          <w:spacing w:val="-2"/>
          <w:rtl/>
        </w:rPr>
        <w:t xml:space="preserve"> </w:t>
      </w:r>
      <w:r w:rsidR="007F1371" w:rsidRPr="001A3B48">
        <w:rPr>
          <w:rStyle w:val="affffe"/>
          <w:rFonts w:hint="cs"/>
          <w:rtl/>
        </w:rPr>
        <w:t>ל</w:t>
      </w:r>
      <w:r w:rsidRPr="001A3B48">
        <w:rPr>
          <w:rStyle w:val="affffe"/>
          <w:rFonts w:hint="cs"/>
          <w:rtl/>
        </w:rPr>
        <w:t>ר</w:t>
      </w:r>
      <w:r w:rsidRPr="001A3B48">
        <w:rPr>
          <w:rStyle w:val="affffe"/>
          <w:rtl/>
        </w:rPr>
        <w:t>"</w:t>
      </w:r>
      <w:r w:rsidRPr="001A3B48">
        <w:rPr>
          <w:rStyle w:val="affffe"/>
          <w:rFonts w:hint="cs"/>
          <w:rtl/>
        </w:rPr>
        <w:t>מ</w:t>
      </w:r>
      <w:r w:rsidR="001A3B48" w:rsidRPr="001A3B48">
        <w:rPr>
          <w:rStyle w:val="affffe"/>
          <w:rFonts w:hint="cs"/>
          <w:rtl/>
        </w:rPr>
        <w:t>:</w:t>
      </w:r>
      <w:r w:rsidRPr="001A3B48">
        <w:rPr>
          <w:rStyle w:val="affffe"/>
          <w:rFonts w:hint="cs"/>
          <w:rtl/>
        </w:rPr>
        <w:t xml:space="preserve"> </w:t>
      </w:r>
      <w:r w:rsidRPr="001A3B48">
        <w:rPr>
          <w:rFonts w:hint="cs"/>
          <w:spacing w:val="-2"/>
          <w:rtl/>
        </w:rPr>
        <w:t xml:space="preserve">הקדש </w:t>
      </w:r>
      <w:r w:rsidRPr="001A3B48">
        <w:rPr>
          <w:rStyle w:val="affffe"/>
          <w:rFonts w:hint="cs"/>
          <w:rtl/>
        </w:rPr>
        <w:t>רי</w:t>
      </w:r>
      <w:r w:rsidRPr="001A3B48">
        <w:rPr>
          <w:rStyle w:val="affffe"/>
          <w:rtl/>
        </w:rPr>
        <w:t>"</w:t>
      </w:r>
      <w:r w:rsidRPr="001A3B48">
        <w:rPr>
          <w:rStyle w:val="affffe"/>
          <w:rFonts w:hint="cs"/>
          <w:rtl/>
        </w:rPr>
        <w:t>ו הסנדלר</w:t>
      </w:r>
      <w:r w:rsidR="007F1371" w:rsidRPr="001A3B48">
        <w:rPr>
          <w:rStyle w:val="affffe"/>
          <w:rFonts w:hint="cs"/>
          <w:rtl/>
        </w:rPr>
        <w:t>:</w:t>
      </w:r>
      <w:r w:rsidRPr="001A3B48">
        <w:rPr>
          <w:rFonts w:hint="cs"/>
          <w:spacing w:val="-2"/>
          <w:rtl/>
        </w:rPr>
        <w:t xml:space="preserve"> חולין</w:t>
      </w:r>
      <w:r w:rsidR="001A3B48" w:rsidRPr="001A3B48">
        <w:rPr>
          <w:rFonts w:hint="cs"/>
          <w:spacing w:val="-2"/>
          <w:rtl/>
        </w:rPr>
        <w:t>.</w:t>
      </w:r>
    </w:p>
    <w:p w14:paraId="24806740" w14:textId="77777777" w:rsidR="003E2DCC" w:rsidRPr="006F178A" w:rsidRDefault="003E2DCC" w:rsidP="00A522DC">
      <w:pPr>
        <w:pStyle w:val="a3"/>
        <w:framePr w:wrap="around"/>
        <w:rPr>
          <w:rtl/>
        </w:rPr>
      </w:pPr>
      <w:r w:rsidRPr="006F178A">
        <w:rPr>
          <w:rtl/>
        </w:rPr>
        <w:t>פה:</w:t>
      </w:r>
    </w:p>
    <w:p w14:paraId="6D05CF20" w14:textId="14A680AC" w:rsidR="003E2DCC" w:rsidRPr="007F1371" w:rsidRDefault="003E2DCC" w:rsidP="007F1371">
      <w:pPr>
        <w:rPr>
          <w:rStyle w:val="afffff0"/>
          <w:rtl/>
        </w:rPr>
      </w:pPr>
      <w:r w:rsidRPr="007F1371">
        <w:rPr>
          <w:rStyle w:val="affffe"/>
          <w:rtl/>
        </w:rPr>
        <w:t>ואמר שמואל:</w:t>
      </w:r>
      <w:r w:rsidRPr="006F178A">
        <w:rPr>
          <w:rFonts w:ascii="Fb Fontext" w:hAnsi="Fb Fontext"/>
          <w:rtl/>
        </w:rPr>
        <w:t xml:space="preserve"> הלכה </w:t>
      </w:r>
      <w:r w:rsidRPr="007F1371">
        <w:rPr>
          <w:rStyle w:val="affffe"/>
          <w:rtl/>
        </w:rPr>
        <w:t>כר</w:t>
      </w:r>
      <w:r w:rsidRPr="007F1371">
        <w:rPr>
          <w:rStyle w:val="affffe"/>
          <w:rFonts w:hint="cs"/>
          <w:rtl/>
        </w:rPr>
        <w:t>י</w:t>
      </w:r>
      <w:r w:rsidRPr="007F1371">
        <w:rPr>
          <w:rStyle w:val="affffe"/>
          <w:rtl/>
        </w:rPr>
        <w:t>"</w:t>
      </w:r>
      <w:r w:rsidRPr="007F1371">
        <w:rPr>
          <w:rStyle w:val="affffe"/>
          <w:rFonts w:hint="cs"/>
          <w:rtl/>
        </w:rPr>
        <w:t>ו הסנדלר</w:t>
      </w:r>
      <w:r w:rsidRPr="006F178A">
        <w:rPr>
          <w:rFonts w:ascii="Fb Fontext" w:hAnsi="Fb Fontext" w:hint="cs"/>
          <w:rtl/>
        </w:rPr>
        <w:t xml:space="preserve"> </w:t>
      </w:r>
      <w:r w:rsidRPr="007F1371">
        <w:rPr>
          <w:rStyle w:val="afffff0"/>
          <w:rtl/>
        </w:rPr>
        <w:t>אלמא, אין אדם מקדיש ד</w:t>
      </w:r>
      <w:r w:rsidR="007F1371">
        <w:rPr>
          <w:rStyle w:val="afffff0"/>
          <w:rFonts w:hint="cs"/>
          <w:rtl/>
        </w:rPr>
        <w:t>שלב</w:t>
      </w:r>
      <w:r w:rsidR="0075729B">
        <w:rPr>
          <w:rStyle w:val="afffff0"/>
          <w:rtl/>
        </w:rPr>
        <w:t>"</w:t>
      </w:r>
      <w:r w:rsidR="007F1371">
        <w:rPr>
          <w:rStyle w:val="afffff0"/>
          <w:rFonts w:hint="cs"/>
          <w:rtl/>
        </w:rPr>
        <w:t>ל.</w:t>
      </w:r>
    </w:p>
    <w:p w14:paraId="1737CAF0" w14:textId="77777777" w:rsidR="00C14A40" w:rsidRPr="00C14A40" w:rsidRDefault="000E3350" w:rsidP="00C14A40">
      <w:pPr>
        <w:pStyle w:val="38"/>
        <w:framePr w:wrap="notBeside"/>
        <w:rPr>
          <w:rFonts w:hint="cs"/>
          <w:rtl/>
        </w:rPr>
      </w:pPr>
      <w:r w:rsidRPr="00C14A40">
        <w:rPr>
          <w:rFonts w:hint="cs"/>
          <w:rtl/>
        </w:rPr>
        <w:t>ואין לומר:</w:t>
      </w:r>
      <w:r w:rsidR="008816D4" w:rsidRPr="00C14A40">
        <w:rPr>
          <w:rFonts w:hint="cs"/>
          <w:rtl/>
        </w:rPr>
        <w:t xml:space="preserve"> </w:t>
      </w:r>
    </w:p>
    <w:p w14:paraId="416DC06B" w14:textId="5B48E9A2" w:rsidR="000E3350" w:rsidRDefault="000E3350" w:rsidP="003E2DCC">
      <w:pPr>
        <w:rPr>
          <w:rtl/>
        </w:rPr>
      </w:pPr>
      <w:r>
        <w:rPr>
          <w:rFonts w:hint="cs"/>
          <w:rtl/>
        </w:rPr>
        <w:t>ד</w:t>
      </w:r>
      <w:r>
        <w:rPr>
          <w:rtl/>
        </w:rPr>
        <w:t xml:space="preserve">הלכה </w:t>
      </w:r>
      <w:r>
        <w:rPr>
          <w:rStyle w:val="affffe"/>
          <w:rtl/>
          <w:rPrChange w:id="9170" w:author="מנוע אמוראים" w:date="2026-10-05T16:41:00Z">
            <w:rPr>
              <w:rtl/>
            </w:rPr>
          </w:rPrChange>
        </w:rPr>
        <w:t xml:space="preserve">כר</w:t>
      </w:r>
      <w:r>
        <w:rPr>
          <w:rStyle w:val="affffe"/>
          <w:rFonts w:hint="cs"/>
          <w:rtl/>
          <w:rPrChange w:id="9171" w:author="מנוע אמוראים" w:date="2026-10-05T16:41:00Z">
            <w:rPr>
              <w:rFonts w:hint="cs"/>
              <w:rtl/>
            </w:rPr>
          </w:rPrChange>
        </w:rPr>
        <w:t xml:space="preserve">יוב</w:t>
      </w:r>
      <w:r>
        <w:rPr>
          <w:rStyle w:val="affffe"/>
          <w:rtl/>
          <w:rPrChange w:id="9172" w:author="מנוע אמוראים" w:date="2026-10-05T16:41:00Z">
            <w:rPr>
              <w:rtl/>
            </w:rPr>
          </w:rPrChange>
        </w:rPr>
        <w:t xml:space="preserve">"</w:t>
      </w:r>
      <w:r>
        <w:rPr>
          <w:rStyle w:val="affffe"/>
          <w:rFonts w:hint="cs"/>
          <w:rtl/>
          <w:rPrChange w:id="9173" w:author="מנוע אמוראים" w:date="2026-10-05T16:41:00Z">
            <w:rPr>
              <w:rFonts w:hint="cs"/>
              <w:rtl/>
            </w:rPr>
          </w:rPrChange>
        </w:rPr>
        <w:t xml:space="preserve">נ</w:t>
      </w:r>
      <w:r>
        <w:rPr>
          <w:rFonts w:hint="cs"/>
          <w:rtl/>
        </w:rPr>
        <w:t xml:space="preserve"> </w:t>
      </w:r>
      <w:r>
        <w:rPr>
          <w:rFonts w:hint="cs"/>
          <w:rtl/>
        </w:rPr>
        <w:t>להעדפה</w:t>
      </w:r>
      <w:r w:rsidR="00303BC5">
        <w:rPr>
          <w:rFonts w:hint="cs"/>
          <w:rtl/>
        </w:rPr>
        <w:t>.</w:t>
      </w:r>
    </w:p>
    <w:p w14:paraId="0FA8E1D6" w14:textId="1972576D" w:rsidR="000E3350" w:rsidRDefault="00303BC5" w:rsidP="007C6549">
      <w:pPr>
        <w:spacing w:after="60"/>
        <w:rPr>
          <w:rtl/>
        </w:rPr>
      </w:pPr>
      <w:r w:rsidRPr="00303BC5">
        <w:rPr>
          <w:rStyle w:val="affffe"/>
          <w:rFonts w:hint="cs"/>
          <w:rtl/>
        </w:rPr>
        <w:t>דא</w:t>
      </w:r>
      <w:r w:rsidR="0075729B">
        <w:rPr>
          <w:rStyle w:val="affffe"/>
          <w:rtl/>
        </w:rPr>
        <w:t>"</w:t>
      </w:r>
      <w:r w:rsidRPr="00303BC5">
        <w:rPr>
          <w:rStyle w:val="affffe"/>
          <w:rFonts w:hint="cs"/>
          <w:rtl/>
        </w:rPr>
        <w:t>כ</w:t>
      </w:r>
      <w:r>
        <w:rPr>
          <w:rStyle w:val="affffe"/>
          <w:rFonts w:hint="cs"/>
          <w:rtl/>
        </w:rPr>
        <w:t>:</w:t>
      </w:r>
      <w:r>
        <w:rPr>
          <w:rFonts w:hint="cs"/>
          <w:rtl/>
        </w:rPr>
        <w:t xml:space="preserve"> שיאמר </w:t>
      </w:r>
      <w:r w:rsidR="000E3350">
        <w:rPr>
          <w:rFonts w:hint="cs"/>
          <w:rtl/>
        </w:rPr>
        <w:t xml:space="preserve">הלכה </w:t>
      </w:r>
      <w:r w:rsidR="000E3350" w:rsidRPr="005171DA">
        <w:rPr>
          <w:rStyle w:val="affffe"/>
          <w:rFonts w:hint="cs"/>
          <w:rtl/>
        </w:rPr>
        <w:t>כריב</w:t>
      </w:r>
      <w:r w:rsidR="0075729B">
        <w:rPr>
          <w:rStyle w:val="affffe"/>
          <w:rtl/>
        </w:rPr>
        <w:t>"</w:t>
      </w:r>
      <w:r w:rsidR="000E3350" w:rsidRPr="005171DA">
        <w:rPr>
          <w:rStyle w:val="affffe"/>
          <w:rFonts w:hint="cs"/>
          <w:rtl/>
        </w:rPr>
        <w:t>נ</w:t>
      </w:r>
      <w:r w:rsidR="000E3350">
        <w:rPr>
          <w:rFonts w:hint="cs"/>
          <w:rtl/>
        </w:rPr>
        <w:t xml:space="preserve"> בהעדפה, </w:t>
      </w:r>
      <w:r w:rsidR="000E3350" w:rsidRPr="005171DA">
        <w:rPr>
          <w:rStyle w:val="affffe"/>
          <w:rFonts w:hint="cs"/>
          <w:rtl/>
        </w:rPr>
        <w:t>א</w:t>
      </w:r>
      <w:r w:rsidR="0075729B">
        <w:rPr>
          <w:rStyle w:val="affffe"/>
          <w:rtl/>
        </w:rPr>
        <w:t>"</w:t>
      </w:r>
      <w:r w:rsidR="000E3350" w:rsidRPr="005171DA">
        <w:rPr>
          <w:rStyle w:val="affffe"/>
          <w:rFonts w:hint="cs"/>
          <w:rtl/>
        </w:rPr>
        <w:t>נ</w:t>
      </w:r>
      <w:r w:rsidR="000E3350">
        <w:rPr>
          <w:rFonts w:hint="cs"/>
          <w:rtl/>
        </w:rPr>
        <w:t xml:space="preserve"> הלכה </w:t>
      </w:r>
      <w:r w:rsidR="000E3350" w:rsidRPr="005171DA">
        <w:rPr>
          <w:rStyle w:val="affffe"/>
          <w:rFonts w:hint="cs"/>
          <w:rtl/>
        </w:rPr>
        <w:t>כת</w:t>
      </w:r>
      <w:r w:rsidR="0075729B">
        <w:rPr>
          <w:rStyle w:val="affffe"/>
          <w:rtl/>
        </w:rPr>
        <w:t>"</w:t>
      </w:r>
      <w:r w:rsidR="000E3350" w:rsidRPr="005171DA">
        <w:rPr>
          <w:rStyle w:val="affffe"/>
          <w:rFonts w:hint="cs"/>
          <w:rtl/>
        </w:rPr>
        <w:t>ק</w:t>
      </w:r>
      <w:r w:rsidR="000E3350">
        <w:rPr>
          <w:rFonts w:hint="cs"/>
          <w:rtl/>
        </w:rPr>
        <w:t>,</w:t>
      </w:r>
      <w:r w:rsidR="005171DA">
        <w:rPr>
          <w:rStyle w:val="affffe"/>
          <w:rFonts w:hint="cs"/>
          <w:rtl/>
        </w:rPr>
        <w:t xml:space="preserve"> או כר</w:t>
      </w:r>
      <w:r w:rsidR="0075729B">
        <w:rPr>
          <w:rStyle w:val="affffe"/>
          <w:rtl/>
        </w:rPr>
        <w:t>"</w:t>
      </w:r>
      <w:r w:rsidR="005171DA">
        <w:rPr>
          <w:rStyle w:val="affffe"/>
          <w:rFonts w:hint="cs"/>
          <w:rtl/>
        </w:rPr>
        <w:t>ע.</w:t>
      </w:r>
    </w:p>
    <w:p w14:paraId="413B659E" w14:textId="77777777" w:rsidR="0075729B" w:rsidRDefault="003E2DCC" w:rsidP="00C14A40">
      <w:pPr>
        <w:pStyle w:val="38"/>
        <w:framePr w:wrap="notBeside"/>
        <w:rPr>
          <w:rtl/>
        </w:rPr>
      </w:pPr>
      <w:r w:rsidRPr="00C14A40">
        <w:rPr>
          <w:rFonts w:hint="cs"/>
          <w:rtl/>
        </w:rPr>
        <w:t>א.</w:t>
      </w:r>
      <w:r w:rsidRPr="00C14A40">
        <w:rPr>
          <w:rtl/>
        </w:rPr>
        <w:t xml:space="preserve"> רב יוסף:</w:t>
      </w:r>
    </w:p>
    <w:p w14:paraId="345FA0F6" w14:textId="2D5C1917" w:rsidR="006666DF" w:rsidRDefault="003E2DCC" w:rsidP="003E2DCC">
      <w:pPr>
        <w:rPr>
          <w:rtl/>
        </w:rPr>
      </w:pPr>
      <w:r w:rsidRPr="006F178A">
        <w:rPr>
          <w:rtl/>
        </w:rPr>
        <w:t xml:space="preserve">שאני קונמות, הואיל ואדם אוסר פירות חבירו עליו, </w:t>
      </w:r>
    </w:p>
    <w:p w14:paraId="279F1D88" w14:textId="142A432C" w:rsidR="003E2DCC" w:rsidRPr="006F178A" w:rsidRDefault="003E2DCC" w:rsidP="007C6549">
      <w:pPr>
        <w:spacing w:after="60"/>
        <w:rPr>
          <w:rtl/>
        </w:rPr>
      </w:pPr>
      <w:r w:rsidRPr="006F178A">
        <w:rPr>
          <w:rtl/>
        </w:rPr>
        <w:t xml:space="preserve">אוסר </w:t>
      </w:r>
      <w:r w:rsidR="006B25C6">
        <w:rPr>
          <w:rtl/>
        </w:rPr>
        <w:t xml:space="preserve">גם </w:t>
      </w:r>
      <w:r w:rsidRPr="006F178A">
        <w:rPr>
          <w:rtl/>
        </w:rPr>
        <w:t>דבר שלא בא לעולם עליו.</w:t>
      </w:r>
    </w:p>
    <w:p w14:paraId="4CBE2EAE" w14:textId="77777777" w:rsidR="0075729B" w:rsidRDefault="003E2DCC" w:rsidP="00C14A40">
      <w:pPr>
        <w:pStyle w:val="38"/>
        <w:framePr w:wrap="notBeside"/>
        <w:rPr>
          <w:rtl/>
        </w:rPr>
      </w:pPr>
      <w:r w:rsidRPr="00C14A40">
        <w:rPr>
          <w:rFonts w:hint="cs"/>
          <w:rtl/>
        </w:rPr>
        <w:t>א</w:t>
      </w:r>
      <w:r w:rsidRPr="00C14A40">
        <w:rPr>
          <w:rtl/>
        </w:rPr>
        <w:t>"</w:t>
      </w:r>
      <w:r w:rsidRPr="00C14A40">
        <w:rPr>
          <w:rFonts w:hint="cs"/>
          <w:rtl/>
        </w:rPr>
        <w:t xml:space="preserve">ל </w:t>
      </w:r>
      <w:r w:rsidRPr="00C14A40">
        <w:rPr>
          <w:rtl/>
        </w:rPr>
        <w:t>אביי:</w:t>
      </w:r>
    </w:p>
    <w:p w14:paraId="1E3CB3B0" w14:textId="1143E677" w:rsidR="003E2DCC" w:rsidRPr="00295E41" w:rsidRDefault="003E2DCC" w:rsidP="00352387">
      <w:pPr>
        <w:rPr>
          <w:rStyle w:val="afffa"/>
          <w:rtl/>
        </w:rPr>
      </w:pPr>
      <w:r w:rsidRPr="006F178A">
        <w:rPr>
          <w:rtl/>
        </w:rPr>
        <w:t>בשלמא אדם אוסר פירות חבירו עליו, שהרי אוסר פירותיו על חבירו, אלא יאסור ד</w:t>
      </w:r>
      <w:r w:rsidR="003E0BC0">
        <w:rPr>
          <w:rFonts w:hint="cs"/>
          <w:rtl/>
        </w:rPr>
        <w:t>שלשב</w:t>
      </w:r>
      <w:r w:rsidR="0075729B">
        <w:rPr>
          <w:rtl/>
        </w:rPr>
        <w:t>"</w:t>
      </w:r>
      <w:r w:rsidR="003E0BC0">
        <w:rPr>
          <w:rFonts w:hint="cs"/>
          <w:rtl/>
        </w:rPr>
        <w:t xml:space="preserve">ל </w:t>
      </w:r>
      <w:r w:rsidRPr="006F178A">
        <w:rPr>
          <w:rtl/>
        </w:rPr>
        <w:t xml:space="preserve">על חבירו, שהרי אין אדם אוסר פירות חבירו על חבירו? </w:t>
      </w:r>
    </w:p>
    <w:p w14:paraId="5CE29990" w14:textId="77777777" w:rsidR="00C14A40" w:rsidRPr="00C14A40" w:rsidRDefault="003E2DCC" w:rsidP="00C14A40">
      <w:pPr>
        <w:pStyle w:val="38"/>
        <w:framePr w:wrap="notBeside"/>
        <w:rPr>
          <w:rtl/>
        </w:rPr>
      </w:pPr>
      <w:r w:rsidRPr="00C14A40">
        <w:rPr>
          <w:rFonts w:hint="cs"/>
          <w:rtl/>
        </w:rPr>
        <w:t>ב. ר</w:t>
      </w:r>
      <w:r w:rsidRPr="00C14A40">
        <w:rPr>
          <w:rtl/>
        </w:rPr>
        <w:t>"</w:t>
      </w:r>
      <w:r w:rsidRPr="00C14A40">
        <w:rPr>
          <w:rFonts w:hint="cs"/>
          <w:rtl/>
        </w:rPr>
        <w:t>ה</w:t>
      </w:r>
      <w:r w:rsidRPr="00C14A40">
        <w:rPr>
          <w:rtl/>
        </w:rPr>
        <w:t xml:space="preserve">: </w:t>
      </w:r>
    </w:p>
    <w:p w14:paraId="1F0875C1" w14:textId="6877F443" w:rsidR="006666DF" w:rsidRDefault="003E2DCC" w:rsidP="003E2DCC">
      <w:pPr>
        <w:rPr>
          <w:rStyle w:val="afffff0"/>
          <w:rtl/>
        </w:rPr>
      </w:pPr>
      <w:r w:rsidRPr="006F178A">
        <w:rPr>
          <w:rtl/>
        </w:rPr>
        <w:t>באומרת יקדשו ידי לעושיהן</w:t>
      </w:r>
      <w:r w:rsidR="00AA523E">
        <w:rPr>
          <w:rFonts w:hint="cs"/>
          <w:rtl/>
        </w:rPr>
        <w:t xml:space="preserve"> </w:t>
      </w:r>
    </w:p>
    <w:p w14:paraId="19C63324" w14:textId="65483AE6" w:rsidR="003E2DCC" w:rsidRPr="00633494" w:rsidRDefault="00AA523E" w:rsidP="00633494">
      <w:pPr>
        <w:ind w:left="283" w:firstLine="57"/>
        <w:rPr>
          <w:rStyle w:val="afffff0"/>
          <w:rtl/>
        </w:rPr>
      </w:pPr>
      <w:r w:rsidRPr="00AA523E">
        <w:rPr>
          <w:rStyle w:val="afffff0"/>
          <w:rFonts w:hint="cs"/>
          <w:rtl/>
        </w:rPr>
        <w:t>כשיג</w:t>
      </w:r>
      <w:r w:rsidR="003E2DCC" w:rsidRPr="00AA523E">
        <w:rPr>
          <w:rStyle w:val="afffff0"/>
          <w:rFonts w:hint="cs"/>
          <w:rtl/>
        </w:rPr>
        <w:t>רשה- דאינה משועבדת</w:t>
      </w:r>
      <w:r w:rsidR="003E2DCC" w:rsidRPr="00AA523E">
        <w:rPr>
          <w:rStyle w:val="afffff0"/>
          <w:rtl/>
        </w:rPr>
        <w:t>,</w:t>
      </w:r>
      <w:r w:rsidR="003E2DCC" w:rsidRPr="006F178A">
        <w:rPr>
          <w:rtl/>
        </w:rPr>
        <w:t xml:space="preserve"> </w:t>
      </w:r>
      <w:r w:rsidR="003E2DCC" w:rsidRPr="00633494">
        <w:rPr>
          <w:rStyle w:val="afffff0"/>
          <w:rtl/>
        </w:rPr>
        <w:t>ד</w:t>
      </w:r>
      <w:r w:rsidRPr="00633494">
        <w:rPr>
          <w:rStyle w:val="afffff0"/>
          <w:rFonts w:hint="cs"/>
          <w:rtl/>
        </w:rPr>
        <w:t>ה</w:t>
      </w:r>
      <w:r w:rsidR="003E2DCC" w:rsidRPr="00633494">
        <w:rPr>
          <w:rStyle w:val="afffff0"/>
          <w:rtl/>
        </w:rPr>
        <w:t xml:space="preserve">ידים הא </w:t>
      </w:r>
      <w:r w:rsidRPr="00633494">
        <w:rPr>
          <w:rStyle w:val="afffff0"/>
          <w:rFonts w:hint="cs"/>
          <w:rtl/>
        </w:rPr>
        <w:t xml:space="preserve">ישנם </w:t>
      </w:r>
      <w:r w:rsidR="003E2DCC" w:rsidRPr="00633494">
        <w:rPr>
          <w:rStyle w:val="afffff0"/>
          <w:rtl/>
        </w:rPr>
        <w:t>בעולם</w:t>
      </w:r>
      <w:r w:rsidR="003E2DCC" w:rsidRPr="00633494">
        <w:rPr>
          <w:rStyle w:val="afffff0"/>
          <w:rFonts w:hint="cs"/>
          <w:rtl/>
        </w:rPr>
        <w:t>.</w:t>
      </w:r>
    </w:p>
    <w:p w14:paraId="63A4BB80" w14:textId="77777777" w:rsidR="003E2DCC" w:rsidRPr="006F178A" w:rsidRDefault="003E2DCC" w:rsidP="00A522DC">
      <w:pPr>
        <w:pStyle w:val="a3"/>
        <w:framePr w:wrap="around"/>
        <w:rPr>
          <w:rtl/>
        </w:rPr>
      </w:pPr>
      <w:r w:rsidRPr="006F178A">
        <w:rPr>
          <w:rtl/>
        </w:rPr>
        <w:t>פו.</w:t>
      </w:r>
    </w:p>
    <w:p w14:paraId="3C3B694A" w14:textId="77777777" w:rsidR="0075729B" w:rsidRDefault="003E2DCC" w:rsidP="00C14A40">
      <w:pPr>
        <w:pStyle w:val="38"/>
        <w:framePr w:wrap="notBeside"/>
        <w:rPr>
          <w:rtl/>
        </w:rPr>
      </w:pPr>
      <w:r w:rsidRPr="00C14A40">
        <w:rPr>
          <w:rFonts w:hint="cs"/>
          <w:rtl/>
        </w:rPr>
        <w:t>ומהניא כר</w:t>
      </w:r>
      <w:r w:rsidR="00F5633A" w:rsidRPr="00C14A40">
        <w:rPr>
          <w:rFonts w:hint="cs"/>
          <w:rtl/>
        </w:rPr>
        <w:t>"א</w:t>
      </w:r>
      <w:r w:rsidRPr="00C14A40">
        <w:rPr>
          <w:rtl/>
        </w:rPr>
        <w:t>:</w:t>
      </w:r>
    </w:p>
    <w:p w14:paraId="41BA0C05" w14:textId="3711AD8A" w:rsidR="003E2DCC" w:rsidRPr="006F178A" w:rsidRDefault="003E2DCC" w:rsidP="00F5633A">
      <w:pPr>
        <w:rPr>
          <w:rtl/>
        </w:rPr>
      </w:pPr>
      <w:r w:rsidRPr="006F178A">
        <w:rPr>
          <w:rFonts w:ascii="Fb Fontext" w:hAnsi="Fb Fontext" w:hint="cs"/>
          <w:rtl/>
        </w:rPr>
        <w:t>ד</w:t>
      </w:r>
      <w:r w:rsidRPr="006F178A">
        <w:rPr>
          <w:rFonts w:ascii="Fb Fontext" w:hAnsi="Fb Fontext"/>
          <w:rtl/>
        </w:rPr>
        <w:t xml:space="preserve">מה אילו אומר לחבירו שדה זו שאני מוכר לך לכשאקחנה ממך תקדיש, מי לא קדשה? </w:t>
      </w:r>
    </w:p>
    <w:p w14:paraId="7E5A6F3D" w14:textId="77777777" w:rsidR="0075729B" w:rsidRDefault="00A04BB2" w:rsidP="00C14A40">
      <w:pPr>
        <w:pStyle w:val="38"/>
        <w:framePr w:wrap="notBeside"/>
        <w:rPr>
          <w:rtl/>
        </w:rPr>
      </w:pPr>
      <w:r w:rsidRPr="00C14A40">
        <w:rPr>
          <w:rFonts w:hint="cs"/>
          <w:rtl/>
        </w:rPr>
        <w:t>ג.</w:t>
      </w:r>
      <w:r w:rsidR="003E2DCC" w:rsidRPr="00C14A40">
        <w:rPr>
          <w:rFonts w:hint="cs"/>
          <w:rtl/>
        </w:rPr>
        <w:t xml:space="preserve"> </w:t>
      </w:r>
      <w:r w:rsidR="003E2DCC" w:rsidRPr="00C14A40">
        <w:rPr>
          <w:rtl/>
        </w:rPr>
        <w:t>מתקיף ר' ירמיה:</w:t>
      </w:r>
    </w:p>
    <w:p w14:paraId="0F8A7F64" w14:textId="4E4313C6" w:rsidR="006666DF" w:rsidRDefault="003E2DCC" w:rsidP="003E2DCC">
      <w:pPr>
        <w:rPr>
          <w:rtl/>
        </w:rPr>
      </w:pPr>
      <w:r w:rsidRPr="006F178A">
        <w:rPr>
          <w:rtl/>
        </w:rPr>
        <w:t>מי דמי? שדה זו שאני מוכר לך השתא ביד</w:t>
      </w:r>
      <w:r w:rsidR="00367348">
        <w:rPr>
          <w:rFonts w:hint="cs"/>
          <w:rtl/>
        </w:rPr>
        <w:t>ו</w:t>
      </w:r>
      <w:r w:rsidRPr="006F178A">
        <w:rPr>
          <w:rtl/>
        </w:rPr>
        <w:t xml:space="preserve"> היא, </w:t>
      </w:r>
    </w:p>
    <w:p w14:paraId="066741A9" w14:textId="229A2BAE" w:rsidR="00976700" w:rsidRPr="00295E41" w:rsidRDefault="003E2DCC" w:rsidP="00976700">
      <w:pPr>
        <w:ind w:left="1303" w:firstLine="57"/>
        <w:rPr>
          <w:rStyle w:val="afffa"/>
          <w:rtl/>
        </w:rPr>
      </w:pPr>
      <w:r w:rsidRPr="006F178A">
        <w:rPr>
          <w:rtl/>
        </w:rPr>
        <w:t xml:space="preserve">אשה בידה להקדיש מעשה ידיה? </w:t>
      </w:r>
    </w:p>
    <w:p w14:paraId="196BF296" w14:textId="3CEA5FBA" w:rsidR="003E2DCC" w:rsidRPr="006F178A" w:rsidRDefault="003E2DCC" w:rsidP="007C6549">
      <w:pPr>
        <w:spacing w:after="60"/>
        <w:rPr>
          <w:rtl/>
        </w:rPr>
      </w:pPr>
      <w:r w:rsidRPr="00295E41">
        <w:rPr>
          <w:rStyle w:val="afffa"/>
          <w:rtl/>
        </w:rPr>
        <w:t xml:space="preserve">הא לא דמי אלא </w:t>
      </w:r>
      <w:r w:rsidRPr="006F178A">
        <w:rPr>
          <w:rtl/>
        </w:rPr>
        <w:t xml:space="preserve">לאומר לחבירו שדה זו שמכרתי לך לכשאקחנה ממך תקדיש, מי קדשה? </w:t>
      </w:r>
    </w:p>
    <w:p w14:paraId="7FB0EF2E" w14:textId="77777777" w:rsidR="00C14A40" w:rsidRPr="00C14A40" w:rsidRDefault="00A04BB2" w:rsidP="00C14A40">
      <w:pPr>
        <w:pStyle w:val="38"/>
        <w:framePr w:wrap="notBeside"/>
        <w:rPr>
          <w:rtl/>
        </w:rPr>
      </w:pPr>
      <w:r w:rsidRPr="00C14A40">
        <w:rPr>
          <w:rFonts w:hint="cs"/>
          <w:rtl/>
        </w:rPr>
        <w:t>ד.</w:t>
      </w:r>
      <w:r w:rsidR="003E2DCC" w:rsidRPr="00C14A40">
        <w:rPr>
          <w:rFonts w:hint="cs"/>
          <w:rtl/>
        </w:rPr>
        <w:t xml:space="preserve"> </w:t>
      </w:r>
      <w:r w:rsidR="003E2DCC" w:rsidRPr="00C14A40">
        <w:rPr>
          <w:rtl/>
        </w:rPr>
        <w:t>מתקיף ר"</w:t>
      </w:r>
      <w:r w:rsidR="003E2DCC" w:rsidRPr="00C14A40">
        <w:rPr>
          <w:rFonts w:hint="cs"/>
          <w:rtl/>
        </w:rPr>
        <w:t>פ</w:t>
      </w:r>
      <w:r w:rsidR="003E2DCC" w:rsidRPr="00C14A40">
        <w:rPr>
          <w:rtl/>
        </w:rPr>
        <w:t xml:space="preserve">: </w:t>
      </w:r>
    </w:p>
    <w:p w14:paraId="5D462501" w14:textId="45950366" w:rsidR="003E2DCC" w:rsidRPr="006F178A" w:rsidRDefault="003E2DCC" w:rsidP="007C6549">
      <w:pPr>
        <w:rPr>
          <w:rtl/>
        </w:rPr>
      </w:pPr>
      <w:r w:rsidRPr="006F178A">
        <w:rPr>
          <w:rtl/>
        </w:rPr>
        <w:t xml:space="preserve">מי דמי? גבי </w:t>
      </w:r>
      <w:r w:rsidR="00855D53">
        <w:rPr>
          <w:rFonts w:hint="cs"/>
          <w:rtl/>
        </w:rPr>
        <w:t>מכר</w:t>
      </w:r>
      <w:r w:rsidRPr="006F178A">
        <w:rPr>
          <w:rtl/>
        </w:rPr>
        <w:t xml:space="preserve"> </w:t>
      </w:r>
      <w:r w:rsidR="00855D53">
        <w:rPr>
          <w:rFonts w:hint="cs"/>
          <w:rtl/>
        </w:rPr>
        <w:t>השדה כעת אינו ברשותו</w:t>
      </w:r>
      <w:r w:rsidR="00365B7B">
        <w:rPr>
          <w:rFonts w:hint="cs"/>
          <w:rtl/>
        </w:rPr>
        <w:t>,</w:t>
      </w:r>
      <w:r w:rsidR="007C6549">
        <w:rPr>
          <w:rFonts w:hint="cs"/>
          <w:rtl/>
        </w:rPr>
        <w:t xml:space="preserve"> </w:t>
      </w:r>
      <w:r w:rsidR="00855D53">
        <w:rPr>
          <w:rFonts w:hint="cs"/>
          <w:rtl/>
        </w:rPr>
        <w:t>משא</w:t>
      </w:r>
      <w:r w:rsidR="0075729B">
        <w:rPr>
          <w:rtl/>
        </w:rPr>
        <w:t>"</w:t>
      </w:r>
      <w:r w:rsidR="00855D53">
        <w:rPr>
          <w:rFonts w:hint="cs"/>
          <w:rtl/>
        </w:rPr>
        <w:t>כ באשה מעש</w:t>
      </w:r>
      <w:r w:rsidR="0075729B">
        <w:rPr>
          <w:rtl/>
        </w:rPr>
        <w:t>"</w:t>
      </w:r>
      <w:r w:rsidR="00855D53">
        <w:rPr>
          <w:rFonts w:hint="cs"/>
          <w:rtl/>
        </w:rPr>
        <w:t>י רק משועבדים</w:t>
      </w:r>
      <w:r w:rsidR="00365B7B">
        <w:rPr>
          <w:rFonts w:hint="cs"/>
          <w:rtl/>
        </w:rPr>
        <w:t>.</w:t>
      </w:r>
      <w:r w:rsidR="00855D53">
        <w:rPr>
          <w:rFonts w:hint="cs"/>
          <w:rtl/>
        </w:rPr>
        <w:t xml:space="preserve"> </w:t>
      </w:r>
    </w:p>
    <w:p w14:paraId="67068043" w14:textId="77777777" w:rsidR="003E2DCC" w:rsidRPr="006F178A" w:rsidRDefault="003E2DCC" w:rsidP="007C6549">
      <w:pPr>
        <w:spacing w:after="60"/>
        <w:rPr>
          <w:rtl/>
        </w:rPr>
      </w:pPr>
      <w:r w:rsidRPr="00295E41">
        <w:rPr>
          <w:rStyle w:val="afffa"/>
          <w:rtl/>
        </w:rPr>
        <w:t>הא לא דמי אלא</w:t>
      </w:r>
      <w:r w:rsidRPr="006F178A">
        <w:rPr>
          <w:rtl/>
        </w:rPr>
        <w:t xml:space="preserve"> לאומר לחבירו שדה זו שמשכנתי לך לכשאפדנה ממך תקדיש, מי לא קדשה? </w:t>
      </w:r>
    </w:p>
    <w:p w14:paraId="04300B05" w14:textId="77777777" w:rsidR="0075729B" w:rsidRDefault="00A04BB2" w:rsidP="00C14A40">
      <w:pPr>
        <w:pStyle w:val="38"/>
        <w:framePr w:wrap="notBeside"/>
        <w:rPr>
          <w:rtl/>
        </w:rPr>
      </w:pPr>
      <w:r w:rsidRPr="00C14A40">
        <w:rPr>
          <w:rFonts w:hint="cs"/>
          <w:rtl/>
        </w:rPr>
        <w:t>ה.</w:t>
      </w:r>
      <w:r w:rsidR="003E2DCC" w:rsidRPr="00C14A40">
        <w:rPr>
          <w:rFonts w:hint="cs"/>
          <w:rtl/>
        </w:rPr>
        <w:t xml:space="preserve"> </w:t>
      </w:r>
      <w:r w:rsidR="003E2DCC" w:rsidRPr="00C14A40">
        <w:rPr>
          <w:rtl/>
        </w:rPr>
        <w:t>מתקיף ר</w:t>
      </w:r>
      <w:r w:rsidR="003E2DCC" w:rsidRPr="00C14A40">
        <w:rPr>
          <w:rFonts w:hint="cs"/>
          <w:rtl/>
        </w:rPr>
        <w:t>שבדר</w:t>
      </w:r>
      <w:r w:rsidR="003E2DCC" w:rsidRPr="00C14A40">
        <w:rPr>
          <w:rtl/>
        </w:rPr>
        <w:t>"</w:t>
      </w:r>
      <w:r w:rsidR="003E2DCC" w:rsidRPr="00C14A40">
        <w:rPr>
          <w:rFonts w:hint="cs"/>
          <w:rtl/>
        </w:rPr>
        <w:t>א</w:t>
      </w:r>
      <w:r w:rsidR="003E2DCC" w:rsidRPr="00C14A40">
        <w:rPr>
          <w:rtl/>
        </w:rPr>
        <w:t>:</w:t>
      </w:r>
    </w:p>
    <w:p w14:paraId="7F736F90" w14:textId="6E6A6EF8" w:rsidR="003E2DCC" w:rsidRPr="006F178A" w:rsidRDefault="003E2DCC" w:rsidP="003E2DCC">
      <w:pPr>
        <w:rPr>
          <w:rtl/>
        </w:rPr>
      </w:pPr>
      <w:r w:rsidRPr="006F178A">
        <w:rPr>
          <w:rtl/>
        </w:rPr>
        <w:t xml:space="preserve">מי דמי? שדה בידו לפדותו, אשה בידה להתגרש? </w:t>
      </w:r>
    </w:p>
    <w:p w14:paraId="0A8BF6BB" w14:textId="77777777" w:rsidR="003E2DCC" w:rsidRPr="006F178A" w:rsidRDefault="003E2DCC" w:rsidP="007C6549">
      <w:pPr>
        <w:spacing w:after="60"/>
        <w:rPr>
          <w:rtl/>
        </w:rPr>
      </w:pPr>
      <w:r w:rsidRPr="00295E41">
        <w:rPr>
          <w:rStyle w:val="afffa"/>
          <w:rtl/>
        </w:rPr>
        <w:t>הא לא דמי אלא</w:t>
      </w:r>
      <w:r w:rsidRPr="006F178A">
        <w:rPr>
          <w:rtl/>
        </w:rPr>
        <w:t xml:space="preserve"> לאומר לחבירו שדה זו שמשכנתי לך לעשר שנים לכשאפדנה ממך תקדיש, מי לא קדשה? </w:t>
      </w:r>
    </w:p>
    <w:p w14:paraId="660F6B77" w14:textId="77777777" w:rsidR="0075729B" w:rsidRDefault="00A04BB2" w:rsidP="00C14A40">
      <w:pPr>
        <w:pStyle w:val="38"/>
        <w:framePr w:wrap="notBeside"/>
        <w:rPr>
          <w:rtl/>
        </w:rPr>
      </w:pPr>
      <w:r w:rsidRPr="00C14A40">
        <w:rPr>
          <w:rFonts w:hint="cs"/>
          <w:rtl/>
        </w:rPr>
        <w:t>ו.</w:t>
      </w:r>
      <w:r w:rsidR="003E2DCC" w:rsidRPr="00C14A40">
        <w:rPr>
          <w:rFonts w:hint="cs"/>
          <w:rtl/>
        </w:rPr>
        <w:t xml:space="preserve"> </w:t>
      </w:r>
      <w:r w:rsidR="003E2DCC" w:rsidRPr="00C14A40">
        <w:rPr>
          <w:rtl/>
        </w:rPr>
        <w:t>מתקיף רב אשי:</w:t>
      </w:r>
    </w:p>
    <w:p w14:paraId="36850A86" w14:textId="42237A16" w:rsidR="003E2DCC" w:rsidRPr="006F178A" w:rsidRDefault="003E2DCC" w:rsidP="003E2DCC">
      <w:pPr>
        <w:rPr>
          <w:rtl/>
        </w:rPr>
      </w:pPr>
      <w:r w:rsidRPr="006F178A">
        <w:rPr>
          <w:rtl/>
        </w:rPr>
        <w:t xml:space="preserve">מי דמי? </w:t>
      </w:r>
      <w:r w:rsidR="0008290D">
        <w:rPr>
          <w:rtl/>
        </w:rPr>
        <w:t xml:space="preserve">שם </w:t>
      </w:r>
      <w:r w:rsidRPr="006F178A">
        <w:rPr>
          <w:rtl/>
        </w:rPr>
        <w:t xml:space="preserve">קיץ, אשה מי </w:t>
      </w:r>
      <w:r w:rsidR="00DF2867">
        <w:rPr>
          <w:rFonts w:hint="cs"/>
          <w:rtl/>
        </w:rPr>
        <w:t xml:space="preserve">יש </w:t>
      </w:r>
      <w:r w:rsidRPr="006F178A">
        <w:rPr>
          <w:rtl/>
        </w:rPr>
        <w:t>לה קיצותא?</w:t>
      </w:r>
    </w:p>
    <w:p w14:paraId="28F17F10" w14:textId="77777777" w:rsidR="003E2DCC" w:rsidRPr="006F178A" w:rsidRDefault="003E2DCC" w:rsidP="00A522DC">
      <w:pPr>
        <w:pStyle w:val="a3"/>
        <w:framePr w:wrap="around"/>
        <w:rPr>
          <w:rtl/>
        </w:rPr>
      </w:pPr>
      <w:r w:rsidRPr="006F178A">
        <w:rPr>
          <w:rtl/>
        </w:rPr>
        <w:t>פו:</w:t>
      </w:r>
    </w:p>
    <w:p w14:paraId="16C155B6" w14:textId="77777777" w:rsidR="00C14A40" w:rsidRPr="00C14A40" w:rsidRDefault="00A04BB2" w:rsidP="00C14A40">
      <w:pPr>
        <w:pStyle w:val="38"/>
        <w:framePr w:wrap="notBeside"/>
        <w:rPr>
          <w:rtl/>
        </w:rPr>
      </w:pPr>
      <w:r w:rsidRPr="00C14A40">
        <w:rPr>
          <w:rFonts w:hint="cs"/>
          <w:rtl/>
        </w:rPr>
        <w:t>אלא</w:t>
      </w:r>
      <w:r w:rsidR="00C17C91" w:rsidRPr="00C14A40">
        <w:rPr>
          <w:rFonts w:hint="cs"/>
          <w:rtl/>
        </w:rPr>
        <w:t>:</w:t>
      </w:r>
      <w:r w:rsidRPr="00C14A40">
        <w:rPr>
          <w:rFonts w:hint="cs"/>
          <w:rtl/>
        </w:rPr>
        <w:t xml:space="preserve"> </w:t>
      </w:r>
    </w:p>
    <w:p w14:paraId="51BE86CD" w14:textId="007800BF" w:rsidR="00C17C91" w:rsidRPr="00C14A40" w:rsidRDefault="003E2DCC" w:rsidP="00A04BB2">
      <w:pPr>
        <w:rPr>
          <w:rStyle w:val="afffa"/>
          <w:rtl/>
        </w:rPr>
      </w:pPr>
      <w:r w:rsidRPr="00C14A40">
        <w:rPr>
          <w:rStyle w:val="afffa"/>
          <w:rtl/>
        </w:rPr>
        <w:t xml:space="preserve">שאני קונמות, דכקדושת הגוף דמי, </w:t>
      </w:r>
    </w:p>
    <w:p w14:paraId="60FAA427" w14:textId="77777777" w:rsidR="0075729B" w:rsidRDefault="003E2DCC" w:rsidP="00C14A40">
      <w:pPr>
        <w:pStyle w:val="38"/>
        <w:framePr w:wrap="notBeside"/>
        <w:rPr>
          <w:rtl/>
        </w:rPr>
      </w:pPr>
      <w:r w:rsidRPr="00C14A40">
        <w:rPr>
          <w:rtl/>
        </w:rPr>
        <w:t>וכדרבא:</w:t>
      </w:r>
    </w:p>
    <w:p w14:paraId="53A44E1F" w14:textId="789AAD63" w:rsidR="003E2DCC" w:rsidRPr="006F178A" w:rsidRDefault="003E2DCC" w:rsidP="00A04BB2">
      <w:pPr>
        <w:rPr>
          <w:rtl/>
        </w:rPr>
      </w:pPr>
      <w:r w:rsidRPr="006F178A">
        <w:rPr>
          <w:rtl/>
        </w:rPr>
        <w:t>הקדש, חמץ, ושחרור - מפקיעין מידי שעבוד.</w:t>
      </w:r>
    </w:p>
    <w:p w14:paraId="43A106B5" w14:textId="77777777" w:rsidR="0075729B" w:rsidRDefault="003E2DCC" w:rsidP="00C14A40">
      <w:pPr>
        <w:pStyle w:val="38"/>
        <w:framePr w:wrap="notBeside"/>
        <w:rPr>
          <w:rtl/>
        </w:rPr>
      </w:pPr>
      <w:r w:rsidRPr="00C14A40">
        <w:rPr>
          <w:rFonts w:hint="cs"/>
          <w:rtl/>
        </w:rPr>
        <w:t>ותני הכי</w:t>
      </w:r>
      <w:r w:rsidRPr="00C14A40">
        <w:rPr>
          <w:rtl/>
        </w:rPr>
        <w:t>:</w:t>
      </w:r>
    </w:p>
    <w:p w14:paraId="4539348F" w14:textId="0A78494F" w:rsidR="006666DF" w:rsidRDefault="003E2DCC" w:rsidP="00C17C91">
      <w:pPr>
        <w:rPr>
          <w:rFonts w:ascii="Fb Fontext" w:hAnsi="Fb Fontext"/>
          <w:rtl/>
        </w:rPr>
      </w:pPr>
      <w:r w:rsidRPr="00295E41">
        <w:rPr>
          <w:rStyle w:val="afffa"/>
          <w:rtl/>
        </w:rPr>
        <w:t>ועוד</w:t>
      </w:r>
      <w:r w:rsidRPr="006F178A">
        <w:rPr>
          <w:rFonts w:ascii="Fb Fontext" w:hAnsi="Fb Fontext"/>
          <w:rtl/>
        </w:rPr>
        <w:t xml:space="preserve">, </w:t>
      </w:r>
      <w:r w:rsidRPr="00295E41">
        <w:rPr>
          <w:rStyle w:val="afffa"/>
          <w:rtl/>
        </w:rPr>
        <w:t>שמא</w:t>
      </w:r>
      <w:r w:rsidRPr="006F178A">
        <w:rPr>
          <w:rFonts w:ascii="Fb Fontext" w:hAnsi="Fb Fontext"/>
          <w:rtl/>
        </w:rPr>
        <w:t xml:space="preserve"> יגרשנה.</w:t>
      </w:r>
    </w:p>
    <w:p w14:paraId="34F6F6F4" w14:textId="0A8F941D"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75" w:author="קלוד" w:date="2026-10-06T10:09:38Z"/>
        </w:rPr>
      </w:pPr>
      <w:ins w:id="20474" w:author="קלוד" w:date="2026-10-06T10:09:38Z">
        <w:r>
          <w:t xml:space="preserve">משנה ה</w:t>
        </w:r>
      </w:ins>
    </w:p>
    <w:p w14:paraId="639531A2" w14:textId="77777777" w:rsidR="001B7115" w:rsidRDefault="003E2DCC" w:rsidP="003E2DCC">
      <w:pPr>
        <w:pStyle w:val="afff5"/>
        <w:rPr>
          <w:rtl/>
        </w:rPr>
      </w:pPr>
      <w:r w:rsidRPr="006F178A">
        <w:rPr>
          <w:rtl/>
        </w:rPr>
        <w:t xml:space="preserve">נדרה אשתו וסבור שנדרה בתו, נדרה בתו וסבור שנדרה אשתו, נדרה בנזיר וסבור שנדרה בקרבן, נדרה בקרבן וסבור שנדרה בנזיר, נדרה מתאנים וסבור שנדרה מן הענבים, נדרה מן הענבים וסבור שנדרה מן התאנים </w:t>
      </w:r>
    </w:p>
    <w:p w14:paraId="7C0C513E" w14:textId="4E910C50" w:rsidR="003E2DCC" w:rsidRPr="006F178A" w:rsidRDefault="003E2DCC" w:rsidP="00C14A40">
      <w:pPr>
        <w:pStyle w:val="afff5"/>
        <w:spacing w:after="120"/>
        <w:rPr>
          <w:rtl/>
        </w:rPr>
      </w:pPr>
      <w:r w:rsidRPr="006F178A">
        <w:rPr>
          <w:rtl/>
        </w:rPr>
        <w:t>- הרי זה יחזור ויפר.</w:t>
      </w:r>
      <w:r w:rsidRPr="006F178A">
        <w:rPr>
          <w:rFonts w:ascii="Fb Fontext" w:hAnsi="Fb Fontext"/>
          <w:rtl/>
        </w:rPr>
        <w:t xml:space="preserve"> </w:t>
      </w:r>
    </w:p>
    <w:p w14:paraId="5DFBF28F" w14:textId="77777777" w:rsidR="0075729B" w:rsidRDefault="003E2DCC" w:rsidP="00C14A40">
      <w:pPr>
        <w:pStyle w:val="38"/>
        <w:framePr w:wrap="notBeside"/>
        <w:rPr>
          <w:rtl/>
        </w:rPr>
      </w:pPr>
      <w:r w:rsidRPr="00C14A40">
        <w:rPr>
          <w:rtl/>
        </w:rPr>
        <w:t>למימרא</w:t>
      </w:r>
      <w:r w:rsidR="00687527" w:rsidRPr="00C14A40">
        <w:rPr>
          <w:rFonts w:hint="cs"/>
          <w:rtl/>
        </w:rPr>
        <w:t>:</w:t>
      </w:r>
    </w:p>
    <w:p w14:paraId="7F95BBB2" w14:textId="138B31A3" w:rsidR="003E2DCC" w:rsidRPr="006F178A" w:rsidRDefault="003E2DCC" w:rsidP="003E2DCC">
      <w:pPr>
        <w:rPr>
          <w:rtl/>
        </w:rPr>
      </w:pPr>
      <w:r w:rsidRPr="00687527">
        <w:rPr>
          <w:rtl/>
        </w:rPr>
        <w:t>ד</w:t>
      </w:r>
      <w:r w:rsidRPr="00687527">
        <w:rPr>
          <w:rFonts w:hint="cs"/>
          <w:rtl/>
        </w:rPr>
        <w:t>'</w:t>
      </w:r>
      <w:r w:rsidRPr="002C641B">
        <w:rPr>
          <w:rStyle w:val="affffa"/>
          <w:rtl/>
        </w:rPr>
        <w:t xml:space="preserve">יניא אותה' </w:t>
      </w:r>
      <w:r w:rsidRPr="006F178A">
        <w:rPr>
          <w:rFonts w:ascii="Fb Fontext" w:hAnsi="Fb Fontext"/>
          <w:rtl/>
        </w:rPr>
        <w:t>דוקא הוא,</w:t>
      </w:r>
      <w:r w:rsidRPr="006F178A">
        <w:rPr>
          <w:rFonts w:ascii="Fb Fontext" w:hAnsi="Fb Fontext" w:hint="cs"/>
          <w:rtl/>
        </w:rPr>
        <w:t xml:space="preserve"> </w:t>
      </w:r>
    </w:p>
    <w:p w14:paraId="2E4E8564" w14:textId="7F20E608" w:rsidR="003E2DCC" w:rsidRPr="006F178A" w:rsidRDefault="00DC0BA2" w:rsidP="00CF31A2">
      <w:pPr>
        <w:rPr>
          <w:rtl/>
        </w:rPr>
      </w:pPr>
      <w:r>
        <w:rPr>
          <w:rFonts w:hint="cs"/>
          <w:rtl/>
        </w:rPr>
        <w:t xml:space="preserve">ואף </w:t>
      </w:r>
      <w:r w:rsidR="003E2DCC" w:rsidRPr="006F178A">
        <w:rPr>
          <w:rFonts w:hint="cs"/>
          <w:rtl/>
        </w:rPr>
        <w:t>ד</w:t>
      </w:r>
      <w:r w:rsidR="000620ED">
        <w:rPr>
          <w:rFonts w:hint="cs"/>
          <w:rtl/>
        </w:rPr>
        <w:t>ל</w:t>
      </w:r>
      <w:r w:rsidR="003E2DCC" w:rsidRPr="006F178A">
        <w:rPr>
          <w:rFonts w:hint="cs"/>
          <w:rtl/>
        </w:rPr>
        <w:t>גבי קרעים ד</w:t>
      </w:r>
      <w:r w:rsidR="003E2DCC" w:rsidRPr="00CF31A2">
        <w:rPr>
          <w:rStyle w:val="affffa"/>
          <w:rFonts w:hint="cs"/>
          <w:b/>
          <w:bCs/>
          <w:rtl/>
        </w:rPr>
        <w:t>על</w:t>
      </w:r>
      <w:r w:rsidR="003E2DCC" w:rsidRPr="00CF31A2">
        <w:rPr>
          <w:rStyle w:val="affffa"/>
          <w:rFonts w:hint="cs"/>
          <w:rtl/>
        </w:rPr>
        <w:t xml:space="preserve"> שאול </w:t>
      </w:r>
      <w:r w:rsidR="003E2DCC" w:rsidRPr="00CF31A2">
        <w:rPr>
          <w:rStyle w:val="affffa"/>
          <w:rFonts w:hint="cs"/>
          <w:b/>
          <w:bCs/>
          <w:rtl/>
        </w:rPr>
        <w:t>ועל</w:t>
      </w:r>
      <w:r w:rsidR="003E2DCC" w:rsidRPr="00CF31A2">
        <w:rPr>
          <w:rStyle w:val="affffa"/>
          <w:rFonts w:hint="cs"/>
          <w:rtl/>
        </w:rPr>
        <w:t xml:space="preserve"> יהונתן בנו</w:t>
      </w:r>
      <w:r w:rsidR="00CF31A2">
        <w:rPr>
          <w:rFonts w:hint="cs"/>
          <w:rtl/>
        </w:rPr>
        <w:t>.</w:t>
      </w:r>
      <w:r w:rsidR="00CF31A2">
        <w:rPr>
          <w:rStyle w:val="affffe"/>
          <w:rFonts w:hint="cs"/>
          <w:rtl/>
        </w:rPr>
        <w:t xml:space="preserve"> </w:t>
      </w:r>
      <w:r w:rsidR="003E2DCC" w:rsidRPr="00CF31A2">
        <w:rPr>
          <w:rStyle w:val="affffe"/>
          <w:rFonts w:hint="cs"/>
          <w:rtl/>
        </w:rPr>
        <w:t>ותניא</w:t>
      </w:r>
      <w:r w:rsidR="003E2DCC" w:rsidRPr="006F178A">
        <w:rPr>
          <w:rFonts w:hint="cs"/>
          <w:rtl/>
        </w:rPr>
        <w:t xml:space="preserve"> אמרו לו מת אביו וקרע אח</w:t>
      </w:r>
      <w:r w:rsidR="003E2DCC" w:rsidRPr="006F178A">
        <w:rPr>
          <w:rtl/>
        </w:rPr>
        <w:t>"</w:t>
      </w:r>
      <w:r w:rsidR="003E2DCC" w:rsidRPr="006F178A">
        <w:rPr>
          <w:rFonts w:hint="cs"/>
          <w:rtl/>
        </w:rPr>
        <w:t>כ נמצא בנו יצא ידי קריעה</w:t>
      </w:r>
      <w:r w:rsidR="000620ED">
        <w:rPr>
          <w:rFonts w:hint="cs"/>
          <w:rtl/>
        </w:rPr>
        <w:t>.</w:t>
      </w:r>
      <w:r w:rsidR="003E2DCC" w:rsidRPr="006F178A">
        <w:rPr>
          <w:rFonts w:hint="cs"/>
          <w:rtl/>
        </w:rPr>
        <w:t xml:space="preserve"> </w:t>
      </w:r>
      <w:r w:rsidR="000620ED">
        <w:rPr>
          <w:rFonts w:ascii="Fb Fontext" w:hAnsi="Fb Fontext" w:hint="cs"/>
          <w:rtl/>
        </w:rPr>
        <w:t>-</w:t>
      </w:r>
      <w:r w:rsidR="000620ED" w:rsidRPr="00CF31A2">
        <w:rPr>
          <w:rFonts w:ascii="Fb Fontext" w:hAnsi="Fb Fontext"/>
          <w:rtl/>
        </w:rPr>
        <w:t>הא בסתם, והא במפרש</w:t>
      </w:r>
    </w:p>
    <w:p w14:paraId="15600C32" w14:textId="77777777" w:rsidR="003E2DCC" w:rsidRPr="006F178A" w:rsidRDefault="003E2DCC" w:rsidP="00A522DC">
      <w:pPr>
        <w:pStyle w:val="a3"/>
        <w:framePr w:wrap="around"/>
        <w:rPr>
          <w:rtl/>
        </w:rPr>
      </w:pPr>
      <w:r w:rsidRPr="006F178A">
        <w:rPr>
          <w:rtl/>
        </w:rPr>
        <w:t>פז.</w:t>
      </w:r>
    </w:p>
    <w:p w14:paraId="767772C1" w14:textId="77777777" w:rsidR="00C14A40" w:rsidRPr="00C14A40" w:rsidRDefault="003E2DCC" w:rsidP="00C14A40">
      <w:pPr>
        <w:pStyle w:val="38"/>
        <w:framePr w:wrap="notBeside"/>
        <w:rPr>
          <w:rtl/>
        </w:rPr>
      </w:pPr>
      <w:r w:rsidRPr="00C14A40">
        <w:rPr>
          <w:rtl/>
        </w:rPr>
        <w:t xml:space="preserve">והתניא: </w:t>
      </w:r>
    </w:p>
    <w:p w14:paraId="20336B7D" w14:textId="4D3146D7" w:rsidR="006666DF" w:rsidRDefault="003E2DCC" w:rsidP="003E2DCC">
      <w:pPr>
        <w:rPr>
          <w:rtl/>
        </w:rPr>
      </w:pPr>
      <w:r w:rsidRPr="006F178A">
        <w:rPr>
          <w:rFonts w:ascii="Fb Fontext" w:hAnsi="Fb Fontext"/>
          <w:rtl/>
        </w:rPr>
        <w:t>אמרו לו מת אביו וקרע, ואח</w:t>
      </w:r>
      <w:r w:rsidR="00687527">
        <w:rPr>
          <w:rFonts w:ascii="Fb Fontext" w:hAnsi="Fb Fontext" w:hint="cs"/>
          <w:rtl/>
        </w:rPr>
        <w:t>"כ</w:t>
      </w:r>
      <w:r w:rsidRPr="006F178A">
        <w:rPr>
          <w:rFonts w:ascii="Fb Fontext" w:hAnsi="Fb Fontext"/>
          <w:rtl/>
        </w:rPr>
        <w:t xml:space="preserve"> נמצא בנו - לא יצא ידי קריעה, </w:t>
      </w:r>
    </w:p>
    <w:p w14:paraId="08C7CE73" w14:textId="31CCFDDA" w:rsidR="003E2DCC" w:rsidRPr="006F178A" w:rsidRDefault="003E2DCC" w:rsidP="003E2DCC">
      <w:pPr>
        <w:rPr>
          <w:rtl/>
        </w:rPr>
      </w:pPr>
      <w:r w:rsidRPr="006F178A">
        <w:rPr>
          <w:rtl/>
        </w:rPr>
        <w:lastRenderedPageBreak/>
        <w:t>אמרו לו מת לו מת, וכסבור אביו הוא וקרע, ואח</w:t>
      </w:r>
      <w:r w:rsidR="007B0403">
        <w:rPr>
          <w:rFonts w:hint="cs"/>
          <w:rtl/>
        </w:rPr>
        <w:t xml:space="preserve">"כ </w:t>
      </w:r>
      <w:r w:rsidRPr="006F178A">
        <w:rPr>
          <w:rtl/>
        </w:rPr>
        <w:t>נמצא בנו - יצא ידי קריעה.</w:t>
      </w:r>
    </w:p>
    <w:p w14:paraId="6B0DBCBD" w14:textId="77777777" w:rsidR="0075729B" w:rsidRDefault="003E2DCC" w:rsidP="00C14A40">
      <w:pPr>
        <w:pStyle w:val="38"/>
        <w:framePr w:wrap="notBeside"/>
        <w:rPr>
          <w:rtl/>
        </w:rPr>
      </w:pPr>
      <w:r w:rsidRPr="00C14A40">
        <w:rPr>
          <w:rtl/>
        </w:rPr>
        <w:t>רב אשי:</w:t>
      </w:r>
    </w:p>
    <w:p w14:paraId="36CF86A9" w14:textId="25954892" w:rsidR="006666DF" w:rsidRDefault="003E2DCC" w:rsidP="007B0403">
      <w:pPr>
        <w:rPr>
          <w:rFonts w:ascii="Fb Fontext" w:hAnsi="Fb Fontext"/>
          <w:rtl/>
        </w:rPr>
      </w:pPr>
      <w:r w:rsidRPr="007B0403">
        <w:rPr>
          <w:rFonts w:ascii="Fb Fontext" w:hAnsi="Fb Fontext"/>
          <w:rtl/>
        </w:rPr>
        <w:t xml:space="preserve">הא </w:t>
      </w:r>
      <w:r w:rsidRPr="007E3260">
        <w:rPr>
          <w:rStyle w:val="affffc"/>
          <w:rtl/>
        </w:rPr>
        <w:t>דיצא ידי קריעה - שנמצא בנו בתוך כ</w:t>
      </w:r>
      <w:r w:rsidRPr="007E3260">
        <w:rPr>
          <w:rStyle w:val="affffc"/>
          <w:rFonts w:hint="cs"/>
          <w:rtl/>
        </w:rPr>
        <w:t>די דיבור</w:t>
      </w:r>
      <w:r w:rsidRPr="007B0403">
        <w:rPr>
          <w:rFonts w:ascii="Fb Fontext" w:hAnsi="Fb Fontext" w:hint="cs"/>
          <w:rtl/>
        </w:rPr>
        <w:t>,</w:t>
      </w:r>
      <w:r w:rsidRPr="007B0403">
        <w:rPr>
          <w:rFonts w:ascii="Fb Fontext" w:hAnsi="Fb Fontext"/>
          <w:rtl/>
        </w:rPr>
        <w:t xml:space="preserve"> </w:t>
      </w:r>
    </w:p>
    <w:p w14:paraId="7447B8F6" w14:textId="6FAF6556" w:rsidR="003E2DCC" w:rsidRPr="006F178A" w:rsidRDefault="003E2DCC" w:rsidP="00C14A40">
      <w:pPr>
        <w:rPr>
          <w:rtl/>
        </w:rPr>
      </w:pPr>
      <w:r w:rsidRPr="007B0403">
        <w:rPr>
          <w:rFonts w:ascii="Fb Fontext" w:hAnsi="Fb Fontext"/>
          <w:rtl/>
        </w:rPr>
        <w:t xml:space="preserve">הא </w:t>
      </w:r>
      <w:r w:rsidRPr="007E3260">
        <w:rPr>
          <w:rStyle w:val="affffc"/>
          <w:rtl/>
        </w:rPr>
        <w:t xml:space="preserve">דלא יצא ידי קריעה </w:t>
      </w:r>
      <w:r w:rsidR="007E3260">
        <w:rPr>
          <w:rStyle w:val="affffc"/>
          <w:rtl/>
        </w:rPr>
        <w:t>–</w:t>
      </w:r>
      <w:r w:rsidRPr="007E3260">
        <w:rPr>
          <w:rStyle w:val="affffc"/>
          <w:rtl/>
        </w:rPr>
        <w:t xml:space="preserve"> א</w:t>
      </w:r>
      <w:r w:rsidR="007E3260">
        <w:rPr>
          <w:rStyle w:val="affffc"/>
          <w:rFonts w:hint="cs"/>
          <w:rtl/>
        </w:rPr>
        <w:t>חר כדי דיבור</w:t>
      </w:r>
      <w:r w:rsidR="007E3260">
        <w:rPr>
          <w:rFonts w:hint="cs"/>
          <w:rtl/>
        </w:rPr>
        <w:t>.</w:t>
      </w:r>
    </w:p>
    <w:p w14:paraId="0D1A4244" w14:textId="77777777" w:rsidR="0075729B" w:rsidRDefault="003E2DCC" w:rsidP="00C14A40">
      <w:pPr>
        <w:pStyle w:val="38"/>
        <w:framePr w:wrap="notBeside"/>
        <w:rPr>
          <w:rtl/>
        </w:rPr>
      </w:pPr>
      <w:r w:rsidRPr="00C14A40">
        <w:rPr>
          <w:rtl/>
        </w:rPr>
        <w:t>והתניא:</w:t>
      </w:r>
    </w:p>
    <w:p w14:paraId="7E8FB57E" w14:textId="77855B99" w:rsidR="003E2DCC" w:rsidRPr="006F178A" w:rsidRDefault="003E2DCC" w:rsidP="003E2DCC">
      <w:pPr>
        <w:rPr>
          <w:rtl/>
        </w:rPr>
      </w:pPr>
      <w:r w:rsidRPr="006F178A">
        <w:rPr>
          <w:rFonts w:ascii="Fb Fontext" w:hAnsi="Fb Fontext"/>
          <w:rtl/>
        </w:rPr>
        <w:t>מי שיש לו חולה בתוך ביתו ונתעלף, וכמדומה שמת וקרע, ואח</w:t>
      </w:r>
      <w:r w:rsidR="0075729B">
        <w:rPr>
          <w:rFonts w:ascii="Fb Fontext" w:hAnsi="Fb Fontext"/>
          <w:rtl/>
        </w:rPr>
        <w:t>"</w:t>
      </w:r>
      <w:r w:rsidR="0065465D">
        <w:rPr>
          <w:rFonts w:ascii="Fb Fontext" w:hAnsi="Fb Fontext" w:hint="cs"/>
          <w:rtl/>
        </w:rPr>
        <w:t>כ</w:t>
      </w:r>
      <w:r w:rsidRPr="006F178A">
        <w:rPr>
          <w:rFonts w:ascii="Fb Fontext" w:hAnsi="Fb Fontext"/>
          <w:rtl/>
        </w:rPr>
        <w:t xml:space="preserve"> מת - לא יצא ידי קריעה;</w:t>
      </w:r>
    </w:p>
    <w:p w14:paraId="4866E5B9" w14:textId="77777777" w:rsidR="00C14A40" w:rsidRPr="00C14A40" w:rsidRDefault="004D4A25" w:rsidP="00C14A40">
      <w:pPr>
        <w:pStyle w:val="38"/>
        <w:framePr w:wrap="notBeside"/>
        <w:rPr>
          <w:rFonts w:hint="cs"/>
          <w:rtl/>
        </w:rPr>
      </w:pPr>
      <w:r w:rsidRPr="00C14A40">
        <w:rPr>
          <w:rFonts w:hint="cs"/>
          <w:rtl/>
        </w:rPr>
        <w:t>-</w:t>
      </w:r>
      <w:r w:rsidR="003E2DCC" w:rsidRPr="00C14A40">
        <w:rPr>
          <w:rFonts w:hint="cs"/>
          <w:rtl/>
        </w:rPr>
        <w:t>מבר קפרא</w:t>
      </w:r>
      <w:r w:rsidR="003E2DCC" w:rsidRPr="00C14A40">
        <w:rPr>
          <w:rtl/>
        </w:rPr>
        <w:t xml:space="preserve">: </w:t>
      </w:r>
    </w:p>
    <w:p w14:paraId="6A3293FD" w14:textId="70DBBF5E" w:rsidR="003E2DCC" w:rsidRPr="006F178A" w:rsidRDefault="0065465D" w:rsidP="004D4A25">
      <w:pPr>
        <w:rPr>
          <w:rtl/>
        </w:rPr>
      </w:pPr>
      <w:r>
        <w:rPr>
          <w:rFonts w:hint="cs"/>
          <w:rtl/>
        </w:rPr>
        <w:t>רק</w:t>
      </w:r>
      <w:r w:rsidR="003E2DCC" w:rsidRPr="006F178A">
        <w:rPr>
          <w:rFonts w:hint="cs"/>
          <w:rtl/>
        </w:rPr>
        <w:t xml:space="preserve"> שמת לאחר כ</w:t>
      </w:r>
      <w:r w:rsidR="0075729B">
        <w:rPr>
          <w:rtl/>
        </w:rPr>
        <w:t>"</w:t>
      </w:r>
      <w:r>
        <w:rPr>
          <w:rFonts w:hint="cs"/>
          <w:rtl/>
        </w:rPr>
        <w:t>ד</w:t>
      </w:r>
      <w:r w:rsidR="003E2DCC" w:rsidRPr="006F178A">
        <w:rPr>
          <w:rtl/>
        </w:rPr>
        <w:t>, אבל בתוך כ</w:t>
      </w:r>
      <w:r w:rsidR="0075729B">
        <w:rPr>
          <w:rtl/>
        </w:rPr>
        <w:t>"</w:t>
      </w:r>
      <w:r>
        <w:rPr>
          <w:rFonts w:hint="cs"/>
          <w:rtl/>
        </w:rPr>
        <w:t>ד</w:t>
      </w:r>
      <w:r w:rsidR="003E2DCC" w:rsidRPr="006F178A">
        <w:rPr>
          <w:rtl/>
        </w:rPr>
        <w:t xml:space="preserve"> - כדבור דמי.</w:t>
      </w:r>
    </w:p>
    <w:p w14:paraId="57DD085F" w14:textId="5137753C" w:rsidR="006666DF" w:rsidRPr="007C6549" w:rsidRDefault="003E2DCC" w:rsidP="00D84163">
      <w:pPr>
        <w:pStyle w:val="affffb"/>
        <w:ind w:left="680" w:hanging="680"/>
        <w:jc w:val="left"/>
        <w:rPr>
          <w:rtl/>
        </w:rPr>
      </w:pPr>
      <w:r w:rsidRPr="007C6549">
        <w:rPr>
          <w:rtl/>
        </w:rPr>
        <w:t xml:space="preserve">והילכתא: </w:t>
      </w:r>
      <w:r w:rsidR="004D4A25" w:rsidRPr="007C6549">
        <w:rPr>
          <w:rtl/>
        </w:rPr>
        <w:tab/>
      </w:r>
      <w:r w:rsidRPr="007C6549">
        <w:rPr>
          <w:rtl/>
        </w:rPr>
        <w:t xml:space="preserve">תוך כדי דבור כדבור דמי, </w:t>
      </w:r>
      <w:r w:rsidR="00D84163" w:rsidRPr="007C6549">
        <w:rPr>
          <w:rtl/>
        </w:rPr>
        <w:br/>
      </w:r>
      <w:r w:rsidRPr="007C6549">
        <w:rPr>
          <w:rtl/>
        </w:rPr>
        <w:t>חוץ ממגדף, ועובד ע</w:t>
      </w:r>
      <w:r w:rsidR="0075729B" w:rsidRPr="007C6549">
        <w:rPr>
          <w:rFonts w:hint="cs"/>
          <w:rtl/>
        </w:rPr>
        <w:t>"</w:t>
      </w:r>
      <w:r w:rsidR="004D4A25" w:rsidRPr="007C6549">
        <w:rPr>
          <w:rFonts w:hint="cs"/>
          <w:rtl/>
        </w:rPr>
        <w:t>ז</w:t>
      </w:r>
      <w:r w:rsidRPr="007C6549">
        <w:rPr>
          <w:rtl/>
        </w:rPr>
        <w:t>, ומקדש, ומגרש.</w:t>
      </w:r>
    </w:p>
    <w:p w14:paraId="6D6F3AE6" w14:textId="2DFA80CA" w:rsidR="003E2DCC" w:rsidRPr="006F178A" w:rsidRDefault="003E2DCC" w:rsidP="003E2DCC">
      <w:pPr>
        <w:pStyle w:val="affc"/>
        <w:rPr>
          <w:del w:id="90032" w:author="מנוע עיצוב" w:date="2026-10-08T11:01:28Z"/>
          <w:rtl/>
        </w:rPr>
      </w:pPr>
      <w:del w:id="90030" w:author="מנוע עיצוב" w:date="2026-10-08T11:01:28Z">
        <w:r>
          <w:rPr>
            <w:rFonts w:ascii="Fb Fontext" w:hAnsi="Fb Fontext"/>
            <w:rtl/>
          </w:rPr>
          <w:delText xml:space="preserve">׹</w:delText>
        </w:r>
      </w:del>
      <w:del w:id="90031" w:author="מנוע עיצוב" w:date="2026-10-08T11:01:28Z">
        <w:r w:rsidR="0075729B">
          <w:rPr>
            <w:rFonts w:ascii="Fb Fontext" w:hAnsi="Fb Fontext"/>
            <w:rtl/>
          </w:rPr>
          <w:delText xml:space="preserve"> </w:delText>
        </w:r>
      </w:del>
    </w:p>
    <w:p>
      <w:pPr>
        <w:pStyle w:val="afffffb"/>
        <w:rPr>
          <w:ins w:id="20477" w:author="קלוד" w:date="2026-10-06T10:09:38Z"/>
        </w:rPr>
      </w:pPr>
      <w:ins w:id="20476" w:author="קלוד" w:date="2026-10-06T10:09:38Z">
        <w:r>
          <w:t xml:space="preserve">משנה ו</w:t>
        </w:r>
      </w:ins>
    </w:p>
    <w:p w14:paraId="55220147" w14:textId="77777777" w:rsidR="003E2DCC" w:rsidRPr="006F178A" w:rsidRDefault="003E2DCC" w:rsidP="003E2DCC">
      <w:pPr>
        <w:pStyle w:val="afff5"/>
        <w:rPr>
          <w:rtl/>
        </w:rPr>
      </w:pPr>
      <w:r w:rsidRPr="006F178A">
        <w:rPr>
          <w:rtl/>
        </w:rPr>
        <w:t>אמרה קונם תאנים וענבים אלו שאני טועמת, קיים לתאנים - כולו קיים, הפר לתאנים - אינו מופר עד שיפר אף לענבים.</w:t>
      </w:r>
    </w:p>
    <w:p w14:paraId="4A9C9883" w14:textId="77777777" w:rsidR="0075729B" w:rsidRDefault="003E2DCC" w:rsidP="00025D61">
      <w:pPr>
        <w:pStyle w:val="afff5"/>
        <w:jc w:val="center"/>
        <w:rPr>
          <w:rtl/>
        </w:rPr>
      </w:pPr>
      <w:r w:rsidRPr="00392931">
        <w:rPr>
          <w:rtl/>
        </w:rPr>
        <w:t>אמרה קונם תאנה שאני טועמת וענבה שאני טועמת</w:t>
      </w:r>
    </w:p>
    <w:p w14:paraId="2188A091" w14:textId="7557F69B" w:rsidR="003E2DCC" w:rsidRPr="006F178A" w:rsidRDefault="003E2DCC" w:rsidP="00C14A40">
      <w:pPr>
        <w:pStyle w:val="afff5"/>
        <w:spacing w:after="120"/>
        <w:rPr>
          <w:rtl/>
        </w:rPr>
      </w:pPr>
      <w:r w:rsidRPr="00392931">
        <w:rPr>
          <w:rtl/>
        </w:rPr>
        <w:t>- הרי אלו שני נדרים.</w:t>
      </w:r>
      <w:r w:rsidRPr="006F178A">
        <w:rPr>
          <w:rFonts w:ascii="Fb Fontext" w:hAnsi="Fb Fontext"/>
          <w:rtl/>
        </w:rPr>
        <w:t xml:space="preserve"> </w:t>
      </w:r>
    </w:p>
    <w:p w14:paraId="61C8C8F8" w14:textId="314ED25D" w:rsidR="0075729B" w:rsidRDefault="003E2DCC" w:rsidP="00C14A40">
      <w:pPr>
        <w:pStyle w:val="38"/>
        <w:framePr w:wrap="notBeside"/>
        <w:rPr>
          <w:rtl/>
        </w:rPr>
      </w:pPr>
      <w:r w:rsidRPr="00C14A40">
        <w:rPr>
          <w:rtl/>
        </w:rPr>
        <w:t>מתני</w:t>
      </w:r>
      <w:r w:rsidRPr="00C14A40">
        <w:rPr>
          <w:rFonts w:hint="cs"/>
          <w:rtl/>
        </w:rPr>
        <w:t>'</w:t>
      </w:r>
      <w:r w:rsidRPr="00C14A40">
        <w:rPr>
          <w:rtl/>
        </w:rPr>
        <w:t xml:space="preserve"> </w:t>
      </w:r>
      <w:r w:rsidRPr="00C14A40">
        <w:rPr>
          <w:rFonts w:hint="cs"/>
          <w:rtl/>
        </w:rPr>
        <w:t>כ</w:t>
      </w:r>
      <w:r w:rsidRPr="00C14A40">
        <w:rPr>
          <w:rtl/>
        </w:rPr>
        <w:t>ר</w:t>
      </w:r>
      <w:r w:rsidR="00025D61" w:rsidRPr="00C14A40">
        <w:rPr>
          <w:rFonts w:hint="cs"/>
          <w:rtl/>
        </w:rPr>
        <w:t>י</w:t>
      </w:r>
      <w:r w:rsidR="0075729B">
        <w:rPr>
          <w:rtl/>
        </w:rPr>
        <w:t>"</w:t>
      </w:r>
      <w:r w:rsidR="00025D61" w:rsidRPr="00C14A40">
        <w:rPr>
          <w:rFonts w:hint="cs"/>
          <w:rtl/>
        </w:rPr>
        <w:t>ש</w:t>
      </w:r>
      <w:r w:rsidRPr="00C14A40">
        <w:rPr>
          <w:rFonts w:hint="cs"/>
          <w:rtl/>
        </w:rPr>
        <w:t xml:space="preserve"> </w:t>
      </w:r>
      <w:r w:rsidRPr="00C14A40">
        <w:rPr>
          <w:rtl/>
        </w:rPr>
        <w:t>דתניא:</w:t>
      </w:r>
    </w:p>
    <w:p w14:paraId="1184A9A7" w14:textId="11BB8422" w:rsidR="003E2DCC" w:rsidRPr="006F178A" w:rsidRDefault="003E2DCC" w:rsidP="003E2DCC">
      <w:pPr>
        <w:rPr>
          <w:rtl/>
        </w:rPr>
      </w:pPr>
      <w:r w:rsidRPr="00D06F01">
        <w:rPr>
          <w:rStyle w:val="affffa"/>
          <w:rtl/>
        </w:rPr>
        <w:t>אישה יקימנו ואישה יפרנו -</w:t>
      </w:r>
      <w:r w:rsidRPr="006F178A">
        <w:rPr>
          <w:rFonts w:ascii="Fb Fontext" w:hAnsi="Fb Fontext"/>
          <w:rtl/>
        </w:rPr>
        <w:t xml:space="preserve"> אמרה קונם תאנים וענבים אלו שאני טועמת, קיים לתאנים - כולו קיים,</w:t>
      </w:r>
    </w:p>
    <w:p w14:paraId="296D3061" w14:textId="77777777" w:rsidR="003E2DCC" w:rsidRPr="006F178A" w:rsidRDefault="003E2DCC" w:rsidP="00A522DC">
      <w:pPr>
        <w:pStyle w:val="a3"/>
        <w:framePr w:wrap="around"/>
        <w:rPr>
          <w:rtl/>
        </w:rPr>
      </w:pPr>
      <w:r w:rsidRPr="006F178A">
        <w:rPr>
          <w:rtl/>
        </w:rPr>
        <w:t>פז:</w:t>
      </w:r>
    </w:p>
    <w:p w14:paraId="22CD24FD" w14:textId="77777777" w:rsidR="0075729B" w:rsidRDefault="003E2DCC" w:rsidP="00C14A40">
      <w:pPr>
        <w:pStyle w:val="38"/>
        <w:framePr w:wrap="notBeside"/>
        <w:rPr>
          <w:rFonts w:hint="cs"/>
          <w:rtl/>
        </w:rPr>
      </w:pPr>
      <w:r w:rsidRPr="00C14A40">
        <w:rPr>
          <w:rFonts w:hint="cs"/>
          <w:rtl/>
        </w:rPr>
        <w:t>רבי ישמעאל:</w:t>
      </w:r>
    </w:p>
    <w:p w14:paraId="5CE5C25E" w14:textId="6ED2A9E8" w:rsidR="003E2DCC" w:rsidRPr="006F178A" w:rsidRDefault="003E2DCC" w:rsidP="003E2DCC">
      <w:pPr>
        <w:rPr>
          <w:rtl/>
        </w:rPr>
      </w:pPr>
      <w:r w:rsidRPr="006F178A">
        <w:rPr>
          <w:rFonts w:ascii="Fb Fontext" w:hAnsi="Fb Fontext"/>
          <w:rtl/>
        </w:rPr>
        <w:t>הפר לתאנים - אינו מופר עד שיפר אף לענבים;</w:t>
      </w:r>
    </w:p>
    <w:p w14:paraId="2790B9AA" w14:textId="77777777" w:rsidR="0075729B" w:rsidRDefault="003E2DCC" w:rsidP="00C14A40">
      <w:pPr>
        <w:pStyle w:val="38"/>
        <w:framePr w:wrap="notBeside"/>
        <w:rPr>
          <w:rtl/>
        </w:rPr>
      </w:pPr>
      <w:r w:rsidRPr="00C14A40">
        <w:rPr>
          <w:rtl/>
        </w:rPr>
        <w:t>ר</w:t>
      </w:r>
      <w:r w:rsidRPr="00C14A40">
        <w:rPr>
          <w:rFonts w:hint="cs"/>
          <w:rtl/>
        </w:rPr>
        <w:t>"ע</w:t>
      </w:r>
      <w:r w:rsidRPr="00C14A40">
        <w:rPr>
          <w:rtl/>
        </w:rPr>
        <w:t>:</w:t>
      </w:r>
    </w:p>
    <w:p w14:paraId="755E74C6" w14:textId="3310D38E" w:rsidR="003E2DCC" w:rsidRPr="006F178A" w:rsidRDefault="003E2DCC" w:rsidP="003E2DCC">
      <w:pPr>
        <w:rPr>
          <w:rtl/>
        </w:rPr>
      </w:pPr>
      <w:r w:rsidRPr="00D06F01">
        <w:rPr>
          <w:rStyle w:val="affffa"/>
          <w:rtl/>
        </w:rPr>
        <w:t>אישה יקימנו ואישה יפרנו,</w:t>
      </w:r>
      <w:r w:rsidRPr="006F178A">
        <w:rPr>
          <w:rtl/>
        </w:rPr>
        <w:t xml:space="preserve"> מה יקימנו ממנו, אף יפרנו ממנו.</w:t>
      </w:r>
    </w:p>
    <w:p w14:paraId="189DE6FF" w14:textId="77777777" w:rsidR="0075729B" w:rsidRDefault="003E2DCC" w:rsidP="00C14A40">
      <w:pPr>
        <w:pStyle w:val="38"/>
        <w:framePr w:wrap="notBeside"/>
        <w:rPr>
          <w:rtl/>
        </w:rPr>
      </w:pPr>
      <w:r w:rsidRPr="00C14A40">
        <w:rPr>
          <w:rtl/>
        </w:rPr>
        <w:t>ור</w:t>
      </w:r>
      <w:r w:rsidRPr="00C14A40">
        <w:rPr>
          <w:rFonts w:hint="cs"/>
          <w:rtl/>
        </w:rPr>
        <w:t>י</w:t>
      </w:r>
      <w:r w:rsidRPr="00C14A40">
        <w:rPr>
          <w:rtl/>
        </w:rPr>
        <w:t>"</w:t>
      </w:r>
      <w:r w:rsidRPr="00C14A40">
        <w:rPr>
          <w:rFonts w:hint="cs"/>
          <w:rtl/>
        </w:rPr>
        <w:t>ש</w:t>
      </w:r>
      <w:r w:rsidR="00D06F01" w:rsidRPr="00C14A40">
        <w:rPr>
          <w:rFonts w:hint="cs"/>
          <w:rtl/>
        </w:rPr>
        <w:t>:</w:t>
      </w:r>
    </w:p>
    <w:p w14:paraId="43B2CDF6" w14:textId="762F88BE" w:rsidR="003E2DCC" w:rsidRPr="006F178A" w:rsidRDefault="003E2DCC" w:rsidP="003E2DCC">
      <w:pPr>
        <w:rPr>
          <w:rtl/>
        </w:rPr>
      </w:pPr>
      <w:r w:rsidRPr="006F178A">
        <w:rPr>
          <w:rtl/>
        </w:rPr>
        <w:t xml:space="preserve">מי כתיב יפר ממנו? </w:t>
      </w:r>
      <w:r w:rsidRPr="001209F4">
        <w:rPr>
          <w:rStyle w:val="affffe"/>
          <w:rtl/>
        </w:rPr>
        <w:t>ור"</w:t>
      </w:r>
      <w:r w:rsidRPr="001209F4">
        <w:rPr>
          <w:rStyle w:val="affffe"/>
          <w:rFonts w:hint="cs"/>
          <w:rtl/>
        </w:rPr>
        <w:t>ע</w:t>
      </w:r>
      <w:r w:rsidR="001209F4">
        <w:rPr>
          <w:rStyle w:val="affffe"/>
          <w:rFonts w:hint="cs"/>
          <w:rtl/>
        </w:rPr>
        <w:t xml:space="preserve">: </w:t>
      </w:r>
      <w:r w:rsidRPr="006F178A">
        <w:rPr>
          <w:rtl/>
        </w:rPr>
        <w:t xml:space="preserve">מקיש הפרה להקמה, </w:t>
      </w:r>
      <w:r w:rsidR="00D06F01">
        <w:rPr>
          <w:rFonts w:hint="cs"/>
          <w:rtl/>
        </w:rPr>
        <w:t>ד</w:t>
      </w:r>
      <w:r w:rsidRPr="006F178A">
        <w:rPr>
          <w:rtl/>
        </w:rPr>
        <w:t>ממנו.</w:t>
      </w:r>
    </w:p>
    <w:p w14:paraId="3D941DED" w14:textId="57299E56" w:rsidR="003E2DCC" w:rsidRPr="006F178A" w:rsidRDefault="003E2DCC" w:rsidP="003E2DCC">
      <w:pPr>
        <w:rPr>
          <w:rtl/>
        </w:rPr>
      </w:pPr>
      <w:r w:rsidRPr="00D06F01">
        <w:rPr>
          <w:rStyle w:val="affffe"/>
          <w:rFonts w:hint="cs"/>
          <w:rtl/>
        </w:rPr>
        <w:t>מרי</w:t>
      </w:r>
      <w:r w:rsidRPr="00D06F01">
        <w:rPr>
          <w:rStyle w:val="affffe"/>
          <w:rtl/>
        </w:rPr>
        <w:t>"</w:t>
      </w:r>
      <w:r w:rsidRPr="00D06F01">
        <w:rPr>
          <w:rStyle w:val="affffe"/>
          <w:rFonts w:hint="cs"/>
          <w:rtl/>
        </w:rPr>
        <w:t>ו</w:t>
      </w:r>
      <w:r w:rsidRPr="00D06F01">
        <w:rPr>
          <w:rStyle w:val="affffe"/>
          <w:rtl/>
        </w:rPr>
        <w:t>:</w:t>
      </w:r>
      <w:r>
        <w:rPr>
          <w:rtl/>
        </w:rPr>
        <w:t xml:space="preserve"> זו דברי רבי ישמעאל </w:t>
      </w:r>
      <w:r>
        <w:rPr>
          <w:rStyle w:val="affffe"/>
          <w:rtl/>
          <w:rPrChange w:id="9174" w:author="מנוע אמוראים" w:date="2026-10-05T16:41:00Z">
            <w:rPr>
              <w:rtl/>
            </w:rPr>
          </w:rPrChange>
        </w:rPr>
        <w:t xml:space="preserve">ור"</w:t>
      </w:r>
      <w:r>
        <w:rPr>
          <w:rStyle w:val="affffe"/>
          <w:rFonts w:hint="cs"/>
          <w:rtl/>
          <w:rPrChange w:id="9175" w:author="מנוע אמוראים" w:date="2026-10-05T16:41:00Z">
            <w:rPr>
              <w:rFonts w:hint="cs"/>
              <w:rtl/>
            </w:rPr>
          </w:rPrChange>
        </w:rPr>
        <w:t xml:space="preserve">ע</w:t>
      </w:r>
      <w:r w:rsidRPr="006F178A">
        <w:rPr>
          <w:rtl/>
        </w:rPr>
        <w:t xml:space="preserve">, </w:t>
      </w:r>
    </w:p>
    <w:p w14:paraId="10860EFF" w14:textId="77777777" w:rsidR="0075729B" w:rsidRDefault="003E2DCC" w:rsidP="00C14A40">
      <w:pPr>
        <w:pStyle w:val="38"/>
        <w:framePr w:wrap="notBeside"/>
        <w:rPr>
          <w:rtl/>
        </w:rPr>
      </w:pPr>
      <w:r w:rsidRPr="00C14A40">
        <w:rPr>
          <w:rtl/>
        </w:rPr>
        <w:t>אבל חכ"</w:t>
      </w:r>
      <w:r w:rsidRPr="00C14A40">
        <w:rPr>
          <w:rFonts w:hint="cs"/>
          <w:rtl/>
        </w:rPr>
        <w:t>א</w:t>
      </w:r>
      <w:r w:rsidRPr="00C14A40">
        <w:rPr>
          <w:rtl/>
        </w:rPr>
        <w:t>:</w:t>
      </w:r>
    </w:p>
    <w:p w14:paraId="764CD27A" w14:textId="7CB395C8" w:rsidR="003E2DCC" w:rsidRPr="006F178A" w:rsidRDefault="003E2DCC" w:rsidP="003E2DCC">
      <w:pPr>
        <w:rPr>
          <w:rtl/>
        </w:rPr>
      </w:pPr>
      <w:r w:rsidRPr="006F178A">
        <w:rPr>
          <w:rtl/>
        </w:rPr>
        <w:t>מקיש הקמה</w:t>
      </w:r>
      <w:r w:rsidR="00B17FFB">
        <w:rPr>
          <w:rFonts w:hint="cs"/>
          <w:rtl/>
        </w:rPr>
        <w:t xml:space="preserve"> מה שקיים קיים כ</w:t>
      </w:r>
      <w:r w:rsidRPr="006F178A">
        <w:rPr>
          <w:rtl/>
        </w:rPr>
        <w:t>הפרה</w:t>
      </w:r>
      <w:r w:rsidR="00C225BB">
        <w:rPr>
          <w:rFonts w:hint="cs"/>
          <w:rtl/>
        </w:rPr>
        <w:t xml:space="preserve"> ד</w:t>
      </w:r>
      <w:r w:rsidRPr="006F178A">
        <w:rPr>
          <w:rtl/>
        </w:rPr>
        <w:t>מה שהפר הפר</w:t>
      </w:r>
      <w:r w:rsidR="00B17FFB">
        <w:rPr>
          <w:rFonts w:hint="cs"/>
          <w:rtl/>
        </w:rPr>
        <w:t>.</w:t>
      </w:r>
    </w:p>
    <w:p w14:paraId="62AE233C" w14:textId="77777777" w:rsidR="003E2DCC" w:rsidRPr="006F178A" w:rsidRDefault="003E2DCC" w:rsidP="000F1DD4">
      <w:pPr>
        <w:pStyle w:val="afffd"/>
        <w:rPr>
          <w:rtl/>
        </w:rPr>
      </w:pPr>
      <w:ins w:id="9937" w:author="מספור קטעי משנה" w:date="2026-10-06T06:45:39Z">
        <w:r>
          <w:rPr>
            <w:rStyle w:val="MisparKeta"/>
          </w:rPr>
          <w:t xml:space="preserve">א. </w:t>
        </w:r>
      </w:ins>
      <w:r w:rsidRPr="006F178A">
        <w:rPr>
          <w:rtl/>
        </w:rPr>
        <w:t>אמרה קונם תאנה.</w:t>
      </w:r>
    </w:p>
    <w:p w14:paraId="5F882295" w14:textId="77777777" w:rsidR="00C14A40" w:rsidRPr="00C14A40" w:rsidRDefault="003E2DCC" w:rsidP="00C14A40">
      <w:pPr>
        <w:pStyle w:val="38"/>
        <w:framePr w:wrap="notBeside"/>
        <w:rPr>
          <w:rtl/>
        </w:rPr>
      </w:pPr>
      <w:r w:rsidRPr="00C14A40">
        <w:rPr>
          <w:rtl/>
        </w:rPr>
        <w:t xml:space="preserve">אמר רבא: </w:t>
      </w:r>
    </w:p>
    <w:p w14:paraId="3DC3D251" w14:textId="7C2982B4" w:rsidR="006666DF" w:rsidRDefault="003E2DCC" w:rsidP="003E2DCC">
      <w:pPr>
        <w:rPr>
          <w:rtl/>
        </w:rPr>
      </w:pPr>
      <w:r>
        <w:rPr>
          <w:rFonts w:ascii="Fb Fontext" w:hAnsi="Fb Fontext"/>
          <w:rtl/>
        </w:rPr>
        <w:t xml:space="preserve">מתני' </w:t>
      </w:r>
      <w:r>
        <w:rPr>
          <w:rStyle w:val="affffe"/>
          <w:rFonts w:ascii="Fb Fontext" w:hAnsi="Fb Fontext"/>
          <w:rtl/>
          <w:rPrChange w:id="9176" w:author="מנוע אמוראים" w:date="2026-10-05T16:41:00Z">
            <w:rPr>
              <w:rFonts w:ascii="Fb Fontext" w:hAnsi="Fb Fontext"/>
              <w:rtl/>
            </w:rPr>
          </w:rPrChange>
        </w:rPr>
        <w:t xml:space="preserve">ר"</w:t>
      </w:r>
      <w:r>
        <w:rPr>
          <w:rStyle w:val="affffe"/>
          <w:rFonts w:ascii="Fb Fontext" w:hAnsi="Fb Fontext" w:hint="cs"/>
          <w:rtl/>
          <w:rPrChange w:id="9177" w:author="מנוע אמוראים" w:date="2026-10-05T16:41:00Z">
            <w:rPr>
              <w:rFonts w:ascii="Fb Fontext" w:hAnsi="Fb Fontext" w:hint="cs"/>
              <w:rtl/>
            </w:rPr>
          </w:rPrChange>
        </w:rPr>
        <w:t xml:space="preserve">ש</w:t>
      </w:r>
      <w:r w:rsidRPr="006F178A">
        <w:rPr>
          <w:rFonts w:ascii="Fb Fontext" w:hAnsi="Fb Fontext"/>
          <w:rtl/>
        </w:rPr>
        <w:t xml:space="preserve"> היא, דעד שיאמר שבועה לכל אחד ואחד.</w:t>
      </w:r>
    </w:p>
    <w:p w14:paraId="58CB06A9" w14:textId="6A6880CD"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14:paraId="224EE175" w14:textId="77777777" w:rsidR="009E19CB" w:rsidRPr="00C35A2C" w:rsidRDefault="009E19CB" w:rsidP="009E19CB">
      <w:pPr>
        <w:pStyle w:val="afffffb"/>
        <w:framePr w:wrap="around"/>
        <w:rPr>
          <w:rtl/>
        </w:rPr>
      </w:pPr>
      <w:del w:id="20298" w:author="קלוד" w:date="2026-10-06T10:09:38Z">
        <w:r>
          <w:rPr>
            <w:rtl/>
          </w:rPr>
          <w:delText xml:space="preserve">מתני'.</w:delText>
        </w:r>
      </w:del>
      <w:ins w:id="20299" w:author="קלוד" w:date="2026-10-06T10:09:38Z">
        <w:r>
          <w:rPr>
            <w:rtl/>
          </w:rPr>
          <w:t xml:space="preserve">משנה ז</w:t>
        </w:r>
      </w:ins>
    </w:p>
    <w:p w14:paraId="3874D317" w14:textId="77777777" w:rsidR="003E2DCC" w:rsidRPr="006F178A" w:rsidRDefault="003E2DCC" w:rsidP="003E2DCC">
      <w:pPr>
        <w:pStyle w:val="afff5"/>
        <w:rPr>
          <w:rtl/>
        </w:rPr>
      </w:pPr>
      <w:r w:rsidRPr="006F178A">
        <w:rPr>
          <w:rtl/>
        </w:rPr>
        <w:t>יודע אני שיש נדרים אבל איני יודע שיש מפירין - יפר;</w:t>
      </w:r>
    </w:p>
    <w:p w14:paraId="365FC9F5" w14:textId="77777777" w:rsidR="00094F15" w:rsidRDefault="003E2DCC" w:rsidP="00121778">
      <w:pPr>
        <w:pStyle w:val="afff5"/>
        <w:rPr>
          <w:rStyle w:val="affffe"/>
          <w:rtl/>
        </w:rPr>
      </w:pPr>
      <w:r w:rsidRPr="00B15076">
        <w:rPr>
          <w:rtl/>
        </w:rPr>
        <w:t xml:space="preserve">יודע אני שיש מפירין אבל איני יודע שזה נדר </w:t>
      </w:r>
    </w:p>
    <w:p w14:paraId="5922355B" w14:textId="7F3345E1" w:rsidR="003E2DCC" w:rsidRPr="006F178A" w:rsidRDefault="00121778" w:rsidP="00C14A40">
      <w:pPr>
        <w:pStyle w:val="afff5"/>
        <w:spacing w:after="120"/>
        <w:rPr>
          <w:rtl/>
        </w:rPr>
      </w:pPr>
      <w:r w:rsidRPr="00121778">
        <w:rPr>
          <w:rStyle w:val="TanaimMishna"/>
          <w:rFonts w:hint="cs"/>
          <w:rtl/>
          <w:rPrChange w:id="20281" w:author="קלוד" w:date="2026-10-06T10:09:38Z">
            <w:rPr>
              <w:rStyle w:val="affffe"/>
              <w:rFonts w:hint="cs"/>
              <w:rtl/>
            </w:rPr>
          </w:rPrChange>
        </w:rPr>
        <w:t>לר</w:t>
      </w:r>
      <w:r w:rsidR="0075729B">
        <w:rPr>
          <w:rStyle w:val="TanaimMishna"/>
          <w:rtl/>
          <w:rPrChange w:id="20282" w:author="קלוד" w:date="2026-10-06T10:09:38Z">
            <w:rPr>
              <w:rStyle w:val="affffe"/>
              <w:rtl/>
            </w:rPr>
          </w:rPrChange>
        </w:rPr>
        <w:t>"</w:t>
      </w:r>
      <w:r w:rsidRPr="00121778">
        <w:rPr>
          <w:rStyle w:val="TanaimMishna"/>
          <w:rFonts w:hint="cs"/>
          <w:rtl/>
          <w:rPrChange w:id="20283" w:author="קלוד" w:date="2026-10-06T10:09:38Z">
            <w:rPr>
              <w:rStyle w:val="affffe"/>
              <w:rFonts w:hint="cs"/>
              <w:rtl/>
            </w:rPr>
          </w:rPrChange>
        </w:rPr>
        <w:t>מ</w:t>
      </w:r>
      <w:r w:rsidR="003E2DCC" w:rsidRPr="00121778">
        <w:rPr>
          <w:rStyle w:val="TanaimMishna"/>
          <w:rtl/>
          <w:rPrChange w:id="20284" w:author="קלוד" w:date="2026-10-06T10:09:38Z">
            <w:rPr>
              <w:rStyle w:val="affffe"/>
              <w:rtl/>
            </w:rPr>
          </w:rPrChange>
        </w:rPr>
        <w:t>:</w:t>
      </w:r>
      <w:r w:rsidR="003E2DCC" w:rsidRPr="00B15076">
        <w:rPr>
          <w:rtl/>
        </w:rPr>
        <w:t xml:space="preserve"> לא יפר,</w:t>
      </w:r>
      <w:r w:rsidR="003E2DCC" w:rsidRPr="00121778">
        <w:rPr>
          <w:rStyle w:val="TanaimMishna"/>
          <w:rtl/>
          <w:rPrChange w:id="20285" w:author="קלוד" w:date="2026-10-06T10:09:38Z">
            <w:rPr>
              <w:rStyle w:val="affffe"/>
              <w:rtl/>
            </w:rPr>
          </w:rPrChange>
        </w:rPr>
        <w:t xml:space="preserve"> וחכ"</w:t>
      </w:r>
      <w:r w:rsidR="003E2DCC" w:rsidRPr="00121778">
        <w:rPr>
          <w:rStyle w:val="TanaimMishna"/>
          <w:rFonts w:hint="cs"/>
          <w:rtl/>
          <w:rPrChange w:id="20286" w:author="קלוד" w:date="2026-10-06T10:09:38Z">
            <w:rPr>
              <w:rStyle w:val="affffe"/>
              <w:rFonts w:hint="cs"/>
              <w:rtl/>
            </w:rPr>
          </w:rPrChange>
        </w:rPr>
        <w:t>א</w:t>
      </w:r>
      <w:r w:rsidR="003E2DCC" w:rsidRPr="00121778">
        <w:rPr>
          <w:rStyle w:val="TanaimMishna"/>
          <w:rtl/>
          <w:rPrChange w:id="20287" w:author="קלוד" w:date="2026-10-06T10:09:38Z">
            <w:rPr>
              <w:rStyle w:val="affffe"/>
              <w:rtl/>
            </w:rPr>
          </w:rPrChange>
        </w:rPr>
        <w:t>:</w:t>
      </w:r>
      <w:r w:rsidR="003E2DCC" w:rsidRPr="00B15076">
        <w:rPr>
          <w:rtl/>
        </w:rPr>
        <w:t xml:space="preserve"> יפר.</w:t>
      </w:r>
      <w:r w:rsidR="003E2DCC" w:rsidRPr="006F178A">
        <w:rPr>
          <w:rFonts w:ascii="Fb Fontext" w:hAnsi="Fb Fontext"/>
          <w:rtl/>
        </w:rPr>
        <w:t xml:space="preserve"> </w:t>
      </w:r>
    </w:p>
    <w:p w14:paraId="6DD553A1" w14:textId="77777777" w:rsidR="00C14A40" w:rsidRPr="00C14A40" w:rsidRDefault="003E2DCC" w:rsidP="00C14A40">
      <w:pPr>
        <w:pStyle w:val="38"/>
        <w:framePr w:wrap="notBeside"/>
        <w:rPr>
          <w:rtl/>
        </w:rPr>
      </w:pPr>
      <w:r w:rsidRPr="00C14A40">
        <w:rPr>
          <w:rtl/>
        </w:rPr>
        <w:t xml:space="preserve">ורמינהו: </w:t>
      </w:r>
    </w:p>
    <w:p w14:paraId="1065CB17" w14:textId="7952856B" w:rsidR="003E2DCC" w:rsidRPr="006F178A" w:rsidRDefault="003E2DCC" w:rsidP="003E2DCC">
      <w:pPr>
        <w:rPr>
          <w:rtl/>
        </w:rPr>
      </w:pPr>
      <w:r w:rsidRPr="00AF76D0">
        <w:rPr>
          <w:rStyle w:val="affffa"/>
          <w:rFonts w:hint="cs"/>
          <w:rtl/>
        </w:rPr>
        <w:t>'</w:t>
      </w:r>
      <w:r w:rsidRPr="00AF76D0">
        <w:rPr>
          <w:rStyle w:val="affffa"/>
          <w:rtl/>
        </w:rPr>
        <w:t>בלא ראות</w:t>
      </w:r>
      <w:r w:rsidRPr="00AF76D0">
        <w:rPr>
          <w:rStyle w:val="affffa"/>
          <w:rFonts w:hint="cs"/>
          <w:rtl/>
        </w:rPr>
        <w:t xml:space="preserve">' </w:t>
      </w:r>
      <w:r w:rsidRPr="00A32EE3">
        <w:rPr>
          <w:rStyle w:val="affffe"/>
          <w:rFonts w:hint="cs"/>
          <w:rtl/>
        </w:rPr>
        <w:t>לר</w:t>
      </w:r>
      <w:r w:rsidRPr="00A32EE3">
        <w:rPr>
          <w:rStyle w:val="affffe"/>
          <w:rtl/>
        </w:rPr>
        <w:t>"</w:t>
      </w:r>
      <w:r w:rsidRPr="00A32EE3">
        <w:rPr>
          <w:rStyle w:val="affffe"/>
          <w:rFonts w:hint="cs"/>
          <w:rtl/>
        </w:rPr>
        <w:t xml:space="preserve">י: </w:t>
      </w:r>
      <w:r w:rsidRPr="00295E41">
        <w:rPr>
          <w:rStyle w:val="afffa"/>
          <w:rFonts w:hint="cs"/>
          <w:rtl/>
        </w:rPr>
        <w:t>פרט</w:t>
      </w:r>
      <w:r w:rsidRPr="006F178A">
        <w:rPr>
          <w:rFonts w:ascii="Fb Fontext" w:hAnsi="Fb Fontext" w:hint="cs"/>
          <w:rtl/>
        </w:rPr>
        <w:t xml:space="preserve"> לסומא, </w:t>
      </w:r>
      <w:r w:rsidRPr="00A32EE3">
        <w:rPr>
          <w:rStyle w:val="affffe"/>
          <w:rFonts w:hint="cs"/>
          <w:rtl/>
        </w:rPr>
        <w:t>ולר</w:t>
      </w:r>
      <w:r w:rsidRPr="00A32EE3">
        <w:rPr>
          <w:rStyle w:val="affffe"/>
          <w:rtl/>
        </w:rPr>
        <w:t>"</w:t>
      </w:r>
      <w:r w:rsidRPr="00A32EE3">
        <w:rPr>
          <w:rStyle w:val="affffe"/>
          <w:rFonts w:hint="cs"/>
          <w:rtl/>
        </w:rPr>
        <w:t xml:space="preserve">מ: </w:t>
      </w:r>
      <w:r w:rsidRPr="00295E41">
        <w:rPr>
          <w:rStyle w:val="afffa"/>
          <w:rFonts w:hint="cs"/>
          <w:rtl/>
        </w:rPr>
        <w:t>לרבות</w:t>
      </w:r>
      <w:r w:rsidRPr="006F178A">
        <w:rPr>
          <w:rFonts w:ascii="Fb Fontext" w:hAnsi="Fb Fontext" w:hint="cs"/>
          <w:rtl/>
        </w:rPr>
        <w:t xml:space="preserve"> את הסומא.</w:t>
      </w:r>
    </w:p>
    <w:p w14:paraId="2C2CDB77" w14:textId="77777777" w:rsidR="003E2DCC" w:rsidRPr="006F178A" w:rsidRDefault="003E2DCC" w:rsidP="00A522DC">
      <w:pPr>
        <w:pStyle w:val="a3"/>
        <w:framePr w:wrap="around"/>
        <w:rPr>
          <w:rtl/>
        </w:rPr>
      </w:pPr>
      <w:r w:rsidRPr="006F178A">
        <w:rPr>
          <w:rtl/>
        </w:rPr>
        <w:t>פח.</w:t>
      </w:r>
    </w:p>
    <w:p w14:paraId="727DA241" w14:textId="77777777" w:rsidR="00C14A40" w:rsidRPr="00C14A40" w:rsidRDefault="003E2DCC" w:rsidP="00C14A40">
      <w:pPr>
        <w:pStyle w:val="38"/>
        <w:framePr w:wrap="notBeside"/>
        <w:rPr>
          <w:rtl/>
        </w:rPr>
      </w:pPr>
      <w:r w:rsidRPr="00C14A40">
        <w:rPr>
          <w:rtl/>
        </w:rPr>
        <w:t xml:space="preserve">רבא: </w:t>
      </w:r>
    </w:p>
    <w:p w14:paraId="4FEC4137" w14:textId="2F051EDC" w:rsidR="003E2DCC" w:rsidRPr="006F178A" w:rsidRDefault="0008290D" w:rsidP="003E2DCC">
      <w:r w:rsidRPr="00A32EE3">
        <w:rPr>
          <w:rFonts w:ascii="Fb Fontext" w:hAnsi="Fb Fontext"/>
          <w:rtl/>
        </w:rPr>
        <w:t xml:space="preserve">כאן </w:t>
      </w:r>
      <w:r w:rsidR="003E2DCC" w:rsidRPr="00A32EE3">
        <w:rPr>
          <w:rFonts w:ascii="Fb Fontext" w:hAnsi="Fb Fontext"/>
          <w:rtl/>
        </w:rPr>
        <w:t>מעניניה דקרא ו</w:t>
      </w:r>
      <w:r w:rsidRPr="00A32EE3">
        <w:rPr>
          <w:rFonts w:ascii="Fb Fontext" w:hAnsi="Fb Fontext"/>
          <w:rtl/>
        </w:rPr>
        <w:t xml:space="preserve">כאן </w:t>
      </w:r>
      <w:r w:rsidR="003E2DCC" w:rsidRPr="00A32EE3">
        <w:rPr>
          <w:rFonts w:ascii="Fb Fontext" w:hAnsi="Fb Fontext"/>
          <w:rtl/>
        </w:rPr>
        <w:t xml:space="preserve">מעניניה דקרא, </w:t>
      </w:r>
    </w:p>
    <w:p w14:paraId="3949FEF9" w14:textId="1B2FDDC9" w:rsidR="00C14A40" w:rsidRPr="00C14A40" w:rsidRDefault="003E2DCC" w:rsidP="00C14A40">
      <w:pPr>
        <w:pStyle w:val="38"/>
        <w:framePr w:wrap="notBeside"/>
        <w:rPr>
          <w:rtl/>
        </w:rPr>
      </w:pPr>
      <w:r w:rsidRPr="00C14A40">
        <w:rPr>
          <w:rtl/>
        </w:rPr>
        <w:t>ר</w:t>
      </w:r>
      <w:r w:rsidR="0075729B">
        <w:rPr>
          <w:rtl/>
        </w:rPr>
        <w:t>"</w:t>
      </w:r>
      <w:r w:rsidR="00A32EE3" w:rsidRPr="00C14A40">
        <w:rPr>
          <w:rFonts w:hint="cs"/>
          <w:rtl/>
        </w:rPr>
        <w:t>י</w:t>
      </w:r>
      <w:r w:rsidR="00C14A40" w:rsidRPr="00C14A40">
        <w:rPr>
          <w:rFonts w:hint="cs"/>
          <w:rtl/>
        </w:rPr>
        <w:t>:</w:t>
      </w:r>
    </w:p>
    <w:p w14:paraId="14998CDA" w14:textId="03C40F70" w:rsidR="000506AE" w:rsidRDefault="003E2DCC" w:rsidP="00A32EE3">
      <w:pPr>
        <w:rPr>
          <w:rtl/>
        </w:rPr>
      </w:pPr>
      <w:r w:rsidRPr="006F178A">
        <w:rPr>
          <w:rtl/>
        </w:rPr>
        <w:t xml:space="preserve">גבי רוצח </w:t>
      </w:r>
      <w:r w:rsidRPr="00AF76D0">
        <w:rPr>
          <w:rStyle w:val="affffa"/>
          <w:rFonts w:hint="cs"/>
          <w:rtl/>
        </w:rPr>
        <w:t>'</w:t>
      </w:r>
      <w:r w:rsidRPr="00AF76D0">
        <w:rPr>
          <w:rStyle w:val="affffa"/>
          <w:rtl/>
        </w:rPr>
        <w:t>ואשר יבא את רעהו ביער</w:t>
      </w:r>
      <w:r w:rsidRPr="00AF76D0">
        <w:rPr>
          <w:rStyle w:val="affffa"/>
          <w:rFonts w:hint="cs"/>
          <w:rtl/>
        </w:rPr>
        <w:t>'</w:t>
      </w:r>
      <w:r w:rsidRPr="00AF76D0">
        <w:rPr>
          <w:rStyle w:val="affffa"/>
          <w:rtl/>
        </w:rPr>
        <w:t>,</w:t>
      </w:r>
      <w:r w:rsidRPr="006F178A">
        <w:rPr>
          <w:rtl/>
        </w:rPr>
        <w:t xml:space="preserve"> כל דבר מיעל ליער,</w:t>
      </w:r>
      <w:r w:rsidRPr="000506AE">
        <w:rPr>
          <w:rStyle w:val="afffff0"/>
          <w:rtl/>
        </w:rPr>
        <w:t xml:space="preserve"> </w:t>
      </w:r>
      <w:r w:rsidR="000506AE" w:rsidRPr="000506AE">
        <w:rPr>
          <w:rStyle w:val="afffff0"/>
          <w:rFonts w:hint="cs"/>
          <w:rtl/>
        </w:rPr>
        <w:t xml:space="preserve">גם </w:t>
      </w:r>
      <w:r w:rsidRPr="000506AE">
        <w:rPr>
          <w:rStyle w:val="afffff0"/>
          <w:rtl/>
        </w:rPr>
        <w:t>סומא</w:t>
      </w:r>
      <w:r w:rsidR="000506AE">
        <w:rPr>
          <w:rFonts w:hint="cs"/>
          <w:rtl/>
        </w:rPr>
        <w:t>,</w:t>
      </w:r>
    </w:p>
    <w:p w14:paraId="358EC4C8" w14:textId="7FB4BCC6" w:rsidR="003E2DCC" w:rsidRPr="0066140E" w:rsidRDefault="003E2DCC" w:rsidP="0066140E">
      <w:pPr>
        <w:ind w:left="283"/>
        <w:rPr>
          <w:rStyle w:val="afffff0"/>
          <w:rtl/>
        </w:rPr>
      </w:pPr>
      <w:r w:rsidRPr="000506AE">
        <w:rPr>
          <w:rStyle w:val="afffff0"/>
          <w:rtl/>
        </w:rPr>
        <w:t>ואי</w:t>
      </w:r>
      <w:r w:rsidRPr="000506AE">
        <w:rPr>
          <w:rStyle w:val="afffff0"/>
          <w:rFonts w:hint="cs"/>
          <w:rtl/>
        </w:rPr>
        <w:t xml:space="preserve"> '</w:t>
      </w:r>
      <w:r w:rsidRPr="000506AE">
        <w:rPr>
          <w:rStyle w:val="afffff0"/>
          <w:rtl/>
        </w:rPr>
        <w:t>בלא ראות</w:t>
      </w:r>
      <w:r w:rsidRPr="000506AE">
        <w:rPr>
          <w:rStyle w:val="afffff0"/>
          <w:rFonts w:hint="cs"/>
          <w:rtl/>
        </w:rPr>
        <w:t>'</w:t>
      </w:r>
      <w:r w:rsidRPr="000506AE">
        <w:rPr>
          <w:rStyle w:val="afffff0"/>
          <w:rtl/>
        </w:rPr>
        <w:t xml:space="preserve"> לרבות את הסומא, מ</w:t>
      </w:r>
      <w:r w:rsidR="0066140E">
        <w:rPr>
          <w:rStyle w:val="afffff0"/>
          <w:rFonts w:hint="cs"/>
          <w:rtl/>
        </w:rPr>
        <w:t>'</w:t>
      </w:r>
      <w:r w:rsidRPr="000506AE">
        <w:rPr>
          <w:rStyle w:val="afffff0"/>
          <w:rtl/>
        </w:rPr>
        <w:t>יער</w:t>
      </w:r>
      <w:r w:rsidR="0066140E">
        <w:rPr>
          <w:rStyle w:val="afffff0"/>
          <w:rFonts w:hint="cs"/>
          <w:rtl/>
        </w:rPr>
        <w:t>'</w:t>
      </w:r>
      <w:r w:rsidRPr="000506AE">
        <w:rPr>
          <w:rStyle w:val="afffff0"/>
          <w:rtl/>
        </w:rPr>
        <w:t xml:space="preserve"> נפק"</w:t>
      </w:r>
      <w:r w:rsidRPr="000506AE">
        <w:rPr>
          <w:rStyle w:val="afffff0"/>
          <w:rFonts w:hint="cs"/>
          <w:rtl/>
        </w:rPr>
        <w:t>ל</w:t>
      </w:r>
      <w:r w:rsidRPr="006F178A">
        <w:rPr>
          <w:rFonts w:hint="cs"/>
          <w:rtl/>
        </w:rPr>
        <w:t xml:space="preserve"> </w:t>
      </w:r>
      <w:r w:rsidRPr="0066140E">
        <w:rPr>
          <w:rStyle w:val="afffff0"/>
          <w:rFonts w:hint="cs"/>
          <w:rtl/>
        </w:rPr>
        <w:t>אלא ש</w:t>
      </w:r>
      <w:r w:rsidRPr="0066140E">
        <w:rPr>
          <w:rStyle w:val="afffff0"/>
          <w:rtl/>
        </w:rPr>
        <w:t>"</w:t>
      </w:r>
      <w:r w:rsidRPr="0066140E">
        <w:rPr>
          <w:rStyle w:val="afffff0"/>
          <w:rFonts w:hint="cs"/>
          <w:rtl/>
        </w:rPr>
        <w:t>מ פרט לסומא.</w:t>
      </w:r>
    </w:p>
    <w:p w14:paraId="717E0C33" w14:textId="681317BC" w:rsidR="0075729B" w:rsidRDefault="0066140E" w:rsidP="00C14A40">
      <w:pPr>
        <w:pStyle w:val="38"/>
        <w:framePr w:wrap="notBeside"/>
        <w:rPr>
          <w:rtl/>
        </w:rPr>
      </w:pPr>
      <w:r w:rsidRPr="00C14A40">
        <w:rPr>
          <w:rFonts w:hint="cs"/>
          <w:rtl/>
        </w:rPr>
        <w:t>לר</w:t>
      </w:r>
      <w:r w:rsidR="0075729B">
        <w:rPr>
          <w:rtl/>
        </w:rPr>
        <w:t>"</w:t>
      </w:r>
      <w:r w:rsidRPr="00C14A40">
        <w:rPr>
          <w:rFonts w:hint="cs"/>
          <w:rtl/>
        </w:rPr>
        <w:t>מ</w:t>
      </w:r>
      <w:r w:rsidR="003E2DCC" w:rsidRPr="00C14A40">
        <w:rPr>
          <w:rtl/>
        </w:rPr>
        <w:t>:</w:t>
      </w:r>
    </w:p>
    <w:p w14:paraId="624A8F88" w14:textId="01FA1180" w:rsidR="00220FB0" w:rsidRDefault="003E2DCC" w:rsidP="003E2DCC">
      <w:pPr>
        <w:rPr>
          <w:rFonts w:ascii="Fb Fontext" w:hAnsi="Fb Fontext"/>
          <w:rtl/>
        </w:rPr>
      </w:pPr>
      <w:r w:rsidRPr="00AF76D0">
        <w:rPr>
          <w:rStyle w:val="affffa"/>
          <w:rtl/>
        </w:rPr>
        <w:t>בבלי דעת</w:t>
      </w:r>
      <w:r w:rsidR="00220FB0">
        <w:rPr>
          <w:rStyle w:val="affffa"/>
          <w:rFonts w:hint="cs"/>
          <w:rtl/>
        </w:rPr>
        <w:t>-</w:t>
      </w:r>
      <w:r w:rsidRPr="006F178A">
        <w:rPr>
          <w:rFonts w:ascii="Fb Fontext" w:hAnsi="Fb Fontext"/>
          <w:rtl/>
        </w:rPr>
        <w:t xml:space="preserve"> כל דבר מידע, </w:t>
      </w:r>
      <w:r w:rsidRPr="00220FB0">
        <w:rPr>
          <w:rStyle w:val="afffff0"/>
          <w:rtl/>
        </w:rPr>
        <w:t>וסומא לאו בר מידע הוא,</w:t>
      </w:r>
      <w:r w:rsidRPr="006F178A">
        <w:rPr>
          <w:rFonts w:ascii="Fb Fontext" w:hAnsi="Fb Fontext"/>
          <w:rtl/>
        </w:rPr>
        <w:t xml:space="preserve"> </w:t>
      </w:r>
    </w:p>
    <w:p w14:paraId="08DA239A" w14:textId="77777777" w:rsidR="006666DF" w:rsidRDefault="003E2DCC" w:rsidP="00C14A40">
      <w:pPr>
        <w:pStyle w:val="afffff"/>
        <w:rPr>
          <w:rtl/>
        </w:rPr>
      </w:pPr>
      <w:r w:rsidRPr="006F178A">
        <w:rPr>
          <w:rtl/>
        </w:rPr>
        <w:t>ואי בלא ראות - פרט לסומא, מבלי דעת נפק</w:t>
      </w:r>
      <w:r w:rsidRPr="006F178A">
        <w:rPr>
          <w:rFonts w:hint="cs"/>
          <w:rtl/>
        </w:rPr>
        <w:t>"ל אלא ש</w:t>
      </w:r>
      <w:r w:rsidRPr="006F178A">
        <w:rPr>
          <w:rtl/>
        </w:rPr>
        <w:t>"</w:t>
      </w:r>
      <w:r w:rsidRPr="006F178A">
        <w:rPr>
          <w:rFonts w:hint="cs"/>
          <w:rtl/>
        </w:rPr>
        <w:t>מ</w:t>
      </w:r>
      <w:r w:rsidRPr="006F178A">
        <w:rPr>
          <w:rtl/>
        </w:rPr>
        <w:t>:</w:t>
      </w:r>
      <w:r w:rsidRPr="00AF76D0">
        <w:rPr>
          <w:rStyle w:val="affffa"/>
          <w:rtl/>
        </w:rPr>
        <w:t xml:space="preserve"> </w:t>
      </w:r>
      <w:r w:rsidRPr="006F178A">
        <w:rPr>
          <w:rtl/>
        </w:rPr>
        <w:t>לרבות את הסומא.</w:t>
      </w:r>
    </w:p>
    <w:p w14:paraId="01A3AA79" w14:textId="25224D5B"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79" w:author="קלוד" w:date="2026-10-06T10:09:38Z"/>
        </w:rPr>
      </w:pPr>
      <w:ins w:id="20478" w:author="קלוד" w:date="2026-10-06T10:09:38Z">
        <w:r>
          <w:t xml:space="preserve">משנה ח</w:t>
        </w:r>
      </w:ins>
    </w:p>
    <w:p w14:paraId="35154A08" w14:textId="75AD38F1" w:rsidR="003E2DCC" w:rsidRPr="006F178A" w:rsidRDefault="003E2DCC" w:rsidP="00C14A40">
      <w:pPr>
        <w:pStyle w:val="afff5"/>
        <w:spacing w:after="120"/>
        <w:rPr>
          <w:rtl/>
        </w:rPr>
      </w:pPr>
      <w:r w:rsidRPr="006F178A">
        <w:rPr>
          <w:rtl/>
        </w:rPr>
        <w:t>המדיר הנאה מחתנו והוא רוצה לתת לבתו מעות, אומר לה: הרי המעות האלו נתונין לך במתנה, ובלבד שלא יהא לבעליך רשות בהן - אלא מה שאת נושאת ונותנת בפיך.</w:t>
      </w:r>
      <w:r w:rsidRPr="006F178A">
        <w:rPr>
          <w:rFonts w:ascii="Fb Fontext" w:hAnsi="Fb Fontext"/>
          <w:rtl/>
        </w:rPr>
        <w:t xml:space="preserve"> </w:t>
      </w:r>
    </w:p>
    <w:p w14:paraId="536C8786" w14:textId="77777777" w:rsidR="006666DF" w:rsidRDefault="003E2DCC" w:rsidP="00832F8B">
      <w:pPr>
        <w:ind w:left="226" w:firstLine="57"/>
        <w:rPr>
          <w:rFonts w:ascii="Fb Fontext" w:hAnsi="Fb Fontext"/>
          <w:spacing w:val="-2"/>
          <w:rtl/>
        </w:rPr>
      </w:pPr>
      <w:r w:rsidRPr="00AD3760">
        <w:rPr>
          <w:rStyle w:val="affffe"/>
          <w:rtl/>
        </w:rPr>
        <w:t>רב:</w:t>
      </w:r>
      <w:r w:rsidR="00832F8B">
        <w:rPr>
          <w:rFonts w:ascii="Fb Fontext" w:hAnsi="Fb Fontext" w:hint="cs"/>
          <w:spacing w:val="-2"/>
          <w:rtl/>
        </w:rPr>
        <w:t xml:space="preserve"> </w:t>
      </w:r>
      <w:r w:rsidRPr="00625DCC">
        <w:rPr>
          <w:rFonts w:ascii="Fb Fontext" w:hAnsi="Fb Fontext" w:hint="cs"/>
          <w:spacing w:val="-2"/>
          <w:rtl/>
        </w:rPr>
        <w:t xml:space="preserve">דווקא </w:t>
      </w:r>
      <w:r w:rsidRPr="00625DCC">
        <w:rPr>
          <w:rFonts w:ascii="Fb Fontext" w:hAnsi="Fb Fontext"/>
          <w:spacing w:val="-2"/>
          <w:rtl/>
        </w:rPr>
        <w:t>דאמ</w:t>
      </w:r>
      <w:r w:rsidRPr="00625DCC">
        <w:rPr>
          <w:rFonts w:ascii="Fb Fontext" w:hAnsi="Fb Fontext" w:hint="cs"/>
          <w:spacing w:val="-2"/>
          <w:rtl/>
        </w:rPr>
        <w:t xml:space="preserve">"ל </w:t>
      </w:r>
      <w:r w:rsidRPr="00625DCC">
        <w:rPr>
          <w:rFonts w:ascii="Fb Fontext" w:hAnsi="Fb Fontext"/>
          <w:spacing w:val="-2"/>
          <w:rtl/>
        </w:rPr>
        <w:t xml:space="preserve">מה שאת נושאת ונותנת בפיך, </w:t>
      </w:r>
    </w:p>
    <w:p w14:paraId="0CC5DDD1" w14:textId="051A0CDF" w:rsidR="003E2DCC" w:rsidRPr="00625DCC" w:rsidRDefault="00832F8B" w:rsidP="001C377E">
      <w:pPr>
        <w:ind w:left="283" w:firstLine="57"/>
        <w:rPr>
          <w:spacing w:val="-2"/>
          <w:rtl/>
        </w:rPr>
      </w:pPr>
      <w:r>
        <w:rPr>
          <w:rFonts w:ascii="Fb Fontext" w:hAnsi="Fb Fontext"/>
          <w:spacing w:val="-2"/>
          <w:rtl/>
        </w:rPr>
        <w:tab/>
      </w:r>
      <w:r w:rsidR="003E2DCC" w:rsidRPr="00625DCC">
        <w:rPr>
          <w:rFonts w:ascii="Fb Fontext" w:hAnsi="Fb Fontext"/>
          <w:spacing w:val="-2"/>
          <w:rtl/>
        </w:rPr>
        <w:t xml:space="preserve">אבל אמר מה שתרצי עשי </w:t>
      </w:r>
      <w:r w:rsidR="00AD3760">
        <w:rPr>
          <w:rFonts w:ascii="Fb Fontext" w:hAnsi="Fb Fontext"/>
          <w:spacing w:val="-2"/>
          <w:rtl/>
        </w:rPr>
        <w:t>–</w:t>
      </w:r>
      <w:r w:rsidR="003E2DCC" w:rsidRPr="00625DCC">
        <w:rPr>
          <w:rFonts w:ascii="Fb Fontext" w:hAnsi="Fb Fontext"/>
          <w:spacing w:val="-2"/>
          <w:rtl/>
        </w:rPr>
        <w:t xml:space="preserve"> קנ</w:t>
      </w:r>
      <w:r w:rsidR="00AD3760">
        <w:rPr>
          <w:rFonts w:ascii="Fb Fontext" w:hAnsi="Fb Fontext" w:hint="cs"/>
          <w:spacing w:val="-2"/>
          <w:rtl/>
        </w:rPr>
        <w:t xml:space="preserve">אם </w:t>
      </w:r>
      <w:r w:rsidR="003E2DCC" w:rsidRPr="00625DCC">
        <w:rPr>
          <w:rFonts w:ascii="Fb Fontext" w:hAnsi="Fb Fontext"/>
          <w:spacing w:val="-2"/>
          <w:rtl/>
        </w:rPr>
        <w:t>בעל;</w:t>
      </w:r>
    </w:p>
    <w:p w14:paraId="2135AA37" w14:textId="77777777" w:rsidR="0075729B" w:rsidRDefault="003E2DCC" w:rsidP="00C14A40">
      <w:pPr>
        <w:pStyle w:val="38"/>
        <w:framePr w:wrap="notBeside"/>
        <w:rPr>
          <w:rtl/>
        </w:rPr>
      </w:pPr>
      <w:r w:rsidRPr="00C14A40">
        <w:rPr>
          <w:rtl/>
        </w:rPr>
        <w:t>ושמואל:</w:t>
      </w:r>
    </w:p>
    <w:p w14:paraId="1DDB444A" w14:textId="0BA70348" w:rsidR="003E2DCC" w:rsidRPr="006F178A" w:rsidRDefault="003E2DCC" w:rsidP="003E2DCC">
      <w:pPr>
        <w:rPr>
          <w:rtl/>
        </w:rPr>
      </w:pPr>
      <w:r w:rsidRPr="006F178A">
        <w:rPr>
          <w:rtl/>
        </w:rPr>
        <w:t>אפילו אמר מה שתרצי עשי - לא קנ</w:t>
      </w:r>
      <w:r w:rsidR="007461E6">
        <w:rPr>
          <w:rFonts w:hint="cs"/>
          <w:rtl/>
        </w:rPr>
        <w:t>אם</w:t>
      </w:r>
      <w:r w:rsidRPr="006F178A">
        <w:rPr>
          <w:rtl/>
        </w:rPr>
        <w:t xml:space="preserve"> בעל.</w:t>
      </w:r>
    </w:p>
    <w:p w14:paraId="15B6FA95" w14:textId="77777777" w:rsidR="0075729B" w:rsidRDefault="003E2DCC" w:rsidP="00C14A40">
      <w:pPr>
        <w:pStyle w:val="38"/>
        <w:framePr w:wrap="notBeside"/>
        <w:rPr>
          <w:rFonts w:hint="cs"/>
          <w:rtl/>
        </w:rPr>
      </w:pPr>
      <w:r w:rsidRPr="00C14A40">
        <w:rPr>
          <w:rtl/>
        </w:rPr>
        <w:t>מתקיף ר"</w:t>
      </w:r>
      <w:r w:rsidRPr="00C14A40">
        <w:rPr>
          <w:rFonts w:hint="cs"/>
          <w:rtl/>
        </w:rPr>
        <w:t>ז:</w:t>
      </w:r>
    </w:p>
    <w:p w14:paraId="7FD7888C" w14:textId="22CFB748" w:rsidR="003E2DCC" w:rsidRPr="006F178A" w:rsidRDefault="003E2DCC" w:rsidP="003E2DCC">
      <w:pPr>
        <w:rPr>
          <w:rtl/>
        </w:rPr>
      </w:pPr>
      <w:r w:rsidRPr="006F178A">
        <w:rPr>
          <w:rFonts w:hint="cs"/>
          <w:rtl/>
        </w:rPr>
        <w:t xml:space="preserve">כמאן הך שמעתתא דרב </w:t>
      </w:r>
      <w:r w:rsidRPr="006F178A">
        <w:rPr>
          <w:rtl/>
        </w:rPr>
        <w:t>–</w:t>
      </w:r>
      <w:r w:rsidRPr="007461E6">
        <w:rPr>
          <w:rStyle w:val="affffe"/>
          <w:rFonts w:hint="cs"/>
          <w:rtl/>
        </w:rPr>
        <w:t xml:space="preserve"> כר</w:t>
      </w:r>
      <w:r w:rsidRPr="007461E6">
        <w:rPr>
          <w:rStyle w:val="affffe"/>
          <w:rtl/>
        </w:rPr>
        <w:t>"</w:t>
      </w:r>
      <w:r w:rsidRPr="007461E6">
        <w:rPr>
          <w:rStyle w:val="affffe"/>
          <w:rFonts w:hint="cs"/>
          <w:rtl/>
        </w:rPr>
        <w:t xml:space="preserve">מ </w:t>
      </w:r>
      <w:r w:rsidRPr="006F178A">
        <w:rPr>
          <w:rFonts w:hint="cs"/>
          <w:rtl/>
        </w:rPr>
        <w:t>דיד אשה כיד בעלה.</w:t>
      </w:r>
    </w:p>
    <w:p w14:paraId="0A9E4F82" w14:textId="77777777" w:rsidR="003E2DCC" w:rsidRPr="006F178A" w:rsidRDefault="003E2DCC" w:rsidP="00A522DC">
      <w:pPr>
        <w:pStyle w:val="a3"/>
        <w:framePr w:wrap="around"/>
        <w:rPr>
          <w:rtl/>
        </w:rPr>
      </w:pPr>
      <w:r w:rsidRPr="006F178A">
        <w:rPr>
          <w:rtl/>
        </w:rPr>
        <w:t>פח:</w:t>
      </w:r>
    </w:p>
    <w:p w14:paraId="56121F3A" w14:textId="77777777" w:rsidR="0075729B" w:rsidRDefault="003E2DCC" w:rsidP="00C14A40">
      <w:pPr>
        <w:pStyle w:val="38"/>
        <w:framePr w:wrap="notBeside"/>
        <w:rPr>
          <w:rFonts w:hint="cs"/>
          <w:rtl/>
        </w:rPr>
      </w:pPr>
      <w:r w:rsidRPr="00C14A40">
        <w:rPr>
          <w:rtl/>
        </w:rPr>
        <w:t>ו</w:t>
      </w:r>
      <w:r w:rsidRPr="00C14A40">
        <w:rPr>
          <w:rFonts w:hint="cs"/>
          <w:rtl/>
        </w:rPr>
        <w:t>הך</w:t>
      </w:r>
      <w:r w:rsidR="001C377E" w:rsidRPr="00C14A40">
        <w:rPr>
          <w:rFonts w:hint="cs"/>
          <w:rtl/>
        </w:rPr>
        <w:t>:</w:t>
      </w:r>
    </w:p>
    <w:p w14:paraId="765CF063" w14:textId="27B7ED2A" w:rsidR="003E2DCC" w:rsidRPr="006F178A" w:rsidRDefault="003E2DCC" w:rsidP="003E2DCC">
      <w:pPr>
        <w:rPr>
          <w:rtl/>
        </w:rPr>
      </w:pPr>
      <w:r w:rsidRPr="006F178A">
        <w:rPr>
          <w:rFonts w:ascii="Fb Fontext" w:hAnsi="Fb Fontext" w:hint="cs"/>
          <w:rtl/>
        </w:rPr>
        <w:t>ד</w:t>
      </w:r>
      <w:r w:rsidRPr="006F178A">
        <w:rPr>
          <w:rFonts w:ascii="Fb Fontext" w:hAnsi="Fb Fontext"/>
          <w:rtl/>
        </w:rPr>
        <w:t>כיצד משתתפין במבוי? מניח החבית ואומר הרי זה לכל בני מבוי, ומזכה להן על ידי עבדו ושפחתו העברים, ועל ידי בנו ובתו הגדולים, ועל ידי אשתו;</w:t>
      </w:r>
      <w:r w:rsidRPr="006F178A">
        <w:rPr>
          <w:rFonts w:ascii="Fb Fontext" w:hAnsi="Fb Fontext" w:hint="cs"/>
          <w:rtl/>
        </w:rPr>
        <w:t xml:space="preserve"> ואי קנ</w:t>
      </w:r>
      <w:r w:rsidR="002109EC">
        <w:rPr>
          <w:rFonts w:ascii="Fb Fontext" w:hAnsi="Fb Fontext" w:hint="cs"/>
          <w:rtl/>
        </w:rPr>
        <w:t xml:space="preserve">אם </w:t>
      </w:r>
      <w:r w:rsidRPr="006F178A">
        <w:rPr>
          <w:rFonts w:ascii="Fb Fontext" w:hAnsi="Fb Fontext" w:hint="cs"/>
          <w:rtl/>
        </w:rPr>
        <w:t xml:space="preserve">בעלה עירוב לא </w:t>
      </w:r>
      <w:r w:rsidR="007461E6">
        <w:rPr>
          <w:rFonts w:ascii="Fb Fontext" w:hAnsi="Fb Fontext" w:hint="cs"/>
          <w:rtl/>
        </w:rPr>
        <w:t>יצא מרשות הבעל</w:t>
      </w:r>
      <w:r w:rsidR="002109EC">
        <w:rPr>
          <w:rFonts w:ascii="Fb Fontext" w:hAnsi="Fb Fontext" w:hint="cs"/>
          <w:rtl/>
        </w:rPr>
        <w:t>.</w:t>
      </w:r>
      <w:r w:rsidR="007461E6">
        <w:rPr>
          <w:rFonts w:ascii="Fb Fontext" w:hAnsi="Fb Fontext" w:hint="cs"/>
          <w:rtl/>
        </w:rPr>
        <w:t xml:space="preserve"> </w:t>
      </w:r>
    </w:p>
    <w:p w14:paraId="3A54588D" w14:textId="77777777" w:rsidR="0075729B" w:rsidRDefault="003E2DCC" w:rsidP="00C14A40">
      <w:pPr>
        <w:pStyle w:val="38"/>
        <w:framePr w:wrap="notBeside"/>
        <w:rPr>
          <w:rtl/>
        </w:rPr>
      </w:pPr>
      <w:r w:rsidRPr="00C14A40">
        <w:rPr>
          <w:rFonts w:hint="cs"/>
          <w:rtl/>
        </w:rPr>
        <w:t>ר</w:t>
      </w:r>
      <w:r w:rsidRPr="00C14A40">
        <w:rPr>
          <w:rtl/>
        </w:rPr>
        <w:t>בא:</w:t>
      </w:r>
    </w:p>
    <w:p w14:paraId="2B094717" w14:textId="0C7B57D9" w:rsidR="00B968BD" w:rsidRDefault="003E2DCC" w:rsidP="003E2DCC">
      <w:pPr>
        <w:rPr>
          <w:rtl/>
        </w:rPr>
      </w:pPr>
      <w:r w:rsidRPr="002109EC">
        <w:rPr>
          <w:rStyle w:val="affffe"/>
          <w:rtl/>
        </w:rPr>
        <w:t>א</w:t>
      </w:r>
      <w:r w:rsidR="002109EC" w:rsidRPr="002109EC">
        <w:rPr>
          <w:rStyle w:val="affffe"/>
          <w:rFonts w:hint="cs"/>
          <w:rtl/>
        </w:rPr>
        <w:t>ף דלר</w:t>
      </w:r>
      <w:r w:rsidR="0075729B">
        <w:rPr>
          <w:rStyle w:val="affffe"/>
          <w:rtl/>
        </w:rPr>
        <w:t>"</w:t>
      </w:r>
      <w:r w:rsidR="002109EC" w:rsidRPr="002109EC">
        <w:rPr>
          <w:rStyle w:val="affffe"/>
          <w:rFonts w:hint="cs"/>
          <w:rtl/>
        </w:rPr>
        <w:t>מ</w:t>
      </w:r>
      <w:r w:rsidR="002109EC">
        <w:rPr>
          <w:rStyle w:val="affffe"/>
          <w:rFonts w:hint="cs"/>
          <w:rtl/>
        </w:rPr>
        <w:t>:</w:t>
      </w:r>
      <w:r w:rsidR="002109EC">
        <w:rPr>
          <w:rFonts w:hint="cs"/>
          <w:rtl/>
        </w:rPr>
        <w:t xml:space="preserve"> </w:t>
      </w:r>
      <w:r w:rsidRPr="00757D20">
        <w:rPr>
          <w:rtl/>
        </w:rPr>
        <w:t xml:space="preserve">יד אשה כיד בעלה, </w:t>
      </w:r>
      <w:r w:rsidRPr="002109EC">
        <w:rPr>
          <w:rStyle w:val="affffe"/>
          <w:rtl/>
        </w:rPr>
        <w:t>מודה ר"</w:t>
      </w:r>
      <w:r w:rsidRPr="002109EC">
        <w:rPr>
          <w:rStyle w:val="affffe"/>
          <w:rFonts w:hint="cs"/>
          <w:rtl/>
        </w:rPr>
        <w:t>מ</w:t>
      </w:r>
      <w:r w:rsidR="002109EC">
        <w:rPr>
          <w:rStyle w:val="affffe"/>
          <w:rFonts w:hint="cs"/>
          <w:rtl/>
        </w:rPr>
        <w:t>:</w:t>
      </w:r>
      <w:r w:rsidRPr="00757D20">
        <w:rPr>
          <w:rtl/>
        </w:rPr>
        <w:t xml:space="preserve"> לענין שיתוף, </w:t>
      </w:r>
    </w:p>
    <w:p w14:paraId="667EEEB6" w14:textId="38B5A1B4" w:rsidR="003E2DCC" w:rsidRPr="00757D20" w:rsidRDefault="003E2DCC" w:rsidP="00C14A40">
      <w:pPr>
        <w:rPr>
          <w:rtl/>
        </w:rPr>
      </w:pPr>
      <w:r w:rsidRPr="00757D20">
        <w:rPr>
          <w:rtl/>
        </w:rPr>
        <w:t>דכיון דלזכות לאחרים הוא, מיד בעלה זכיא.</w:t>
      </w:r>
    </w:p>
    <w:p w14:paraId="51BB0796" w14:textId="77777777" w:rsidR="00C14A40" w:rsidRPr="00C14A40" w:rsidRDefault="00B968BD" w:rsidP="00C14A40">
      <w:pPr>
        <w:pStyle w:val="38"/>
        <w:framePr w:wrap="notBeside"/>
        <w:rPr>
          <w:rtl/>
        </w:rPr>
      </w:pPr>
      <w:r w:rsidRPr="00C14A40">
        <w:rPr>
          <w:rFonts w:hint="cs"/>
          <w:rtl/>
        </w:rPr>
        <w:t>הקשה</w:t>
      </w:r>
      <w:r w:rsidR="003E2DCC" w:rsidRPr="00C14A40">
        <w:rPr>
          <w:rtl/>
        </w:rPr>
        <w:t xml:space="preserve"> רבינא לר</w:t>
      </w:r>
      <w:r w:rsidR="002109EC" w:rsidRPr="00C14A40">
        <w:rPr>
          <w:rFonts w:hint="cs"/>
          <w:rtl/>
        </w:rPr>
        <w:t>"א</w:t>
      </w:r>
      <w:r w:rsidR="001C377E" w:rsidRPr="00C14A40">
        <w:rPr>
          <w:rFonts w:hint="cs"/>
          <w:rtl/>
        </w:rPr>
        <w:t>:</w:t>
      </w:r>
      <w:r w:rsidR="003E2DCC" w:rsidRPr="00C14A40">
        <w:rPr>
          <w:rtl/>
        </w:rPr>
        <w:t xml:space="preserve"> </w:t>
      </w:r>
    </w:p>
    <w:p w14:paraId="34216B9A" w14:textId="39356D9E" w:rsidR="003E2DCC" w:rsidRPr="006F178A" w:rsidRDefault="003E2DCC" w:rsidP="00B968BD">
      <w:pPr>
        <w:rPr>
          <w:rtl/>
        </w:rPr>
      </w:pPr>
      <w:r w:rsidRPr="00625DCC">
        <w:rPr>
          <w:rFonts w:ascii="Fb Fontext" w:hAnsi="Fb Fontext"/>
          <w:spacing w:val="-2"/>
          <w:rtl/>
        </w:rPr>
        <w:t>אלו שזכין להן: ע</w:t>
      </w:r>
      <w:r w:rsidR="002109EC">
        <w:rPr>
          <w:rFonts w:ascii="Fb Fontext" w:hAnsi="Fb Fontext" w:hint="cs"/>
          <w:spacing w:val="-2"/>
          <w:rtl/>
        </w:rPr>
        <w:t>"י</w:t>
      </w:r>
      <w:r w:rsidRPr="00625DCC">
        <w:rPr>
          <w:rFonts w:ascii="Fb Fontext" w:hAnsi="Fb Fontext"/>
          <w:spacing w:val="-2"/>
          <w:rtl/>
        </w:rPr>
        <w:t xml:space="preserve"> </w:t>
      </w:r>
      <w:r w:rsidR="002109EC">
        <w:rPr>
          <w:rFonts w:ascii="Fb Fontext" w:hAnsi="Fb Fontext" w:hint="cs"/>
          <w:spacing w:val="-2"/>
          <w:rtl/>
        </w:rPr>
        <w:t xml:space="preserve">בנו </w:t>
      </w:r>
      <w:r w:rsidRPr="00625DCC">
        <w:rPr>
          <w:rFonts w:ascii="Fb Fontext" w:hAnsi="Fb Fontext"/>
          <w:spacing w:val="-2"/>
          <w:rtl/>
        </w:rPr>
        <w:t>ובתו הגדולים, ועבדו ושפחתו העברים,</w:t>
      </w:r>
      <w:r w:rsidR="00B968BD">
        <w:rPr>
          <w:rFonts w:ascii="Fb Fontext" w:hAnsi="Fb Fontext" w:hint="cs"/>
          <w:spacing w:val="-2"/>
          <w:rtl/>
        </w:rPr>
        <w:t xml:space="preserve"> </w:t>
      </w:r>
      <w:r w:rsidRPr="006F178A">
        <w:rPr>
          <w:rtl/>
        </w:rPr>
        <w:t>ואלו שאין זכין להן: ע</w:t>
      </w:r>
      <w:r w:rsidR="00C04290">
        <w:rPr>
          <w:rFonts w:hint="cs"/>
          <w:rtl/>
        </w:rPr>
        <w:t>"י</w:t>
      </w:r>
      <w:r w:rsidRPr="006F178A">
        <w:rPr>
          <w:rtl/>
        </w:rPr>
        <w:t xml:space="preserve"> בנו ובתו הקטנים, ועבדו ושפחתו הכנענים, ואשתו!</w:t>
      </w:r>
    </w:p>
    <w:p w14:paraId="177AED09" w14:textId="78DF2D3A" w:rsidR="00C14A40" w:rsidRPr="00C14A40" w:rsidRDefault="003E2DCC" w:rsidP="00C14A40">
      <w:pPr>
        <w:pStyle w:val="38"/>
        <w:framePr w:wrap="notBeside"/>
        <w:rPr>
          <w:rtl/>
        </w:rPr>
      </w:pPr>
      <w:r w:rsidRPr="00C14A40">
        <w:rPr>
          <w:rFonts w:hint="cs"/>
          <w:rtl/>
        </w:rPr>
        <w:t xml:space="preserve">- </w:t>
      </w:r>
      <w:r w:rsidRPr="00C14A40">
        <w:rPr>
          <w:rtl/>
        </w:rPr>
        <w:t xml:space="preserve">אלא </w:t>
      </w:r>
      <w:r w:rsidR="00C04290" w:rsidRPr="00C14A40">
        <w:rPr>
          <w:rFonts w:hint="cs"/>
          <w:rtl/>
        </w:rPr>
        <w:t>ר</w:t>
      </w:r>
      <w:r w:rsidR="0075729B">
        <w:rPr>
          <w:rtl/>
        </w:rPr>
        <w:t>"</w:t>
      </w:r>
      <w:r w:rsidR="00C04290" w:rsidRPr="00C14A40">
        <w:rPr>
          <w:rFonts w:hint="cs"/>
          <w:rtl/>
        </w:rPr>
        <w:t>א</w:t>
      </w:r>
      <w:r w:rsidRPr="00C14A40">
        <w:rPr>
          <w:rtl/>
        </w:rPr>
        <w:t xml:space="preserve">: </w:t>
      </w:r>
    </w:p>
    <w:p w14:paraId="71F497A7" w14:textId="4A722179" w:rsidR="006666DF" w:rsidRDefault="003E2DCC" w:rsidP="003E2DCC">
      <w:pPr>
        <w:rPr>
          <w:rtl/>
        </w:rPr>
      </w:pPr>
      <w:r w:rsidRPr="00C04290">
        <w:rPr>
          <w:rtl/>
        </w:rPr>
        <w:t>מתני</w:t>
      </w:r>
      <w:r w:rsidR="00C04290" w:rsidRPr="00C04290">
        <w:rPr>
          <w:rFonts w:hint="cs"/>
          <w:rtl/>
        </w:rPr>
        <w:t>'</w:t>
      </w:r>
      <w:r w:rsidRPr="00C04290">
        <w:rPr>
          <w:rtl/>
        </w:rPr>
        <w:t xml:space="preserve"> בשיש לה חצר באותו מבוי עסקינן, </w:t>
      </w:r>
    </w:p>
    <w:p w14:paraId="289EFBF5" w14:textId="404353DA" w:rsidR="006666DF" w:rsidRDefault="003E2DCC" w:rsidP="00B968BD">
      <w:pPr>
        <w:ind w:left="453" w:firstLine="57"/>
        <w:rPr>
          <w:spacing w:val="-8"/>
          <w:rtl/>
        </w:rPr>
      </w:pPr>
      <w:r w:rsidRPr="00C04290">
        <w:rPr>
          <w:rtl/>
        </w:rPr>
        <w:t>דמגו דזכיא לנפשה זכיא לאחריני.</w:t>
      </w:r>
    </w:p>
    <w:p w14:paraId="3854F2B7" w14:textId="4D51A901"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81" w:author="קלוד" w:date="2026-10-06T10:09:38Z"/>
        </w:rPr>
      </w:pPr>
      <w:ins w:id="20480" w:author="קלוד" w:date="2026-10-06T10:09:38Z">
        <w:r>
          <w:t xml:space="preserve">משנה ט</w:t>
        </w:r>
      </w:ins>
    </w:p>
    <w:p w14:paraId="6BCF6965" w14:textId="77777777" w:rsidR="007B49DF" w:rsidRDefault="003E2DCC" w:rsidP="007B49DF">
      <w:pPr>
        <w:pStyle w:val="afff5"/>
        <w:jc w:val="center"/>
        <w:rPr>
          <w:spacing w:val="2"/>
          <w:rtl/>
        </w:rPr>
      </w:pPr>
      <w:r w:rsidRPr="006F178A">
        <w:rPr>
          <w:rtl/>
        </w:rPr>
        <w:t>ונדר אלמנה וגרושה יקום עליה.</w:t>
      </w:r>
      <w:r w:rsidR="007B49DF">
        <w:rPr>
          <w:rFonts w:hint="cs"/>
          <w:spacing w:val="2"/>
          <w:rtl/>
        </w:rPr>
        <w:t xml:space="preserve"> </w:t>
      </w:r>
      <w:r w:rsidRPr="00B15076">
        <w:rPr>
          <w:spacing w:val="2"/>
          <w:rtl/>
        </w:rPr>
        <w:t xml:space="preserve">כיצד? </w:t>
      </w:r>
    </w:p>
    <w:p w14:paraId="1F79D387" w14:textId="15A144A4" w:rsidR="003E2DCC" w:rsidRPr="00B15076" w:rsidRDefault="003E2DCC" w:rsidP="007B49DF">
      <w:pPr>
        <w:pStyle w:val="afff5"/>
        <w:rPr>
          <w:spacing w:val="2"/>
          <w:rtl/>
        </w:rPr>
      </w:pPr>
      <w:r w:rsidRPr="00B15076">
        <w:rPr>
          <w:spacing w:val="2"/>
          <w:rtl/>
        </w:rPr>
        <w:t xml:space="preserve">אמרה הריני נזירה לאחר </w:t>
      </w:r>
      <w:r w:rsidRPr="00B15076">
        <w:rPr>
          <w:rFonts w:hint="cs"/>
          <w:spacing w:val="2"/>
          <w:rtl/>
        </w:rPr>
        <w:t xml:space="preserve">ל' </w:t>
      </w:r>
      <w:r w:rsidRPr="00B15076">
        <w:rPr>
          <w:spacing w:val="2"/>
          <w:rtl/>
        </w:rPr>
        <w:t>יום, אף שנשאת בתוך ל' יום - אינו יכול להפר;</w:t>
      </w:r>
    </w:p>
    <w:p w14:paraId="1FB49A04" w14:textId="77777777" w:rsidR="003E2DCC" w:rsidRPr="006F178A" w:rsidRDefault="003E2DCC" w:rsidP="00A522DC">
      <w:pPr>
        <w:pStyle w:val="a3"/>
        <w:framePr w:wrap="around"/>
        <w:rPr>
          <w:rtl/>
        </w:rPr>
      </w:pPr>
      <w:r w:rsidRPr="006F178A">
        <w:rPr>
          <w:rtl/>
        </w:rPr>
        <w:t>פט.</w:t>
      </w:r>
    </w:p>
    <w:p>
      <w:pPr>
        <w:pStyle w:val="afffffb"/>
        <w:rPr>
          <w:ins w:id="20483" w:author="קלוד" w:date="2026-10-06T10:09:38Z"/>
        </w:rPr>
      </w:pPr>
      <w:ins w:id="20482" w:author="קלוד" w:date="2026-10-06T10:09:38Z">
        <w:r>
          <w:t xml:space="preserve">משנה ט</w:t>
        </w:r>
      </w:ins>
    </w:p>
    <w:p w14:paraId="5E81A9DB" w14:textId="1E7675E4" w:rsidR="00C116DE" w:rsidRDefault="003E2DCC" w:rsidP="007B49DF">
      <w:pPr>
        <w:pStyle w:val="afff5"/>
        <w:jc w:val="center"/>
        <w:rPr>
          <w:b/>
          <w:sz w:val="20"/>
          <w:rtl/>
        </w:rPr>
      </w:pPr>
      <w:r w:rsidRPr="006F178A">
        <w:rPr>
          <w:b/>
          <w:rtl/>
          <w:rPrChange w:id="40060" w:author="Claude" w:date="2026-10-06T13:34:13Z">
            <w:rPr>
              <w:b/>
              <w:sz w:val="20"/>
              <w:rtl/>
            </w:rPr>
          </w:rPrChange>
        </w:rPr>
        <w:t>נדרה והיא ברשות הבעל - מפר לה, כיצד?</w:t>
      </w:r>
    </w:p>
    <w:p w14:paraId="6E85593A" w14:textId="55B366F5" w:rsidR="003E2DCC" w:rsidRPr="006F178A" w:rsidRDefault="003E2DCC" w:rsidP="003E2DCC">
      <w:pPr>
        <w:pStyle w:val="afff5"/>
        <w:rPr>
          <w:rtl/>
        </w:rPr>
      </w:pPr>
      <w:r w:rsidRPr="006F178A">
        <w:rPr>
          <w:b/>
          <w:rtl/>
          <w:rPrChange w:id="40061" w:author="Claude" w:date="2026-10-06T13:34:13Z">
            <w:rPr>
              <w:b/>
              <w:sz w:val="20"/>
              <w:rtl/>
            </w:rPr>
          </w:rPrChange>
        </w:rPr>
        <w:t xml:space="preserve">אמרה הריני נזירה לאחר ל', </w:t>
      </w:r>
      <w:r w:rsidR="00784C92">
        <w:rPr>
          <w:rFonts w:hint="cs"/>
          <w:b/>
          <w:rtl/>
          <w:rPrChange w:id="40062" w:author="Claude" w:date="2026-10-06T13:34:13Z">
            <w:rPr>
              <w:rFonts w:hint="cs"/>
              <w:b/>
              <w:sz w:val="20"/>
              <w:rtl/>
            </w:rPr>
          </w:rPrChange>
        </w:rPr>
        <w:t>אף</w:t>
      </w:r>
      <w:r w:rsidRPr="006F178A">
        <w:rPr>
          <w:rFonts w:hint="cs"/>
          <w:b/>
          <w:rtl/>
          <w:rPrChange w:id="40063" w:author="Claude" w:date="2026-10-06T13:34:13Z">
            <w:rPr>
              <w:rFonts w:hint="cs"/>
              <w:b/>
              <w:sz w:val="20"/>
              <w:rtl/>
            </w:rPr>
          </w:rPrChange>
        </w:rPr>
        <w:t xml:space="preserve"> </w:t>
      </w:r>
      <w:r w:rsidRPr="006F178A">
        <w:rPr>
          <w:b/>
          <w:rtl/>
          <w:rPrChange w:id="40064" w:author="Claude" w:date="2026-10-06T13:34:13Z">
            <w:rPr>
              <w:b/>
              <w:sz w:val="20"/>
              <w:rtl/>
            </w:rPr>
          </w:rPrChange>
        </w:rPr>
        <w:t xml:space="preserve">שנתאלמנה או נתגרשה בתוך ל' </w:t>
      </w:r>
      <w:r w:rsidR="00C116DE">
        <w:rPr>
          <w:b/>
          <w:rtl/>
          <w:rPrChange w:id="40065" w:author="Claude" w:date="2026-10-06T13:34:13Z">
            <w:rPr>
              <w:b/>
              <w:sz w:val="20"/>
              <w:rtl/>
            </w:rPr>
          </w:rPrChange>
        </w:rPr>
        <w:t>–</w:t>
      </w:r>
      <w:r w:rsidRPr="006F178A">
        <w:rPr>
          <w:b/>
          <w:rtl/>
          <w:rPrChange w:id="40066" w:author="Claude" w:date="2026-10-06T13:34:13Z">
            <w:rPr>
              <w:b/>
              <w:sz w:val="20"/>
              <w:rtl/>
            </w:rPr>
          </w:rPrChange>
        </w:rPr>
        <w:t xml:space="preserve"> הר</w:t>
      </w:r>
      <w:r w:rsidR="00C116DE">
        <w:rPr>
          <w:rFonts w:hint="cs"/>
          <w:b/>
          <w:rtl/>
          <w:rPrChange w:id="40067" w:author="Claude" w:date="2026-10-06T13:34:13Z">
            <w:rPr>
              <w:rFonts w:hint="cs"/>
              <w:b/>
              <w:sz w:val="20"/>
              <w:rtl/>
            </w:rPr>
          </w:rPrChange>
        </w:rPr>
        <w:t xml:space="preserve">"ז </w:t>
      </w:r>
      <w:r w:rsidRPr="006F178A">
        <w:rPr>
          <w:b/>
          <w:rtl/>
          <w:rPrChange w:id="40068" w:author="Claude" w:date="2026-10-06T13:34:13Z">
            <w:rPr>
              <w:b/>
              <w:sz w:val="20"/>
              <w:rtl/>
            </w:rPr>
          </w:rPrChange>
        </w:rPr>
        <w:t>מופר.</w:t>
      </w:r>
    </w:p>
    <w:p w14:paraId="0CBCF4BE" w14:textId="77777777" w:rsidR="003E2DCC" w:rsidRPr="006F178A" w:rsidRDefault="003E2DCC" w:rsidP="003E2DCC">
      <w:pPr>
        <w:pStyle w:val="afff5"/>
        <w:rPr>
          <w:rtl/>
        </w:rPr>
      </w:pPr>
      <w:r w:rsidRPr="006F178A">
        <w:rPr>
          <w:rtl/>
        </w:rPr>
        <w:t>נדרה בו ביום, ונתגרשה בו ביום, החזירה בו ביום - אינו יכול להפר.</w:t>
      </w:r>
    </w:p>
    <w:p w14:paraId="5BFC2954" w14:textId="77777777" w:rsidR="006666DF" w:rsidRDefault="003E2DCC" w:rsidP="007C6549">
      <w:pPr>
        <w:pStyle w:val="afff5"/>
        <w:spacing w:after="120"/>
        <w:rPr>
          <w:rtl/>
        </w:rPr>
      </w:pPr>
      <w:r w:rsidRPr="006F178A">
        <w:rPr>
          <w:rtl/>
        </w:rPr>
        <w:t>זה הכלל: כל שיצאה לרשות עצמה שעה אחת - אינו יכול להפר.</w:t>
      </w:r>
    </w:p>
    <w:p w14:paraId="403231B8" w14:textId="77777777" w:rsidR="00C14A40" w:rsidRPr="00C14A40" w:rsidRDefault="003E2DCC" w:rsidP="00C14A40">
      <w:pPr>
        <w:pStyle w:val="38"/>
        <w:framePr w:wrap="notBeside"/>
        <w:rPr>
          <w:rtl/>
        </w:rPr>
      </w:pPr>
      <w:r w:rsidRPr="00C14A40">
        <w:rPr>
          <w:rtl/>
        </w:rPr>
        <w:t xml:space="preserve">תניא: </w:t>
      </w:r>
    </w:p>
    <w:p w14:paraId="3F0D657E" w14:textId="5602B04C" w:rsidR="00921B50" w:rsidRDefault="003E2DCC" w:rsidP="003E2DCC">
      <w:pPr>
        <w:rPr>
          <w:rFonts w:ascii="Fb Fontext" w:hAnsi="Fb Fontext"/>
          <w:rtl/>
        </w:rPr>
      </w:pPr>
      <w:r w:rsidRPr="006F178A">
        <w:rPr>
          <w:rFonts w:ascii="Fb Fontext" w:hAnsi="Fb Fontext"/>
          <w:rtl/>
        </w:rPr>
        <w:t>אלמנה וגרושה שאמרה הריני נזירה לכשאנשא ונשאת,</w:t>
      </w:r>
    </w:p>
    <w:p w14:paraId="20FC256A" w14:textId="6695897D" w:rsidR="003E2DCC" w:rsidRPr="006F178A" w:rsidRDefault="00921B50" w:rsidP="00921B50">
      <w:pPr>
        <w:ind w:left="283" w:firstLine="57"/>
        <w:rPr>
          <w:rtl/>
        </w:rPr>
      </w:pPr>
      <w:r>
        <w:rPr>
          <w:rStyle w:val="affffe"/>
          <w:rFonts w:hint="cs"/>
          <w:rtl/>
        </w:rPr>
        <w:t>ל</w:t>
      </w:r>
      <w:r w:rsidR="003E2DCC" w:rsidRPr="00921B50">
        <w:rPr>
          <w:rStyle w:val="affffe"/>
          <w:rtl/>
        </w:rPr>
        <w:t>ר</w:t>
      </w:r>
      <w:r>
        <w:rPr>
          <w:rStyle w:val="affffe"/>
          <w:rFonts w:hint="cs"/>
          <w:rtl/>
        </w:rPr>
        <w:t>י</w:t>
      </w:r>
      <w:r w:rsidR="0075729B">
        <w:rPr>
          <w:rStyle w:val="affffe"/>
          <w:rtl/>
        </w:rPr>
        <w:t>"</w:t>
      </w:r>
      <w:r>
        <w:rPr>
          <w:rStyle w:val="affffe"/>
          <w:rFonts w:hint="cs"/>
          <w:rtl/>
        </w:rPr>
        <w:t>ש</w:t>
      </w:r>
      <w:r w:rsidR="003E2DCC" w:rsidRPr="00921B50">
        <w:rPr>
          <w:rStyle w:val="affffe"/>
          <w:rtl/>
        </w:rPr>
        <w:t>:</w:t>
      </w:r>
      <w:r w:rsidR="003E2DCC" w:rsidRPr="006F178A">
        <w:rPr>
          <w:rFonts w:ascii="Fb Fontext" w:hAnsi="Fb Fontext"/>
          <w:rtl/>
        </w:rPr>
        <w:t xml:space="preserve"> יפר, </w:t>
      </w:r>
      <w:r w:rsidR="003E2DCC" w:rsidRPr="00921B50">
        <w:rPr>
          <w:rStyle w:val="affffe"/>
          <w:rtl/>
        </w:rPr>
        <w:t>ו</w:t>
      </w:r>
      <w:r w:rsidRPr="00921B50">
        <w:rPr>
          <w:rStyle w:val="affffe"/>
          <w:rFonts w:hint="cs"/>
          <w:rtl/>
        </w:rPr>
        <w:t>ל</w:t>
      </w:r>
      <w:r w:rsidR="003E2DCC" w:rsidRPr="00921B50">
        <w:rPr>
          <w:rStyle w:val="affffe"/>
          <w:rtl/>
        </w:rPr>
        <w:t>ר"ע</w:t>
      </w:r>
      <w:r w:rsidR="003E2DCC" w:rsidRPr="006F178A">
        <w:rPr>
          <w:rFonts w:ascii="Fb Fontext" w:hAnsi="Fb Fontext"/>
          <w:rtl/>
        </w:rPr>
        <w:t>: לא יפר, וסימנא ילל"י;</w:t>
      </w:r>
    </w:p>
    <w:p w14:paraId="0A0CF434" w14:textId="57FF37A5" w:rsidR="00921B50" w:rsidRDefault="003E2DCC" w:rsidP="003E2DCC">
      <w:pPr>
        <w:rPr>
          <w:spacing w:val="-4"/>
          <w:rtl/>
        </w:rPr>
      </w:pPr>
      <w:r w:rsidRPr="00625DCC">
        <w:rPr>
          <w:spacing w:val="-4"/>
          <w:rtl/>
        </w:rPr>
        <w:t xml:space="preserve">אשת איש שאמרה הריני נזירה לכשאתגרש ונתגרשה, </w:t>
      </w:r>
    </w:p>
    <w:p w14:paraId="04340BB5" w14:textId="5054A2BD" w:rsidR="003E2DCC" w:rsidRPr="00625DCC" w:rsidRDefault="00921B50" w:rsidP="00921B50">
      <w:pPr>
        <w:ind w:left="283" w:firstLine="57"/>
        <w:rPr>
          <w:spacing w:val="-4"/>
          <w:rtl/>
        </w:rPr>
      </w:pPr>
      <w:r w:rsidRPr="00921B50">
        <w:rPr>
          <w:rStyle w:val="affffe"/>
          <w:rFonts w:hint="cs"/>
          <w:rtl/>
        </w:rPr>
        <w:t>לרי</w:t>
      </w:r>
      <w:r w:rsidR="0075729B">
        <w:rPr>
          <w:rStyle w:val="affffe"/>
          <w:rtl/>
        </w:rPr>
        <w:t>"</w:t>
      </w:r>
      <w:r w:rsidRPr="00921B50">
        <w:rPr>
          <w:rStyle w:val="affffe"/>
          <w:rFonts w:hint="cs"/>
          <w:rtl/>
        </w:rPr>
        <w:t>ש</w:t>
      </w:r>
      <w:r w:rsidR="003E2DCC" w:rsidRPr="00625DCC">
        <w:rPr>
          <w:spacing w:val="-4"/>
          <w:rtl/>
        </w:rPr>
        <w:t>: לא יפר,</w:t>
      </w:r>
      <w:r w:rsidR="0075729B">
        <w:rPr>
          <w:spacing w:val="-4"/>
          <w:rtl/>
        </w:rPr>
        <w:t xml:space="preserve"> </w:t>
      </w:r>
      <w:r w:rsidR="003E2DCC" w:rsidRPr="00921B50">
        <w:rPr>
          <w:rStyle w:val="affffe"/>
          <w:rtl/>
        </w:rPr>
        <w:t>ו</w:t>
      </w:r>
      <w:r w:rsidR="00B77AB1">
        <w:rPr>
          <w:rStyle w:val="affffe"/>
          <w:rFonts w:hint="cs"/>
          <w:rtl/>
        </w:rPr>
        <w:t>ל</w:t>
      </w:r>
      <w:r w:rsidR="003E2DCC" w:rsidRPr="00921B50">
        <w:rPr>
          <w:rStyle w:val="affffe"/>
          <w:rtl/>
        </w:rPr>
        <w:t>ר"</w:t>
      </w:r>
      <w:r w:rsidR="003E2DCC" w:rsidRPr="00921B50">
        <w:rPr>
          <w:rStyle w:val="affffe"/>
          <w:rFonts w:hint="eastAsia"/>
          <w:rtl/>
        </w:rPr>
        <w:t>ע</w:t>
      </w:r>
      <w:r w:rsidR="003E2DCC" w:rsidRPr="00921B50">
        <w:rPr>
          <w:rStyle w:val="affffe"/>
          <w:rtl/>
        </w:rPr>
        <w:t>:</w:t>
      </w:r>
      <w:r w:rsidR="003E2DCC" w:rsidRPr="00625DCC">
        <w:rPr>
          <w:spacing w:val="-4"/>
          <w:rtl/>
        </w:rPr>
        <w:t xml:space="preserve"> יפר.</w:t>
      </w:r>
    </w:p>
    <w:p w14:paraId="38FA7415" w14:textId="77777777" w:rsidR="0075729B" w:rsidRDefault="003E2DCC" w:rsidP="00C14A40">
      <w:pPr>
        <w:pStyle w:val="38"/>
        <w:framePr w:wrap="notBeside"/>
        <w:rPr>
          <w:rtl/>
        </w:rPr>
      </w:pPr>
      <w:r w:rsidRPr="00C14A40">
        <w:rPr>
          <w:rFonts w:hint="cs"/>
          <w:rtl/>
        </w:rPr>
        <w:t>רי</w:t>
      </w:r>
      <w:r w:rsidRPr="00C14A40">
        <w:rPr>
          <w:rtl/>
        </w:rPr>
        <w:t>"</w:t>
      </w:r>
      <w:r w:rsidRPr="00C14A40">
        <w:rPr>
          <w:rFonts w:hint="cs"/>
          <w:rtl/>
        </w:rPr>
        <w:t>ש</w:t>
      </w:r>
      <w:r w:rsidRPr="00C14A40">
        <w:rPr>
          <w:rtl/>
        </w:rPr>
        <w:t>:</w:t>
      </w:r>
    </w:p>
    <w:p w14:paraId="5BB1DB12" w14:textId="50D5E68C" w:rsidR="003E2DCC" w:rsidRPr="006F178A" w:rsidRDefault="003E2DCC" w:rsidP="003E2DCC">
      <w:pPr>
        <w:rPr>
          <w:rtl/>
        </w:rPr>
      </w:pPr>
      <w:r w:rsidRPr="00AF76D0">
        <w:rPr>
          <w:rStyle w:val="affffa"/>
          <w:rFonts w:hint="cs"/>
          <w:rtl/>
        </w:rPr>
        <w:t>'</w:t>
      </w:r>
      <w:r w:rsidRPr="00AF76D0">
        <w:rPr>
          <w:rStyle w:val="affffa"/>
          <w:rtl/>
        </w:rPr>
        <w:t>ונדר אלמנה וגרושה וגו',</w:t>
      </w:r>
      <w:r w:rsidRPr="006F178A">
        <w:rPr>
          <w:rtl/>
        </w:rPr>
        <w:t xml:space="preserve"> עד שיהא נדר בשעת אלמנות וגרושין.</w:t>
      </w:r>
    </w:p>
    <w:p w14:paraId="5E39B691" w14:textId="77777777" w:rsidR="00C14A40" w:rsidRPr="00C14A40" w:rsidRDefault="00B77AB1" w:rsidP="00C14A40">
      <w:pPr>
        <w:pStyle w:val="38"/>
        <w:framePr w:wrap="notBeside"/>
        <w:rPr>
          <w:rtl/>
        </w:rPr>
      </w:pPr>
      <w:r w:rsidRPr="00C14A40">
        <w:rPr>
          <w:rFonts w:hint="cs"/>
          <w:rtl/>
        </w:rPr>
        <w:t>ל</w:t>
      </w:r>
      <w:r w:rsidR="003E2DCC" w:rsidRPr="00C14A40">
        <w:rPr>
          <w:rtl/>
        </w:rPr>
        <w:t>ר"ע</w:t>
      </w:r>
    </w:p>
    <w:p w14:paraId="512E23D8" w14:textId="6494D368" w:rsidR="003E2DCC" w:rsidRPr="006F178A" w:rsidRDefault="003E2DCC" w:rsidP="003E2DCC">
      <w:pPr>
        <w:rPr>
          <w:rtl/>
        </w:rPr>
      </w:pPr>
      <w:r w:rsidRPr="00AF76D0">
        <w:rPr>
          <w:rStyle w:val="affffa"/>
          <w:rFonts w:hint="cs"/>
          <w:rtl/>
        </w:rPr>
        <w:t>'</w:t>
      </w:r>
      <w:r w:rsidRPr="00AF76D0">
        <w:rPr>
          <w:rStyle w:val="affffa"/>
          <w:rtl/>
        </w:rPr>
        <w:t>כל אשר אסרה על נפשה',</w:t>
      </w:r>
      <w:r w:rsidRPr="006F178A">
        <w:rPr>
          <w:rtl/>
        </w:rPr>
        <w:t xml:space="preserve"> עד שיהא איסורי נדר בשעת אלמנות וגרושין.</w:t>
      </w:r>
    </w:p>
    <w:p w14:paraId="7FA7290C" w14:textId="77777777" w:rsidR="0075729B" w:rsidRDefault="003E2DCC" w:rsidP="00C14A40">
      <w:pPr>
        <w:pStyle w:val="38"/>
        <w:framePr w:wrap="notBeside"/>
        <w:rPr>
          <w:rtl/>
        </w:rPr>
      </w:pPr>
      <w:r w:rsidRPr="00C14A40">
        <w:rPr>
          <w:rFonts w:hint="cs"/>
          <w:rtl/>
        </w:rPr>
        <w:t>ר</w:t>
      </w:r>
      <w:r w:rsidRPr="00C14A40">
        <w:rPr>
          <w:rtl/>
        </w:rPr>
        <w:t>"</w:t>
      </w:r>
      <w:r w:rsidRPr="00C14A40">
        <w:rPr>
          <w:rFonts w:hint="cs"/>
          <w:rtl/>
        </w:rPr>
        <w:t>ח</w:t>
      </w:r>
      <w:r w:rsidRPr="00C14A40">
        <w:rPr>
          <w:rtl/>
        </w:rPr>
        <w:t>:</w:t>
      </w:r>
    </w:p>
    <w:p w14:paraId="7221FB4B" w14:textId="7B4420B1" w:rsidR="003E2DCC" w:rsidRPr="006F178A" w:rsidRDefault="003E2DCC" w:rsidP="003E2DCC">
      <w:pPr>
        <w:rPr>
          <w:rtl/>
        </w:rPr>
      </w:pPr>
      <w:r>
        <w:rPr>
          <w:rtl/>
        </w:rPr>
        <w:t xml:space="preserve">מתני' </w:t>
      </w:r>
      <w:r>
        <w:rPr>
          <w:rStyle w:val="affffe"/>
          <w:rtl/>
          <w:rPrChange w:id="9178" w:author="מנוע אמוראים" w:date="2026-10-05T16:41:00Z">
            <w:rPr>
              <w:rtl/>
            </w:rPr>
          </w:rPrChange>
        </w:rPr>
        <w:t xml:space="preserve">ר"</w:t>
      </w:r>
      <w:r>
        <w:rPr>
          <w:rStyle w:val="affffe"/>
          <w:rFonts w:hint="cs"/>
          <w:rtl/>
          <w:rPrChange w:id="9179" w:author="מנוע אמוראים" w:date="2026-10-05T16:41:00Z">
            <w:rPr>
              <w:rFonts w:hint="cs"/>
              <w:rtl/>
            </w:rPr>
          </w:rPrChange>
        </w:rPr>
        <w:t xml:space="preserve">ע</w:t>
      </w:r>
      <w:r w:rsidRPr="006F178A">
        <w:rPr>
          <w:rtl/>
        </w:rPr>
        <w:t xml:space="preserve"> היא.</w:t>
      </w:r>
    </w:p>
    <w:p w14:paraId="051BE629" w14:textId="77777777" w:rsidR="00C14A40" w:rsidRPr="00C14A40" w:rsidRDefault="003E2DCC" w:rsidP="00C14A40">
      <w:pPr>
        <w:pStyle w:val="38"/>
        <w:framePr w:wrap="notBeside"/>
        <w:rPr>
          <w:rtl/>
        </w:rPr>
      </w:pPr>
      <w:r w:rsidRPr="00C14A40">
        <w:rPr>
          <w:rtl/>
        </w:rPr>
        <w:t xml:space="preserve">אביי: </w:t>
      </w:r>
    </w:p>
    <w:p w14:paraId="1CB266AE" w14:textId="0D440260" w:rsidR="003E2DCC" w:rsidRPr="00757D20" w:rsidRDefault="003E2DCC" w:rsidP="003E2DCC">
      <w:pPr>
        <w:rPr>
          <w:rtl/>
        </w:rPr>
      </w:pPr>
      <w:r w:rsidRPr="00757D20">
        <w:rPr>
          <w:rtl/>
        </w:rPr>
        <w:t>א</w:t>
      </w:r>
      <w:r w:rsidR="00B77AB1">
        <w:rPr>
          <w:rFonts w:hint="cs"/>
          <w:rtl/>
        </w:rPr>
        <w:t>ף</w:t>
      </w:r>
      <w:r w:rsidRPr="00757D20">
        <w:rPr>
          <w:rtl/>
        </w:rPr>
        <w:t xml:space="preserve"> </w:t>
      </w:r>
      <w:r>
        <w:rPr>
          <w:rStyle w:val="affffe"/>
          <w:rFonts w:hint="cs"/>
          <w:rtl/>
          <w:rPrChange w:id="9180" w:author="מנוע אמוראים" w:date="2026-10-05T16:41:00Z">
            <w:rPr>
              <w:rFonts w:hint="cs"/>
              <w:rtl/>
            </w:rPr>
          </w:rPrChange>
        </w:rPr>
        <w:t xml:space="preserve">כ</w:t>
      </w:r>
      <w:r>
        <w:rPr>
          <w:rStyle w:val="affffe"/>
          <w:rtl/>
          <w:rPrChange w:id="9181" w:author="מנוע אמוראים" w:date="2026-10-05T16:41:00Z">
            <w:rPr>
              <w:rtl/>
            </w:rPr>
          </w:rPrChange>
        </w:rPr>
        <w:t xml:space="preserve">ר</w:t>
      </w:r>
      <w:r>
        <w:rPr>
          <w:rStyle w:val="affffe"/>
          <w:rFonts w:hint="cs"/>
          <w:rtl/>
          <w:rPrChange w:id="9182" w:author="מנוע אמוראים" w:date="2026-10-05T16:41:00Z">
            <w:rPr>
              <w:rFonts w:hint="cs"/>
              <w:rtl/>
            </w:rPr>
          </w:rPrChange>
        </w:rPr>
        <w:t xml:space="preserve">י</w:t>
      </w:r>
      <w:r>
        <w:rPr>
          <w:rStyle w:val="affffe"/>
          <w:rtl/>
          <w:rPrChange w:id="9183" w:author="מנוע אמוראים" w:date="2026-10-05T16:41:00Z">
            <w:rPr>
              <w:rtl/>
            </w:rPr>
          </w:rPrChange>
        </w:rPr>
        <w:t xml:space="preserve">"</w:t>
      </w:r>
      <w:r>
        <w:rPr>
          <w:rStyle w:val="affffe"/>
          <w:rFonts w:hint="cs"/>
          <w:rtl/>
          <w:rPrChange w:id="9184" w:author="מנוע אמוראים" w:date="2026-10-05T16:41:00Z">
            <w:rPr>
              <w:rFonts w:hint="cs"/>
              <w:rtl/>
            </w:rPr>
          </w:rPrChange>
        </w:rPr>
        <w:t xml:space="preserve">ש</w:t>
      </w:r>
      <w:r>
        <w:rPr>
          <w:rFonts w:hint="cs"/>
          <w:rtl/>
        </w:rPr>
        <w:t xml:space="preserve"> מתני' </w:t>
      </w:r>
      <w:r w:rsidRPr="00757D20">
        <w:rPr>
          <w:rtl/>
        </w:rPr>
        <w:t>תליא נפשה ביומי, ברייתא תליא נפשה בנישואין, שלמו יומי ולא נתגרשה, שלמו יומי ולא מיתנסבא.</w:t>
      </w:r>
    </w:p>
    <w:p w14:paraId="0319F390" w14:textId="6AE597E1" w:rsidR="003E2DCC" w:rsidRPr="006F178A" w:rsidRDefault="003E2DCC" w:rsidP="00FF2A5B">
      <w:pPr>
        <w:rPr>
          <w:rtl/>
        </w:rPr>
      </w:pPr>
      <w:r w:rsidRPr="00295E41">
        <w:rPr>
          <w:rStyle w:val="afffa"/>
          <w:rtl/>
        </w:rPr>
        <w:t>זה הכלל</w:t>
      </w:r>
      <w:r w:rsidRPr="006F178A">
        <w:rPr>
          <w:rFonts w:ascii="Fb Fontext" w:hAnsi="Fb Fontext"/>
          <w:rtl/>
        </w:rPr>
        <w:t xml:space="preserve"> דתני גבי נערה המאורסה - לאיתויי הלך האב עם שלוחי הבעל או שהלכו שלוחי האב עם שלוחי הבעל, </w:t>
      </w:r>
    </w:p>
    <w:p w14:paraId="15A18054" w14:textId="415177AF" w:rsidR="003E2DCC" w:rsidRPr="006F178A" w:rsidRDefault="003E2DCC" w:rsidP="00FF2A5B">
      <w:pPr>
        <w:rPr>
          <w:rtl/>
        </w:rPr>
      </w:pPr>
      <w:r w:rsidRPr="006F178A">
        <w:rPr>
          <w:rtl/>
        </w:rPr>
        <w:t>בנערה המאורסה, דאביה ובעלה מפירין נדריה;</w:t>
      </w:r>
    </w:p>
    <w:p w14:paraId="6FC4E604" w14:textId="320F1546" w:rsidR="003E2DCC" w:rsidRPr="006F178A" w:rsidRDefault="003E2DCC" w:rsidP="003E2DCC">
      <w:pPr>
        <w:rPr>
          <w:rtl/>
        </w:rPr>
      </w:pPr>
      <w:r w:rsidRPr="00295E41">
        <w:rPr>
          <w:rStyle w:val="afffa"/>
          <w:rFonts w:hint="cs"/>
          <w:rtl/>
        </w:rPr>
        <w:t>זה הכלל</w:t>
      </w:r>
      <w:r w:rsidRPr="006F178A">
        <w:rPr>
          <w:rFonts w:hint="cs"/>
          <w:rtl/>
        </w:rPr>
        <w:t xml:space="preserve"> </w:t>
      </w:r>
      <w:r w:rsidRPr="006F178A">
        <w:rPr>
          <w:rtl/>
        </w:rPr>
        <w:t xml:space="preserve">דתני גבי ואלו נדרים לאיתויי מסר האב לשלוחי הבעל או שמסרו שלוחי האב לשלוחי הבעל, </w:t>
      </w:r>
    </w:p>
    <w:p w14:paraId="343955BB" w14:textId="77777777" w:rsidR="006666DF" w:rsidRDefault="003E2DCC" w:rsidP="00FF2A5B">
      <w:pPr>
        <w:rPr>
          <w:rtl/>
        </w:rPr>
      </w:pPr>
      <w:r w:rsidRPr="006F178A">
        <w:rPr>
          <w:rtl/>
        </w:rPr>
        <w:t>שאין הבעל מיפר בקודמין.</w:t>
      </w:r>
    </w:p>
    <w:p w14:paraId="294AD6C9" w14:textId="3EE57977"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85" w:author="קלוד" w:date="2026-10-06T10:09:38Z"/>
        </w:rPr>
      </w:pPr>
      <w:ins w:id="20484" w:author="קלוד" w:date="2026-10-06T10:09:38Z">
        <w:r>
          <w:t xml:space="preserve">משנה י</w:t>
        </w:r>
      </w:ins>
    </w:p>
    <w:p w14:paraId="76DC1875" w14:textId="0FE91C18" w:rsidR="00FF2A5B" w:rsidRDefault="003E2DCC" w:rsidP="00FF2A5B">
      <w:pPr>
        <w:pStyle w:val="afff5"/>
        <w:jc w:val="center"/>
        <w:rPr>
          <w:rtl/>
        </w:rPr>
      </w:pPr>
      <w:r w:rsidRPr="00392931">
        <w:rPr>
          <w:rtl/>
        </w:rPr>
        <w:t>תשע נערות נדריהן קיימין:</w:t>
      </w:r>
    </w:p>
    <w:p w14:paraId="2DCA8515" w14:textId="292B22A0" w:rsidR="003E2DCC" w:rsidRPr="009C1970" w:rsidRDefault="003E2DCC" w:rsidP="003E2DCC">
      <w:pPr>
        <w:pStyle w:val="afff5"/>
        <w:rPr>
          <w:rtl/>
        </w:rPr>
      </w:pPr>
      <w:r w:rsidRPr="00392931">
        <w:rPr>
          <w:rtl/>
        </w:rPr>
        <w:t>בוגרת והיא יתומה, נערה ובגרה והיא יתומה,</w:t>
      </w:r>
    </w:p>
    <w:p w14:paraId="4D603C89" w14:textId="77777777" w:rsidR="003E2DCC" w:rsidRPr="006F178A" w:rsidRDefault="003E2DCC" w:rsidP="00A522DC">
      <w:pPr>
        <w:pStyle w:val="a3"/>
        <w:framePr w:wrap="around"/>
        <w:rPr>
          <w:rtl/>
        </w:rPr>
      </w:pPr>
      <w:r w:rsidRPr="006F178A">
        <w:rPr>
          <w:rtl/>
        </w:rPr>
        <w:t>פט:</w:t>
      </w:r>
    </w:p>
    <w:p>
      <w:pPr>
        <w:pStyle w:val="afffffb"/>
        <w:rPr>
          <w:ins w:id="20487" w:author="קלוד" w:date="2026-10-06T10:09:38Z"/>
        </w:rPr>
      </w:pPr>
      <w:ins w:id="20486" w:author="קלוד" w:date="2026-10-06T10:09:38Z">
        <w:r>
          <w:t xml:space="preserve">משנה י</w:t>
        </w:r>
      </w:ins>
    </w:p>
    <w:p w14:paraId="47B49363" w14:textId="77777777" w:rsidR="00BD74BF" w:rsidRPr="00BD74BF" w:rsidRDefault="003E2DCC" w:rsidP="003E2DCC">
      <w:pPr>
        <w:pStyle w:val="01"/>
        <w:rPr>
          <w:b w:val="0"/>
          <w:bCs w:val="0"/>
          <w:spacing w:val="2"/>
          <w:rtl/>
        </w:rPr>
      </w:pPr>
      <w:r w:rsidRPr="00BD74BF">
        <w:rPr>
          <w:b w:val="0"/>
          <w:bCs w:val="0"/>
          <w:spacing w:val="2"/>
          <w:rtl/>
        </w:rPr>
        <w:t xml:space="preserve">נערה שלא בגרה והיא יתומה, בוגרת ומת אביה, נערה בוגרת ומת אביה, </w:t>
      </w:r>
    </w:p>
    <w:p w14:paraId="6F8F8631" w14:textId="77777777" w:rsidR="00BD74BF" w:rsidRDefault="003E2DCC" w:rsidP="003E2DCC">
      <w:pPr>
        <w:pStyle w:val="01"/>
        <w:rPr>
          <w:b w:val="0"/>
          <w:bCs w:val="0"/>
          <w:spacing w:val="2"/>
          <w:rtl/>
        </w:rPr>
      </w:pPr>
      <w:r w:rsidRPr="00BD74BF">
        <w:rPr>
          <w:b w:val="0"/>
          <w:bCs w:val="0"/>
          <w:spacing w:val="2"/>
          <w:rtl/>
        </w:rPr>
        <w:t xml:space="preserve">נערה שלא בגרה ומת אביה, נערה שמת אביה ומשמת אביה בגרה, </w:t>
      </w:r>
    </w:p>
    <w:p w14:paraId="7FFF3FAA" w14:textId="5F8AEC13" w:rsidR="003E2DCC" w:rsidRPr="00B15076" w:rsidRDefault="003E2DCC" w:rsidP="003E2DCC">
      <w:pPr>
        <w:pStyle w:val="01"/>
        <w:rPr>
          <w:spacing w:val="2"/>
          <w:rtl/>
        </w:rPr>
      </w:pPr>
      <w:r w:rsidRPr="00BD74BF">
        <w:rPr>
          <w:b w:val="0"/>
          <w:bCs w:val="0"/>
          <w:spacing w:val="2"/>
          <w:rtl/>
        </w:rPr>
        <w:t>בוגרת ואביה קיים, נערה בוגרת ואביה קיים;</w:t>
      </w:r>
    </w:p>
    <w:p w14:paraId="1D893816" w14:textId="1A904DE9" w:rsidR="003E2DCC" w:rsidRPr="006F178A" w:rsidRDefault="003E2DCC" w:rsidP="00C14A40">
      <w:pPr>
        <w:pStyle w:val="afff5"/>
        <w:spacing w:after="120"/>
        <w:rPr>
          <w:rtl/>
        </w:rPr>
      </w:pPr>
      <w:r w:rsidRPr="004805ED">
        <w:rPr>
          <w:rStyle w:val="TanaimMishna"/>
          <w:rtl/>
          <w:rPrChange w:id="20288" w:author="קלוד" w:date="2026-10-06T10:09:38Z">
            <w:rPr>
              <w:rStyle w:val="affffe"/>
              <w:rtl/>
            </w:rPr>
          </w:rPrChange>
        </w:rPr>
        <w:t xml:space="preserve">ר' יהודה אומר: </w:t>
      </w:r>
      <w:r w:rsidRPr="006F178A">
        <w:rPr>
          <w:b/>
          <w:rtl/>
          <w:rPrChange w:id="40069" w:author="Claude" w:date="2026-10-06T13:34:13Z">
            <w:rPr>
              <w:b/>
              <w:sz w:val="20"/>
              <w:rtl/>
            </w:rPr>
          </w:rPrChange>
        </w:rPr>
        <w:t>אף המשיא בתו הקטנה ונתאלמנה או נתגרשה, וחזרה אצלו עדיין היא נערה.</w:t>
      </w:r>
    </w:p>
    <w:p w14:paraId="43995CCA" w14:textId="77777777" w:rsidR="00C14A40" w:rsidRPr="00C14A40" w:rsidRDefault="004805ED" w:rsidP="00C14A40">
      <w:pPr>
        <w:pStyle w:val="38"/>
        <w:framePr w:wrap="notBeside"/>
        <w:rPr>
          <w:rtl/>
        </w:rPr>
      </w:pPr>
      <w:r w:rsidRPr="00C14A40">
        <w:rPr>
          <w:rFonts w:hint="cs"/>
          <w:rtl/>
        </w:rPr>
        <w:t>רב</w:t>
      </w:r>
      <w:r w:rsidR="003E2DCC" w:rsidRPr="00C14A40">
        <w:rPr>
          <w:rtl/>
        </w:rPr>
        <w:t xml:space="preserve">: </w:t>
      </w:r>
    </w:p>
    <w:p w14:paraId="4BCE6EA8" w14:textId="251E395E" w:rsidR="006666DF" w:rsidRDefault="003E2DCC" w:rsidP="00C14A40">
      <w:pPr>
        <w:rPr>
          <w:rtl/>
        </w:rPr>
      </w:pPr>
      <w:r>
        <w:rPr>
          <w:rFonts w:ascii="Fb Fontext" w:hAnsi="Fb Fontext"/>
          <w:rtl/>
        </w:rPr>
        <w:t xml:space="preserve">זו דברי </w:t>
      </w:r>
      <w:r>
        <w:rPr>
          <w:rStyle w:val="affffe"/>
          <w:rFonts w:ascii="Fb Fontext" w:hAnsi="Fb Fontext"/>
          <w:rtl/>
          <w:rPrChange w:id="9185" w:author="מנוע אמוראים" w:date="2026-10-05T16:41:00Z">
            <w:rPr>
              <w:rFonts w:ascii="Fb Fontext" w:hAnsi="Fb Fontext"/>
              <w:rtl/>
            </w:rPr>
          </w:rPrChange>
        </w:rPr>
        <w:t xml:space="preserve">ר"</w:t>
      </w:r>
      <w:r>
        <w:rPr>
          <w:rStyle w:val="affffe"/>
          <w:rFonts w:ascii="Fb Fontext" w:hAnsi="Fb Fontext" w:hint="cs"/>
          <w:rtl/>
          <w:rPrChange w:id="9186" w:author="מנוע אמוראים" w:date="2026-10-05T16:41:00Z">
            <w:rPr>
              <w:rFonts w:ascii="Fb Fontext" w:hAnsi="Fb Fontext" w:hint="cs"/>
              <w:rtl/>
            </w:rPr>
          </w:rPrChange>
        </w:rPr>
        <w:t xml:space="preserve">י</w:t>
      </w:r>
      <w:r w:rsidR="006F4E12">
        <w:rPr>
          <w:rFonts w:ascii="Fb Fontext" w:hAnsi="Fb Fontext" w:hint="cs"/>
          <w:rtl/>
        </w:rPr>
        <w:t>.</w:t>
      </w:r>
      <w:r w:rsidRPr="006F178A">
        <w:rPr>
          <w:rFonts w:ascii="Fb Fontext" w:hAnsi="Fb Fontext"/>
          <w:rtl/>
        </w:rPr>
        <w:tab/>
      </w:r>
      <w:r w:rsidR="00C14A40">
        <w:rPr>
          <w:rStyle w:val="affffe"/>
          <w:rFonts w:hint="cs"/>
          <w:rtl/>
        </w:rPr>
        <w:t xml:space="preserve"> </w:t>
      </w:r>
      <w:r w:rsidRPr="004805ED">
        <w:rPr>
          <w:rStyle w:val="affffe"/>
          <w:rtl/>
        </w:rPr>
        <w:t>חכ"א</w:t>
      </w:r>
      <w:r w:rsidR="004805ED">
        <w:rPr>
          <w:rStyle w:val="affffe"/>
          <w:rFonts w:hint="cs"/>
          <w:rtl/>
        </w:rPr>
        <w:t>:</w:t>
      </w:r>
      <w:r w:rsidR="004805ED">
        <w:rPr>
          <w:rFonts w:ascii="Fb Fontext" w:hAnsi="Fb Fontext" w:hint="cs"/>
          <w:rtl/>
        </w:rPr>
        <w:t xml:space="preserve"> ג'</w:t>
      </w:r>
      <w:r w:rsidRPr="006F178A">
        <w:rPr>
          <w:rFonts w:ascii="Fb Fontext" w:hAnsi="Fb Fontext"/>
          <w:rtl/>
        </w:rPr>
        <w:t xml:space="preserve"> נערות נדריהן קיימין: בוגרת, ויתומה, ויתומה בחיי האב.</w:t>
      </w:r>
    </w:p>
    <w:p w14:paraId="183658C0" w14:textId="17093434"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89" w:author="קלוד" w:date="2026-10-06T10:09:38Z"/>
        </w:rPr>
      </w:pPr>
      <w:ins w:id="20488" w:author="קלוד" w:date="2026-10-06T10:09:38Z">
        <w:r>
          <w:t xml:space="preserve">משנה יא</w:t>
        </w:r>
      </w:ins>
    </w:p>
    <w:p w14:paraId="7AC7D3A0" w14:textId="77777777" w:rsidR="00482CEE" w:rsidRDefault="003E2DCC" w:rsidP="003E2DCC">
      <w:pPr>
        <w:pStyle w:val="afff5"/>
        <w:rPr>
          <w:rtl/>
        </w:rPr>
      </w:pPr>
      <w:r w:rsidRPr="006F178A">
        <w:rPr>
          <w:rtl/>
        </w:rPr>
        <w:t xml:space="preserve">קונם שאיני נהנה לאבא ולאביך אם עושה אני על פיך, </w:t>
      </w:r>
    </w:p>
    <w:p w14:paraId="2E2D6BF3" w14:textId="2DA7363D" w:rsidR="003E2DCC" w:rsidRPr="006F178A" w:rsidRDefault="003E2DCC" w:rsidP="00C14A40">
      <w:pPr>
        <w:pStyle w:val="afff5"/>
        <w:spacing w:after="120"/>
        <w:rPr>
          <w:rtl/>
        </w:rPr>
      </w:pPr>
      <w:r w:rsidRPr="00392931">
        <w:rPr>
          <w:rFonts w:hint="cs"/>
          <w:rtl/>
        </w:rPr>
        <w:tab/>
      </w:r>
      <w:r w:rsidR="0075729B">
        <w:rPr>
          <w:rFonts w:hint="cs"/>
          <w:rtl/>
        </w:rPr>
        <w:t xml:space="preserve"> </w:t>
      </w:r>
      <w:r w:rsidRPr="00392931">
        <w:rPr>
          <w:rtl/>
        </w:rPr>
        <w:t>שאיני נהנית לך אם עושה אני על פי אבא וע"פ אביך - הרי זה יפר.</w:t>
      </w:r>
    </w:p>
    <w:p w14:paraId="5C1AF563" w14:textId="77777777" w:rsidR="0075729B" w:rsidRDefault="003E2DCC" w:rsidP="00C14A40">
      <w:pPr>
        <w:pStyle w:val="38"/>
        <w:framePr w:wrap="notBeside"/>
        <w:rPr>
          <w:rtl/>
        </w:rPr>
      </w:pPr>
      <w:r w:rsidRPr="00C14A40">
        <w:rPr>
          <w:rtl/>
        </w:rPr>
        <w:t>תניא:</w:t>
      </w:r>
    </w:p>
    <w:p w14:paraId="3BA5FB8F" w14:textId="4ADEB036" w:rsidR="00AE59DA" w:rsidRDefault="003E2DCC" w:rsidP="003E2DCC">
      <w:pPr>
        <w:rPr>
          <w:rFonts w:ascii="Fb Fontext" w:hAnsi="Fb Fontext"/>
          <w:rtl/>
        </w:rPr>
      </w:pPr>
      <w:r w:rsidRPr="006F178A">
        <w:rPr>
          <w:rFonts w:ascii="Fb Fontext" w:hAnsi="Fb Fontext"/>
          <w:rtl/>
        </w:rPr>
        <w:t xml:space="preserve">שאיני נהנית לאבא ולאביך אם אני עושה לפיך, </w:t>
      </w:r>
    </w:p>
    <w:p w14:paraId="1F93055F" w14:textId="011794C6" w:rsidR="003E2DCC" w:rsidRPr="006F178A" w:rsidRDefault="003E2DCC" w:rsidP="00AE59DA">
      <w:pPr>
        <w:ind w:left="283" w:firstLine="57"/>
        <w:rPr>
          <w:rtl/>
        </w:rPr>
      </w:pPr>
      <w:r w:rsidRPr="00AE59DA">
        <w:rPr>
          <w:rStyle w:val="affffe"/>
          <w:rtl/>
        </w:rPr>
        <w:t>ר</w:t>
      </w:r>
      <w:r w:rsidR="0075729B">
        <w:rPr>
          <w:rStyle w:val="affffe"/>
          <w:rtl/>
        </w:rPr>
        <w:t>"</w:t>
      </w:r>
      <w:r w:rsidR="00AE59DA">
        <w:rPr>
          <w:rStyle w:val="affffe"/>
          <w:rFonts w:hint="cs"/>
          <w:rtl/>
        </w:rPr>
        <w:t>נ</w:t>
      </w:r>
      <w:r w:rsidRPr="006F178A">
        <w:rPr>
          <w:rFonts w:ascii="Fb Fontext" w:hAnsi="Fb Fontext"/>
          <w:rtl/>
        </w:rPr>
        <w:t xml:space="preserve">: לא יפר, </w:t>
      </w:r>
      <w:r w:rsidRPr="00AE59DA">
        <w:rPr>
          <w:rStyle w:val="affffe"/>
          <w:rtl/>
        </w:rPr>
        <w:t>וחכ"א:</w:t>
      </w:r>
      <w:r w:rsidRPr="006F178A">
        <w:rPr>
          <w:rFonts w:ascii="Fb Fontext" w:hAnsi="Fb Fontext"/>
          <w:rtl/>
        </w:rPr>
        <w:t xml:space="preserve"> יפר.</w:t>
      </w:r>
    </w:p>
    <w:p w14:paraId="6641DAE9" w14:textId="705161C2" w:rsidR="003E2DCC" w:rsidRPr="006F178A" w:rsidRDefault="003E2DCC" w:rsidP="00C14A40">
      <w:pPr>
        <w:spacing w:after="60"/>
        <w:rPr>
          <w:rtl/>
        </w:rPr>
      </w:pPr>
      <w:r w:rsidRPr="006F178A">
        <w:rPr>
          <w:rtl/>
        </w:rPr>
        <w:t xml:space="preserve">נטולה אני מן היהודים אם משמשתך, </w:t>
      </w:r>
      <w:r w:rsidR="00AE59DA" w:rsidRPr="00AE59DA">
        <w:rPr>
          <w:rStyle w:val="affffe"/>
          <w:rFonts w:hint="cs"/>
          <w:rtl/>
        </w:rPr>
        <w:t>ר</w:t>
      </w:r>
      <w:r w:rsidR="0075729B">
        <w:rPr>
          <w:rStyle w:val="affffe"/>
          <w:rtl/>
        </w:rPr>
        <w:t>"</w:t>
      </w:r>
      <w:r w:rsidR="00AE59DA" w:rsidRPr="00AE59DA">
        <w:rPr>
          <w:rStyle w:val="affffe"/>
          <w:rFonts w:hint="cs"/>
          <w:rtl/>
        </w:rPr>
        <w:t>נ</w:t>
      </w:r>
      <w:r w:rsidRPr="00AE59DA">
        <w:rPr>
          <w:rStyle w:val="affffe"/>
          <w:rtl/>
        </w:rPr>
        <w:t xml:space="preserve">: </w:t>
      </w:r>
      <w:r w:rsidRPr="006F178A">
        <w:rPr>
          <w:rtl/>
        </w:rPr>
        <w:t xml:space="preserve">לא יפר, </w:t>
      </w:r>
      <w:r w:rsidRPr="00AE59DA">
        <w:rPr>
          <w:rStyle w:val="affffe"/>
          <w:rtl/>
        </w:rPr>
        <w:t>וחכ"א:</w:t>
      </w:r>
      <w:r w:rsidRPr="006F178A">
        <w:rPr>
          <w:rtl/>
        </w:rPr>
        <w:t xml:space="preserve"> יפר.</w:t>
      </w:r>
    </w:p>
    <w:p w14:paraId="0760CFAA" w14:textId="77777777" w:rsidR="00C14A40" w:rsidRPr="00C14A40" w:rsidRDefault="003E2DCC" w:rsidP="00C14A40">
      <w:pPr>
        <w:pStyle w:val="38"/>
        <w:framePr w:wrap="notBeside"/>
        <w:rPr>
          <w:rFonts w:hint="cs"/>
          <w:rtl/>
        </w:rPr>
      </w:pPr>
      <w:r w:rsidRPr="00C14A40">
        <w:rPr>
          <w:rtl/>
        </w:rPr>
        <w:t>•</w:t>
      </w:r>
      <w:r w:rsidRPr="00C14A40">
        <w:rPr>
          <w:rFonts w:hint="cs"/>
          <w:rtl/>
        </w:rPr>
        <w:t xml:space="preserve"> אותו </w:t>
      </w:r>
    </w:p>
    <w:p w14:paraId="07780ED7" w14:textId="3B675CD3" w:rsidR="003E2DCC" w:rsidRPr="00295E41" w:rsidRDefault="003E2DCC" w:rsidP="003E2DCC">
      <w:pPr>
        <w:rPr>
          <w:rStyle w:val="afffa"/>
          <w:rtl/>
        </w:rPr>
      </w:pPr>
      <w:r w:rsidRPr="006F178A">
        <w:rPr>
          <w:rFonts w:hint="cs"/>
          <w:rtl/>
        </w:rPr>
        <w:t>שאסר הנאתו לעולם אי ישא אשה עד שאשנה הלכה</w:t>
      </w:r>
      <w:r w:rsidRPr="006F178A">
        <w:rPr>
          <w:rtl/>
        </w:rPr>
        <w:t xml:space="preserve">, </w:t>
      </w:r>
      <w:r w:rsidRPr="006F178A">
        <w:rPr>
          <w:rFonts w:hint="cs"/>
          <w:rtl/>
        </w:rPr>
        <w:t>עלה ורץ ונתאמץ ולא הצליח לשנות</w:t>
      </w:r>
      <w:r w:rsidR="00AE59DA">
        <w:rPr>
          <w:rFonts w:hint="cs"/>
          <w:rtl/>
        </w:rPr>
        <w:t>.</w:t>
      </w:r>
      <w:r w:rsidRPr="006F178A">
        <w:rPr>
          <w:rFonts w:hint="cs"/>
          <w:rtl/>
        </w:rPr>
        <w:t xml:space="preserve"> </w:t>
      </w:r>
      <w:r w:rsidRPr="00AE59DA">
        <w:rPr>
          <w:rStyle w:val="affffe"/>
          <w:rFonts w:hint="cs"/>
          <w:rtl/>
        </w:rPr>
        <w:t>ובא ראבר</w:t>
      </w:r>
      <w:r w:rsidRPr="00AE59DA">
        <w:rPr>
          <w:rStyle w:val="affffe"/>
          <w:rtl/>
        </w:rPr>
        <w:t>"</w:t>
      </w:r>
      <w:r w:rsidRPr="00AE59DA">
        <w:rPr>
          <w:rStyle w:val="affffe"/>
          <w:rFonts w:hint="cs"/>
          <w:rtl/>
        </w:rPr>
        <w:t xml:space="preserve">ה </w:t>
      </w:r>
      <w:r w:rsidRPr="006F178A">
        <w:rPr>
          <w:rFonts w:hint="cs"/>
          <w:rtl/>
        </w:rPr>
        <w:t>והטעהו שלא יהא נאסר אח</w:t>
      </w:r>
      <w:r w:rsidRPr="006F178A">
        <w:rPr>
          <w:rtl/>
        </w:rPr>
        <w:t>"</w:t>
      </w:r>
      <w:r w:rsidRPr="006F178A">
        <w:rPr>
          <w:rFonts w:hint="cs"/>
          <w:rtl/>
        </w:rPr>
        <w:t>כ ונשאו אשה</w:t>
      </w:r>
      <w:r w:rsidRPr="006F178A">
        <w:rPr>
          <w:rtl/>
        </w:rPr>
        <w:t>,</w:t>
      </w:r>
      <w:r w:rsidRPr="00295E41">
        <w:rPr>
          <w:rStyle w:val="afffa"/>
          <w:rFonts w:hint="cs"/>
          <w:rtl/>
        </w:rPr>
        <w:t xml:space="preserve"> </w:t>
      </w:r>
      <w:r>
        <w:rPr>
          <w:rFonts w:hint="cs"/>
          <w:rtl/>
        </w:rPr>
        <w:t xml:space="preserve">וטח פניו בטיט ובא לפני </w:t>
      </w:r>
      <w:r>
        <w:rPr>
          <w:rStyle w:val="affffe"/>
          <w:rFonts w:hint="cs"/>
          <w:rtl/>
          <w:rPrChange w:id="9187" w:author="מנוע אמוראים" w:date="2026-10-05T16:41:00Z">
            <w:rPr>
              <w:rFonts w:hint="cs"/>
              <w:rtl/>
            </w:rPr>
          </w:rPrChange>
        </w:rPr>
        <w:t xml:space="preserve">ר</w:t>
      </w:r>
      <w:r>
        <w:rPr>
          <w:rStyle w:val="affffe"/>
          <w:rtl/>
          <w:rPrChange w:id="9188" w:author="מנוע אמוראים" w:date="2026-10-05T16:41:00Z">
            <w:rPr>
              <w:rtl/>
            </w:rPr>
          </w:rPrChange>
        </w:rPr>
        <w:t xml:space="preserve">"</w:t>
      </w:r>
      <w:r>
        <w:rPr>
          <w:rStyle w:val="affffe"/>
          <w:rFonts w:hint="cs"/>
          <w:rtl/>
          <w:rPrChange w:id="9189" w:author="מנוע אמוראים" w:date="2026-10-05T16:41:00Z">
            <w:rPr>
              <w:rFonts w:hint="cs"/>
              <w:rtl/>
            </w:rPr>
          </w:rPrChange>
        </w:rPr>
        <w:t xml:space="preserve">ח</w:t>
      </w:r>
      <w:r>
        <w:rPr>
          <w:rFonts w:hint="cs"/>
          <w:rtl/>
        </w:rPr>
        <w:t xml:space="preserve"> </w:t>
      </w:r>
      <w:r w:rsidRPr="00213F9F">
        <w:rPr>
          <w:rStyle w:val="afffff0"/>
          <w:rFonts w:hint="cs"/>
          <w:rtl/>
        </w:rPr>
        <w:t>[שחשש שלא יתיר לו]</w:t>
      </w:r>
    </w:p>
    <w:p w14:paraId="23DDFAB1" w14:textId="77777777" w:rsidR="003E2DCC" w:rsidRPr="006F178A" w:rsidRDefault="003E2DCC" w:rsidP="00A522DC">
      <w:pPr>
        <w:pStyle w:val="a3"/>
        <w:framePr w:wrap="around"/>
        <w:rPr>
          <w:rtl/>
        </w:rPr>
      </w:pPr>
      <w:r w:rsidRPr="006F178A">
        <w:rPr>
          <w:rtl/>
        </w:rPr>
        <w:t>צ.</w:t>
      </w:r>
    </w:p>
    <w:p w14:paraId="13ECF274" w14:textId="77777777" w:rsidR="00C14A40" w:rsidRPr="00C14A40" w:rsidRDefault="003E2DCC" w:rsidP="00C14A40">
      <w:pPr>
        <w:pStyle w:val="38"/>
        <w:framePr w:wrap="notBeside"/>
        <w:rPr>
          <w:rFonts w:hint="cs"/>
          <w:rtl/>
        </w:rPr>
      </w:pPr>
      <w:r w:rsidRPr="00C14A40">
        <w:rPr>
          <w:rtl/>
        </w:rPr>
        <w:t xml:space="preserve">רבא: </w:t>
      </w:r>
    </w:p>
    <w:p w14:paraId="15E70EB4" w14:textId="4C2A7590" w:rsidR="003E2DCC" w:rsidRPr="00757D20" w:rsidRDefault="003E2DCC" w:rsidP="003E2DCC">
      <w:pPr>
        <w:rPr>
          <w:rtl/>
        </w:rPr>
      </w:pPr>
      <w:r w:rsidRPr="00757D20">
        <w:rPr>
          <w:rFonts w:hint="cs"/>
          <w:rtl/>
        </w:rPr>
        <w:t xml:space="preserve">החכם ינהג כן </w:t>
      </w:r>
      <w:r w:rsidRPr="00213F9F">
        <w:rPr>
          <w:rStyle w:val="afffff0"/>
          <w:rFonts w:hint="cs"/>
          <w:rtl/>
        </w:rPr>
        <w:t xml:space="preserve">[להשיאו לפני שנשאל] </w:t>
      </w:r>
      <w:r w:rsidRPr="00757D20">
        <w:rPr>
          <w:rFonts w:hint="cs"/>
          <w:rtl/>
        </w:rPr>
        <w:t>א</w:t>
      </w:r>
      <w:r w:rsidRPr="00757D20">
        <w:rPr>
          <w:rtl/>
        </w:rPr>
        <w:t xml:space="preserve">י לאו </w:t>
      </w:r>
      <w:r w:rsidRPr="00213F9F">
        <w:rPr>
          <w:rStyle w:val="affffe"/>
          <w:rtl/>
        </w:rPr>
        <w:t>דר</w:t>
      </w:r>
      <w:r w:rsidRPr="00213F9F">
        <w:rPr>
          <w:rStyle w:val="affffe"/>
          <w:rFonts w:hint="cs"/>
          <w:rtl/>
        </w:rPr>
        <w:t>אבר</w:t>
      </w:r>
      <w:r w:rsidRPr="00213F9F">
        <w:rPr>
          <w:rStyle w:val="affffe"/>
          <w:rtl/>
        </w:rPr>
        <w:t>"</w:t>
      </w:r>
      <w:r w:rsidRPr="00213F9F">
        <w:rPr>
          <w:rStyle w:val="affffe"/>
          <w:rFonts w:hint="cs"/>
          <w:rtl/>
        </w:rPr>
        <w:t xml:space="preserve">ה </w:t>
      </w:r>
      <w:r w:rsidR="00213F9F">
        <w:rPr>
          <w:rFonts w:hint="cs"/>
          <w:rtl/>
        </w:rPr>
        <w:t>אדם גדול</w:t>
      </w:r>
      <w:r w:rsidRPr="00757D20">
        <w:rPr>
          <w:rFonts w:hint="cs"/>
          <w:rtl/>
        </w:rPr>
        <w:t xml:space="preserve"> הוא </w:t>
      </w:r>
      <w:r w:rsidRPr="00213F9F">
        <w:rPr>
          <w:rStyle w:val="affffe"/>
          <w:rFonts w:hint="cs"/>
          <w:rtl/>
        </w:rPr>
        <w:t>דס</w:t>
      </w:r>
      <w:r w:rsidRPr="00213F9F">
        <w:rPr>
          <w:rStyle w:val="affffe"/>
          <w:rtl/>
        </w:rPr>
        <w:t>"</w:t>
      </w:r>
      <w:r w:rsidRPr="00213F9F">
        <w:rPr>
          <w:rStyle w:val="affffe"/>
          <w:rFonts w:hint="cs"/>
          <w:rtl/>
        </w:rPr>
        <w:t>ל דחלקו רבנן ור</w:t>
      </w:r>
      <w:r w:rsidRPr="00213F9F">
        <w:rPr>
          <w:rStyle w:val="affffe"/>
          <w:rtl/>
        </w:rPr>
        <w:t>"</w:t>
      </w:r>
      <w:r w:rsidRPr="00213F9F">
        <w:rPr>
          <w:rStyle w:val="affffe"/>
          <w:rFonts w:hint="cs"/>
          <w:rtl/>
        </w:rPr>
        <w:t>נ</w:t>
      </w:r>
      <w:r w:rsidRPr="00757D20">
        <w:rPr>
          <w:rFonts w:hint="cs"/>
          <w:rtl/>
        </w:rPr>
        <w:t xml:space="preserve"> בהפרה</w:t>
      </w:r>
      <w:r w:rsidR="00213F9F">
        <w:rPr>
          <w:rFonts w:hint="cs"/>
          <w:rtl/>
        </w:rPr>
        <w:t>,</w:t>
      </w:r>
      <w:r w:rsidRPr="00757D20">
        <w:rPr>
          <w:rFonts w:hint="cs"/>
          <w:rtl/>
        </w:rPr>
        <w:t xml:space="preserve"> ה</w:t>
      </w:r>
      <w:r w:rsidRPr="00757D20">
        <w:rPr>
          <w:rtl/>
        </w:rPr>
        <w:t>"</w:t>
      </w:r>
      <w:r w:rsidRPr="00757D20">
        <w:rPr>
          <w:rFonts w:hint="cs"/>
          <w:rtl/>
        </w:rPr>
        <w:t>נ חלקו בשאלה</w:t>
      </w:r>
      <w:r w:rsidR="00213F9F">
        <w:rPr>
          <w:rFonts w:hint="cs"/>
          <w:rtl/>
        </w:rPr>
        <w:t>.</w:t>
      </w:r>
    </w:p>
    <w:p w14:paraId="13D7F9A8" w14:textId="77777777" w:rsidR="0075729B" w:rsidRDefault="003E2DCC" w:rsidP="00C14A40">
      <w:pPr>
        <w:pStyle w:val="38"/>
        <w:framePr w:wrap="notBeside"/>
        <w:rPr>
          <w:rtl/>
        </w:rPr>
      </w:pPr>
      <w:r w:rsidRPr="00C14A40">
        <w:rPr>
          <w:rtl/>
        </w:rPr>
        <w:t>רב פפי:</w:t>
      </w:r>
    </w:p>
    <w:p w14:paraId="6B6B8EB8" w14:textId="1144B4C7" w:rsidR="00A31AD1" w:rsidRDefault="003E2DCC" w:rsidP="003E2DCC">
      <w:pPr>
        <w:rPr>
          <w:rFonts w:ascii="Fb Fontext" w:hAnsi="Fb Fontext"/>
          <w:rtl/>
        </w:rPr>
      </w:pPr>
      <w:r w:rsidRPr="006F178A">
        <w:rPr>
          <w:rFonts w:ascii="Fb Fontext" w:hAnsi="Fb Fontext"/>
          <w:rtl/>
        </w:rPr>
        <w:t xml:space="preserve">מחלוקת - בהפרה, </w:t>
      </w:r>
    </w:p>
    <w:p w14:paraId="3133035F" w14:textId="5965CA88" w:rsidR="00C14A40" w:rsidRPr="00C14A40" w:rsidRDefault="003E2DCC" w:rsidP="00C14A40">
      <w:pPr>
        <w:pStyle w:val="38"/>
        <w:framePr w:wrap="notBeside"/>
        <w:rPr>
          <w:rtl/>
        </w:rPr>
      </w:pPr>
      <w:r w:rsidRPr="00C14A40">
        <w:rPr>
          <w:rtl/>
        </w:rPr>
        <w:t>ד</w:t>
      </w:r>
      <w:r w:rsidR="00213F9F" w:rsidRPr="00C14A40">
        <w:rPr>
          <w:rFonts w:hint="cs"/>
          <w:rtl/>
        </w:rPr>
        <w:t>לר</w:t>
      </w:r>
      <w:r w:rsidR="0075729B">
        <w:rPr>
          <w:rtl/>
        </w:rPr>
        <w:t>"</w:t>
      </w:r>
      <w:r w:rsidR="00213F9F" w:rsidRPr="00C14A40">
        <w:rPr>
          <w:rFonts w:hint="cs"/>
          <w:rtl/>
        </w:rPr>
        <w:t>נ</w:t>
      </w:r>
      <w:r w:rsidRPr="00C14A40">
        <w:rPr>
          <w:rtl/>
        </w:rPr>
        <w:t xml:space="preserve">: </w:t>
      </w:r>
    </w:p>
    <w:p w14:paraId="5C2BBDEB" w14:textId="6E7247A2" w:rsidR="003E2DCC" w:rsidRPr="006F178A" w:rsidRDefault="003E2DCC" w:rsidP="00A31AD1">
      <w:pPr>
        <w:rPr>
          <w:rtl/>
        </w:rPr>
      </w:pPr>
      <w:r w:rsidRPr="006F178A">
        <w:rPr>
          <w:rFonts w:ascii="Fb Fontext" w:hAnsi="Fb Fontext"/>
          <w:rtl/>
        </w:rPr>
        <w:t xml:space="preserve">אין הבעל מיפר אא"כ חל נדר, </w:t>
      </w:r>
      <w:r w:rsidRPr="002C641B">
        <w:rPr>
          <w:rStyle w:val="affffa"/>
          <w:rtl/>
        </w:rPr>
        <w:t>ד</w:t>
      </w:r>
      <w:r w:rsidRPr="002C641B">
        <w:rPr>
          <w:rStyle w:val="affffa"/>
          <w:rFonts w:hint="cs"/>
          <w:rtl/>
        </w:rPr>
        <w:t>'</w:t>
      </w:r>
      <w:r w:rsidRPr="002C641B">
        <w:rPr>
          <w:rStyle w:val="affffa"/>
          <w:rtl/>
        </w:rPr>
        <w:t>וחפרה הלבנה';</w:t>
      </w:r>
    </w:p>
    <w:p w14:paraId="3FF12C73" w14:textId="77777777" w:rsidR="00C14A40" w:rsidRPr="00C14A40" w:rsidRDefault="003E2DCC" w:rsidP="00C14A40">
      <w:pPr>
        <w:pStyle w:val="38"/>
        <w:framePr w:wrap="notBeside"/>
        <w:rPr>
          <w:rtl/>
        </w:rPr>
      </w:pPr>
      <w:r w:rsidRPr="00C14A40">
        <w:rPr>
          <w:rtl/>
        </w:rPr>
        <w:t>ו</w:t>
      </w:r>
      <w:r w:rsidR="00A31AD1" w:rsidRPr="00C14A40">
        <w:rPr>
          <w:rFonts w:hint="cs"/>
          <w:rtl/>
        </w:rPr>
        <w:t>ל</w:t>
      </w:r>
      <w:r w:rsidRPr="00C14A40">
        <w:rPr>
          <w:rtl/>
        </w:rPr>
        <w:t>רבנן</w:t>
      </w:r>
    </w:p>
    <w:p w14:paraId="1521D8DC" w14:textId="14A80C5F" w:rsidR="003E2DCC" w:rsidRPr="00A31AD1" w:rsidRDefault="003E2DCC" w:rsidP="00A31AD1">
      <w:pPr>
        <w:rPr>
          <w:rStyle w:val="affffa"/>
          <w:rtl/>
        </w:rPr>
      </w:pPr>
      <w:r w:rsidRPr="006F178A">
        <w:rPr>
          <w:rtl/>
        </w:rPr>
        <w:t xml:space="preserve">בעל מיפר </w:t>
      </w:r>
      <w:r w:rsidR="00784C92">
        <w:rPr>
          <w:rtl/>
        </w:rPr>
        <w:t>אף</w:t>
      </w:r>
      <w:r w:rsidRPr="006F178A">
        <w:rPr>
          <w:rFonts w:hint="cs"/>
          <w:rtl/>
        </w:rPr>
        <w:t xml:space="preserve"> </w:t>
      </w:r>
      <w:r w:rsidRPr="006F178A">
        <w:rPr>
          <w:rtl/>
        </w:rPr>
        <w:t>שלא חל נדר ד</w:t>
      </w:r>
      <w:r w:rsidRPr="00A31AD1">
        <w:rPr>
          <w:rStyle w:val="affffa"/>
          <w:rFonts w:hint="cs"/>
          <w:rtl/>
        </w:rPr>
        <w:t>'</w:t>
      </w:r>
      <w:r w:rsidRPr="00A31AD1">
        <w:rPr>
          <w:rStyle w:val="affffa"/>
          <w:rtl/>
        </w:rPr>
        <w:t>מפר מחשבות ערומים</w:t>
      </w:r>
      <w:r w:rsidRPr="00A31AD1">
        <w:rPr>
          <w:rStyle w:val="affffa"/>
          <w:rFonts w:hint="cs"/>
          <w:rtl/>
        </w:rPr>
        <w:t>'</w:t>
      </w:r>
    </w:p>
    <w:p w14:paraId="4E892665" w14:textId="54BEADF0" w:rsidR="003E2DCC" w:rsidRPr="006F178A" w:rsidRDefault="003E2DCC" w:rsidP="003E2DCC">
      <w:pPr>
        <w:rPr>
          <w:rtl/>
        </w:rPr>
      </w:pPr>
      <w:r w:rsidRPr="00295E41">
        <w:rPr>
          <w:rStyle w:val="afffa"/>
          <w:rtl/>
        </w:rPr>
        <w:t>אבל בשאלה</w:t>
      </w:r>
      <w:r w:rsidR="00A31AD1" w:rsidRPr="00295E41">
        <w:rPr>
          <w:rStyle w:val="afffa"/>
          <w:rFonts w:hint="cs"/>
          <w:rtl/>
        </w:rPr>
        <w:t>-</w:t>
      </w:r>
      <w:r w:rsidRPr="006F178A">
        <w:rPr>
          <w:rtl/>
        </w:rPr>
        <w:t xml:space="preserve"> </w:t>
      </w:r>
      <w:r w:rsidRPr="00A31AD1">
        <w:rPr>
          <w:rStyle w:val="affffe"/>
          <w:rFonts w:hint="cs"/>
          <w:rtl/>
        </w:rPr>
        <w:t>לכו</w:t>
      </w:r>
      <w:r w:rsidRPr="00A31AD1">
        <w:rPr>
          <w:rStyle w:val="affffe"/>
          <w:rtl/>
        </w:rPr>
        <w:t>"</w:t>
      </w:r>
      <w:r w:rsidRPr="00A31AD1">
        <w:rPr>
          <w:rStyle w:val="affffe"/>
          <w:rFonts w:hint="cs"/>
          <w:rtl/>
        </w:rPr>
        <w:t>ע</w:t>
      </w:r>
      <w:r w:rsidRPr="00295E41">
        <w:rPr>
          <w:rStyle w:val="afffa"/>
          <w:rFonts w:hint="cs"/>
          <w:rtl/>
        </w:rPr>
        <w:t xml:space="preserve"> </w:t>
      </w:r>
      <w:r w:rsidRPr="00295E41">
        <w:rPr>
          <w:rStyle w:val="afffa"/>
          <w:rtl/>
        </w:rPr>
        <w:t>אין חכם מתיר כלום</w:t>
      </w:r>
      <w:r w:rsidRPr="006F178A">
        <w:rPr>
          <w:rtl/>
        </w:rPr>
        <w:t xml:space="preserve"> אא"כ חל נדר, </w:t>
      </w:r>
      <w:r w:rsidRPr="002C641B">
        <w:rPr>
          <w:rStyle w:val="affffa"/>
          <w:rtl/>
        </w:rPr>
        <w:t>ד</w:t>
      </w:r>
      <w:r w:rsidRPr="002C641B">
        <w:rPr>
          <w:rStyle w:val="affffa"/>
          <w:rFonts w:hint="cs"/>
          <w:rtl/>
        </w:rPr>
        <w:t>'</w:t>
      </w:r>
      <w:r w:rsidRPr="002C641B">
        <w:rPr>
          <w:rStyle w:val="affffa"/>
          <w:rtl/>
        </w:rPr>
        <w:t>לא יחל דברו</w:t>
      </w:r>
      <w:r w:rsidRPr="002C641B">
        <w:rPr>
          <w:rStyle w:val="affffa"/>
          <w:rFonts w:hint="cs"/>
          <w:rtl/>
        </w:rPr>
        <w:t>'</w:t>
      </w:r>
      <w:r w:rsidRPr="002C641B">
        <w:rPr>
          <w:rStyle w:val="affffa"/>
          <w:rtl/>
        </w:rPr>
        <w:t>.</w:t>
      </w:r>
    </w:p>
    <w:p w14:paraId="15BE510A" w14:textId="77777777" w:rsidR="00C14A40" w:rsidRPr="00C14A40" w:rsidRDefault="003E2DCC" w:rsidP="00C14A40">
      <w:pPr>
        <w:pStyle w:val="38"/>
        <w:framePr w:wrap="notBeside"/>
        <w:rPr>
          <w:rFonts w:hint="cs"/>
          <w:rtl/>
        </w:rPr>
      </w:pPr>
      <w:r w:rsidRPr="00C14A40">
        <w:rPr>
          <w:rFonts w:hint="cs"/>
          <w:rtl/>
        </w:rPr>
        <w:t xml:space="preserve">ואין להוכיח </w:t>
      </w:r>
    </w:p>
    <w:p w14:paraId="47C6B46F" w14:textId="65CA1CC3" w:rsidR="00200793" w:rsidRDefault="003E2DCC" w:rsidP="003E2DCC">
      <w:pPr>
        <w:rPr>
          <w:rtl/>
        </w:rPr>
      </w:pPr>
      <w:r w:rsidRPr="006F178A">
        <w:rPr>
          <w:rFonts w:hint="cs"/>
          <w:rtl/>
        </w:rPr>
        <w:t>מ</w:t>
      </w:r>
      <w:r w:rsidRPr="006F178A">
        <w:rPr>
          <w:rtl/>
        </w:rPr>
        <w:t xml:space="preserve">קונם שאיני נהנה לפלוני ולמי שאשאל עליו </w:t>
      </w:r>
    </w:p>
    <w:p w14:paraId="60BE3196" w14:textId="4E951154" w:rsidR="003E2DCC" w:rsidRPr="006F178A" w:rsidRDefault="003E2DCC" w:rsidP="00200793">
      <w:pPr>
        <w:ind w:firstLine="57"/>
        <w:rPr>
          <w:rtl/>
        </w:rPr>
      </w:pPr>
      <w:r w:rsidRPr="006F178A">
        <w:rPr>
          <w:rtl/>
        </w:rPr>
        <w:t>- נשאל על הראשון ואח"כ נשאל על השני;</w:t>
      </w:r>
    </w:p>
    <w:p w14:paraId="7B8124C6" w14:textId="57BEFDBC" w:rsidR="003E2DCC" w:rsidRPr="006F178A" w:rsidRDefault="003E2DCC" w:rsidP="007C6549">
      <w:pPr>
        <w:spacing w:after="60"/>
        <w:rPr>
          <w:rtl/>
        </w:rPr>
      </w:pPr>
      <w:r w:rsidRPr="006F178A">
        <w:rPr>
          <w:rFonts w:hint="cs"/>
          <w:rtl/>
        </w:rPr>
        <w:t xml:space="preserve">דנשאל </w:t>
      </w:r>
      <w:r w:rsidR="00784C92">
        <w:rPr>
          <w:rFonts w:hint="cs"/>
          <w:rtl/>
        </w:rPr>
        <w:t>אף</w:t>
      </w:r>
      <w:r w:rsidRPr="006F178A">
        <w:rPr>
          <w:rFonts w:hint="cs"/>
          <w:rtl/>
        </w:rPr>
        <w:t xml:space="preserve"> דלא חל נדר דהא לא ידע איזה ראשון ואיזה שני</w:t>
      </w:r>
      <w:r w:rsidR="00B636D4">
        <w:rPr>
          <w:rFonts w:hint="cs"/>
          <w:rtl/>
        </w:rPr>
        <w:t>.</w:t>
      </w:r>
      <w:r w:rsidRPr="006F178A">
        <w:rPr>
          <w:rFonts w:hint="cs"/>
          <w:rtl/>
        </w:rPr>
        <w:t xml:space="preserve"> </w:t>
      </w:r>
    </w:p>
    <w:p w14:paraId="1F8A2DA3" w14:textId="77777777" w:rsidR="00C14A40" w:rsidRPr="00C14A40" w:rsidRDefault="003E2DCC" w:rsidP="00C14A40">
      <w:pPr>
        <w:pStyle w:val="38"/>
        <w:framePr w:wrap="notBeside"/>
        <w:rPr>
          <w:rFonts w:hint="cs"/>
          <w:rtl/>
        </w:rPr>
      </w:pPr>
      <w:r w:rsidRPr="00C14A40">
        <w:rPr>
          <w:rFonts w:hint="cs"/>
          <w:rtl/>
        </w:rPr>
        <w:t xml:space="preserve">ואין לסייע מהך: </w:t>
      </w:r>
    </w:p>
    <w:p w14:paraId="246CC59B" w14:textId="6E0060B0" w:rsidR="003E2DCC" w:rsidRPr="006F178A" w:rsidRDefault="003E2DCC" w:rsidP="003E2DCC">
      <w:pPr>
        <w:rPr>
          <w:rtl/>
        </w:rPr>
      </w:pPr>
      <w:r w:rsidRPr="006F178A">
        <w:rPr>
          <w:rFonts w:hint="cs"/>
          <w:rtl/>
        </w:rPr>
        <w:t>ד</w:t>
      </w:r>
      <w:r w:rsidRPr="006F178A">
        <w:rPr>
          <w:rtl/>
        </w:rPr>
        <w:t>קונם שאיני נהנה לפלוני הריני נזיר לכשאשאל עליו - נשאל על נדרו ואח"כ נשאל על נזרו;</w:t>
      </w:r>
    </w:p>
    <w:p w14:paraId="7BE58094" w14:textId="0AF2C54D" w:rsidR="003E2DCC" w:rsidRPr="00200793" w:rsidRDefault="003E2DCC" w:rsidP="00200793">
      <w:pPr>
        <w:rPr>
          <w:rtl/>
        </w:rPr>
      </w:pPr>
      <w:r w:rsidRPr="00200793">
        <w:rPr>
          <w:rtl/>
        </w:rPr>
        <w:lastRenderedPageBreak/>
        <w:t xml:space="preserve">ואי </w:t>
      </w:r>
      <w:r w:rsidR="00200793">
        <w:rPr>
          <w:rFonts w:hint="cs"/>
          <w:rtl/>
        </w:rPr>
        <w:t>ב</w:t>
      </w:r>
      <w:r w:rsidRPr="00200793">
        <w:rPr>
          <w:rtl/>
        </w:rPr>
        <w:t xml:space="preserve">נשאל </w:t>
      </w:r>
      <w:r w:rsidR="00784C92" w:rsidRPr="00200793">
        <w:rPr>
          <w:rtl/>
        </w:rPr>
        <w:t>אף</w:t>
      </w:r>
      <w:r w:rsidRPr="00200793">
        <w:rPr>
          <w:rFonts w:hint="cs"/>
          <w:rtl/>
        </w:rPr>
        <w:t xml:space="preserve"> </w:t>
      </w:r>
      <w:r w:rsidRPr="00200793">
        <w:rPr>
          <w:rtl/>
        </w:rPr>
        <w:t>שלא חל נדר, אי בעי על נדרו איתשיל ברישא, אי בעי על נזרו איתשיל ברישא!</w:t>
      </w:r>
    </w:p>
    <w:p w14:paraId="0551B30F" w14:textId="77777777" w:rsidR="00C14A40" w:rsidRPr="00C14A40" w:rsidRDefault="003E2DCC" w:rsidP="00C14A40">
      <w:pPr>
        <w:pStyle w:val="38"/>
        <w:framePr w:wrap="notBeside"/>
        <w:rPr>
          <w:rFonts w:hint="cs"/>
          <w:rtl/>
        </w:rPr>
      </w:pPr>
      <w:r w:rsidRPr="00C14A40">
        <w:rPr>
          <w:rFonts w:hint="cs"/>
          <w:rtl/>
        </w:rPr>
        <w:t xml:space="preserve">ודחי' </w:t>
      </w:r>
    </w:p>
    <w:p w14:paraId="2E82B397" w14:textId="32050305" w:rsidR="003E2DCC" w:rsidRPr="006F178A" w:rsidRDefault="003E2DCC" w:rsidP="007C6549">
      <w:pPr>
        <w:spacing w:after="60"/>
        <w:rPr>
          <w:rtl/>
        </w:rPr>
      </w:pPr>
      <w:r w:rsidRPr="00200793">
        <w:rPr>
          <w:rFonts w:ascii="Fb Fontext" w:hAnsi="Fb Fontext" w:hint="cs"/>
          <w:rtl/>
        </w:rPr>
        <w:t>ד</w:t>
      </w:r>
      <w:r w:rsidRPr="00200793">
        <w:rPr>
          <w:rFonts w:ascii="Fb Fontext" w:hAnsi="Fb Fontext"/>
          <w:rtl/>
        </w:rPr>
        <w:t>ר' נתן היא</w:t>
      </w:r>
      <w:r w:rsidRPr="00200793">
        <w:rPr>
          <w:rFonts w:ascii="Fb Fontext" w:hAnsi="Fb Fontext" w:hint="cs"/>
          <w:rtl/>
        </w:rPr>
        <w:t xml:space="preserve"> ד</w:t>
      </w:r>
      <w:r w:rsidR="00D661E4" w:rsidRPr="00200793">
        <w:rPr>
          <w:rFonts w:ascii="Fb Fontext" w:hAnsi="Fb Fontext" w:hint="cs"/>
          <w:rtl/>
        </w:rPr>
        <w:t>חלקו</w:t>
      </w:r>
      <w:r w:rsidRPr="00200793">
        <w:rPr>
          <w:rFonts w:ascii="Fb Fontext" w:hAnsi="Fb Fontext" w:hint="cs"/>
          <w:rtl/>
        </w:rPr>
        <w:t xml:space="preserve"> עליה חכמים גם בהתרה וגם בהפרה</w:t>
      </w:r>
      <w:r w:rsidR="00C0182C">
        <w:rPr>
          <w:rFonts w:ascii="Fb Fontext" w:hAnsi="Fb Fontext" w:hint="cs"/>
          <w:rtl/>
        </w:rPr>
        <w:t>.</w:t>
      </w:r>
      <w:r w:rsidRPr="00200793">
        <w:rPr>
          <w:rFonts w:ascii="Fb Fontext" w:hAnsi="Fb Fontext" w:hint="cs"/>
          <w:rtl/>
        </w:rPr>
        <w:t xml:space="preserve"> </w:t>
      </w:r>
    </w:p>
    <w:p w14:paraId="1F3EC9BB" w14:textId="77777777" w:rsidR="00C14A40" w:rsidRPr="00C14A40" w:rsidRDefault="00200793" w:rsidP="00C14A40">
      <w:pPr>
        <w:pStyle w:val="38"/>
        <w:framePr w:wrap="notBeside"/>
        <w:rPr>
          <w:rtl/>
        </w:rPr>
      </w:pPr>
      <w:r w:rsidRPr="00C14A40">
        <w:rPr>
          <w:rFonts w:hint="cs"/>
          <w:rtl/>
        </w:rPr>
        <w:t>מ</w:t>
      </w:r>
      <w:r w:rsidR="003E2DCC" w:rsidRPr="00C14A40">
        <w:rPr>
          <w:rFonts w:hint="cs"/>
          <w:rtl/>
        </w:rPr>
        <w:t>ר</w:t>
      </w:r>
      <w:r w:rsidR="003E2DCC" w:rsidRPr="00C14A40">
        <w:rPr>
          <w:rtl/>
        </w:rPr>
        <w:t>"</w:t>
      </w:r>
      <w:r w:rsidR="003E2DCC" w:rsidRPr="00C14A40">
        <w:rPr>
          <w:rFonts w:hint="cs"/>
          <w:rtl/>
        </w:rPr>
        <w:t>פ</w:t>
      </w:r>
      <w:r w:rsidR="003E2DCC" w:rsidRPr="00C14A40">
        <w:rPr>
          <w:rtl/>
        </w:rPr>
        <w:t>:</w:t>
      </w:r>
    </w:p>
    <w:p w14:paraId="2DF4B46F" w14:textId="6891E6AF" w:rsidR="003E2DCC" w:rsidRPr="006F178A" w:rsidRDefault="003E2DCC" w:rsidP="00C14A40">
      <w:pPr>
        <w:rPr>
          <w:rtl/>
        </w:rPr>
      </w:pPr>
      <w:r w:rsidRPr="00C14A40">
        <w:rPr>
          <w:rStyle w:val="afffa"/>
          <w:rtl/>
        </w:rPr>
        <w:t>בהפרה</w:t>
      </w:r>
      <w:r w:rsidR="00C14A40">
        <w:rPr>
          <w:rStyle w:val="afffa"/>
          <w:rFonts w:hint="cs"/>
          <w:rtl/>
        </w:rPr>
        <w:t xml:space="preserve"> </w:t>
      </w:r>
      <w:r w:rsidR="00C14A40" w:rsidRPr="00C14A40">
        <w:rPr>
          <w:rFonts w:hint="cs"/>
          <w:rtl/>
        </w:rPr>
        <w:t>מחלוקת</w:t>
      </w:r>
      <w:r w:rsidRPr="006F178A">
        <w:rPr>
          <w:rFonts w:ascii="Fb Fontext" w:hAnsi="Fb Fontext"/>
          <w:rtl/>
        </w:rPr>
        <w:t>,</w:t>
      </w:r>
      <w:r w:rsidR="00C14A40">
        <w:rPr>
          <w:rFonts w:ascii="Fb Fontext" w:hAnsi="Fb Fontext" w:hint="cs"/>
          <w:rtl/>
        </w:rPr>
        <w:t xml:space="preserve"> </w:t>
      </w:r>
      <w:r w:rsidRPr="00C14A40">
        <w:rPr>
          <w:rStyle w:val="afffa"/>
          <w:rtl/>
        </w:rPr>
        <w:t>אבל בשאלה</w:t>
      </w:r>
      <w:r w:rsidRPr="006F178A">
        <w:rPr>
          <w:rFonts w:ascii="Fb Fontext" w:hAnsi="Fb Fontext"/>
          <w:rtl/>
        </w:rPr>
        <w:t xml:space="preserve"> </w:t>
      </w:r>
      <w:r w:rsidRPr="00200793">
        <w:rPr>
          <w:rStyle w:val="affffe"/>
          <w:rFonts w:hint="cs"/>
          <w:rtl/>
        </w:rPr>
        <w:t>לכו</w:t>
      </w:r>
      <w:r w:rsidRPr="00200793">
        <w:rPr>
          <w:rStyle w:val="affffe"/>
          <w:rtl/>
        </w:rPr>
        <w:t>"</w:t>
      </w:r>
      <w:r w:rsidRPr="00200793">
        <w:rPr>
          <w:rStyle w:val="affffe"/>
          <w:rFonts w:hint="cs"/>
          <w:rtl/>
        </w:rPr>
        <w:t>ע</w:t>
      </w:r>
      <w:r w:rsidRPr="00200793">
        <w:rPr>
          <w:rStyle w:val="affffe"/>
          <w:rtl/>
        </w:rPr>
        <w:t xml:space="preserve"> </w:t>
      </w:r>
      <w:r w:rsidRPr="006F178A">
        <w:rPr>
          <w:rFonts w:ascii="Fb Fontext" w:hAnsi="Fb Fontext"/>
          <w:rtl/>
        </w:rPr>
        <w:t xml:space="preserve">מפר </w:t>
      </w:r>
      <w:r w:rsidR="00784C92">
        <w:rPr>
          <w:rFonts w:ascii="Fb Fontext" w:hAnsi="Fb Fontext" w:hint="cs"/>
          <w:rtl/>
        </w:rPr>
        <w:t>אף</w:t>
      </w:r>
      <w:r w:rsidRPr="006F178A">
        <w:rPr>
          <w:rFonts w:ascii="Fb Fontext" w:hAnsi="Fb Fontext" w:hint="cs"/>
          <w:rtl/>
        </w:rPr>
        <w:t xml:space="preserve"> </w:t>
      </w:r>
      <w:r w:rsidRPr="006F178A">
        <w:rPr>
          <w:rFonts w:ascii="Fb Fontext" w:hAnsi="Fb Fontext"/>
          <w:rtl/>
        </w:rPr>
        <w:t>שלא חל נדר</w:t>
      </w:r>
      <w:r w:rsidR="003C2AEC">
        <w:rPr>
          <w:rFonts w:ascii="Fb Fontext" w:hAnsi="Fb Fontext" w:hint="cs"/>
          <w:rtl/>
        </w:rPr>
        <w:t>,</w:t>
      </w:r>
      <w:r w:rsidR="003C2AEC">
        <w:rPr>
          <w:rStyle w:val="affffa"/>
          <w:rFonts w:hint="cs"/>
          <w:rtl/>
        </w:rPr>
        <w:t xml:space="preserve"> </w:t>
      </w:r>
      <w:r w:rsidRPr="002C641B">
        <w:rPr>
          <w:rStyle w:val="affffa"/>
          <w:rtl/>
        </w:rPr>
        <w:t>ד</w:t>
      </w:r>
      <w:r w:rsidRPr="002C641B">
        <w:rPr>
          <w:rStyle w:val="affffa"/>
          <w:rFonts w:hint="cs"/>
          <w:rtl/>
        </w:rPr>
        <w:t>'</w:t>
      </w:r>
      <w:r w:rsidRPr="002C641B">
        <w:rPr>
          <w:rStyle w:val="affffa"/>
          <w:rtl/>
        </w:rPr>
        <w:t>לא יחל דברו</w:t>
      </w:r>
      <w:r w:rsidRPr="002C641B">
        <w:rPr>
          <w:rStyle w:val="affffa"/>
          <w:rFonts w:hint="cs"/>
          <w:rtl/>
        </w:rPr>
        <w:t>'</w:t>
      </w:r>
      <w:r w:rsidR="003C2AEC">
        <w:rPr>
          <w:rStyle w:val="affffa"/>
          <w:rFonts w:hint="cs"/>
          <w:rtl/>
        </w:rPr>
        <w:t>-</w:t>
      </w:r>
      <w:r w:rsidRPr="006F178A">
        <w:rPr>
          <w:rFonts w:hint="cs"/>
          <w:rtl/>
        </w:rPr>
        <w:t xml:space="preserve"> </w:t>
      </w:r>
      <w:r w:rsidR="003C2AEC">
        <w:rPr>
          <w:rFonts w:hint="cs"/>
          <w:rtl/>
        </w:rPr>
        <w:t>ש</w:t>
      </w:r>
      <w:r w:rsidRPr="006F178A">
        <w:rPr>
          <w:rFonts w:hint="cs"/>
          <w:rtl/>
        </w:rPr>
        <w:t>לא היה בזה מעשה</w:t>
      </w:r>
      <w:r w:rsidR="00B636D4">
        <w:rPr>
          <w:rFonts w:hint="cs"/>
          <w:rtl/>
        </w:rPr>
        <w:t>.</w:t>
      </w:r>
    </w:p>
    <w:p w14:paraId="1FBAD740" w14:textId="77777777" w:rsidR="003E2DCC" w:rsidRPr="006F178A" w:rsidRDefault="003E2DCC" w:rsidP="00A522DC">
      <w:pPr>
        <w:pStyle w:val="a3"/>
        <w:framePr w:wrap="around"/>
        <w:rPr>
          <w:rtl/>
        </w:rPr>
      </w:pPr>
      <w:r w:rsidRPr="006F178A">
        <w:rPr>
          <w:rtl/>
        </w:rPr>
        <w:t xml:space="preserve">צ: </w:t>
      </w:r>
    </w:p>
    <w:p w14:paraId="7535EE85" w14:textId="77777777" w:rsidR="00C14A40" w:rsidRPr="00C14A40" w:rsidRDefault="003E2DCC" w:rsidP="00C14A40">
      <w:pPr>
        <w:pStyle w:val="38"/>
        <w:framePr w:wrap="notBeside"/>
        <w:rPr>
          <w:rFonts w:hint="cs"/>
          <w:rtl/>
        </w:rPr>
      </w:pPr>
      <w:r w:rsidRPr="00C14A40">
        <w:rPr>
          <w:rFonts w:hint="cs"/>
          <w:rtl/>
        </w:rPr>
        <w:t>והך</w:t>
      </w:r>
      <w:r w:rsidR="003C2AEC" w:rsidRPr="00C14A40">
        <w:rPr>
          <w:rFonts w:hint="cs"/>
          <w:rtl/>
        </w:rPr>
        <w:t>:</w:t>
      </w:r>
      <w:r w:rsidRPr="00C14A40">
        <w:rPr>
          <w:rFonts w:hint="cs"/>
          <w:rtl/>
        </w:rPr>
        <w:t xml:space="preserve"> </w:t>
      </w:r>
    </w:p>
    <w:p w14:paraId="5DE06C51" w14:textId="7404BF90" w:rsidR="003E2DCC" w:rsidRPr="006F178A" w:rsidRDefault="003E2DCC" w:rsidP="003E2DCC">
      <w:pPr>
        <w:rPr>
          <w:rtl/>
        </w:rPr>
      </w:pPr>
      <w:r w:rsidRPr="006F178A">
        <w:rPr>
          <w:rFonts w:hint="cs"/>
          <w:rtl/>
        </w:rPr>
        <w:t>ד</w:t>
      </w:r>
      <w:r w:rsidRPr="006F178A">
        <w:rPr>
          <w:rFonts w:ascii="Fb Fontext" w:hAnsi="Fb Fontext"/>
          <w:rtl/>
        </w:rPr>
        <w:t>קונם שאיני נהנה לפלוני ולמי שנשאל עליו - נשאל על הראשון ואח"כ נשאל על השני;</w:t>
      </w:r>
    </w:p>
    <w:p w14:paraId="05A856DE" w14:textId="3A9344F4" w:rsidR="003E2DCC" w:rsidRPr="006F178A" w:rsidRDefault="00C0182C" w:rsidP="00DD6DAD">
      <w:pPr>
        <w:rPr>
          <w:rtl/>
        </w:rPr>
      </w:pPr>
      <w:r>
        <w:rPr>
          <w:rFonts w:hint="cs"/>
          <w:rtl/>
        </w:rPr>
        <w:t xml:space="preserve">- </w:t>
      </w:r>
      <w:r w:rsidR="00DD6DAD">
        <w:rPr>
          <w:rFonts w:hint="cs"/>
          <w:rtl/>
        </w:rPr>
        <w:t>אפשר הכוונה הנדר הראשון והנדר השני.</w:t>
      </w:r>
    </w:p>
    <w:p w14:paraId="2C4AA69E" w14:textId="77777777" w:rsidR="00C14A40" w:rsidRPr="00C14A40" w:rsidRDefault="003E2DCC" w:rsidP="00C14A40">
      <w:pPr>
        <w:pStyle w:val="38"/>
        <w:framePr w:wrap="notBeside"/>
        <w:rPr>
          <w:rtl/>
        </w:rPr>
      </w:pPr>
      <w:r w:rsidRPr="00C14A40">
        <w:rPr>
          <w:rtl/>
        </w:rPr>
        <w:t xml:space="preserve">מיתיבי: </w:t>
      </w:r>
    </w:p>
    <w:p w14:paraId="2619244B" w14:textId="5878C5D7" w:rsidR="003E2DCC" w:rsidRPr="00D454EC" w:rsidRDefault="003E2DCC" w:rsidP="003E2DCC">
      <w:pPr>
        <w:rPr>
          <w:spacing w:val="-2"/>
          <w:rtl/>
        </w:rPr>
      </w:pPr>
      <w:r w:rsidRPr="00D454EC">
        <w:rPr>
          <w:spacing w:val="-2"/>
          <w:rtl/>
        </w:rPr>
        <w:t>קונם שאיני נהנה והריני נזיר לכשאשאל עליו - נשאל על נדרו ואח"כ נשאל על נזרו;</w:t>
      </w:r>
    </w:p>
    <w:p w14:paraId="62E063F4" w14:textId="77777777" w:rsidR="006666DF" w:rsidRDefault="003E2DCC" w:rsidP="00A56CAE">
      <w:pPr>
        <w:rPr>
          <w:rStyle w:val="afffa"/>
          <w:rtl/>
        </w:rPr>
      </w:pPr>
      <w:r w:rsidRPr="00295E41">
        <w:rPr>
          <w:rStyle w:val="afffa"/>
          <w:rtl/>
        </w:rPr>
        <w:t>ואמאי</w:t>
      </w:r>
      <w:r w:rsidRPr="006F178A">
        <w:rPr>
          <w:rtl/>
        </w:rPr>
        <w:t xml:space="preserve">? אי בעי </w:t>
      </w:r>
      <w:r w:rsidR="00A56CAE">
        <w:rPr>
          <w:rFonts w:hint="cs"/>
          <w:rtl/>
        </w:rPr>
        <w:t xml:space="preserve">ישאל על נדרו או על נזרו תחילה </w:t>
      </w:r>
      <w:r w:rsidR="00C0182C" w:rsidRPr="00295E41">
        <w:rPr>
          <w:rStyle w:val="afffa"/>
          <w:rFonts w:hint="cs"/>
          <w:rtl/>
        </w:rPr>
        <w:t xml:space="preserve">- </w:t>
      </w:r>
      <w:r w:rsidRPr="00C0182C">
        <w:rPr>
          <w:rStyle w:val="affffc"/>
          <w:rtl/>
        </w:rPr>
        <w:t>תיובתא.</w:t>
      </w:r>
    </w:p>
    <w:p w14:paraId="58FF3A05" w14:textId="49AC2BC5" w:rsidR="003E2DCC" w:rsidRPr="006F178A" w:rsidRDefault="003E2DCC" w:rsidP="003E2DCC">
      <w:pPr>
        <w:pStyle w:val="affc"/>
        <w:rPr>
          <w:rtl/>
        </w:rPr>
      </w:pPr>
      <w:r>
        <w:rPr>
          <w:rFonts w:ascii="Fb Fontext" w:hAnsi="Fb Fontext"/>
          <w:rtl/>
        </w:rPr>
        <w:t>׹</w:t>
      </w:r>
      <w:r w:rsidR="0075729B">
        <w:rPr>
          <w:rFonts w:ascii="Fb Fontext" w:hAnsi="Fb Fontext"/>
          <w:rtl/>
        </w:rPr>
        <w:t xml:space="preserve"> </w:t>
      </w:r>
    </w:p>
    <w:p>
      <w:pPr>
        <w:pStyle w:val="afffffb"/>
        <w:rPr>
          <w:ins w:id="20491" w:author="קלוד" w:date="2026-10-06T10:09:38Z"/>
        </w:rPr>
      </w:pPr>
      <w:ins w:id="20490" w:author="קלוד" w:date="2026-10-06T10:09:38Z">
        <w:r>
          <w:t xml:space="preserve">משנה יב</w:t>
        </w:r>
      </w:ins>
    </w:p>
    <w:p w14:paraId="0A282501" w14:textId="4ACA3880" w:rsidR="003E2DCC" w:rsidRDefault="003E2DCC" w:rsidP="003E2DCC">
      <w:pPr>
        <w:pStyle w:val="afff5"/>
        <w:rPr>
          <w:rtl/>
        </w:rPr>
      </w:pPr>
      <w:r w:rsidRPr="006F178A">
        <w:rPr>
          <w:rtl/>
        </w:rPr>
        <w:t>בראשונה היו אומרים, שלש נשים יוצאות ונוטלות כתובה:</w:t>
      </w:r>
      <w:r w:rsidR="0075729B">
        <w:rPr>
          <w:rtl/>
        </w:rPr>
        <w:t xml:space="preserve"> </w:t>
      </w:r>
    </w:p>
    <w:p w14:paraId="41205CE6" w14:textId="5A02EC2C" w:rsidR="003E2DCC" w:rsidRPr="006F178A" w:rsidRDefault="003E2DCC" w:rsidP="003E2DCC">
      <w:pPr>
        <w:pStyle w:val="afff5"/>
        <w:rPr>
          <w:rtl/>
        </w:rPr>
      </w:pPr>
      <w:r w:rsidRPr="006F178A">
        <w:rPr>
          <w:rtl/>
        </w:rPr>
        <w:t>האומרת טמאה אני לך, שמים ביני לבינך, ונטולה אני מן היהודים.</w:t>
      </w:r>
    </w:p>
    <w:p w14:paraId="2FA23F8A" w14:textId="77777777" w:rsidR="00482CEE" w:rsidRDefault="003E2DCC" w:rsidP="003E2DCC">
      <w:pPr>
        <w:pStyle w:val="afff5"/>
        <w:rPr>
          <w:rtl/>
        </w:rPr>
      </w:pPr>
      <w:r w:rsidRPr="006F178A">
        <w:rPr>
          <w:rtl/>
        </w:rPr>
        <w:t xml:space="preserve">חזרו לומר, שלא תהא אשה נותנת עיניה באחר ומקלקלת על בעלה, </w:t>
      </w:r>
    </w:p>
    <w:p w14:paraId="1E98D7EB" w14:textId="77777777" w:rsidR="00482CEE" w:rsidRDefault="003E2DCC" w:rsidP="003E2DCC">
      <w:pPr>
        <w:pStyle w:val="afff5"/>
        <w:rPr>
          <w:rtl/>
        </w:rPr>
      </w:pPr>
      <w:r w:rsidRPr="006F178A">
        <w:rPr>
          <w:rFonts w:hint="cs"/>
          <w:rtl/>
        </w:rPr>
        <w:tab/>
      </w:r>
      <w:r w:rsidRPr="006F178A">
        <w:rPr>
          <w:rtl/>
        </w:rPr>
        <w:t xml:space="preserve">האומרת טמאה אני לך - תביא ראיה לדבריה, </w:t>
      </w:r>
    </w:p>
    <w:p w14:paraId="607FCB4F" w14:textId="77777777" w:rsidR="00482CEE" w:rsidRDefault="003E2DCC" w:rsidP="003E2DCC">
      <w:pPr>
        <w:pStyle w:val="afff5"/>
        <w:rPr>
          <w:rtl/>
        </w:rPr>
      </w:pPr>
      <w:r w:rsidRPr="006F178A">
        <w:rPr>
          <w:rFonts w:hint="cs"/>
          <w:rtl/>
        </w:rPr>
        <w:tab/>
      </w:r>
      <w:r w:rsidRPr="006F178A">
        <w:rPr>
          <w:rtl/>
        </w:rPr>
        <w:t xml:space="preserve">השמים ביני לבינך - יעשו דרך בקשה, </w:t>
      </w:r>
    </w:p>
    <w:p w14:paraId="7C9E1E7F" w14:textId="067B743D" w:rsidR="003E2DCC" w:rsidRPr="007C6549" w:rsidRDefault="003E2DCC" w:rsidP="007C6549">
      <w:pPr>
        <w:pStyle w:val="afff5"/>
        <w:spacing w:after="120"/>
        <w:rPr>
          <w:spacing w:val="2"/>
          <w:rtl/>
        </w:rPr>
      </w:pPr>
      <w:r w:rsidRPr="00B15076">
        <w:rPr>
          <w:spacing w:val="2"/>
          <w:rtl/>
        </w:rPr>
        <w:t>ונטולה אני מן היהודים - יפר לחלקו ותהא משמשתו, ותהא נטולה מן היהודים.</w:t>
      </w:r>
      <w:r w:rsidR="0075729B">
        <w:rPr>
          <w:rFonts w:ascii="Fb Fontext" w:hAnsi="Fb Fontext" w:cs="BA חניכי הישיבות"/>
          <w:rtl/>
        </w:rPr>
        <w:t xml:space="preserve"> </w:t>
      </w:r>
    </w:p>
    <w:p w14:paraId="5904EC8A" w14:textId="64F88864" w:rsidR="003E2DCC" w:rsidRPr="006F178A" w:rsidRDefault="003E2DCC" w:rsidP="007C6549">
      <w:pPr>
        <w:pStyle w:val="affffb"/>
        <w:rPr>
          <w:rtl/>
        </w:rPr>
      </w:pPr>
      <w:r w:rsidRPr="007C6549">
        <w:rPr>
          <w:rStyle w:val="affffe"/>
          <w:rtl/>
        </w:rPr>
        <w:t>איבעיא להו:</w:t>
      </w:r>
      <w:r w:rsidRPr="006F178A">
        <w:rPr>
          <w:rFonts w:ascii="Fb Fontext" w:hAnsi="Fb Fontext"/>
          <w:rtl/>
        </w:rPr>
        <w:t xml:space="preserve"> </w:t>
      </w:r>
      <w:r w:rsidRPr="007C6549">
        <w:rPr>
          <w:rtl/>
        </w:rPr>
        <w:t>אמרה לבעלה טמאה אני, מהו שתאכל בתרומה</w:t>
      </w:r>
      <w:r w:rsidRPr="006F178A">
        <w:rPr>
          <w:rFonts w:ascii="Fb Fontext" w:hAnsi="Fb Fontext"/>
          <w:rtl/>
        </w:rPr>
        <w:t xml:space="preserve">? </w:t>
      </w:r>
    </w:p>
    <w:p w14:paraId="0E9D2AE9" w14:textId="77777777" w:rsidR="00C14A40" w:rsidRPr="00C14A40" w:rsidRDefault="000F5DBF" w:rsidP="00C14A40">
      <w:pPr>
        <w:pStyle w:val="38"/>
        <w:framePr w:wrap="notBeside"/>
        <w:rPr>
          <w:rtl/>
        </w:rPr>
      </w:pPr>
      <w:r w:rsidRPr="00C14A40">
        <w:rPr>
          <w:rFonts w:hint="cs"/>
          <w:rtl/>
        </w:rPr>
        <w:t>ל</w:t>
      </w:r>
      <w:r w:rsidR="003E2DCC" w:rsidRPr="00C14A40">
        <w:rPr>
          <w:rtl/>
        </w:rPr>
        <w:t>ר</w:t>
      </w:r>
      <w:r w:rsidRPr="00C14A40">
        <w:rPr>
          <w:rFonts w:hint="cs"/>
          <w:rtl/>
        </w:rPr>
        <w:t>"ש</w:t>
      </w:r>
    </w:p>
    <w:p w14:paraId="2CF35475" w14:textId="79ED19E8" w:rsidR="003E2DCC" w:rsidRPr="006F178A" w:rsidRDefault="003E2DCC" w:rsidP="003E2DCC">
      <w:pPr>
        <w:rPr>
          <w:rtl/>
        </w:rPr>
      </w:pPr>
      <w:r w:rsidRPr="006F178A">
        <w:rPr>
          <w:rtl/>
        </w:rPr>
        <w:t>אוכלת, שלא תוציא לעז על בניה;</w:t>
      </w:r>
    </w:p>
    <w:p w14:paraId="461D075A" w14:textId="77777777" w:rsidR="00C14A40" w:rsidRPr="00C14A40" w:rsidRDefault="000F5DBF" w:rsidP="00C14A40">
      <w:pPr>
        <w:pStyle w:val="38"/>
        <w:framePr w:wrap="notBeside"/>
        <w:rPr>
          <w:rtl/>
        </w:rPr>
      </w:pPr>
      <w:r w:rsidRPr="00C14A40">
        <w:rPr>
          <w:rFonts w:hint="cs"/>
          <w:rtl/>
        </w:rPr>
        <w:t>ל</w:t>
      </w:r>
      <w:r w:rsidR="003E2DCC" w:rsidRPr="00C14A40">
        <w:rPr>
          <w:rtl/>
        </w:rPr>
        <w:t>רבא</w:t>
      </w:r>
    </w:p>
    <w:p w14:paraId="0DFBDCAE" w14:textId="1F9C6A96" w:rsidR="003E2DCC" w:rsidRPr="006F178A" w:rsidRDefault="003E2DCC" w:rsidP="003E2DCC">
      <w:pPr>
        <w:rPr>
          <w:rtl/>
        </w:rPr>
      </w:pPr>
      <w:r w:rsidRPr="006F178A">
        <w:rPr>
          <w:rtl/>
        </w:rPr>
        <w:t>אינה אוכלת, אפשר דאכלה חולין.</w:t>
      </w:r>
    </w:p>
    <w:p w14:paraId="673C3A5E" w14:textId="77777777" w:rsidR="0075729B" w:rsidRDefault="003E2DCC" w:rsidP="00C14A40">
      <w:pPr>
        <w:pStyle w:val="38"/>
        <w:framePr w:wrap="notBeside"/>
        <w:rPr>
          <w:rtl/>
        </w:rPr>
      </w:pPr>
      <w:r w:rsidRPr="00C14A40">
        <w:rPr>
          <w:rtl/>
        </w:rPr>
        <w:t>רבא:</w:t>
      </w:r>
    </w:p>
    <w:p w14:paraId="124DC054" w14:textId="5F9160D2" w:rsidR="003E2DCC" w:rsidRPr="000F5DBF" w:rsidRDefault="003E2DCC" w:rsidP="007C6549">
      <w:pPr>
        <w:spacing w:after="120"/>
        <w:rPr>
          <w:rtl/>
        </w:rPr>
      </w:pPr>
      <w:r w:rsidRPr="00213606">
        <w:rPr>
          <w:rStyle w:val="affffe"/>
          <w:rtl/>
        </w:rPr>
        <w:t>ומודה ר"</w:t>
      </w:r>
      <w:r w:rsidRPr="00213606">
        <w:rPr>
          <w:rStyle w:val="affffe"/>
          <w:rFonts w:hint="cs"/>
          <w:rtl/>
        </w:rPr>
        <w:t>ש</w:t>
      </w:r>
      <w:r w:rsidRPr="00213606">
        <w:rPr>
          <w:rStyle w:val="affffe"/>
          <w:rtl/>
        </w:rPr>
        <w:t xml:space="preserve"> </w:t>
      </w:r>
      <w:r w:rsidRPr="000F5DBF">
        <w:rPr>
          <w:rtl/>
        </w:rPr>
        <w:t>שאם נתארמלה שאינה אוכלת,</w:t>
      </w:r>
      <w:r w:rsidRPr="000F5DBF">
        <w:rPr>
          <w:rFonts w:hint="cs"/>
          <w:rtl/>
        </w:rPr>
        <w:t xml:space="preserve"> </w:t>
      </w:r>
      <w:r w:rsidR="00DC0BA2" w:rsidRPr="000F5DBF">
        <w:rPr>
          <w:rFonts w:hint="cs"/>
          <w:rtl/>
        </w:rPr>
        <w:t xml:space="preserve">ואף </w:t>
      </w:r>
      <w:r w:rsidRPr="000F5DBF">
        <w:rPr>
          <w:rFonts w:hint="cs"/>
          <w:rtl/>
        </w:rPr>
        <w:t>דב</w:t>
      </w:r>
      <w:r w:rsidRPr="000F5DBF">
        <w:rPr>
          <w:rtl/>
        </w:rPr>
        <w:t xml:space="preserve">נתארמלה ונתגרשה, </w:t>
      </w:r>
      <w:r w:rsidRPr="007C6549">
        <w:rPr>
          <w:rStyle w:val="affffe"/>
          <w:rtl/>
        </w:rPr>
        <w:t>אמרי:</w:t>
      </w:r>
      <w:r w:rsidRPr="000F5DBF">
        <w:rPr>
          <w:rtl/>
        </w:rPr>
        <w:t xml:space="preserve"> </w:t>
      </w:r>
      <w:r w:rsidR="00213606">
        <w:rPr>
          <w:rFonts w:hint="cs"/>
          <w:rtl/>
        </w:rPr>
        <w:t>עכשיו נאנסה</w:t>
      </w:r>
      <w:r w:rsidRPr="000F5DBF">
        <w:rPr>
          <w:rtl/>
        </w:rPr>
        <w:t>.</w:t>
      </w:r>
    </w:p>
    <w:p w14:paraId="42FAC5C2" w14:textId="77777777" w:rsidR="0075729B" w:rsidRDefault="003E2DCC" w:rsidP="00C14A40">
      <w:pPr>
        <w:pStyle w:val="38"/>
        <w:framePr w:wrap="notBeside"/>
        <w:rPr>
          <w:rtl/>
        </w:rPr>
      </w:pPr>
      <w:r w:rsidRPr="00C14A40">
        <w:rPr>
          <w:rFonts w:hint="cs"/>
          <w:rtl/>
        </w:rPr>
        <w:t>ר</w:t>
      </w:r>
      <w:r w:rsidRPr="00C14A40">
        <w:rPr>
          <w:rtl/>
        </w:rPr>
        <w:t>"</w:t>
      </w:r>
      <w:r w:rsidRPr="00C14A40">
        <w:rPr>
          <w:rFonts w:hint="cs"/>
          <w:rtl/>
        </w:rPr>
        <w:t>פ</w:t>
      </w:r>
      <w:r w:rsidRPr="00C14A40">
        <w:rPr>
          <w:rtl/>
        </w:rPr>
        <w:t xml:space="preserve"> </w:t>
      </w:r>
      <w:r w:rsidR="00CB6144" w:rsidRPr="00C14A40">
        <w:rPr>
          <w:rFonts w:hint="cs"/>
          <w:rtl/>
        </w:rPr>
        <w:t>בדקנו</w:t>
      </w:r>
      <w:r w:rsidRPr="00C14A40">
        <w:rPr>
          <w:rtl/>
        </w:rPr>
        <w:t xml:space="preserve"> רבא:</w:t>
      </w:r>
    </w:p>
    <w:p w14:paraId="060CD4DF" w14:textId="77777777" w:rsidR="0075729B" w:rsidRDefault="003E2DCC" w:rsidP="003E2DCC">
      <w:pPr>
        <w:rPr>
          <w:rtl/>
        </w:rPr>
      </w:pPr>
      <w:r w:rsidRPr="00CB6144">
        <w:rPr>
          <w:rStyle w:val="affffc"/>
          <w:rtl/>
        </w:rPr>
        <w:t>אשת כהן שנאנסה, יש לה כתובה או</w:t>
      </w:r>
      <w:r w:rsidR="00CB6144" w:rsidRPr="00CB6144">
        <w:rPr>
          <w:rStyle w:val="affffc"/>
          <w:rFonts w:hint="cs"/>
          <w:rtl/>
        </w:rPr>
        <w:t xml:space="preserve"> לא</w:t>
      </w:r>
      <w:r w:rsidRPr="006F178A">
        <w:rPr>
          <w:rtl/>
        </w:rPr>
        <w:t xml:space="preserve">? </w:t>
      </w:r>
    </w:p>
    <w:p w14:paraId="49946076" w14:textId="76F0918D" w:rsidR="006666DF" w:rsidRDefault="003E2DCC" w:rsidP="003E2DCC">
      <w:pPr>
        <w:rPr>
          <w:rtl/>
        </w:rPr>
      </w:pPr>
      <w:r w:rsidRPr="006F178A">
        <w:rPr>
          <w:rtl/>
        </w:rPr>
        <w:t xml:space="preserve">כיון דאונס לגבי כהן כרצון לגבי ישראל - אין לה כתובה, </w:t>
      </w:r>
    </w:p>
    <w:p w14:paraId="3921112A" w14:textId="6CB7285D" w:rsidR="003E2DCC" w:rsidRPr="006F178A" w:rsidRDefault="003E2DCC" w:rsidP="00CB6144">
      <w:pPr>
        <w:ind w:firstLine="57"/>
        <w:rPr>
          <w:rtl/>
        </w:rPr>
      </w:pPr>
      <w:r w:rsidRPr="00295E41">
        <w:rPr>
          <w:rStyle w:val="afffa"/>
          <w:rtl/>
        </w:rPr>
        <w:t>או</w:t>
      </w:r>
      <w:r w:rsidRPr="006F178A">
        <w:rPr>
          <w:rFonts w:hint="cs"/>
          <w:rtl/>
        </w:rPr>
        <w:t xml:space="preserve"> יכולה לומר אני ראויה והוא שנסתחפה שדהו</w:t>
      </w:r>
      <w:r w:rsidRPr="006F178A">
        <w:rPr>
          <w:rtl/>
        </w:rPr>
        <w:t>,</w:t>
      </w:r>
      <w:r w:rsidRPr="006F178A">
        <w:rPr>
          <w:rFonts w:hint="cs"/>
          <w:rtl/>
        </w:rPr>
        <w:t xml:space="preserve"> </w:t>
      </w:r>
    </w:p>
    <w:p w14:paraId="7AE597B3" w14:textId="77777777" w:rsidR="00C14A40" w:rsidRPr="00C14A40" w:rsidRDefault="003E2DCC" w:rsidP="00C14A40">
      <w:pPr>
        <w:pStyle w:val="38"/>
        <w:framePr w:wrap="notBeside"/>
        <w:rPr>
          <w:rFonts w:hint="cs"/>
          <w:rtl/>
        </w:rPr>
      </w:pPr>
      <w:r w:rsidRPr="00C14A40">
        <w:rPr>
          <w:rFonts w:hint="cs"/>
          <w:rtl/>
        </w:rPr>
        <w:t>ו</w:t>
      </w:r>
      <w:r w:rsidR="00B43C19" w:rsidRPr="00C14A40">
        <w:rPr>
          <w:rFonts w:hint="cs"/>
          <w:rtl/>
        </w:rPr>
        <w:t>ענינו:</w:t>
      </w:r>
      <w:r w:rsidRPr="00C14A40">
        <w:rPr>
          <w:rFonts w:hint="cs"/>
          <w:rtl/>
        </w:rPr>
        <w:t xml:space="preserve"> </w:t>
      </w:r>
    </w:p>
    <w:p w14:paraId="449C3DF1" w14:textId="0C357C13" w:rsidR="003E2DCC" w:rsidRPr="006F178A" w:rsidRDefault="003E2DCC" w:rsidP="003E2DCC">
      <w:pPr>
        <w:rPr>
          <w:rtl/>
        </w:rPr>
      </w:pPr>
      <w:r w:rsidRPr="00CB6144">
        <w:rPr>
          <w:rStyle w:val="affffe"/>
          <w:rFonts w:hint="cs"/>
          <w:rtl/>
        </w:rPr>
        <w:t>דמתני' היא:</w:t>
      </w:r>
      <w:r w:rsidRPr="006F178A">
        <w:rPr>
          <w:rFonts w:hint="cs"/>
          <w:rtl/>
        </w:rPr>
        <w:t xml:space="preserve"> דהאומרת טמאה אני לך יש לה כתובה.</w:t>
      </w:r>
    </w:p>
    <w:p w14:paraId="39011D8B" w14:textId="77777777" w:rsidR="003E2DCC" w:rsidRPr="006F178A" w:rsidRDefault="003E2DCC" w:rsidP="00A522DC">
      <w:pPr>
        <w:pStyle w:val="a3"/>
        <w:framePr w:wrap="around"/>
        <w:rPr>
          <w:rtl/>
        </w:rPr>
      </w:pPr>
      <w:r w:rsidRPr="006F178A">
        <w:rPr>
          <w:rtl/>
        </w:rPr>
        <w:t>צא.</w:t>
      </w:r>
    </w:p>
    <w:p w14:paraId="7AD732E9" w14:textId="68FE312B" w:rsidR="003E2DCC" w:rsidRPr="006F178A" w:rsidRDefault="003E2DCC" w:rsidP="00F6044B">
      <w:pPr>
        <w:rPr>
          <w:rtl/>
        </w:rPr>
      </w:pPr>
      <w:r w:rsidRPr="006F178A">
        <w:rPr>
          <w:rFonts w:ascii="Fb Fontext" w:hAnsi="Fb Fontext" w:hint="cs"/>
          <w:rtl/>
        </w:rPr>
        <w:t>והא אין מדובר באשת ישראל</w:t>
      </w:r>
      <w:r w:rsidRPr="00CB6144">
        <w:rPr>
          <w:rStyle w:val="afffff0"/>
          <w:rFonts w:hint="cs"/>
          <w:rtl/>
        </w:rPr>
        <w:t xml:space="preserve"> [דברצון אין כתובה] </w:t>
      </w:r>
      <w:r w:rsidRPr="006F178A">
        <w:rPr>
          <w:rFonts w:ascii="Fb Fontext" w:hAnsi="Fb Fontext" w:hint="cs"/>
          <w:rtl/>
        </w:rPr>
        <w:t>ולא באונס דלא נאסרת, ובהכרח באשת כהן ובאונס</w:t>
      </w:r>
      <w:r w:rsidR="0032253A">
        <w:rPr>
          <w:rFonts w:ascii="Fb Fontext" w:hAnsi="Fb Fontext" w:hint="cs"/>
          <w:rtl/>
        </w:rPr>
        <w:t>.</w:t>
      </w:r>
      <w:r w:rsidRPr="006F178A">
        <w:rPr>
          <w:rFonts w:ascii="Fb Fontext" w:hAnsi="Fb Fontext" w:hint="cs"/>
          <w:rtl/>
        </w:rPr>
        <w:t xml:space="preserve"> </w:t>
      </w:r>
    </w:p>
    <w:p w14:paraId="2CC9178C" w14:textId="08AF638A" w:rsidR="003E2DCC" w:rsidRPr="006F178A" w:rsidRDefault="003E2DCC" w:rsidP="0032253A">
      <w:pPr>
        <w:pStyle w:val="affffb"/>
        <w:rPr>
          <w:rtl/>
        </w:rPr>
      </w:pPr>
      <w:r w:rsidRPr="00742D4D">
        <w:rPr>
          <w:rtl/>
        </w:rPr>
        <w:t>איבעיא להו</w:t>
      </w:r>
      <w:r w:rsidRPr="006F178A">
        <w:rPr>
          <w:rtl/>
        </w:rPr>
        <w:t xml:space="preserve">: אמרה לבעלה גרשתני, מהו? </w:t>
      </w:r>
    </w:p>
    <w:p w14:paraId="637E4E75" w14:textId="77777777" w:rsidR="0075729B" w:rsidRDefault="003E2DCC" w:rsidP="00C14A40">
      <w:pPr>
        <w:pStyle w:val="38"/>
        <w:framePr w:wrap="notBeside"/>
        <w:rPr>
          <w:rtl/>
        </w:rPr>
      </w:pPr>
      <w:r w:rsidRPr="00C14A40">
        <w:rPr>
          <w:rtl/>
        </w:rPr>
        <w:t>ר"</w:t>
      </w:r>
      <w:r w:rsidRPr="00C14A40">
        <w:rPr>
          <w:rFonts w:hint="cs"/>
          <w:rtl/>
        </w:rPr>
        <w:t>ה</w:t>
      </w:r>
      <w:r w:rsidRPr="00C14A40">
        <w:rPr>
          <w:rtl/>
        </w:rPr>
        <w:t xml:space="preserve"> ת"ש:</w:t>
      </w:r>
    </w:p>
    <w:p w14:paraId="399915EC" w14:textId="34455944" w:rsidR="003E2DCC" w:rsidRPr="006F178A" w:rsidRDefault="003E2DCC" w:rsidP="00C14A40">
      <w:pPr>
        <w:spacing w:after="60"/>
        <w:rPr>
          <w:rtl/>
        </w:rPr>
      </w:pPr>
      <w:r w:rsidRPr="006F178A">
        <w:rPr>
          <w:rtl/>
        </w:rPr>
        <w:t xml:space="preserve">האומרת טמאה אני לך, דאפילו למשנה אחרונה דלא </w:t>
      </w:r>
      <w:r w:rsidRPr="006F178A">
        <w:rPr>
          <w:rFonts w:hint="cs"/>
          <w:rtl/>
        </w:rPr>
        <w:t>נאמנת דווקא שם דמשקרת דיודעת שבעלה לא יודע בה אבל כאן בגרשתני שיודע בה נאמנת ד</w:t>
      </w:r>
      <w:r w:rsidRPr="006F178A">
        <w:rPr>
          <w:rtl/>
        </w:rPr>
        <w:t>חזקה אין אשה מעיזה פניה בפני בעלה.</w:t>
      </w:r>
    </w:p>
    <w:p w14:paraId="2CE81A29" w14:textId="0CD6F1ED" w:rsidR="00C14A40" w:rsidRPr="00C14A40" w:rsidRDefault="003E2DCC" w:rsidP="00C14A40">
      <w:pPr>
        <w:pStyle w:val="38"/>
        <w:framePr w:wrap="notBeside"/>
        <w:rPr>
          <w:rtl/>
        </w:rPr>
      </w:pPr>
      <w:r w:rsidRPr="00C14A40">
        <w:rPr>
          <w:rtl/>
        </w:rPr>
        <w:t>א</w:t>
      </w:r>
      <w:r w:rsidRPr="00C14A40">
        <w:rPr>
          <w:rFonts w:hint="cs"/>
          <w:rtl/>
        </w:rPr>
        <w:t xml:space="preserve">"ל </w:t>
      </w:r>
      <w:r w:rsidRPr="00C14A40">
        <w:rPr>
          <w:rtl/>
        </w:rPr>
        <w:t>רבא:</w:t>
      </w:r>
    </w:p>
    <w:p w14:paraId="40EAE430" w14:textId="324160F6" w:rsidR="003E2DCC" w:rsidRPr="006F178A" w:rsidRDefault="003E2DCC" w:rsidP="003E2DCC">
      <w:pPr>
        <w:rPr>
          <w:rtl/>
        </w:rPr>
      </w:pPr>
      <w:r w:rsidRPr="006F178A">
        <w:rPr>
          <w:rtl/>
        </w:rPr>
        <w:t>אדרבה!</w:t>
      </w:r>
      <w:r w:rsidRPr="006F178A">
        <w:rPr>
          <w:rFonts w:hint="cs"/>
          <w:rtl/>
        </w:rPr>
        <w:t xml:space="preserve"> </w:t>
      </w:r>
      <w:r w:rsidR="0052609B">
        <w:rPr>
          <w:rtl/>
        </w:rPr>
        <w:t>אף</w:t>
      </w:r>
      <w:r w:rsidRPr="006F178A">
        <w:rPr>
          <w:rtl/>
        </w:rPr>
        <w:t xml:space="preserve"> למשנה ראשונה ד</w:t>
      </w:r>
      <w:r w:rsidRPr="006F178A">
        <w:rPr>
          <w:rFonts w:hint="cs"/>
          <w:rtl/>
        </w:rPr>
        <w:t>נאמנת דלא רוצה לבזות עצמה אבל פעמים דקשה לה כ</w:t>
      </w:r>
      <w:r w:rsidRPr="006F178A">
        <w:rPr>
          <w:rtl/>
        </w:rPr>
        <w:t>"</w:t>
      </w:r>
      <w:r w:rsidRPr="006F178A">
        <w:rPr>
          <w:rFonts w:hint="cs"/>
          <w:rtl/>
        </w:rPr>
        <w:t>כ שמעיזה</w:t>
      </w:r>
      <w:r w:rsidRPr="006F178A">
        <w:rPr>
          <w:rtl/>
        </w:rPr>
        <w:t>.</w:t>
      </w:r>
    </w:p>
    <w:p w14:paraId="3E763380" w14:textId="77777777" w:rsidR="00C14A40" w:rsidRPr="00C14A40" w:rsidRDefault="003E2DCC" w:rsidP="00C14A40">
      <w:pPr>
        <w:pStyle w:val="38"/>
        <w:framePr w:wrap="notBeside"/>
        <w:rPr>
          <w:rFonts w:hint="cs"/>
          <w:rtl/>
        </w:rPr>
      </w:pPr>
      <w:r w:rsidRPr="00C14A40">
        <w:rPr>
          <w:rFonts w:hint="cs"/>
          <w:rtl/>
        </w:rPr>
        <w:t>והך</w:t>
      </w:r>
    </w:p>
    <w:p w14:paraId="30D78170" w14:textId="75EEC82C" w:rsidR="00C9707A" w:rsidRDefault="003E2DCC" w:rsidP="003E2DCC">
      <w:pPr>
        <w:rPr>
          <w:rtl/>
        </w:rPr>
      </w:pPr>
      <w:r w:rsidRPr="00C9707A">
        <w:rPr>
          <w:rFonts w:hint="cs"/>
          <w:rtl/>
        </w:rPr>
        <w:t>ד</w:t>
      </w:r>
      <w:r w:rsidRPr="00C9707A">
        <w:rPr>
          <w:rtl/>
        </w:rPr>
        <w:t xml:space="preserve">השמים ביני לבינך דמשנה ראשונה, תיובתא דרבא, </w:t>
      </w:r>
    </w:p>
    <w:p w14:paraId="0E40DD08" w14:textId="20B7F414" w:rsidR="003E2DCC" w:rsidRPr="00C9707A" w:rsidRDefault="0008290D" w:rsidP="003E2DCC">
      <w:pPr>
        <w:rPr>
          <w:rtl/>
        </w:rPr>
      </w:pPr>
      <w:r w:rsidRPr="00C9707A">
        <w:rPr>
          <w:rtl/>
        </w:rPr>
        <w:t xml:space="preserve">כאן </w:t>
      </w:r>
      <w:r w:rsidR="003E2DCC" w:rsidRPr="00C9707A">
        <w:rPr>
          <w:rtl/>
        </w:rPr>
        <w:t xml:space="preserve">דלית לה כיסופא </w:t>
      </w:r>
      <w:r w:rsidR="003E2DCC" w:rsidRPr="003E55A7">
        <w:rPr>
          <w:rStyle w:val="affffe"/>
          <w:rtl/>
        </w:rPr>
        <w:t>ותני</w:t>
      </w:r>
      <w:r w:rsidR="003E2DCC" w:rsidRPr="00C9707A">
        <w:rPr>
          <w:rtl/>
        </w:rPr>
        <w:t xml:space="preserve"> דמהימנא!</w:t>
      </w:r>
    </w:p>
    <w:p w14:paraId="532125BC" w14:textId="77777777" w:rsidR="007C6549" w:rsidRDefault="003E2DCC" w:rsidP="007C6549">
      <w:pPr>
        <w:pStyle w:val="38"/>
        <w:framePr w:wrap="notBeside"/>
        <w:rPr>
          <w:rtl/>
        </w:rPr>
      </w:pPr>
      <w:r w:rsidRPr="00700DF8">
        <w:rPr>
          <w:rStyle w:val="affffe"/>
          <w:rtl/>
        </w:rPr>
        <w:t>סבר רבא:</w:t>
      </w:r>
    </w:p>
    <w:p w14:paraId="696C3C58" w14:textId="25D1B4DB" w:rsidR="003E2DCC" w:rsidRPr="00700DF8" w:rsidRDefault="0008290D" w:rsidP="007C6549">
      <w:pPr>
        <w:spacing w:after="60"/>
        <w:rPr>
          <w:rtl/>
        </w:rPr>
      </w:pPr>
      <w:r w:rsidRPr="007C6549">
        <w:rPr>
          <w:rStyle w:val="affffe"/>
          <w:rtl/>
        </w:rPr>
        <w:t>שם</w:t>
      </w:r>
      <w:r w:rsidRPr="00700DF8">
        <w:rPr>
          <w:rtl/>
        </w:rPr>
        <w:t xml:space="preserve"> </w:t>
      </w:r>
      <w:r w:rsidR="003E2DCC" w:rsidRPr="00700DF8">
        <w:rPr>
          <w:rtl/>
        </w:rPr>
        <w:t xml:space="preserve">דלא סגי לה דלא אמרה אין יורה כחץ, אי </w:t>
      </w:r>
      <w:r w:rsidR="003E2DCC" w:rsidRPr="00700DF8">
        <w:rPr>
          <w:rFonts w:hint="cs"/>
          <w:rtl/>
        </w:rPr>
        <w:t>זה לא נכון לא היתה אומרת</w:t>
      </w:r>
      <w:r w:rsidR="00700DF8">
        <w:rPr>
          <w:rFonts w:hint="cs"/>
          <w:rtl/>
        </w:rPr>
        <w:t>.</w:t>
      </w:r>
    </w:p>
    <w:p w14:paraId="1A1031C8" w14:textId="71A73F79" w:rsidR="00C14A40" w:rsidRPr="00C14A40" w:rsidRDefault="003E2DCC" w:rsidP="00C14A40">
      <w:pPr>
        <w:pStyle w:val="38"/>
        <w:framePr w:wrap="notBeside"/>
        <w:rPr>
          <w:rFonts w:hint="cs"/>
          <w:rtl/>
        </w:rPr>
      </w:pPr>
      <w:r w:rsidRPr="00C14A40">
        <w:rPr>
          <w:rFonts w:hint="cs"/>
          <w:rtl/>
        </w:rPr>
        <w:t>והך</w:t>
      </w:r>
      <w:r w:rsidR="00700DF8" w:rsidRPr="00C14A40">
        <w:rPr>
          <w:rFonts w:hint="cs"/>
          <w:rtl/>
        </w:rPr>
        <w:t>:</w:t>
      </w:r>
      <w:r w:rsidR="0075729B">
        <w:rPr>
          <w:rFonts w:hint="cs"/>
          <w:rtl/>
        </w:rPr>
        <w:t xml:space="preserve"> </w:t>
      </w:r>
    </w:p>
    <w:p w14:paraId="249F4D19" w14:textId="1E937585" w:rsidR="00700DF8" w:rsidRDefault="003E2DCC" w:rsidP="003E2DCC">
      <w:pPr>
        <w:rPr>
          <w:rtl/>
        </w:rPr>
      </w:pPr>
      <w:r w:rsidRPr="006F178A">
        <w:rPr>
          <w:rFonts w:hint="cs"/>
          <w:rtl/>
        </w:rPr>
        <w:t>ד</w:t>
      </w:r>
      <w:r w:rsidRPr="006F178A">
        <w:rPr>
          <w:rtl/>
        </w:rPr>
        <w:t>השמים ביני לבינך דמשנה אחרונה, ת</w:t>
      </w:r>
      <w:r>
        <w:rPr>
          <w:rFonts w:hint="cs"/>
          <w:rtl/>
        </w:rPr>
        <w:t xml:space="preserve">קשי </w:t>
      </w:r>
      <w:r>
        <w:rPr>
          <w:rStyle w:val="affffe"/>
          <w:rFonts w:hint="cs"/>
          <w:rtl/>
          <w:rPrChange w:id="9190" w:author="מנוע אמוראים" w:date="2026-10-05T16:41:00Z">
            <w:rPr>
              <w:rFonts w:hint="cs"/>
              <w:rtl/>
            </w:rPr>
          </w:rPrChange>
        </w:rPr>
        <w:t xml:space="preserve">לר</w:t>
      </w:r>
      <w:r>
        <w:rPr>
          <w:rStyle w:val="affffe"/>
          <w:rtl/>
          <w:rPrChange w:id="9191" w:author="מנוע אמוראים" w:date="2026-10-05T16:41:00Z">
            <w:rPr>
              <w:rtl/>
            </w:rPr>
          </w:rPrChange>
        </w:rPr>
        <w:t xml:space="preserve">"</w:t>
      </w:r>
      <w:r>
        <w:rPr>
          <w:rStyle w:val="affffe"/>
          <w:rFonts w:hint="cs"/>
          <w:rtl/>
          <w:rPrChange w:id="9192" w:author="מנוע אמוראים" w:date="2026-10-05T16:41:00Z">
            <w:rPr>
              <w:rFonts w:hint="cs"/>
              <w:rtl/>
            </w:rPr>
          </w:rPrChange>
        </w:rPr>
        <w:t xml:space="preserve">ה</w:t>
      </w:r>
      <w:r>
        <w:rPr>
          <w:rFonts w:hint="cs"/>
          <w:rtl/>
        </w:rPr>
        <w:t xml:space="preserve">,</w:t>
      </w:r>
      <w:r w:rsidRPr="006F178A">
        <w:rPr>
          <w:rtl/>
        </w:rPr>
        <w:t xml:space="preserve"> </w:t>
      </w:r>
    </w:p>
    <w:p w14:paraId="7853DDE6" w14:textId="3E395774" w:rsidR="003E2DCC" w:rsidRPr="006F178A" w:rsidRDefault="003E2DCC" w:rsidP="007C6549">
      <w:pPr>
        <w:rPr>
          <w:rtl/>
        </w:rPr>
      </w:pPr>
      <w:r w:rsidRPr="006F178A">
        <w:rPr>
          <w:rtl/>
        </w:rPr>
        <w:t xml:space="preserve">והא </w:t>
      </w:r>
      <w:r w:rsidR="0008290D">
        <w:rPr>
          <w:rtl/>
        </w:rPr>
        <w:t xml:space="preserve">כאן </w:t>
      </w:r>
      <w:r w:rsidRPr="006F178A">
        <w:rPr>
          <w:rtl/>
        </w:rPr>
        <w:t xml:space="preserve">דידעה היא ובעלה ידע בה, </w:t>
      </w:r>
      <w:r w:rsidRPr="003E55A7">
        <w:rPr>
          <w:rStyle w:val="affffe"/>
          <w:rtl/>
        </w:rPr>
        <w:t xml:space="preserve">ותני </w:t>
      </w:r>
      <w:r w:rsidRPr="006F178A">
        <w:rPr>
          <w:rtl/>
        </w:rPr>
        <w:t>דלא מהימנא!</w:t>
      </w:r>
    </w:p>
    <w:p w14:paraId="3132EFD5" w14:textId="76145C39" w:rsidR="00C14A40" w:rsidRPr="00C14A40" w:rsidRDefault="00700DF8" w:rsidP="00C14A40">
      <w:pPr>
        <w:pStyle w:val="38"/>
        <w:framePr w:wrap="notBeside"/>
        <w:rPr>
          <w:rFonts w:hint="cs"/>
          <w:rtl/>
        </w:rPr>
      </w:pPr>
      <w:r w:rsidRPr="00C14A40">
        <w:rPr>
          <w:rFonts w:hint="cs"/>
          <w:rtl/>
        </w:rPr>
        <w:t>לרה</w:t>
      </w:r>
      <w:r w:rsidR="0075729B">
        <w:rPr>
          <w:rtl/>
        </w:rPr>
        <w:t>"</w:t>
      </w:r>
      <w:r w:rsidRPr="00C14A40">
        <w:rPr>
          <w:rFonts w:hint="cs"/>
          <w:rtl/>
        </w:rPr>
        <w:t>מ</w:t>
      </w:r>
      <w:r w:rsidR="003E2DCC" w:rsidRPr="00C14A40">
        <w:rPr>
          <w:rtl/>
        </w:rPr>
        <w:t>:</w:t>
      </w:r>
      <w:r w:rsidRPr="00C14A40">
        <w:rPr>
          <w:rFonts w:hint="cs"/>
          <w:rtl/>
        </w:rPr>
        <w:t xml:space="preserve"> </w:t>
      </w:r>
    </w:p>
    <w:p w14:paraId="0995E0F1" w14:textId="77777777" w:rsidR="0075729B" w:rsidRDefault="00700DF8" w:rsidP="00C14A40">
      <w:pPr>
        <w:spacing w:after="60"/>
        <w:rPr>
          <w:rtl/>
        </w:rPr>
      </w:pPr>
      <w:r>
        <w:rPr>
          <w:rFonts w:hint="cs"/>
          <w:rtl/>
        </w:rPr>
        <w:t xml:space="preserve">אמרה </w:t>
      </w:r>
      <w:r w:rsidR="003E2DCC" w:rsidRPr="00700DF8">
        <w:rPr>
          <w:rtl/>
        </w:rPr>
        <w:t>נהי דבביאה ידע, ביורה כחץ מי ידע, ומש</w:t>
      </w:r>
      <w:r w:rsidR="007A316C">
        <w:rPr>
          <w:rFonts w:hint="cs"/>
          <w:rtl/>
        </w:rPr>
        <w:t>"כ</w:t>
      </w:r>
      <w:r>
        <w:rPr>
          <w:rFonts w:hint="cs"/>
          <w:rtl/>
        </w:rPr>
        <w:t xml:space="preserve"> משקרת</w:t>
      </w:r>
      <w:r w:rsidR="003E2DCC" w:rsidRPr="00700DF8">
        <w:rPr>
          <w:rtl/>
        </w:rPr>
        <w:t>.</w:t>
      </w:r>
    </w:p>
    <w:p w14:paraId="03C798DE" w14:textId="3428A690" w:rsidR="00C14A40" w:rsidRPr="00C14A40" w:rsidRDefault="007C6549" w:rsidP="00C14A40">
      <w:pPr>
        <w:pStyle w:val="38"/>
        <w:framePr w:wrap="notBeside"/>
        <w:rPr>
          <w:rFonts w:hint="cs"/>
          <w:rtl/>
        </w:rPr>
      </w:pPr>
      <w:r>
        <w:rPr>
          <w:rFonts w:hint="cs"/>
          <w:rtl/>
        </w:rPr>
        <w:t>מעשה ב</w:t>
      </w:r>
      <w:r w:rsidR="006A52D4">
        <w:rPr>
          <w:rFonts w:hint="cs"/>
          <w:rtl/>
        </w:rPr>
        <w:t>אשה</w:t>
      </w:r>
      <w:r w:rsidR="003E2DCC" w:rsidRPr="00C14A40">
        <w:rPr>
          <w:rFonts w:hint="cs"/>
          <w:rtl/>
        </w:rPr>
        <w:t xml:space="preserve"> </w:t>
      </w:r>
    </w:p>
    <w:p w14:paraId="4AA6EBBE" w14:textId="168B945E" w:rsidR="003E2DCC" w:rsidRPr="006F178A" w:rsidRDefault="003E2DCC" w:rsidP="003E2DCC">
      <w:pPr>
        <w:rPr>
          <w:rtl/>
        </w:rPr>
      </w:pPr>
      <w:r w:rsidRPr="006F178A">
        <w:rPr>
          <w:rFonts w:ascii="Fb Fontext" w:hAnsi="Fb Fontext" w:hint="cs"/>
          <w:rtl/>
        </w:rPr>
        <w:t>שבכל יום דתשמיש רוחצת ידי בעלה לטהרה</w:t>
      </w:r>
      <w:r w:rsidRPr="006F178A">
        <w:rPr>
          <w:rFonts w:ascii="Fb Fontext" w:hAnsi="Fb Fontext"/>
          <w:rtl/>
        </w:rPr>
        <w:t xml:space="preserve">, </w:t>
      </w:r>
      <w:r w:rsidRPr="006F178A">
        <w:rPr>
          <w:rFonts w:ascii="Fb Fontext" w:hAnsi="Fb Fontext" w:hint="cs"/>
          <w:rtl/>
        </w:rPr>
        <w:t xml:space="preserve">וכשפעם אחת הביאה לו שאלה מדוע משנה ממנהגה, אמרה לו שתמיד נהגה כן ושמא אחד מן הנכרים מכרי אהלים הגיע אליה בלא שידעה </w:t>
      </w:r>
    </w:p>
    <w:p w14:paraId="00AEB64A" w14:textId="77777777" w:rsidR="003E2DCC" w:rsidRPr="006F178A" w:rsidRDefault="003E2DCC" w:rsidP="00A522DC">
      <w:pPr>
        <w:pStyle w:val="a3"/>
        <w:framePr w:wrap="around"/>
        <w:rPr>
          <w:rtl/>
        </w:rPr>
      </w:pPr>
      <w:r w:rsidRPr="006F178A">
        <w:rPr>
          <w:rtl/>
        </w:rPr>
        <w:t>צא:</w:t>
      </w:r>
    </w:p>
    <w:p w14:paraId="0A944BEC" w14:textId="77777777" w:rsidR="0075729B" w:rsidRDefault="003E2DCC" w:rsidP="00C14A40">
      <w:pPr>
        <w:pStyle w:val="38"/>
        <w:framePr w:wrap="notBeside"/>
        <w:rPr>
          <w:rtl/>
        </w:rPr>
      </w:pPr>
      <w:r w:rsidRPr="00C14A40">
        <w:rPr>
          <w:rtl/>
        </w:rPr>
        <w:t>אר"</w:t>
      </w:r>
      <w:r w:rsidRPr="00C14A40">
        <w:rPr>
          <w:rFonts w:hint="cs"/>
          <w:rtl/>
        </w:rPr>
        <w:t>נ</w:t>
      </w:r>
      <w:r w:rsidRPr="00C14A40">
        <w:rPr>
          <w:rtl/>
        </w:rPr>
        <w:t>:</w:t>
      </w:r>
    </w:p>
    <w:p w14:paraId="4993D554" w14:textId="55E34328" w:rsidR="003E2DCC" w:rsidRPr="006F178A" w:rsidRDefault="003E2DCC" w:rsidP="00C14A40">
      <w:pPr>
        <w:spacing w:after="60"/>
        <w:rPr>
          <w:rtl/>
        </w:rPr>
      </w:pPr>
      <w:r w:rsidRPr="007A316C">
        <w:rPr>
          <w:rFonts w:ascii="Fb Fontext" w:hAnsi="Fb Fontext"/>
          <w:rtl/>
        </w:rPr>
        <w:t>עיניה נתנה באחר, ו</w:t>
      </w:r>
      <w:r w:rsidRPr="007A316C">
        <w:rPr>
          <w:rFonts w:ascii="Fb Fontext" w:hAnsi="Fb Fontext" w:hint="cs"/>
          <w:rtl/>
        </w:rPr>
        <w:t>אין לחשוש לדבריה</w:t>
      </w:r>
      <w:r w:rsidR="0047026F">
        <w:rPr>
          <w:rFonts w:ascii="Fb Fontext" w:hAnsi="Fb Fontext" w:hint="cs"/>
          <w:rtl/>
        </w:rPr>
        <w:t>.</w:t>
      </w:r>
      <w:r w:rsidRPr="007A316C">
        <w:rPr>
          <w:rFonts w:ascii="Fb Fontext" w:hAnsi="Fb Fontext" w:hint="cs"/>
          <w:rtl/>
        </w:rPr>
        <w:t xml:space="preserve"> </w:t>
      </w:r>
    </w:p>
    <w:p w14:paraId="51BF51B1" w14:textId="09EFF2AD" w:rsidR="00C14A40" w:rsidRPr="00C14A40" w:rsidRDefault="007C6549" w:rsidP="00C14A40">
      <w:pPr>
        <w:pStyle w:val="38"/>
        <w:framePr w:wrap="notBeside"/>
        <w:rPr>
          <w:rFonts w:hint="cs"/>
          <w:rtl/>
        </w:rPr>
      </w:pPr>
      <w:r>
        <w:rPr>
          <w:rFonts w:hint="cs"/>
          <w:rtl/>
        </w:rPr>
        <w:t>מעשה ב</w:t>
      </w:r>
      <w:r w:rsidR="003E2DCC" w:rsidRPr="00C14A40">
        <w:rPr>
          <w:rFonts w:hint="cs"/>
          <w:rtl/>
        </w:rPr>
        <w:t xml:space="preserve">אשה </w:t>
      </w:r>
    </w:p>
    <w:p w14:paraId="0C48E459" w14:textId="7CE0A8F9" w:rsidR="003E2DCC" w:rsidRPr="006F178A" w:rsidRDefault="003E2DCC" w:rsidP="003E2DCC">
      <w:pPr>
        <w:rPr>
          <w:rtl/>
        </w:rPr>
      </w:pPr>
      <w:r w:rsidRPr="006F178A">
        <w:rPr>
          <w:rFonts w:hint="cs"/>
          <w:rtl/>
        </w:rPr>
        <w:t xml:space="preserve">שהראתה פנים עצבות לבעלה שאלה מה ארע עכשיו? אמרה לו מעולם לא ציערתני בדרך ארץ כאתמול </w:t>
      </w:r>
      <w:r w:rsidRPr="0047026F">
        <w:rPr>
          <w:rStyle w:val="affffe"/>
          <w:rFonts w:hint="cs"/>
          <w:rtl/>
        </w:rPr>
        <w:t>א</w:t>
      </w:r>
      <w:r w:rsidRPr="0047026F">
        <w:rPr>
          <w:rStyle w:val="affffe"/>
          <w:rtl/>
        </w:rPr>
        <w:t>"</w:t>
      </w:r>
      <w:r w:rsidRPr="0047026F">
        <w:rPr>
          <w:rStyle w:val="affffe"/>
          <w:rFonts w:hint="cs"/>
          <w:rtl/>
        </w:rPr>
        <w:t xml:space="preserve">ל </w:t>
      </w:r>
      <w:r w:rsidRPr="006F178A">
        <w:rPr>
          <w:rFonts w:hint="cs"/>
          <w:rtl/>
        </w:rPr>
        <w:t xml:space="preserve">הא לא הייתי אצלך אמש, </w:t>
      </w:r>
      <w:r w:rsidRPr="0047026F">
        <w:rPr>
          <w:rStyle w:val="affffe"/>
          <w:rFonts w:hint="cs"/>
          <w:rtl/>
        </w:rPr>
        <w:t>א</w:t>
      </w:r>
      <w:r w:rsidRPr="0047026F">
        <w:rPr>
          <w:rStyle w:val="affffe"/>
          <w:rtl/>
        </w:rPr>
        <w:t>"</w:t>
      </w:r>
      <w:r w:rsidRPr="0047026F">
        <w:rPr>
          <w:rStyle w:val="affffe"/>
          <w:rFonts w:hint="cs"/>
          <w:rtl/>
        </w:rPr>
        <w:t xml:space="preserve">ל </w:t>
      </w:r>
      <w:r w:rsidRPr="006F178A">
        <w:rPr>
          <w:rFonts w:hint="cs"/>
          <w:rtl/>
        </w:rPr>
        <w:t>אם לא אתה, שמא אחד ממוכרי הנפט הוא שהיה כאן</w:t>
      </w:r>
      <w:r w:rsidR="007E5460">
        <w:rPr>
          <w:rFonts w:hint="cs"/>
          <w:rtl/>
        </w:rPr>
        <w:t>.</w:t>
      </w:r>
      <w:r w:rsidRPr="006F178A">
        <w:rPr>
          <w:rFonts w:hint="cs"/>
          <w:rtl/>
        </w:rPr>
        <w:t xml:space="preserve"> </w:t>
      </w:r>
    </w:p>
    <w:p w14:paraId="5CD379CE" w14:textId="77777777" w:rsidR="0075729B" w:rsidRDefault="003E2DCC" w:rsidP="00C14A40">
      <w:pPr>
        <w:pStyle w:val="38"/>
        <w:framePr w:wrap="notBeside"/>
        <w:rPr>
          <w:rFonts w:hint="cs"/>
          <w:rtl/>
        </w:rPr>
      </w:pPr>
      <w:r w:rsidRPr="00C14A40">
        <w:rPr>
          <w:rFonts w:hint="cs"/>
          <w:rtl/>
        </w:rPr>
        <w:t>א</w:t>
      </w:r>
      <w:r w:rsidRPr="00C14A40">
        <w:rPr>
          <w:rtl/>
        </w:rPr>
        <w:t>"</w:t>
      </w:r>
      <w:r w:rsidRPr="00C14A40">
        <w:rPr>
          <w:rFonts w:hint="cs"/>
          <w:rtl/>
        </w:rPr>
        <w:t>ל ר</w:t>
      </w:r>
      <w:r w:rsidRPr="00C14A40">
        <w:rPr>
          <w:rtl/>
        </w:rPr>
        <w:t>"</w:t>
      </w:r>
      <w:r w:rsidRPr="00C14A40">
        <w:rPr>
          <w:rFonts w:hint="cs"/>
          <w:rtl/>
        </w:rPr>
        <w:t>נ</w:t>
      </w:r>
      <w:r w:rsidR="007E5460" w:rsidRPr="00C14A40">
        <w:rPr>
          <w:rFonts w:hint="cs"/>
          <w:rtl/>
        </w:rPr>
        <w:t>:</w:t>
      </w:r>
    </w:p>
    <w:p w14:paraId="636CDE1B" w14:textId="76314FE8" w:rsidR="003E2DCC" w:rsidRPr="006F178A" w:rsidRDefault="003E2DCC" w:rsidP="00C14A40">
      <w:pPr>
        <w:spacing w:after="60"/>
        <w:rPr>
          <w:rtl/>
        </w:rPr>
      </w:pPr>
      <w:r w:rsidRPr="006F178A">
        <w:rPr>
          <w:rFonts w:hint="cs"/>
          <w:rtl/>
        </w:rPr>
        <w:t>לא תשגיחו בה שוודאי עיניה נותנת באחר</w:t>
      </w:r>
      <w:r w:rsidR="0047026F">
        <w:rPr>
          <w:rFonts w:hint="cs"/>
          <w:rtl/>
        </w:rPr>
        <w:t>.</w:t>
      </w:r>
    </w:p>
    <w:p w14:paraId="347BBF7F" w14:textId="20263E94" w:rsidR="00C14A40" w:rsidRPr="00C14A40" w:rsidRDefault="003E2DCC" w:rsidP="00C14A40">
      <w:pPr>
        <w:pStyle w:val="38"/>
        <w:framePr w:wrap="notBeside"/>
        <w:rPr>
          <w:rFonts w:hint="cs"/>
          <w:rtl/>
        </w:rPr>
      </w:pPr>
      <w:r w:rsidRPr="00C14A40">
        <w:rPr>
          <w:rFonts w:hint="cs"/>
          <w:rtl/>
        </w:rPr>
        <w:t xml:space="preserve">אותו </w:t>
      </w:r>
    </w:p>
    <w:p w14:paraId="62919F5A" w14:textId="077BD3DF" w:rsidR="003E2DCC" w:rsidRPr="006F178A" w:rsidRDefault="003E2DCC" w:rsidP="003E2DCC">
      <w:pPr>
        <w:rPr>
          <w:rtl/>
        </w:rPr>
      </w:pPr>
      <w:r w:rsidRPr="006F178A">
        <w:rPr>
          <w:rFonts w:hint="cs"/>
          <w:rtl/>
        </w:rPr>
        <w:t>שנחבא הוא ואשה בבית ובא בעה</w:t>
      </w:r>
      <w:r w:rsidRPr="006F178A">
        <w:rPr>
          <w:rtl/>
        </w:rPr>
        <w:t>"</w:t>
      </w:r>
      <w:r w:rsidRPr="006F178A">
        <w:rPr>
          <w:rFonts w:hint="cs"/>
          <w:rtl/>
        </w:rPr>
        <w:t>ב, פרץ הנואף למחיצת הוצא וברח</w:t>
      </w:r>
      <w:r w:rsidR="007E5460">
        <w:rPr>
          <w:rFonts w:hint="cs"/>
          <w:rtl/>
        </w:rPr>
        <w:t>.</w:t>
      </w:r>
    </w:p>
    <w:p w14:paraId="43247B96" w14:textId="77777777" w:rsidR="0075729B" w:rsidRDefault="003E2DCC" w:rsidP="00C14A40">
      <w:pPr>
        <w:pStyle w:val="38"/>
        <w:framePr w:wrap="notBeside"/>
        <w:rPr>
          <w:rtl/>
        </w:rPr>
      </w:pPr>
      <w:r w:rsidRPr="00C14A40">
        <w:rPr>
          <w:rtl/>
        </w:rPr>
        <w:t>רבא:</w:t>
      </w:r>
    </w:p>
    <w:p w14:paraId="079B2EF8" w14:textId="37F4BDDC" w:rsidR="003E2DCC" w:rsidRPr="006F178A" w:rsidRDefault="003E2DCC" w:rsidP="00C14A40">
      <w:pPr>
        <w:spacing w:after="60"/>
        <w:rPr>
          <w:rtl/>
        </w:rPr>
      </w:pPr>
      <w:r w:rsidRPr="0047026F">
        <w:rPr>
          <w:rFonts w:ascii="Fb Fontext" w:hAnsi="Fb Fontext" w:hint="cs"/>
          <w:rtl/>
        </w:rPr>
        <w:t>האשה מותרת שאם היתה נוהגת איסור</w:t>
      </w:r>
      <w:r w:rsidRPr="0047026F">
        <w:rPr>
          <w:rFonts w:ascii="Fb Fontext" w:hAnsi="Fb Fontext"/>
          <w:rtl/>
        </w:rPr>
        <w:t xml:space="preserve">, </w:t>
      </w:r>
      <w:r w:rsidRPr="0047026F">
        <w:rPr>
          <w:rFonts w:ascii="Fb Fontext" w:hAnsi="Fb Fontext" w:hint="cs"/>
          <w:rtl/>
        </w:rPr>
        <w:t>היה מחביא עצמו</w:t>
      </w:r>
      <w:r w:rsidRPr="0047026F">
        <w:rPr>
          <w:rFonts w:ascii="Fb Fontext" w:hAnsi="Fb Fontext"/>
          <w:rtl/>
        </w:rPr>
        <w:t>.</w:t>
      </w:r>
    </w:p>
    <w:p w14:paraId="0515308E" w14:textId="05FF4FD0" w:rsidR="00C14A40" w:rsidRPr="00C14A40" w:rsidRDefault="003E2DCC" w:rsidP="00C14A40">
      <w:pPr>
        <w:pStyle w:val="38"/>
        <w:framePr w:wrap="notBeside"/>
        <w:rPr>
          <w:rtl/>
        </w:rPr>
      </w:pPr>
      <w:r w:rsidRPr="00C14A40">
        <w:rPr>
          <w:rFonts w:hint="cs"/>
          <w:rtl/>
        </w:rPr>
        <w:t xml:space="preserve">אותו </w:t>
      </w:r>
    </w:p>
    <w:p w14:paraId="67658974" w14:textId="148673CD" w:rsidR="003E2DCC" w:rsidRPr="006F178A" w:rsidRDefault="003E2DCC" w:rsidP="003E2DCC">
      <w:pPr>
        <w:rPr>
          <w:rtl/>
        </w:rPr>
      </w:pPr>
      <w:r w:rsidRPr="006F178A">
        <w:rPr>
          <w:rFonts w:ascii="Fb Fontext" w:hAnsi="Fb Fontext"/>
          <w:rtl/>
        </w:rPr>
        <w:t xml:space="preserve">נואף </w:t>
      </w:r>
      <w:r w:rsidRPr="006F178A">
        <w:rPr>
          <w:rFonts w:ascii="Fb Fontext" w:hAnsi="Fb Fontext" w:hint="cs"/>
          <w:rtl/>
        </w:rPr>
        <w:t>שעלה לגבי אשה ובא בעלה והלך ה</w:t>
      </w:r>
      <w:r w:rsidRPr="006F178A">
        <w:rPr>
          <w:rFonts w:ascii="Fb Fontext" w:hAnsi="Fb Fontext"/>
          <w:rtl/>
        </w:rPr>
        <w:t xml:space="preserve">נואף </w:t>
      </w:r>
      <w:r w:rsidRPr="006F178A">
        <w:rPr>
          <w:rFonts w:ascii="Fb Fontext" w:hAnsi="Fb Fontext" w:hint="cs"/>
          <w:rtl/>
        </w:rPr>
        <w:t>וישב במסך השער, ובא בעה</w:t>
      </w:r>
      <w:r w:rsidRPr="006F178A">
        <w:rPr>
          <w:rFonts w:ascii="Fb Fontext" w:hAnsi="Fb Fontext"/>
          <w:rtl/>
        </w:rPr>
        <w:t>"</w:t>
      </w:r>
      <w:r w:rsidRPr="006F178A">
        <w:rPr>
          <w:rFonts w:ascii="Fb Fontext" w:hAnsi="Fb Fontext" w:hint="cs"/>
          <w:rtl/>
        </w:rPr>
        <w:t>ב לאכול מן שחלים שהיו מונחות שם שטעם מהם נחש</w:t>
      </w:r>
      <w:r w:rsidRPr="006F178A">
        <w:rPr>
          <w:rFonts w:ascii="Fb Fontext" w:hAnsi="Fb Fontext"/>
          <w:rtl/>
        </w:rPr>
        <w:t>,</w:t>
      </w:r>
      <w:r w:rsidRPr="006F178A">
        <w:rPr>
          <w:rFonts w:ascii="Fb Fontext" w:hAnsi="Fb Fontext" w:hint="cs"/>
          <w:rtl/>
        </w:rPr>
        <w:t xml:space="preserve"> </w:t>
      </w:r>
      <w:r w:rsidRPr="007E5460">
        <w:rPr>
          <w:rStyle w:val="affffe"/>
          <w:rFonts w:hint="cs"/>
          <w:rtl/>
        </w:rPr>
        <w:t>וא</w:t>
      </w:r>
      <w:r w:rsidRPr="007E5460">
        <w:rPr>
          <w:rStyle w:val="affffe"/>
          <w:rtl/>
        </w:rPr>
        <w:t>"</w:t>
      </w:r>
      <w:r w:rsidRPr="007E5460">
        <w:rPr>
          <w:rStyle w:val="affffe"/>
          <w:rFonts w:hint="cs"/>
          <w:rtl/>
        </w:rPr>
        <w:t>ל</w:t>
      </w:r>
      <w:r w:rsidRPr="007E5460">
        <w:rPr>
          <w:rStyle w:val="affffe"/>
          <w:rtl/>
        </w:rPr>
        <w:t xml:space="preserve"> </w:t>
      </w:r>
      <w:r w:rsidRPr="007E5460">
        <w:rPr>
          <w:rStyle w:val="affffe"/>
          <w:rFonts w:hint="cs"/>
          <w:rtl/>
        </w:rPr>
        <w:t xml:space="preserve">אותו </w:t>
      </w:r>
      <w:r w:rsidRPr="007E5460">
        <w:rPr>
          <w:rStyle w:val="affffe"/>
          <w:rtl/>
        </w:rPr>
        <w:t xml:space="preserve">נואף: </w:t>
      </w:r>
      <w:r w:rsidRPr="006F178A">
        <w:rPr>
          <w:rFonts w:ascii="Fb Fontext" w:hAnsi="Fb Fontext" w:hint="cs"/>
          <w:rtl/>
        </w:rPr>
        <w:t>אל תאכל מזה שטעם מזה נחש</w:t>
      </w:r>
      <w:r w:rsidR="00223373">
        <w:rPr>
          <w:rFonts w:ascii="Fb Fontext" w:hAnsi="Fb Fontext" w:hint="cs"/>
          <w:rtl/>
        </w:rPr>
        <w:t>.</w:t>
      </w:r>
    </w:p>
    <w:p w14:paraId="1F9E73C7" w14:textId="489B6629" w:rsidR="0075729B" w:rsidRDefault="003E2DCC" w:rsidP="00C14A40">
      <w:pPr>
        <w:pStyle w:val="38"/>
        <w:framePr w:wrap="notBeside"/>
        <w:rPr>
          <w:rtl/>
        </w:rPr>
      </w:pPr>
      <w:r w:rsidRPr="00C14A40">
        <w:rPr>
          <w:rFonts w:hint="cs"/>
          <w:rtl/>
        </w:rPr>
        <w:t>אמר</w:t>
      </w:r>
      <w:r w:rsidR="0075729B">
        <w:rPr>
          <w:rFonts w:hint="cs"/>
          <w:rtl/>
        </w:rPr>
        <w:t xml:space="preserve"> </w:t>
      </w:r>
      <w:r w:rsidRPr="00C14A40">
        <w:rPr>
          <w:rtl/>
        </w:rPr>
        <w:t>רבא:</w:t>
      </w:r>
    </w:p>
    <w:p w14:paraId="3D570B2C" w14:textId="69A5FB16" w:rsidR="003E2DCC" w:rsidRDefault="003E2DCC" w:rsidP="00223373">
      <w:pPr>
        <w:rPr>
          <w:rtl/>
        </w:rPr>
      </w:pPr>
      <w:r w:rsidRPr="006F178A">
        <w:rPr>
          <w:rFonts w:hint="cs"/>
          <w:rtl/>
        </w:rPr>
        <w:t>שאשתו מותרת דאם אכן היה עושה איסור נח</w:t>
      </w:r>
      <w:r w:rsidRPr="006F178A">
        <w:rPr>
          <w:rtl/>
        </w:rPr>
        <w:t>"</w:t>
      </w:r>
      <w:r w:rsidRPr="006F178A">
        <w:rPr>
          <w:rFonts w:hint="cs"/>
          <w:rtl/>
        </w:rPr>
        <w:t xml:space="preserve">ל שיאכל וימות </w:t>
      </w:r>
      <w:r w:rsidRPr="002C641B">
        <w:rPr>
          <w:rStyle w:val="affffa"/>
          <w:rFonts w:hint="cs"/>
          <w:rtl/>
        </w:rPr>
        <w:t>ד'</w:t>
      </w:r>
      <w:r w:rsidRPr="002C641B">
        <w:rPr>
          <w:rStyle w:val="affffa"/>
          <w:rtl/>
        </w:rPr>
        <w:t>כי נאפו ודם בידיהן'</w:t>
      </w:r>
      <w:r w:rsidRPr="002C641B">
        <w:rPr>
          <w:rStyle w:val="affffa"/>
          <w:rFonts w:hint="cs"/>
          <w:rtl/>
        </w:rPr>
        <w:t>,</w:t>
      </w:r>
    </w:p>
    <w:p w14:paraId="1CB240B0" w14:textId="77777777" w:rsidR="00C14A40" w:rsidRPr="00C14A40" w:rsidRDefault="003E2DCC" w:rsidP="00C14A40">
      <w:pPr>
        <w:pStyle w:val="38"/>
        <w:framePr w:wrap="notBeside"/>
        <w:rPr>
          <w:rFonts w:hint="cs"/>
          <w:rtl/>
        </w:rPr>
      </w:pPr>
      <w:r w:rsidRPr="00C14A40">
        <w:rPr>
          <w:rFonts w:hint="cs"/>
          <w:rtl/>
        </w:rPr>
        <w:t>וקמ</w:t>
      </w:r>
      <w:r w:rsidRPr="00C14A40">
        <w:rPr>
          <w:rtl/>
        </w:rPr>
        <w:t>"</w:t>
      </w:r>
      <w:r w:rsidRPr="00C14A40">
        <w:rPr>
          <w:rFonts w:hint="cs"/>
          <w:rtl/>
        </w:rPr>
        <w:t xml:space="preserve">ל </w:t>
      </w:r>
    </w:p>
    <w:p w14:paraId="4F545D44" w14:textId="74091D34" w:rsidR="003E2DCC" w:rsidRPr="007C6549" w:rsidRDefault="003E2DCC" w:rsidP="00223373">
      <w:pPr>
        <w:rPr>
          <w:rStyle w:val="affffa"/>
          <w:spacing w:val="2"/>
          <w:rtl/>
        </w:rPr>
      </w:pPr>
      <w:r w:rsidRPr="006F178A">
        <w:rPr>
          <w:rFonts w:hint="cs"/>
          <w:rtl/>
        </w:rPr>
        <w:t>דלא אמרי' דעשה איסור ומה שאמר כן דנ</w:t>
      </w:r>
      <w:r w:rsidRPr="006F178A">
        <w:rPr>
          <w:rtl/>
        </w:rPr>
        <w:t>"</w:t>
      </w:r>
      <w:r w:rsidRPr="006F178A">
        <w:rPr>
          <w:rFonts w:hint="cs"/>
          <w:rtl/>
        </w:rPr>
        <w:t xml:space="preserve">ל שלא ימות בעל ויהא לו </w:t>
      </w:r>
      <w:r w:rsidRPr="007C6549">
        <w:rPr>
          <w:rStyle w:val="affffa"/>
          <w:rFonts w:hint="cs"/>
          <w:spacing w:val="2"/>
          <w:rtl/>
        </w:rPr>
        <w:t>מים גנובים ימתקו ולחם סתרים ינעם'.</w:t>
      </w:r>
    </w:p>
    <w:p w14:paraId="601382CC" w14:textId="78AFA67A" w:rsidR="003E2DCC" w:rsidRPr="006F178A" w:rsidRDefault="003E2DCC" w:rsidP="007C6549">
      <w:pPr>
        <w:pStyle w:val="Hadran"/>
        <w:pPrChange w:id="91043" w:author="Claude" w:date="2026-10-08T08:34:49Z">
          <w:pPr>
            <w:pStyle w:val="affffb"/>
          </w:pPr>
        </w:pPrChange>
      </w:pPr>
      <w:r w:rsidRPr="006F178A">
        <w:rPr>
          <w:rtl/>
        </w:rPr>
        <w:t>הדרן עלך ואלו נדרים</w:t>
      </w:r>
      <w:r w:rsidR="0075729B">
        <w:rPr>
          <w:rFonts w:hint="cs"/>
          <w:rtl/>
        </w:rPr>
        <w:t xml:space="preserve"> </w:t>
      </w:r>
      <w:r w:rsidRPr="006F178A">
        <w:rPr>
          <w:rFonts w:hint="cs"/>
          <w:rtl/>
        </w:rPr>
        <w:t>וסליקא לה מסכת נדרים</w:t>
      </w:r>
    </w:p>
    <w:p w14:paraId="4C70AB6D" w14:textId="77777777" w:rsidR="005F4956" w:rsidRDefault="005F4956">
      <w:pPr>
        <w:bidi w:val="0"/>
        <w:spacing w:after="160" w:line="259" w:lineRule="auto"/>
        <w:jc w:val="left"/>
        <w:rPr>
          <w:rtl/>
        </w:rPr>
      </w:pPr>
    </w:p>
    <w:sectPr w:rsidR="005F4956" w:rsidSect="002C7B67">
      <w:type w:val="nextColumn"/>
      <w:pgSz w:w="9639" w:h="14181" w:code="138"/>
      <w:pgMar w:top="284" w:right="1134" w:bottom="284" w:left="567" w:header="284" w:footer="284" w:gutter="0"/>
      <w:cols w:num="2" w:space="113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6396C" w14:textId="77777777" w:rsidR="008B6FA2" w:rsidRDefault="008B6FA2" w:rsidP="008A25A3">
      <w:pPr>
        <w:spacing w:line="240" w:lineRule="auto"/>
      </w:pPr>
      <w:r>
        <w:separator/>
      </w:r>
    </w:p>
  </w:endnote>
  <w:endnote w:type="continuationSeparator" w:id="0">
    <w:p w14:paraId="2D6BA217" w14:textId="77777777" w:rsidR="008B6FA2" w:rsidRDefault="008B6FA2" w:rsidP="008A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BA TM • Tzlotana Light">
    <w:panose1 w:val="02000500000000000000"/>
    <w:charset w:val="00"/>
    <w:family w:val="modern"/>
    <w:notTrueType/>
    <w:pitch w:val="variable"/>
    <w:sig w:usb0="80000803" w:usb1="5000E00A"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3E301" w14:textId="77777777" w:rsidR="008B6FA2" w:rsidRDefault="008B6FA2" w:rsidP="008A25A3">
      <w:pPr>
        <w:spacing w:line="240" w:lineRule="auto"/>
      </w:pPr>
      <w:r>
        <w:separator/>
      </w:r>
    </w:p>
  </w:footnote>
  <w:footnote w:type="continuationSeparator" w:id="0">
    <w:p w14:paraId="56D8287D" w14:textId="77777777" w:rsidR="008B6FA2" w:rsidRDefault="008B6FA2" w:rsidP="008A25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6057" w14:textId="77777777" w:rsidR="00F87464" w:rsidRDefault="00F87464" w:rsidP="00F87464">
    <w:pPr>
      <w:pStyle w:val="a6"/>
      <w:tabs>
        <w:tab w:val="clear" w:pos="4025"/>
        <w:tab w:val="right" w:pos="10773"/>
      </w:tabs>
      <w:spacing w:line="240" w:lineRule="auto"/>
      <w:jc w:val="center"/>
      <w:rPr>
        <w:rFonts w:ascii="BA Tefilot Regular" w:hAnsi="BA Tefilot Regular" w:cs="BA Tefilot Regular"/>
        <w:color w:val="808080" w:themeColor="background1" w:themeShade="80"/>
        <w:spacing w:val="10"/>
        <w:sz w:val="32"/>
        <w:szCs w:val="32"/>
        <w:rtl/>
      </w:rPr>
    </w:pPr>
    <w:r w:rsidRPr="007311D8">
      <w:rPr>
        <w:rFonts w:ascii="BA  Leukmey Girsa Regular" w:hAnsi="BA  Leukmey Girsa Regular" w:cs="BA  Leukmey Girsa Regular"/>
        <w:color w:val="808080" w:themeColor="background1" w:themeShade="80"/>
        <w:szCs w:val="18"/>
        <w:rtl/>
      </w:rPr>
      <w:t>׹</w:t>
    </w:r>
    <w:r w:rsidRPr="007311D8">
      <w:rPr>
        <w:rFonts w:ascii="BA Tefilot Regular" w:hAnsi="BA Tefilot Regular" w:cs="BA Tefilot Regular"/>
        <w:color w:val="808080" w:themeColor="background1" w:themeShade="80"/>
        <w:spacing w:val="10"/>
        <w:sz w:val="20"/>
        <w:szCs w:val="20"/>
        <w:rtl/>
      </w:rPr>
      <w:t xml:space="preserve"> </w:t>
    </w:r>
    <w:r w:rsidRPr="005F3FA4">
      <w:rPr>
        <w:rFonts w:hint="cs"/>
        <w:rtl/>
      </w:rPr>
      <w:t>שיננא</w:t>
    </w:r>
    <w:r w:rsidRPr="007311D8">
      <w:rPr>
        <w:rFonts w:ascii="BA Tefilot Regular" w:hAnsi="BA Tefilot Regular" w:cs="BA Tefilot Regular"/>
        <w:color w:val="808080" w:themeColor="background1" w:themeShade="80"/>
        <w:spacing w:val="10"/>
        <w:sz w:val="20"/>
        <w:szCs w:val="20"/>
        <w:rtl/>
      </w:rPr>
      <w:t xml:space="preserve"> </w:t>
    </w:r>
    <w:r w:rsidRPr="007311D8">
      <w:rPr>
        <w:rFonts w:ascii="BA  Leukmey Girsa Regular" w:hAnsi="BA  Leukmey Girsa Regular" w:cs="BA  Leukmey Girsa Regular"/>
        <w:color w:val="808080" w:themeColor="background1" w:themeShade="80"/>
        <w:szCs w:val="18"/>
        <w:rtl/>
      </w:rPr>
      <w:t>׶</w:t>
    </w:r>
  </w:p>
  <w:p w14:paraId="73DD6FEF" w14:textId="13B98A88" w:rsidR="00F87464" w:rsidRPr="00F87464" w:rsidRDefault="00F87464" w:rsidP="00F87464">
    <w:pPr>
      <w:pStyle w:val="a6"/>
      <w:rPr>
        <w:szCs w:val="18"/>
      </w:rPr>
    </w:pPr>
    <w:r w:rsidRPr="007311D8">
      <w:rPr>
        <w:szCs w:val="18"/>
        <w:rtl/>
      </w:rPr>
      <w:fldChar w:fldCharType="begin"/>
    </w:r>
    <w:r w:rsidRPr="007311D8">
      <w:rPr>
        <w:szCs w:val="18"/>
        <w:rtl/>
      </w:rPr>
      <w:instrText xml:space="preserve"> </w:instrText>
    </w:r>
    <w:r w:rsidRPr="007311D8">
      <w:instrText>STYLEREF</w:instrText>
    </w:r>
    <w:r w:rsidRPr="007311D8">
      <w:rPr>
        <w:szCs w:val="18"/>
        <w:rtl/>
      </w:rPr>
      <w:instrText xml:space="preserve">  פרק  \* </w:instrText>
    </w:r>
    <w:r w:rsidRPr="007311D8">
      <w:instrText xml:space="preserve">MERGEFORMAT </w:instrText>
    </w:r>
    <w:r w:rsidRPr="007311D8">
      <w:rPr>
        <w:szCs w:val="18"/>
        <w:rtl/>
      </w:rPr>
      <w:fldChar w:fldCharType="separate"/>
    </w:r>
    <w:r w:rsidR="0032389A">
      <w:rPr>
        <w:noProof/>
        <w:szCs w:val="18"/>
        <w:rtl/>
      </w:rPr>
      <w:t>פרק אחד עשר</w:t>
    </w:r>
    <w:r w:rsidRPr="007311D8">
      <w:rPr>
        <w:szCs w:val="18"/>
        <w:rtl/>
      </w:rPr>
      <w:fldChar w:fldCharType="end"/>
    </w:r>
    <w:r w:rsidRPr="007311D8">
      <w:rPr>
        <w:szCs w:val="18"/>
        <w:rtl/>
      </w:rPr>
      <w:t>:</w:t>
    </w:r>
    <w:r w:rsidRPr="007311D8">
      <w:rPr>
        <w:rFonts w:hint="cs"/>
        <w:szCs w:val="18"/>
        <w:rtl/>
      </w:rPr>
      <w:t xml:space="preserve"> </w:t>
    </w:r>
    <w:r w:rsidRPr="007311D8">
      <w:rPr>
        <w:szCs w:val="18"/>
        <w:rtl/>
      </w:rPr>
      <w:fldChar w:fldCharType="begin"/>
    </w:r>
    <w:r w:rsidRPr="007311D8">
      <w:rPr>
        <w:szCs w:val="18"/>
        <w:rtl/>
      </w:rPr>
      <w:instrText xml:space="preserve"> </w:instrText>
    </w:r>
    <w:r w:rsidRPr="007311D8">
      <w:instrText>STYLEREF  "</w:instrText>
    </w:r>
    <w:r w:rsidRPr="007311D8">
      <w:rPr>
        <w:szCs w:val="18"/>
        <w:rtl/>
      </w:rPr>
      <w:instrText xml:space="preserve">פרק שם"  \* </w:instrText>
    </w:r>
    <w:r w:rsidRPr="007311D8">
      <w:instrText xml:space="preserve">MERGEFORMAT </w:instrText>
    </w:r>
    <w:r w:rsidRPr="007311D8">
      <w:rPr>
        <w:szCs w:val="18"/>
        <w:rtl/>
      </w:rPr>
      <w:fldChar w:fldCharType="separate"/>
    </w:r>
    <w:r w:rsidR="0032389A">
      <w:rPr>
        <w:noProof/>
        <w:szCs w:val="18"/>
        <w:rtl/>
      </w:rPr>
      <w:t>ואלו נדרים</w:t>
    </w:r>
    <w:r w:rsidRPr="007311D8">
      <w:rPr>
        <w:szCs w:val="18"/>
        <w:rtl/>
      </w:rPr>
      <w:fldChar w:fldCharType="end"/>
    </w:r>
    <w:r w:rsidRPr="007311D8">
      <w:rPr>
        <w:szCs w:val="18"/>
        <w:rtl/>
      </w:rPr>
      <w:t xml:space="preserve">  </w:t>
    </w:r>
    <w:r>
      <w:rPr>
        <w:szCs w:val="18"/>
        <w:rtl/>
      </w:rPr>
      <w:tab/>
    </w:r>
    <w:r w:rsidR="00481CE2">
      <w:rPr>
        <w:rFonts w:hint="cs"/>
        <w:szCs w:val="18"/>
        <w:rtl/>
      </w:rPr>
      <w:t xml:space="preserve">נדרים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0803" w14:textId="77777777" w:rsidR="00AD7DBE" w:rsidRDefault="00AD7DBE" w:rsidP="00AD7DBE">
    <w:pPr>
      <w:pStyle w:val="a6"/>
      <w:tabs>
        <w:tab w:val="clear" w:pos="4025"/>
        <w:tab w:val="right" w:pos="10773"/>
      </w:tabs>
      <w:spacing w:line="240" w:lineRule="auto"/>
      <w:jc w:val="center"/>
      <w:rPr>
        <w:rFonts w:ascii="BA Tefilot Regular" w:hAnsi="BA Tefilot Regular" w:cs="BA Tefilot Regular"/>
        <w:color w:val="808080" w:themeColor="background1" w:themeShade="80"/>
        <w:spacing w:val="10"/>
        <w:sz w:val="32"/>
        <w:szCs w:val="32"/>
        <w:rtl/>
      </w:rPr>
    </w:pPr>
    <w:r w:rsidRPr="007311D8">
      <w:rPr>
        <w:rFonts w:ascii="BA  Leukmey Girsa Regular" w:hAnsi="BA  Leukmey Girsa Regular" w:cs="BA  Leukmey Girsa Regular"/>
        <w:color w:val="808080" w:themeColor="background1" w:themeShade="80"/>
        <w:szCs w:val="18"/>
        <w:rtl/>
      </w:rPr>
      <w:t>׹</w:t>
    </w:r>
    <w:r w:rsidRPr="007311D8">
      <w:rPr>
        <w:rFonts w:ascii="BA Tefilot Regular" w:hAnsi="BA Tefilot Regular" w:cs="BA Tefilot Regular"/>
        <w:color w:val="808080" w:themeColor="background1" w:themeShade="80"/>
        <w:spacing w:val="10"/>
        <w:sz w:val="20"/>
        <w:szCs w:val="20"/>
        <w:rtl/>
      </w:rPr>
      <w:t xml:space="preserve"> </w:t>
    </w:r>
    <w:r w:rsidRPr="005F3FA4">
      <w:rPr>
        <w:rFonts w:hint="cs"/>
        <w:rtl/>
      </w:rPr>
      <w:t>שיננא</w:t>
    </w:r>
    <w:r w:rsidRPr="007311D8">
      <w:rPr>
        <w:rFonts w:ascii="BA Tefilot Regular" w:hAnsi="BA Tefilot Regular" w:cs="BA Tefilot Regular"/>
        <w:color w:val="808080" w:themeColor="background1" w:themeShade="80"/>
        <w:spacing w:val="10"/>
        <w:sz w:val="20"/>
        <w:szCs w:val="20"/>
        <w:rtl/>
      </w:rPr>
      <w:t xml:space="preserve"> </w:t>
    </w:r>
    <w:r w:rsidRPr="007311D8">
      <w:rPr>
        <w:rFonts w:ascii="BA  Leukmey Girsa Regular" w:hAnsi="BA  Leukmey Girsa Regular" w:cs="BA  Leukmey Girsa Regular"/>
        <w:color w:val="808080" w:themeColor="background1" w:themeShade="80"/>
        <w:szCs w:val="18"/>
        <w:rtl/>
      </w:rPr>
      <w:t>׶</w:t>
    </w:r>
  </w:p>
  <w:p w14:paraId="112DC3A6" w14:textId="3B3E87B2" w:rsidR="00AD7DBE" w:rsidRPr="00AD7DBE" w:rsidRDefault="00AD7DBE" w:rsidP="00AD7DBE">
    <w:pPr>
      <w:pStyle w:val="a6"/>
      <w:rPr>
        <w:szCs w:val="18"/>
      </w:rPr>
    </w:pPr>
    <w:r w:rsidRPr="007311D8">
      <w:rPr>
        <w:szCs w:val="18"/>
        <w:rtl/>
      </w:rPr>
      <w:fldChar w:fldCharType="begin"/>
    </w:r>
    <w:r w:rsidRPr="007311D8">
      <w:rPr>
        <w:szCs w:val="18"/>
        <w:rtl/>
      </w:rPr>
      <w:instrText xml:space="preserve"> </w:instrText>
    </w:r>
    <w:r w:rsidRPr="007311D8">
      <w:instrText>STYLEREF</w:instrText>
    </w:r>
    <w:r w:rsidRPr="007311D8">
      <w:rPr>
        <w:szCs w:val="18"/>
        <w:rtl/>
      </w:rPr>
      <w:instrText xml:space="preserve">  פרק  \* </w:instrText>
    </w:r>
    <w:r w:rsidRPr="007311D8">
      <w:instrText xml:space="preserve">MERGEFORMAT </w:instrText>
    </w:r>
    <w:r w:rsidRPr="007311D8">
      <w:rPr>
        <w:szCs w:val="18"/>
        <w:rtl/>
      </w:rPr>
      <w:fldChar w:fldCharType="separate"/>
    </w:r>
    <w:r w:rsidR="0032389A">
      <w:rPr>
        <w:noProof/>
        <w:szCs w:val="18"/>
        <w:rtl/>
      </w:rPr>
      <w:t>פרק אחד עשר</w:t>
    </w:r>
    <w:r w:rsidRPr="007311D8">
      <w:rPr>
        <w:szCs w:val="18"/>
        <w:rtl/>
      </w:rPr>
      <w:fldChar w:fldCharType="end"/>
    </w:r>
    <w:r w:rsidRPr="007311D8">
      <w:rPr>
        <w:szCs w:val="18"/>
        <w:rtl/>
      </w:rPr>
      <w:t>:</w:t>
    </w:r>
    <w:r w:rsidRPr="007311D8">
      <w:rPr>
        <w:rFonts w:hint="cs"/>
        <w:szCs w:val="18"/>
        <w:rtl/>
      </w:rPr>
      <w:t xml:space="preserve"> </w:t>
    </w:r>
    <w:r w:rsidRPr="007311D8">
      <w:rPr>
        <w:szCs w:val="18"/>
        <w:rtl/>
      </w:rPr>
      <w:fldChar w:fldCharType="begin"/>
    </w:r>
    <w:r w:rsidRPr="007311D8">
      <w:rPr>
        <w:szCs w:val="18"/>
        <w:rtl/>
      </w:rPr>
      <w:instrText xml:space="preserve"> </w:instrText>
    </w:r>
    <w:r w:rsidRPr="007311D8">
      <w:instrText>STYLEREF  "</w:instrText>
    </w:r>
    <w:r w:rsidRPr="007311D8">
      <w:rPr>
        <w:szCs w:val="18"/>
        <w:rtl/>
      </w:rPr>
      <w:instrText xml:space="preserve">פרק שם"  \* </w:instrText>
    </w:r>
    <w:r w:rsidRPr="007311D8">
      <w:instrText xml:space="preserve">MERGEFORMAT </w:instrText>
    </w:r>
    <w:r w:rsidRPr="007311D8">
      <w:rPr>
        <w:szCs w:val="18"/>
        <w:rtl/>
      </w:rPr>
      <w:fldChar w:fldCharType="separate"/>
    </w:r>
    <w:r w:rsidR="0032389A">
      <w:rPr>
        <w:noProof/>
        <w:szCs w:val="18"/>
        <w:rtl/>
      </w:rPr>
      <w:t>ואלו נדרים</w:t>
    </w:r>
    <w:r w:rsidRPr="007311D8">
      <w:rPr>
        <w:szCs w:val="18"/>
        <w:rtl/>
      </w:rPr>
      <w:fldChar w:fldCharType="end"/>
    </w:r>
    <w:r w:rsidRPr="007311D8">
      <w:rPr>
        <w:szCs w:val="18"/>
        <w:rtl/>
      </w:rPr>
      <w:t xml:space="preserve">  </w:t>
    </w:r>
    <w:r>
      <w:rPr>
        <w:szCs w:val="18"/>
        <w:rtl/>
      </w:rPr>
      <w:tab/>
    </w:r>
    <w:r>
      <w:rPr>
        <w:rFonts w:hint="cs"/>
        <w:szCs w:val="18"/>
        <w:rtl/>
      </w:rPr>
      <w:t xml:space="preserve">נדרים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77E5" w14:textId="54DEB88D" w:rsidR="00000000" w:rsidRPr="008A25A3" w:rsidRDefault="00706647" w:rsidP="00D75ACD">
    <w:pPr>
      <w:pStyle w:val="a6"/>
      <w:tabs>
        <w:tab w:val="clear" w:pos="4025"/>
        <w:tab w:val="right" w:pos="10773"/>
      </w:tabs>
      <w:spacing w:line="240" w:lineRule="auto"/>
      <w:jc w:val="center"/>
      <w:rPr>
        <w:szCs w:val="18"/>
        <w:rtl/>
      </w:rPr>
    </w:pPr>
    <w:r w:rsidRPr="007311D8">
      <w:rPr>
        <w:szCs w:val="18"/>
        <w:rtl/>
      </w:rPr>
      <w:fldChar w:fldCharType="begin"/>
    </w:r>
    <w:r w:rsidRPr="007311D8">
      <w:rPr>
        <w:szCs w:val="18"/>
        <w:rtl/>
      </w:rPr>
      <w:instrText xml:space="preserve"> </w:instrText>
    </w:r>
    <w:r w:rsidRPr="007311D8">
      <w:instrText>STYLEREF</w:instrText>
    </w:r>
    <w:r w:rsidRPr="007311D8">
      <w:rPr>
        <w:szCs w:val="18"/>
        <w:rtl/>
      </w:rPr>
      <w:instrText xml:space="preserve">  פרק  \* </w:instrText>
    </w:r>
    <w:r w:rsidRPr="007311D8">
      <w:instrText xml:space="preserve">MERGEFORMAT </w:instrText>
    </w:r>
    <w:r w:rsidRPr="007311D8">
      <w:rPr>
        <w:szCs w:val="18"/>
        <w:rtl/>
      </w:rPr>
      <w:fldChar w:fldCharType="separate"/>
    </w:r>
    <w:r w:rsidR="0032389A">
      <w:rPr>
        <w:noProof/>
        <w:szCs w:val="18"/>
        <w:rtl/>
      </w:rPr>
      <w:t>פרק שישי</w:t>
    </w:r>
    <w:r w:rsidRPr="007311D8">
      <w:rPr>
        <w:szCs w:val="18"/>
        <w:rtl/>
      </w:rPr>
      <w:fldChar w:fldCharType="end"/>
    </w:r>
    <w:r w:rsidRPr="007311D8">
      <w:rPr>
        <w:szCs w:val="18"/>
        <w:rtl/>
      </w:rPr>
      <w:t>:</w:t>
    </w:r>
    <w:r w:rsidR="00D75ACD" w:rsidRPr="00D75ACD">
      <w:rPr>
        <w:rFonts w:ascii="BA  Leukmey Girsa Regular" w:hAnsi="BA  Leukmey Girsa Regular" w:cs="BA  Leukmey Girsa Regular"/>
        <w:color w:val="808080" w:themeColor="background1" w:themeShade="80"/>
        <w:szCs w:val="18"/>
        <w:rtl/>
      </w:rPr>
      <w:t xml:space="preserve"> </w:t>
    </w:r>
    <w:r w:rsidR="00D75ACD" w:rsidRPr="007311D8">
      <w:rPr>
        <w:rFonts w:ascii="BA  Leukmey Girsa Regular" w:hAnsi="BA  Leukmey Girsa Regular" w:cs="BA  Leukmey Girsa Regular"/>
        <w:color w:val="808080" w:themeColor="background1" w:themeShade="80"/>
        <w:szCs w:val="18"/>
        <w:rtl/>
      </w:rPr>
      <w:t>׹</w:t>
    </w:r>
    <w:r w:rsidR="00D75ACD" w:rsidRPr="007311D8">
      <w:rPr>
        <w:rFonts w:ascii="BA Tefilot Regular" w:hAnsi="BA Tefilot Regular" w:cs="BA Tefilot Regular"/>
        <w:color w:val="808080" w:themeColor="background1" w:themeShade="80"/>
        <w:spacing w:val="10"/>
        <w:sz w:val="20"/>
        <w:szCs w:val="20"/>
        <w:rtl/>
      </w:rPr>
      <w:t xml:space="preserve"> </w:t>
    </w:r>
    <w:r w:rsidR="00D75ACD" w:rsidRPr="005F3FA4">
      <w:rPr>
        <w:rFonts w:hint="cs"/>
        <w:rtl/>
      </w:rPr>
      <w:t>שיננא</w:t>
    </w:r>
    <w:r w:rsidR="00D75ACD" w:rsidRPr="007311D8">
      <w:rPr>
        <w:rFonts w:ascii="BA Tefilot Regular" w:hAnsi="BA Tefilot Regular" w:cs="BA Tefilot Regular"/>
        <w:color w:val="808080" w:themeColor="background1" w:themeShade="80"/>
        <w:spacing w:val="10"/>
        <w:sz w:val="20"/>
        <w:szCs w:val="20"/>
        <w:rtl/>
      </w:rPr>
      <w:t xml:space="preserve"> </w:t>
    </w:r>
    <w:r w:rsidR="00D75ACD" w:rsidRPr="007311D8">
      <w:rPr>
        <w:rFonts w:ascii="BA  Leukmey Girsa Regular" w:hAnsi="BA  Leukmey Girsa Regular" w:cs="BA  Leukmey Girsa Regular"/>
        <w:color w:val="808080" w:themeColor="background1" w:themeShade="80"/>
        <w:szCs w:val="18"/>
        <w:rtl/>
      </w:rPr>
      <w:t>׶</w:t>
    </w:r>
    <w:r w:rsidR="00D75ACD">
      <w:rPr>
        <w:rFonts w:hint="cs"/>
        <w:szCs w:val="18"/>
        <w:rtl/>
      </w:rPr>
      <w:t xml:space="preserve"> </w:t>
    </w:r>
    <w:r w:rsidRPr="007311D8">
      <w:rPr>
        <w:rFonts w:hint="cs"/>
        <w:szCs w:val="18"/>
        <w:rtl/>
      </w:rPr>
      <w:t xml:space="preserve"> </w:t>
    </w:r>
    <w:r w:rsidRPr="007311D8">
      <w:rPr>
        <w:szCs w:val="18"/>
        <w:rtl/>
      </w:rPr>
      <w:fldChar w:fldCharType="begin"/>
    </w:r>
    <w:r w:rsidRPr="007311D8">
      <w:rPr>
        <w:szCs w:val="18"/>
        <w:rtl/>
      </w:rPr>
      <w:instrText xml:space="preserve"> </w:instrText>
    </w:r>
    <w:r w:rsidRPr="007311D8">
      <w:instrText>STYLEREF  "</w:instrText>
    </w:r>
    <w:r w:rsidRPr="007311D8">
      <w:rPr>
        <w:szCs w:val="18"/>
        <w:rtl/>
      </w:rPr>
      <w:instrText xml:space="preserve">פרק שם"  \* </w:instrText>
    </w:r>
    <w:r w:rsidRPr="007311D8">
      <w:instrText xml:space="preserve">MERGEFORMAT </w:instrText>
    </w:r>
    <w:r w:rsidRPr="007311D8">
      <w:rPr>
        <w:szCs w:val="18"/>
        <w:rtl/>
      </w:rPr>
      <w:fldChar w:fldCharType="separate"/>
    </w:r>
    <w:r w:rsidR="0032389A">
      <w:rPr>
        <w:noProof/>
        <w:szCs w:val="18"/>
        <w:rtl/>
      </w:rPr>
      <w:t>הנודר מן המבושל</w:t>
    </w:r>
    <w:r w:rsidRPr="007311D8">
      <w:rPr>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033"/>
    <w:multiLevelType w:val="hybridMultilevel"/>
    <w:tmpl w:val="66E03F2E"/>
    <w:lvl w:ilvl="0" w:tplc="2AFA322E">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134006E"/>
    <w:multiLevelType w:val="hybridMultilevel"/>
    <w:tmpl w:val="DA72F146"/>
    <w:lvl w:ilvl="0" w:tplc="FB266B88">
      <w:start w:val="22"/>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C3500E"/>
    <w:multiLevelType w:val="hybridMultilevel"/>
    <w:tmpl w:val="B1A44F5A"/>
    <w:lvl w:ilvl="0" w:tplc="6D3290F0">
      <w:start w:val="1"/>
      <w:numFmt w:val="hebrew1"/>
      <w:lvlText w:val="%1."/>
      <w:lvlJc w:val="left"/>
      <w:pPr>
        <w:ind w:left="720" w:hanging="360"/>
      </w:pPr>
      <w:rPr>
        <w:rFonts w:cs="PFT_Frank" w:hint="default"/>
        <w:sz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777094">
    <w:abstractNumId w:val="1"/>
  </w:num>
  <w:num w:numId="2" w16cid:durableId="120392678">
    <w:abstractNumId w:val="2"/>
  </w:num>
  <w:num w:numId="3" w16cid:durableId="397824554">
    <w:abstractNumId w:val="7"/>
  </w:num>
  <w:num w:numId="4" w16cid:durableId="1465270450">
    <w:abstractNumId w:val="4"/>
  </w:num>
  <w:num w:numId="5" w16cid:durableId="963316051">
    <w:abstractNumId w:val="3"/>
  </w:num>
  <w:num w:numId="6" w16cid:durableId="1664553272">
    <w:abstractNumId w:val="8"/>
  </w:num>
  <w:num w:numId="7" w16cid:durableId="1153982193">
    <w:abstractNumId w:val="0"/>
  </w:num>
  <w:num w:numId="8" w16cid:durableId="1279339649">
    <w:abstractNumId w:val="5"/>
  </w:num>
  <w:num w:numId="9" w16cid:durableId="233976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129"/>
  <w:defaultTabStop w:val="170"/>
  <w:trackRevision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C3"/>
    <w:rsid w:val="000010EA"/>
    <w:rsid w:val="00001736"/>
    <w:rsid w:val="00003664"/>
    <w:rsid w:val="0000385C"/>
    <w:rsid w:val="00007A42"/>
    <w:rsid w:val="00011636"/>
    <w:rsid w:val="000116A2"/>
    <w:rsid w:val="00012BB6"/>
    <w:rsid w:val="00013682"/>
    <w:rsid w:val="00014EC3"/>
    <w:rsid w:val="00015B37"/>
    <w:rsid w:val="00016A51"/>
    <w:rsid w:val="00022C3B"/>
    <w:rsid w:val="00024BCC"/>
    <w:rsid w:val="00024F98"/>
    <w:rsid w:val="00025319"/>
    <w:rsid w:val="00025D61"/>
    <w:rsid w:val="00026141"/>
    <w:rsid w:val="00027F16"/>
    <w:rsid w:val="00031EA9"/>
    <w:rsid w:val="00033889"/>
    <w:rsid w:val="00033DE8"/>
    <w:rsid w:val="00034383"/>
    <w:rsid w:val="00035866"/>
    <w:rsid w:val="000403C4"/>
    <w:rsid w:val="00040E39"/>
    <w:rsid w:val="0004264D"/>
    <w:rsid w:val="0004322F"/>
    <w:rsid w:val="0004372F"/>
    <w:rsid w:val="00045222"/>
    <w:rsid w:val="000506AE"/>
    <w:rsid w:val="00053B15"/>
    <w:rsid w:val="00055518"/>
    <w:rsid w:val="000559B4"/>
    <w:rsid w:val="000607B0"/>
    <w:rsid w:val="000620ED"/>
    <w:rsid w:val="0006296D"/>
    <w:rsid w:val="00063A33"/>
    <w:rsid w:val="00064C76"/>
    <w:rsid w:val="00065AFD"/>
    <w:rsid w:val="00065E24"/>
    <w:rsid w:val="00066145"/>
    <w:rsid w:val="000705C5"/>
    <w:rsid w:val="00071843"/>
    <w:rsid w:val="0007191A"/>
    <w:rsid w:val="00071B0E"/>
    <w:rsid w:val="00071F7F"/>
    <w:rsid w:val="00072C44"/>
    <w:rsid w:val="0007507A"/>
    <w:rsid w:val="00075628"/>
    <w:rsid w:val="0007621D"/>
    <w:rsid w:val="0007743B"/>
    <w:rsid w:val="0007778D"/>
    <w:rsid w:val="0008133D"/>
    <w:rsid w:val="0008135B"/>
    <w:rsid w:val="0008290D"/>
    <w:rsid w:val="000838F7"/>
    <w:rsid w:val="00083ACD"/>
    <w:rsid w:val="00084D2C"/>
    <w:rsid w:val="000852CD"/>
    <w:rsid w:val="000904B2"/>
    <w:rsid w:val="00091309"/>
    <w:rsid w:val="000925C1"/>
    <w:rsid w:val="0009371A"/>
    <w:rsid w:val="000943C1"/>
    <w:rsid w:val="00094F15"/>
    <w:rsid w:val="00095378"/>
    <w:rsid w:val="00097982"/>
    <w:rsid w:val="000A50B7"/>
    <w:rsid w:val="000B03F1"/>
    <w:rsid w:val="000B2926"/>
    <w:rsid w:val="000B29E7"/>
    <w:rsid w:val="000B4361"/>
    <w:rsid w:val="000B5571"/>
    <w:rsid w:val="000B6E24"/>
    <w:rsid w:val="000B70E6"/>
    <w:rsid w:val="000B74CE"/>
    <w:rsid w:val="000C0581"/>
    <w:rsid w:val="000C22C7"/>
    <w:rsid w:val="000C3C85"/>
    <w:rsid w:val="000C471E"/>
    <w:rsid w:val="000C4DBC"/>
    <w:rsid w:val="000C5B71"/>
    <w:rsid w:val="000C623F"/>
    <w:rsid w:val="000C7D98"/>
    <w:rsid w:val="000D017C"/>
    <w:rsid w:val="000D0E0E"/>
    <w:rsid w:val="000D17B5"/>
    <w:rsid w:val="000D1E83"/>
    <w:rsid w:val="000D3D79"/>
    <w:rsid w:val="000D46F7"/>
    <w:rsid w:val="000D5670"/>
    <w:rsid w:val="000D6D2D"/>
    <w:rsid w:val="000D7DAB"/>
    <w:rsid w:val="000E0E03"/>
    <w:rsid w:val="000E1FE1"/>
    <w:rsid w:val="000E31DF"/>
    <w:rsid w:val="000E3350"/>
    <w:rsid w:val="000E4A35"/>
    <w:rsid w:val="000E4A9B"/>
    <w:rsid w:val="000E519B"/>
    <w:rsid w:val="000E57FC"/>
    <w:rsid w:val="000E7BB2"/>
    <w:rsid w:val="000F1DD4"/>
    <w:rsid w:val="000F2DD1"/>
    <w:rsid w:val="000F3BA4"/>
    <w:rsid w:val="000F5DBF"/>
    <w:rsid w:val="000F644F"/>
    <w:rsid w:val="000F6FB5"/>
    <w:rsid w:val="0010195E"/>
    <w:rsid w:val="00102DCD"/>
    <w:rsid w:val="001038DD"/>
    <w:rsid w:val="00104983"/>
    <w:rsid w:val="001059B3"/>
    <w:rsid w:val="00106E5D"/>
    <w:rsid w:val="00107008"/>
    <w:rsid w:val="001070D3"/>
    <w:rsid w:val="00110411"/>
    <w:rsid w:val="001109CC"/>
    <w:rsid w:val="0011109F"/>
    <w:rsid w:val="00112663"/>
    <w:rsid w:val="00113112"/>
    <w:rsid w:val="001160B6"/>
    <w:rsid w:val="001209F4"/>
    <w:rsid w:val="00120FB7"/>
    <w:rsid w:val="00121778"/>
    <w:rsid w:val="0012254F"/>
    <w:rsid w:val="00122C4D"/>
    <w:rsid w:val="00122D13"/>
    <w:rsid w:val="00124DE7"/>
    <w:rsid w:val="00126186"/>
    <w:rsid w:val="00127627"/>
    <w:rsid w:val="00132E57"/>
    <w:rsid w:val="00135124"/>
    <w:rsid w:val="00135F18"/>
    <w:rsid w:val="001369D7"/>
    <w:rsid w:val="00136B37"/>
    <w:rsid w:val="00136DDB"/>
    <w:rsid w:val="00140B79"/>
    <w:rsid w:val="00141195"/>
    <w:rsid w:val="001411B6"/>
    <w:rsid w:val="00141B64"/>
    <w:rsid w:val="00141CE1"/>
    <w:rsid w:val="00143195"/>
    <w:rsid w:val="0014354A"/>
    <w:rsid w:val="00143886"/>
    <w:rsid w:val="00144271"/>
    <w:rsid w:val="001471AF"/>
    <w:rsid w:val="0015046D"/>
    <w:rsid w:val="0015050D"/>
    <w:rsid w:val="00150AB4"/>
    <w:rsid w:val="00150D77"/>
    <w:rsid w:val="00150E26"/>
    <w:rsid w:val="00151FA0"/>
    <w:rsid w:val="00153FBB"/>
    <w:rsid w:val="0015567A"/>
    <w:rsid w:val="00157285"/>
    <w:rsid w:val="00157E53"/>
    <w:rsid w:val="00161BE9"/>
    <w:rsid w:val="00162083"/>
    <w:rsid w:val="001622ED"/>
    <w:rsid w:val="00164024"/>
    <w:rsid w:val="0016439D"/>
    <w:rsid w:val="00164832"/>
    <w:rsid w:val="00164C1D"/>
    <w:rsid w:val="001659D1"/>
    <w:rsid w:val="00165FEE"/>
    <w:rsid w:val="0017009F"/>
    <w:rsid w:val="00170B42"/>
    <w:rsid w:val="00172829"/>
    <w:rsid w:val="001729A3"/>
    <w:rsid w:val="00172B41"/>
    <w:rsid w:val="0017419F"/>
    <w:rsid w:val="00174AC3"/>
    <w:rsid w:val="00176B8E"/>
    <w:rsid w:val="00180C9B"/>
    <w:rsid w:val="00184033"/>
    <w:rsid w:val="0018502C"/>
    <w:rsid w:val="00185B91"/>
    <w:rsid w:val="001861DC"/>
    <w:rsid w:val="00186939"/>
    <w:rsid w:val="00187788"/>
    <w:rsid w:val="0019367E"/>
    <w:rsid w:val="00193C2B"/>
    <w:rsid w:val="00194887"/>
    <w:rsid w:val="001967D0"/>
    <w:rsid w:val="001A1110"/>
    <w:rsid w:val="001A15EF"/>
    <w:rsid w:val="001A2BDD"/>
    <w:rsid w:val="001A36EA"/>
    <w:rsid w:val="001A3B48"/>
    <w:rsid w:val="001A7309"/>
    <w:rsid w:val="001B01A0"/>
    <w:rsid w:val="001B22AE"/>
    <w:rsid w:val="001B40DC"/>
    <w:rsid w:val="001B4968"/>
    <w:rsid w:val="001B582F"/>
    <w:rsid w:val="001B7115"/>
    <w:rsid w:val="001B722D"/>
    <w:rsid w:val="001C0E23"/>
    <w:rsid w:val="001C1498"/>
    <w:rsid w:val="001C2D73"/>
    <w:rsid w:val="001C377E"/>
    <w:rsid w:val="001C3927"/>
    <w:rsid w:val="001C4139"/>
    <w:rsid w:val="001C477F"/>
    <w:rsid w:val="001C63C2"/>
    <w:rsid w:val="001C6FC9"/>
    <w:rsid w:val="001C737B"/>
    <w:rsid w:val="001D02BF"/>
    <w:rsid w:val="001D0C8F"/>
    <w:rsid w:val="001D121D"/>
    <w:rsid w:val="001D18B2"/>
    <w:rsid w:val="001D1BE1"/>
    <w:rsid w:val="001D23D4"/>
    <w:rsid w:val="001D271D"/>
    <w:rsid w:val="001D2731"/>
    <w:rsid w:val="001D521A"/>
    <w:rsid w:val="001E016D"/>
    <w:rsid w:val="001E1AB4"/>
    <w:rsid w:val="001E32DC"/>
    <w:rsid w:val="001E488A"/>
    <w:rsid w:val="001E4BAD"/>
    <w:rsid w:val="001E5B50"/>
    <w:rsid w:val="001E5D0B"/>
    <w:rsid w:val="001F16D7"/>
    <w:rsid w:val="001F1B55"/>
    <w:rsid w:val="001F2767"/>
    <w:rsid w:val="001F3F8B"/>
    <w:rsid w:val="001F478F"/>
    <w:rsid w:val="001F4F42"/>
    <w:rsid w:val="001F63CF"/>
    <w:rsid w:val="001F75B6"/>
    <w:rsid w:val="002006A0"/>
    <w:rsid w:val="00200793"/>
    <w:rsid w:val="002008B8"/>
    <w:rsid w:val="00201437"/>
    <w:rsid w:val="00201538"/>
    <w:rsid w:val="002019B6"/>
    <w:rsid w:val="00202B48"/>
    <w:rsid w:val="0020313C"/>
    <w:rsid w:val="002059F2"/>
    <w:rsid w:val="00205B39"/>
    <w:rsid w:val="00207DF8"/>
    <w:rsid w:val="00210298"/>
    <w:rsid w:val="002108FA"/>
    <w:rsid w:val="002109EC"/>
    <w:rsid w:val="00213105"/>
    <w:rsid w:val="00213606"/>
    <w:rsid w:val="00213F9F"/>
    <w:rsid w:val="00214A91"/>
    <w:rsid w:val="002151DD"/>
    <w:rsid w:val="00215CD2"/>
    <w:rsid w:val="00215E91"/>
    <w:rsid w:val="00220FB0"/>
    <w:rsid w:val="00221E0C"/>
    <w:rsid w:val="00223373"/>
    <w:rsid w:val="00225D4B"/>
    <w:rsid w:val="00226108"/>
    <w:rsid w:val="0022687C"/>
    <w:rsid w:val="002301DC"/>
    <w:rsid w:val="00230549"/>
    <w:rsid w:val="00233391"/>
    <w:rsid w:val="00233B1C"/>
    <w:rsid w:val="00233C42"/>
    <w:rsid w:val="00234C83"/>
    <w:rsid w:val="002367D4"/>
    <w:rsid w:val="00236A0B"/>
    <w:rsid w:val="00236DAC"/>
    <w:rsid w:val="0023774D"/>
    <w:rsid w:val="00237D2D"/>
    <w:rsid w:val="00242007"/>
    <w:rsid w:val="00242424"/>
    <w:rsid w:val="0024261A"/>
    <w:rsid w:val="00243303"/>
    <w:rsid w:val="0024677B"/>
    <w:rsid w:val="00246B2B"/>
    <w:rsid w:val="002505F6"/>
    <w:rsid w:val="00251226"/>
    <w:rsid w:val="00251DB3"/>
    <w:rsid w:val="00254EA8"/>
    <w:rsid w:val="00255536"/>
    <w:rsid w:val="0025596E"/>
    <w:rsid w:val="002569B0"/>
    <w:rsid w:val="00257A3C"/>
    <w:rsid w:val="002610FA"/>
    <w:rsid w:val="0026152B"/>
    <w:rsid w:val="00262D2F"/>
    <w:rsid w:val="002670A2"/>
    <w:rsid w:val="002713C3"/>
    <w:rsid w:val="002717B4"/>
    <w:rsid w:val="00272915"/>
    <w:rsid w:val="00272C91"/>
    <w:rsid w:val="00272FC4"/>
    <w:rsid w:val="00274C2E"/>
    <w:rsid w:val="00275F69"/>
    <w:rsid w:val="00275FDC"/>
    <w:rsid w:val="00276CDE"/>
    <w:rsid w:val="00276E95"/>
    <w:rsid w:val="0027746F"/>
    <w:rsid w:val="00277741"/>
    <w:rsid w:val="00277C7E"/>
    <w:rsid w:val="00280A1A"/>
    <w:rsid w:val="00281250"/>
    <w:rsid w:val="002819B5"/>
    <w:rsid w:val="0028232D"/>
    <w:rsid w:val="00283F4E"/>
    <w:rsid w:val="00284A0C"/>
    <w:rsid w:val="00284E8B"/>
    <w:rsid w:val="00285A8B"/>
    <w:rsid w:val="00285B2F"/>
    <w:rsid w:val="00285B86"/>
    <w:rsid w:val="00286F12"/>
    <w:rsid w:val="00290162"/>
    <w:rsid w:val="0029108F"/>
    <w:rsid w:val="00293AE7"/>
    <w:rsid w:val="00295063"/>
    <w:rsid w:val="002958A9"/>
    <w:rsid w:val="00295E41"/>
    <w:rsid w:val="002A0707"/>
    <w:rsid w:val="002A1C26"/>
    <w:rsid w:val="002A2D21"/>
    <w:rsid w:val="002A3832"/>
    <w:rsid w:val="002A50E8"/>
    <w:rsid w:val="002A6275"/>
    <w:rsid w:val="002A6A04"/>
    <w:rsid w:val="002B082D"/>
    <w:rsid w:val="002B3924"/>
    <w:rsid w:val="002B4279"/>
    <w:rsid w:val="002B4C8F"/>
    <w:rsid w:val="002B5ED8"/>
    <w:rsid w:val="002B6925"/>
    <w:rsid w:val="002B6CBF"/>
    <w:rsid w:val="002C0D66"/>
    <w:rsid w:val="002C19A8"/>
    <w:rsid w:val="002C298E"/>
    <w:rsid w:val="002C2AD8"/>
    <w:rsid w:val="002C4393"/>
    <w:rsid w:val="002C4C96"/>
    <w:rsid w:val="002C7B67"/>
    <w:rsid w:val="002D042F"/>
    <w:rsid w:val="002D221D"/>
    <w:rsid w:val="002D2DAA"/>
    <w:rsid w:val="002D30D8"/>
    <w:rsid w:val="002D3163"/>
    <w:rsid w:val="002D4093"/>
    <w:rsid w:val="002D4A52"/>
    <w:rsid w:val="002D4D79"/>
    <w:rsid w:val="002D52E0"/>
    <w:rsid w:val="002E0918"/>
    <w:rsid w:val="002E12C9"/>
    <w:rsid w:val="002E2B70"/>
    <w:rsid w:val="002E50B8"/>
    <w:rsid w:val="002E7415"/>
    <w:rsid w:val="002E78AD"/>
    <w:rsid w:val="002F04B0"/>
    <w:rsid w:val="002F0850"/>
    <w:rsid w:val="002F096D"/>
    <w:rsid w:val="002F1F0E"/>
    <w:rsid w:val="002F2081"/>
    <w:rsid w:val="002F2BDC"/>
    <w:rsid w:val="002F339B"/>
    <w:rsid w:val="002F3515"/>
    <w:rsid w:val="002F4166"/>
    <w:rsid w:val="002F7B11"/>
    <w:rsid w:val="00300956"/>
    <w:rsid w:val="00301024"/>
    <w:rsid w:val="00303BC5"/>
    <w:rsid w:val="00304E2D"/>
    <w:rsid w:val="00305985"/>
    <w:rsid w:val="003064C2"/>
    <w:rsid w:val="00306700"/>
    <w:rsid w:val="00307498"/>
    <w:rsid w:val="00313470"/>
    <w:rsid w:val="00314662"/>
    <w:rsid w:val="00315694"/>
    <w:rsid w:val="0031645B"/>
    <w:rsid w:val="003168FD"/>
    <w:rsid w:val="00316918"/>
    <w:rsid w:val="00316CAB"/>
    <w:rsid w:val="00316DBC"/>
    <w:rsid w:val="0031702D"/>
    <w:rsid w:val="00320C30"/>
    <w:rsid w:val="003222B7"/>
    <w:rsid w:val="0032253A"/>
    <w:rsid w:val="0032389A"/>
    <w:rsid w:val="003244D1"/>
    <w:rsid w:val="003247DA"/>
    <w:rsid w:val="00324914"/>
    <w:rsid w:val="00325220"/>
    <w:rsid w:val="00326703"/>
    <w:rsid w:val="00330DEA"/>
    <w:rsid w:val="0033113B"/>
    <w:rsid w:val="00331AF0"/>
    <w:rsid w:val="00331CCB"/>
    <w:rsid w:val="00333511"/>
    <w:rsid w:val="00333C5D"/>
    <w:rsid w:val="00334AA1"/>
    <w:rsid w:val="00335A68"/>
    <w:rsid w:val="003377AF"/>
    <w:rsid w:val="00337C17"/>
    <w:rsid w:val="003403AE"/>
    <w:rsid w:val="00340CCC"/>
    <w:rsid w:val="00342527"/>
    <w:rsid w:val="003428B9"/>
    <w:rsid w:val="00342AAB"/>
    <w:rsid w:val="00342AF7"/>
    <w:rsid w:val="00343028"/>
    <w:rsid w:val="00345E57"/>
    <w:rsid w:val="00345F62"/>
    <w:rsid w:val="0034682D"/>
    <w:rsid w:val="00347FCB"/>
    <w:rsid w:val="003508E8"/>
    <w:rsid w:val="0035100D"/>
    <w:rsid w:val="00352387"/>
    <w:rsid w:val="003561F0"/>
    <w:rsid w:val="003575ED"/>
    <w:rsid w:val="00361114"/>
    <w:rsid w:val="00361C36"/>
    <w:rsid w:val="003629DA"/>
    <w:rsid w:val="0036513E"/>
    <w:rsid w:val="00365B7B"/>
    <w:rsid w:val="00367348"/>
    <w:rsid w:val="00370B34"/>
    <w:rsid w:val="0037178C"/>
    <w:rsid w:val="003721A7"/>
    <w:rsid w:val="0037270C"/>
    <w:rsid w:val="0037429B"/>
    <w:rsid w:val="00374DB3"/>
    <w:rsid w:val="00376DCD"/>
    <w:rsid w:val="00381B8E"/>
    <w:rsid w:val="00382BD2"/>
    <w:rsid w:val="00383411"/>
    <w:rsid w:val="00383B1F"/>
    <w:rsid w:val="00385C6B"/>
    <w:rsid w:val="00386B96"/>
    <w:rsid w:val="0039028D"/>
    <w:rsid w:val="00390551"/>
    <w:rsid w:val="00390D94"/>
    <w:rsid w:val="0039188C"/>
    <w:rsid w:val="003951D5"/>
    <w:rsid w:val="00395288"/>
    <w:rsid w:val="00395D31"/>
    <w:rsid w:val="003A0108"/>
    <w:rsid w:val="003A078A"/>
    <w:rsid w:val="003A18AD"/>
    <w:rsid w:val="003A1D79"/>
    <w:rsid w:val="003A3A76"/>
    <w:rsid w:val="003A3B0E"/>
    <w:rsid w:val="003A45E5"/>
    <w:rsid w:val="003A494E"/>
    <w:rsid w:val="003A4B80"/>
    <w:rsid w:val="003A522D"/>
    <w:rsid w:val="003A555E"/>
    <w:rsid w:val="003A5817"/>
    <w:rsid w:val="003A7317"/>
    <w:rsid w:val="003A7713"/>
    <w:rsid w:val="003A7AFC"/>
    <w:rsid w:val="003B309B"/>
    <w:rsid w:val="003B39BA"/>
    <w:rsid w:val="003B42FD"/>
    <w:rsid w:val="003B46DC"/>
    <w:rsid w:val="003B55CC"/>
    <w:rsid w:val="003B5641"/>
    <w:rsid w:val="003B780C"/>
    <w:rsid w:val="003C05F9"/>
    <w:rsid w:val="003C2AEC"/>
    <w:rsid w:val="003C2D61"/>
    <w:rsid w:val="003C331C"/>
    <w:rsid w:val="003C3405"/>
    <w:rsid w:val="003C4861"/>
    <w:rsid w:val="003C49B3"/>
    <w:rsid w:val="003C5372"/>
    <w:rsid w:val="003C5785"/>
    <w:rsid w:val="003C6024"/>
    <w:rsid w:val="003D003D"/>
    <w:rsid w:val="003D005A"/>
    <w:rsid w:val="003D0718"/>
    <w:rsid w:val="003D35EB"/>
    <w:rsid w:val="003D51F9"/>
    <w:rsid w:val="003E038E"/>
    <w:rsid w:val="003E0BC0"/>
    <w:rsid w:val="003E1955"/>
    <w:rsid w:val="003E1DA7"/>
    <w:rsid w:val="003E227B"/>
    <w:rsid w:val="003E25BE"/>
    <w:rsid w:val="003E29B0"/>
    <w:rsid w:val="003E2DCC"/>
    <w:rsid w:val="003E3785"/>
    <w:rsid w:val="003E37E5"/>
    <w:rsid w:val="003E44F8"/>
    <w:rsid w:val="003E4C3A"/>
    <w:rsid w:val="003E518E"/>
    <w:rsid w:val="003E55A7"/>
    <w:rsid w:val="003E5A06"/>
    <w:rsid w:val="003E7E7B"/>
    <w:rsid w:val="003F2FB2"/>
    <w:rsid w:val="003F33B2"/>
    <w:rsid w:val="003F390E"/>
    <w:rsid w:val="003F4BD0"/>
    <w:rsid w:val="003F4F44"/>
    <w:rsid w:val="003F7C2B"/>
    <w:rsid w:val="0040063B"/>
    <w:rsid w:val="00401F17"/>
    <w:rsid w:val="00403738"/>
    <w:rsid w:val="004041D2"/>
    <w:rsid w:val="00406180"/>
    <w:rsid w:val="0041045F"/>
    <w:rsid w:val="004105DC"/>
    <w:rsid w:val="004109AB"/>
    <w:rsid w:val="0041249D"/>
    <w:rsid w:val="004158F0"/>
    <w:rsid w:val="00421645"/>
    <w:rsid w:val="00423093"/>
    <w:rsid w:val="004230E3"/>
    <w:rsid w:val="00423530"/>
    <w:rsid w:val="00423B62"/>
    <w:rsid w:val="0042462E"/>
    <w:rsid w:val="00424983"/>
    <w:rsid w:val="00425C2F"/>
    <w:rsid w:val="00432D0F"/>
    <w:rsid w:val="00433616"/>
    <w:rsid w:val="00434928"/>
    <w:rsid w:val="00435BD2"/>
    <w:rsid w:val="004362AF"/>
    <w:rsid w:val="00437594"/>
    <w:rsid w:val="00440353"/>
    <w:rsid w:val="0044240F"/>
    <w:rsid w:val="0044254D"/>
    <w:rsid w:val="00442B22"/>
    <w:rsid w:val="00443482"/>
    <w:rsid w:val="0044385D"/>
    <w:rsid w:val="00444DB1"/>
    <w:rsid w:val="00445A51"/>
    <w:rsid w:val="00445D8F"/>
    <w:rsid w:val="00446616"/>
    <w:rsid w:val="00446EFD"/>
    <w:rsid w:val="004479A7"/>
    <w:rsid w:val="00447AD9"/>
    <w:rsid w:val="0045168C"/>
    <w:rsid w:val="00451D74"/>
    <w:rsid w:val="00453940"/>
    <w:rsid w:val="00453B00"/>
    <w:rsid w:val="00454052"/>
    <w:rsid w:val="004542AF"/>
    <w:rsid w:val="00457300"/>
    <w:rsid w:val="004577C2"/>
    <w:rsid w:val="00460132"/>
    <w:rsid w:val="00462AE6"/>
    <w:rsid w:val="00465253"/>
    <w:rsid w:val="00465BBB"/>
    <w:rsid w:val="00466ECA"/>
    <w:rsid w:val="0047026F"/>
    <w:rsid w:val="0047382C"/>
    <w:rsid w:val="00473CE2"/>
    <w:rsid w:val="00474444"/>
    <w:rsid w:val="00476D40"/>
    <w:rsid w:val="004779EC"/>
    <w:rsid w:val="004805ED"/>
    <w:rsid w:val="004810A8"/>
    <w:rsid w:val="00481CBE"/>
    <w:rsid w:val="00481CE2"/>
    <w:rsid w:val="00481DBA"/>
    <w:rsid w:val="00482CEE"/>
    <w:rsid w:val="00485549"/>
    <w:rsid w:val="00487CE0"/>
    <w:rsid w:val="00487EFF"/>
    <w:rsid w:val="00491770"/>
    <w:rsid w:val="004925BA"/>
    <w:rsid w:val="00495090"/>
    <w:rsid w:val="004969E7"/>
    <w:rsid w:val="00497E9D"/>
    <w:rsid w:val="004A0D2D"/>
    <w:rsid w:val="004A0FA3"/>
    <w:rsid w:val="004A3509"/>
    <w:rsid w:val="004A38C0"/>
    <w:rsid w:val="004A52C8"/>
    <w:rsid w:val="004A605C"/>
    <w:rsid w:val="004A70C2"/>
    <w:rsid w:val="004A7C6D"/>
    <w:rsid w:val="004B15CF"/>
    <w:rsid w:val="004B3323"/>
    <w:rsid w:val="004B4E9C"/>
    <w:rsid w:val="004B5484"/>
    <w:rsid w:val="004B56FD"/>
    <w:rsid w:val="004B5B1A"/>
    <w:rsid w:val="004C05AD"/>
    <w:rsid w:val="004C1034"/>
    <w:rsid w:val="004C1D6E"/>
    <w:rsid w:val="004C2C6C"/>
    <w:rsid w:val="004C2ED9"/>
    <w:rsid w:val="004C40B9"/>
    <w:rsid w:val="004C4416"/>
    <w:rsid w:val="004C6F09"/>
    <w:rsid w:val="004D16B6"/>
    <w:rsid w:val="004D4A25"/>
    <w:rsid w:val="004D4EC8"/>
    <w:rsid w:val="004D6095"/>
    <w:rsid w:val="004D6920"/>
    <w:rsid w:val="004D6C20"/>
    <w:rsid w:val="004E1F84"/>
    <w:rsid w:val="004E5BA5"/>
    <w:rsid w:val="004E70E6"/>
    <w:rsid w:val="004E7445"/>
    <w:rsid w:val="004F2E06"/>
    <w:rsid w:val="00500954"/>
    <w:rsid w:val="005010AE"/>
    <w:rsid w:val="00502906"/>
    <w:rsid w:val="00502E1B"/>
    <w:rsid w:val="00503065"/>
    <w:rsid w:val="00503326"/>
    <w:rsid w:val="00503B37"/>
    <w:rsid w:val="00505041"/>
    <w:rsid w:val="00506B80"/>
    <w:rsid w:val="0050767A"/>
    <w:rsid w:val="00511B0F"/>
    <w:rsid w:val="00515187"/>
    <w:rsid w:val="00515475"/>
    <w:rsid w:val="005154CF"/>
    <w:rsid w:val="0051561C"/>
    <w:rsid w:val="00516C5B"/>
    <w:rsid w:val="005171DA"/>
    <w:rsid w:val="00517410"/>
    <w:rsid w:val="00520074"/>
    <w:rsid w:val="005209B4"/>
    <w:rsid w:val="0052127D"/>
    <w:rsid w:val="0052396A"/>
    <w:rsid w:val="005248B1"/>
    <w:rsid w:val="00524E70"/>
    <w:rsid w:val="00525E34"/>
    <w:rsid w:val="00525F2C"/>
    <w:rsid w:val="0052609B"/>
    <w:rsid w:val="00526436"/>
    <w:rsid w:val="0052757D"/>
    <w:rsid w:val="005302CE"/>
    <w:rsid w:val="00533082"/>
    <w:rsid w:val="00533ADE"/>
    <w:rsid w:val="00534900"/>
    <w:rsid w:val="0053544D"/>
    <w:rsid w:val="00536886"/>
    <w:rsid w:val="00540087"/>
    <w:rsid w:val="0054059F"/>
    <w:rsid w:val="005408D5"/>
    <w:rsid w:val="00540A62"/>
    <w:rsid w:val="00541299"/>
    <w:rsid w:val="005433BF"/>
    <w:rsid w:val="00544835"/>
    <w:rsid w:val="0054547C"/>
    <w:rsid w:val="005457D0"/>
    <w:rsid w:val="00547061"/>
    <w:rsid w:val="005501CC"/>
    <w:rsid w:val="00551327"/>
    <w:rsid w:val="00552E44"/>
    <w:rsid w:val="00553985"/>
    <w:rsid w:val="005544FB"/>
    <w:rsid w:val="00557DDD"/>
    <w:rsid w:val="00560047"/>
    <w:rsid w:val="00560DFB"/>
    <w:rsid w:val="005612C1"/>
    <w:rsid w:val="00562BDA"/>
    <w:rsid w:val="00564702"/>
    <w:rsid w:val="00565366"/>
    <w:rsid w:val="00565AE4"/>
    <w:rsid w:val="0056656D"/>
    <w:rsid w:val="005665F4"/>
    <w:rsid w:val="00567B9A"/>
    <w:rsid w:val="005703A1"/>
    <w:rsid w:val="005712B6"/>
    <w:rsid w:val="00571F68"/>
    <w:rsid w:val="00573438"/>
    <w:rsid w:val="005741A0"/>
    <w:rsid w:val="0057477C"/>
    <w:rsid w:val="005747C0"/>
    <w:rsid w:val="005753C0"/>
    <w:rsid w:val="005755F7"/>
    <w:rsid w:val="0057682B"/>
    <w:rsid w:val="00576A88"/>
    <w:rsid w:val="00576E89"/>
    <w:rsid w:val="005773EB"/>
    <w:rsid w:val="0057790A"/>
    <w:rsid w:val="00580292"/>
    <w:rsid w:val="0058064B"/>
    <w:rsid w:val="00581CC5"/>
    <w:rsid w:val="0058335C"/>
    <w:rsid w:val="0058598F"/>
    <w:rsid w:val="00586464"/>
    <w:rsid w:val="00586EA4"/>
    <w:rsid w:val="00587010"/>
    <w:rsid w:val="005901D4"/>
    <w:rsid w:val="00591249"/>
    <w:rsid w:val="005913FD"/>
    <w:rsid w:val="00591687"/>
    <w:rsid w:val="00591AFF"/>
    <w:rsid w:val="00592398"/>
    <w:rsid w:val="005934CE"/>
    <w:rsid w:val="00596C2E"/>
    <w:rsid w:val="00596CEA"/>
    <w:rsid w:val="005A2225"/>
    <w:rsid w:val="005A22BC"/>
    <w:rsid w:val="005A52F3"/>
    <w:rsid w:val="005A5F29"/>
    <w:rsid w:val="005A6B98"/>
    <w:rsid w:val="005B0BC0"/>
    <w:rsid w:val="005B6A59"/>
    <w:rsid w:val="005B6B6D"/>
    <w:rsid w:val="005C00F9"/>
    <w:rsid w:val="005C05E2"/>
    <w:rsid w:val="005C0797"/>
    <w:rsid w:val="005C1C27"/>
    <w:rsid w:val="005C2DED"/>
    <w:rsid w:val="005C3273"/>
    <w:rsid w:val="005C344F"/>
    <w:rsid w:val="005C4258"/>
    <w:rsid w:val="005C60E6"/>
    <w:rsid w:val="005C6220"/>
    <w:rsid w:val="005C6BE8"/>
    <w:rsid w:val="005C713A"/>
    <w:rsid w:val="005D101E"/>
    <w:rsid w:val="005D1BC4"/>
    <w:rsid w:val="005D2FB9"/>
    <w:rsid w:val="005D571F"/>
    <w:rsid w:val="005D73A7"/>
    <w:rsid w:val="005D776D"/>
    <w:rsid w:val="005E024A"/>
    <w:rsid w:val="005E0CB2"/>
    <w:rsid w:val="005E50CA"/>
    <w:rsid w:val="005E5523"/>
    <w:rsid w:val="005E56FF"/>
    <w:rsid w:val="005E5980"/>
    <w:rsid w:val="005E71D4"/>
    <w:rsid w:val="005F1BE4"/>
    <w:rsid w:val="005F2730"/>
    <w:rsid w:val="005F3FA4"/>
    <w:rsid w:val="005F45A3"/>
    <w:rsid w:val="005F4956"/>
    <w:rsid w:val="0060080A"/>
    <w:rsid w:val="00600C1C"/>
    <w:rsid w:val="00600EA8"/>
    <w:rsid w:val="00600EAB"/>
    <w:rsid w:val="0060302A"/>
    <w:rsid w:val="00605052"/>
    <w:rsid w:val="00606AA1"/>
    <w:rsid w:val="00606AE8"/>
    <w:rsid w:val="00610A3F"/>
    <w:rsid w:val="0061273B"/>
    <w:rsid w:val="00612957"/>
    <w:rsid w:val="00617F7F"/>
    <w:rsid w:val="00621C8C"/>
    <w:rsid w:val="00621CAE"/>
    <w:rsid w:val="0062290E"/>
    <w:rsid w:val="00624A5B"/>
    <w:rsid w:val="0062507D"/>
    <w:rsid w:val="00625FB5"/>
    <w:rsid w:val="006265D1"/>
    <w:rsid w:val="00626CB1"/>
    <w:rsid w:val="00627B44"/>
    <w:rsid w:val="00627DD6"/>
    <w:rsid w:val="00631735"/>
    <w:rsid w:val="006323EA"/>
    <w:rsid w:val="0063348E"/>
    <w:rsid w:val="00633494"/>
    <w:rsid w:val="00633D8F"/>
    <w:rsid w:val="0063505A"/>
    <w:rsid w:val="00636866"/>
    <w:rsid w:val="00636B4B"/>
    <w:rsid w:val="00636E29"/>
    <w:rsid w:val="006407A6"/>
    <w:rsid w:val="00640B30"/>
    <w:rsid w:val="00640DE9"/>
    <w:rsid w:val="00641F48"/>
    <w:rsid w:val="006425DD"/>
    <w:rsid w:val="00642746"/>
    <w:rsid w:val="0064513B"/>
    <w:rsid w:val="006459B0"/>
    <w:rsid w:val="0064653C"/>
    <w:rsid w:val="006511A1"/>
    <w:rsid w:val="00652340"/>
    <w:rsid w:val="00653356"/>
    <w:rsid w:val="0065465D"/>
    <w:rsid w:val="00654C99"/>
    <w:rsid w:val="0065652C"/>
    <w:rsid w:val="00656D84"/>
    <w:rsid w:val="0066140E"/>
    <w:rsid w:val="006646CB"/>
    <w:rsid w:val="00664E02"/>
    <w:rsid w:val="00665A6D"/>
    <w:rsid w:val="006666DF"/>
    <w:rsid w:val="00670385"/>
    <w:rsid w:val="00671484"/>
    <w:rsid w:val="0067255D"/>
    <w:rsid w:val="00673577"/>
    <w:rsid w:val="00674687"/>
    <w:rsid w:val="00674CBF"/>
    <w:rsid w:val="00675056"/>
    <w:rsid w:val="00676401"/>
    <w:rsid w:val="0068083B"/>
    <w:rsid w:val="00680AF9"/>
    <w:rsid w:val="006817CD"/>
    <w:rsid w:val="00682438"/>
    <w:rsid w:val="00682FD6"/>
    <w:rsid w:val="00685AA0"/>
    <w:rsid w:val="00685BF4"/>
    <w:rsid w:val="00685E55"/>
    <w:rsid w:val="00687527"/>
    <w:rsid w:val="0068767B"/>
    <w:rsid w:val="00687975"/>
    <w:rsid w:val="00687B0D"/>
    <w:rsid w:val="00690DB3"/>
    <w:rsid w:val="00694341"/>
    <w:rsid w:val="00694CDB"/>
    <w:rsid w:val="00695864"/>
    <w:rsid w:val="00696242"/>
    <w:rsid w:val="00696365"/>
    <w:rsid w:val="00696C72"/>
    <w:rsid w:val="006A2041"/>
    <w:rsid w:val="006A230A"/>
    <w:rsid w:val="006A3A6E"/>
    <w:rsid w:val="006A50A7"/>
    <w:rsid w:val="006A52D4"/>
    <w:rsid w:val="006A570D"/>
    <w:rsid w:val="006A7FA0"/>
    <w:rsid w:val="006B25C6"/>
    <w:rsid w:val="006B28ED"/>
    <w:rsid w:val="006B374C"/>
    <w:rsid w:val="006B4B62"/>
    <w:rsid w:val="006B77BB"/>
    <w:rsid w:val="006C1E5C"/>
    <w:rsid w:val="006C432A"/>
    <w:rsid w:val="006C4F7B"/>
    <w:rsid w:val="006C5C5A"/>
    <w:rsid w:val="006C5DDE"/>
    <w:rsid w:val="006C67B2"/>
    <w:rsid w:val="006C6FC1"/>
    <w:rsid w:val="006C7193"/>
    <w:rsid w:val="006D4C02"/>
    <w:rsid w:val="006D7AAD"/>
    <w:rsid w:val="006E2DD0"/>
    <w:rsid w:val="006E3FF7"/>
    <w:rsid w:val="006E57DF"/>
    <w:rsid w:val="006E723E"/>
    <w:rsid w:val="006E7ED6"/>
    <w:rsid w:val="006F0183"/>
    <w:rsid w:val="006F0B53"/>
    <w:rsid w:val="006F42FC"/>
    <w:rsid w:val="006F4D13"/>
    <w:rsid w:val="006F4E12"/>
    <w:rsid w:val="006F4FB0"/>
    <w:rsid w:val="006F523A"/>
    <w:rsid w:val="006F5FD6"/>
    <w:rsid w:val="00700DF8"/>
    <w:rsid w:val="00702F70"/>
    <w:rsid w:val="00705BF6"/>
    <w:rsid w:val="007065C9"/>
    <w:rsid w:val="00706647"/>
    <w:rsid w:val="0070693D"/>
    <w:rsid w:val="00707026"/>
    <w:rsid w:val="007077D2"/>
    <w:rsid w:val="00707AF9"/>
    <w:rsid w:val="00707C25"/>
    <w:rsid w:val="0071163B"/>
    <w:rsid w:val="00714A2A"/>
    <w:rsid w:val="00715329"/>
    <w:rsid w:val="00715B53"/>
    <w:rsid w:val="00717F4D"/>
    <w:rsid w:val="0072053F"/>
    <w:rsid w:val="00720B17"/>
    <w:rsid w:val="00724D58"/>
    <w:rsid w:val="0072677F"/>
    <w:rsid w:val="007277AE"/>
    <w:rsid w:val="00730D99"/>
    <w:rsid w:val="00730FDE"/>
    <w:rsid w:val="0073169E"/>
    <w:rsid w:val="00731B1E"/>
    <w:rsid w:val="00732A8D"/>
    <w:rsid w:val="00734AB4"/>
    <w:rsid w:val="007360F5"/>
    <w:rsid w:val="00737395"/>
    <w:rsid w:val="0074047B"/>
    <w:rsid w:val="007406AE"/>
    <w:rsid w:val="00741352"/>
    <w:rsid w:val="0074150A"/>
    <w:rsid w:val="007428E7"/>
    <w:rsid w:val="007456C6"/>
    <w:rsid w:val="007461E6"/>
    <w:rsid w:val="00746738"/>
    <w:rsid w:val="00750E4A"/>
    <w:rsid w:val="007518BC"/>
    <w:rsid w:val="007518D9"/>
    <w:rsid w:val="007536F5"/>
    <w:rsid w:val="00755004"/>
    <w:rsid w:val="0075729B"/>
    <w:rsid w:val="0075740D"/>
    <w:rsid w:val="00757CF0"/>
    <w:rsid w:val="007612B5"/>
    <w:rsid w:val="00761C65"/>
    <w:rsid w:val="00762594"/>
    <w:rsid w:val="007631AD"/>
    <w:rsid w:val="0076374B"/>
    <w:rsid w:val="007658AE"/>
    <w:rsid w:val="00765FBA"/>
    <w:rsid w:val="0076629F"/>
    <w:rsid w:val="007672F2"/>
    <w:rsid w:val="0077108E"/>
    <w:rsid w:val="0077137A"/>
    <w:rsid w:val="00772729"/>
    <w:rsid w:val="00773B63"/>
    <w:rsid w:val="00775F2C"/>
    <w:rsid w:val="007764F8"/>
    <w:rsid w:val="007773C3"/>
    <w:rsid w:val="0078112E"/>
    <w:rsid w:val="00781300"/>
    <w:rsid w:val="00782059"/>
    <w:rsid w:val="007831AB"/>
    <w:rsid w:val="00783468"/>
    <w:rsid w:val="00783D2D"/>
    <w:rsid w:val="00784C92"/>
    <w:rsid w:val="007856EE"/>
    <w:rsid w:val="0078786A"/>
    <w:rsid w:val="00790B24"/>
    <w:rsid w:val="00791C3F"/>
    <w:rsid w:val="00792D6D"/>
    <w:rsid w:val="00793163"/>
    <w:rsid w:val="00794FF9"/>
    <w:rsid w:val="007958EE"/>
    <w:rsid w:val="00795A49"/>
    <w:rsid w:val="00796067"/>
    <w:rsid w:val="00796B2A"/>
    <w:rsid w:val="0079787A"/>
    <w:rsid w:val="007A140F"/>
    <w:rsid w:val="007A1F6A"/>
    <w:rsid w:val="007A316C"/>
    <w:rsid w:val="007A3B86"/>
    <w:rsid w:val="007A3E1D"/>
    <w:rsid w:val="007A45D1"/>
    <w:rsid w:val="007A4C97"/>
    <w:rsid w:val="007A5390"/>
    <w:rsid w:val="007A7E61"/>
    <w:rsid w:val="007B0403"/>
    <w:rsid w:val="007B05B1"/>
    <w:rsid w:val="007B0C18"/>
    <w:rsid w:val="007B4812"/>
    <w:rsid w:val="007B49DF"/>
    <w:rsid w:val="007B55A8"/>
    <w:rsid w:val="007C4135"/>
    <w:rsid w:val="007C47E1"/>
    <w:rsid w:val="007C4CA7"/>
    <w:rsid w:val="007C54B1"/>
    <w:rsid w:val="007C5AE3"/>
    <w:rsid w:val="007C6549"/>
    <w:rsid w:val="007C68ED"/>
    <w:rsid w:val="007C6B32"/>
    <w:rsid w:val="007C7455"/>
    <w:rsid w:val="007D0377"/>
    <w:rsid w:val="007D3A31"/>
    <w:rsid w:val="007D3C5C"/>
    <w:rsid w:val="007D3F0B"/>
    <w:rsid w:val="007D4265"/>
    <w:rsid w:val="007D4344"/>
    <w:rsid w:val="007D6F29"/>
    <w:rsid w:val="007D77CD"/>
    <w:rsid w:val="007D7D13"/>
    <w:rsid w:val="007E17B9"/>
    <w:rsid w:val="007E2133"/>
    <w:rsid w:val="007E2BE2"/>
    <w:rsid w:val="007E2C5A"/>
    <w:rsid w:val="007E3260"/>
    <w:rsid w:val="007E3B20"/>
    <w:rsid w:val="007E4139"/>
    <w:rsid w:val="007E49BF"/>
    <w:rsid w:val="007E5460"/>
    <w:rsid w:val="007E5A77"/>
    <w:rsid w:val="007E5EBD"/>
    <w:rsid w:val="007E685B"/>
    <w:rsid w:val="007E6943"/>
    <w:rsid w:val="007F1371"/>
    <w:rsid w:val="007F189A"/>
    <w:rsid w:val="007F653E"/>
    <w:rsid w:val="007F6AD9"/>
    <w:rsid w:val="007F70A3"/>
    <w:rsid w:val="007F7E44"/>
    <w:rsid w:val="00800DD2"/>
    <w:rsid w:val="008010C7"/>
    <w:rsid w:val="0080128B"/>
    <w:rsid w:val="008015AE"/>
    <w:rsid w:val="0080182C"/>
    <w:rsid w:val="00802A4C"/>
    <w:rsid w:val="00803F27"/>
    <w:rsid w:val="0080467E"/>
    <w:rsid w:val="00805F8B"/>
    <w:rsid w:val="00807621"/>
    <w:rsid w:val="00810668"/>
    <w:rsid w:val="00813D8B"/>
    <w:rsid w:val="0081548B"/>
    <w:rsid w:val="00815B7C"/>
    <w:rsid w:val="0081797F"/>
    <w:rsid w:val="0082210F"/>
    <w:rsid w:val="00822998"/>
    <w:rsid w:val="008240BD"/>
    <w:rsid w:val="00824D78"/>
    <w:rsid w:val="00825F59"/>
    <w:rsid w:val="00826144"/>
    <w:rsid w:val="00826BBC"/>
    <w:rsid w:val="00830CFC"/>
    <w:rsid w:val="00831904"/>
    <w:rsid w:val="00832694"/>
    <w:rsid w:val="008326C4"/>
    <w:rsid w:val="00832F8B"/>
    <w:rsid w:val="0083480D"/>
    <w:rsid w:val="00834E55"/>
    <w:rsid w:val="00835B95"/>
    <w:rsid w:val="0083717A"/>
    <w:rsid w:val="00837463"/>
    <w:rsid w:val="0084308B"/>
    <w:rsid w:val="008438D3"/>
    <w:rsid w:val="00843ABA"/>
    <w:rsid w:val="008445EE"/>
    <w:rsid w:val="00844F95"/>
    <w:rsid w:val="00846A82"/>
    <w:rsid w:val="00847273"/>
    <w:rsid w:val="00847408"/>
    <w:rsid w:val="00847437"/>
    <w:rsid w:val="0085194C"/>
    <w:rsid w:val="00852068"/>
    <w:rsid w:val="00852B2D"/>
    <w:rsid w:val="00852D04"/>
    <w:rsid w:val="00852F40"/>
    <w:rsid w:val="00854D2B"/>
    <w:rsid w:val="00855D53"/>
    <w:rsid w:val="00855FD8"/>
    <w:rsid w:val="008602B8"/>
    <w:rsid w:val="00861F79"/>
    <w:rsid w:val="008625AA"/>
    <w:rsid w:val="00862CEE"/>
    <w:rsid w:val="00867569"/>
    <w:rsid w:val="008716AF"/>
    <w:rsid w:val="00871E9F"/>
    <w:rsid w:val="0087454E"/>
    <w:rsid w:val="00874676"/>
    <w:rsid w:val="00875235"/>
    <w:rsid w:val="00875B89"/>
    <w:rsid w:val="008762C8"/>
    <w:rsid w:val="0087691E"/>
    <w:rsid w:val="00877C61"/>
    <w:rsid w:val="00880410"/>
    <w:rsid w:val="00880974"/>
    <w:rsid w:val="008816D4"/>
    <w:rsid w:val="00882F43"/>
    <w:rsid w:val="00883949"/>
    <w:rsid w:val="008860B5"/>
    <w:rsid w:val="008926E5"/>
    <w:rsid w:val="00892721"/>
    <w:rsid w:val="00892A93"/>
    <w:rsid w:val="00893112"/>
    <w:rsid w:val="00896EA2"/>
    <w:rsid w:val="0089727E"/>
    <w:rsid w:val="00897647"/>
    <w:rsid w:val="008A22D9"/>
    <w:rsid w:val="008A2307"/>
    <w:rsid w:val="008A25A3"/>
    <w:rsid w:val="008A32D6"/>
    <w:rsid w:val="008A6FD1"/>
    <w:rsid w:val="008B03EB"/>
    <w:rsid w:val="008B1B17"/>
    <w:rsid w:val="008B1B1A"/>
    <w:rsid w:val="008B2ECB"/>
    <w:rsid w:val="008B3B63"/>
    <w:rsid w:val="008B4362"/>
    <w:rsid w:val="008B6FA2"/>
    <w:rsid w:val="008C12DF"/>
    <w:rsid w:val="008C3CA0"/>
    <w:rsid w:val="008C5FAD"/>
    <w:rsid w:val="008D1382"/>
    <w:rsid w:val="008D1647"/>
    <w:rsid w:val="008D1EB8"/>
    <w:rsid w:val="008D48EF"/>
    <w:rsid w:val="008D4A15"/>
    <w:rsid w:val="008D6DDD"/>
    <w:rsid w:val="008D70B2"/>
    <w:rsid w:val="008D70CF"/>
    <w:rsid w:val="008D7B89"/>
    <w:rsid w:val="008E194E"/>
    <w:rsid w:val="008E2A2C"/>
    <w:rsid w:val="008E2F2D"/>
    <w:rsid w:val="008E4886"/>
    <w:rsid w:val="008E58B5"/>
    <w:rsid w:val="008E5906"/>
    <w:rsid w:val="008F1FDB"/>
    <w:rsid w:val="008F28C2"/>
    <w:rsid w:val="008F2B23"/>
    <w:rsid w:val="008F3E46"/>
    <w:rsid w:val="008F4306"/>
    <w:rsid w:val="00900126"/>
    <w:rsid w:val="0090296F"/>
    <w:rsid w:val="00903A64"/>
    <w:rsid w:val="00906C11"/>
    <w:rsid w:val="00906E94"/>
    <w:rsid w:val="0090740B"/>
    <w:rsid w:val="009077FE"/>
    <w:rsid w:val="0091193A"/>
    <w:rsid w:val="00911B82"/>
    <w:rsid w:val="009130E9"/>
    <w:rsid w:val="009156AF"/>
    <w:rsid w:val="00915D34"/>
    <w:rsid w:val="0091736A"/>
    <w:rsid w:val="00920A03"/>
    <w:rsid w:val="00921B50"/>
    <w:rsid w:val="009220D6"/>
    <w:rsid w:val="00922691"/>
    <w:rsid w:val="00925935"/>
    <w:rsid w:val="00925CE6"/>
    <w:rsid w:val="009271A4"/>
    <w:rsid w:val="00932157"/>
    <w:rsid w:val="00933D70"/>
    <w:rsid w:val="00934547"/>
    <w:rsid w:val="009352E2"/>
    <w:rsid w:val="0093538E"/>
    <w:rsid w:val="00935C74"/>
    <w:rsid w:val="00936A51"/>
    <w:rsid w:val="00940A58"/>
    <w:rsid w:val="0094269E"/>
    <w:rsid w:val="00946A60"/>
    <w:rsid w:val="00947359"/>
    <w:rsid w:val="00950D05"/>
    <w:rsid w:val="009533EE"/>
    <w:rsid w:val="00956EF0"/>
    <w:rsid w:val="009570BA"/>
    <w:rsid w:val="00960DA6"/>
    <w:rsid w:val="00961E90"/>
    <w:rsid w:val="00962DD3"/>
    <w:rsid w:val="009647DD"/>
    <w:rsid w:val="00964AB6"/>
    <w:rsid w:val="009654B8"/>
    <w:rsid w:val="00966410"/>
    <w:rsid w:val="00967F30"/>
    <w:rsid w:val="00970659"/>
    <w:rsid w:val="00970CD9"/>
    <w:rsid w:val="00970E3A"/>
    <w:rsid w:val="0097175E"/>
    <w:rsid w:val="0097308A"/>
    <w:rsid w:val="00973ACB"/>
    <w:rsid w:val="00974053"/>
    <w:rsid w:val="00974B19"/>
    <w:rsid w:val="00974FCF"/>
    <w:rsid w:val="00976700"/>
    <w:rsid w:val="00976839"/>
    <w:rsid w:val="00976F01"/>
    <w:rsid w:val="00976FB3"/>
    <w:rsid w:val="0097720E"/>
    <w:rsid w:val="00980089"/>
    <w:rsid w:val="00981DD3"/>
    <w:rsid w:val="009842AB"/>
    <w:rsid w:val="00985596"/>
    <w:rsid w:val="0098682C"/>
    <w:rsid w:val="00986D79"/>
    <w:rsid w:val="00990E39"/>
    <w:rsid w:val="00991A47"/>
    <w:rsid w:val="0099271A"/>
    <w:rsid w:val="00992870"/>
    <w:rsid w:val="00993433"/>
    <w:rsid w:val="0099376D"/>
    <w:rsid w:val="00995A4D"/>
    <w:rsid w:val="009960B0"/>
    <w:rsid w:val="00996881"/>
    <w:rsid w:val="00997E74"/>
    <w:rsid w:val="009A1312"/>
    <w:rsid w:val="009A1E43"/>
    <w:rsid w:val="009A36B0"/>
    <w:rsid w:val="009A6F52"/>
    <w:rsid w:val="009A714F"/>
    <w:rsid w:val="009A7F4D"/>
    <w:rsid w:val="009B059D"/>
    <w:rsid w:val="009B0605"/>
    <w:rsid w:val="009B0A28"/>
    <w:rsid w:val="009B1249"/>
    <w:rsid w:val="009B14A0"/>
    <w:rsid w:val="009B1A27"/>
    <w:rsid w:val="009B268B"/>
    <w:rsid w:val="009B3F17"/>
    <w:rsid w:val="009B496E"/>
    <w:rsid w:val="009B64C2"/>
    <w:rsid w:val="009B660A"/>
    <w:rsid w:val="009C0645"/>
    <w:rsid w:val="009C1BDA"/>
    <w:rsid w:val="009C1FDE"/>
    <w:rsid w:val="009C29DB"/>
    <w:rsid w:val="009C4337"/>
    <w:rsid w:val="009C5C47"/>
    <w:rsid w:val="009C6D27"/>
    <w:rsid w:val="009C7E87"/>
    <w:rsid w:val="009D176B"/>
    <w:rsid w:val="009D1790"/>
    <w:rsid w:val="009D39D9"/>
    <w:rsid w:val="009D756D"/>
    <w:rsid w:val="009D761C"/>
    <w:rsid w:val="009E06EE"/>
    <w:rsid w:val="009E0DE3"/>
    <w:rsid w:val="009E0E22"/>
    <w:rsid w:val="009E19CB"/>
    <w:rsid w:val="009E24BF"/>
    <w:rsid w:val="009E2A39"/>
    <w:rsid w:val="009E2E86"/>
    <w:rsid w:val="009E38F7"/>
    <w:rsid w:val="009E3975"/>
    <w:rsid w:val="009E49E2"/>
    <w:rsid w:val="009E4BB3"/>
    <w:rsid w:val="009E51A9"/>
    <w:rsid w:val="009E562F"/>
    <w:rsid w:val="009F021C"/>
    <w:rsid w:val="009F1346"/>
    <w:rsid w:val="009F1F66"/>
    <w:rsid w:val="009F2667"/>
    <w:rsid w:val="009F2942"/>
    <w:rsid w:val="009F3C5B"/>
    <w:rsid w:val="009F64C9"/>
    <w:rsid w:val="009F74C4"/>
    <w:rsid w:val="009F7D20"/>
    <w:rsid w:val="00A001EB"/>
    <w:rsid w:val="00A0074E"/>
    <w:rsid w:val="00A00995"/>
    <w:rsid w:val="00A00AF6"/>
    <w:rsid w:val="00A00FF6"/>
    <w:rsid w:val="00A020CA"/>
    <w:rsid w:val="00A02512"/>
    <w:rsid w:val="00A02764"/>
    <w:rsid w:val="00A02D64"/>
    <w:rsid w:val="00A03FEC"/>
    <w:rsid w:val="00A04BB2"/>
    <w:rsid w:val="00A061F0"/>
    <w:rsid w:val="00A0661D"/>
    <w:rsid w:val="00A06C6E"/>
    <w:rsid w:val="00A11261"/>
    <w:rsid w:val="00A1176D"/>
    <w:rsid w:val="00A14D88"/>
    <w:rsid w:val="00A15385"/>
    <w:rsid w:val="00A15C84"/>
    <w:rsid w:val="00A20C4D"/>
    <w:rsid w:val="00A20E36"/>
    <w:rsid w:val="00A21E98"/>
    <w:rsid w:val="00A22063"/>
    <w:rsid w:val="00A22408"/>
    <w:rsid w:val="00A244D7"/>
    <w:rsid w:val="00A26FA2"/>
    <w:rsid w:val="00A27053"/>
    <w:rsid w:val="00A27785"/>
    <w:rsid w:val="00A31669"/>
    <w:rsid w:val="00A31AD1"/>
    <w:rsid w:val="00A32DAA"/>
    <w:rsid w:val="00A32EE3"/>
    <w:rsid w:val="00A3355C"/>
    <w:rsid w:val="00A34077"/>
    <w:rsid w:val="00A35436"/>
    <w:rsid w:val="00A3574E"/>
    <w:rsid w:val="00A36074"/>
    <w:rsid w:val="00A37BF8"/>
    <w:rsid w:val="00A37D8C"/>
    <w:rsid w:val="00A37E7B"/>
    <w:rsid w:val="00A40F70"/>
    <w:rsid w:val="00A43346"/>
    <w:rsid w:val="00A4459C"/>
    <w:rsid w:val="00A44CDA"/>
    <w:rsid w:val="00A45225"/>
    <w:rsid w:val="00A452DC"/>
    <w:rsid w:val="00A46FDC"/>
    <w:rsid w:val="00A522DC"/>
    <w:rsid w:val="00A536D8"/>
    <w:rsid w:val="00A540B5"/>
    <w:rsid w:val="00A56CAE"/>
    <w:rsid w:val="00A57648"/>
    <w:rsid w:val="00A609DC"/>
    <w:rsid w:val="00A667E8"/>
    <w:rsid w:val="00A67020"/>
    <w:rsid w:val="00A676C7"/>
    <w:rsid w:val="00A677A5"/>
    <w:rsid w:val="00A67E0A"/>
    <w:rsid w:val="00A707AB"/>
    <w:rsid w:val="00A719F3"/>
    <w:rsid w:val="00A71B79"/>
    <w:rsid w:val="00A72840"/>
    <w:rsid w:val="00A72A60"/>
    <w:rsid w:val="00A73049"/>
    <w:rsid w:val="00A746C7"/>
    <w:rsid w:val="00A75180"/>
    <w:rsid w:val="00A75E9E"/>
    <w:rsid w:val="00A77973"/>
    <w:rsid w:val="00A80699"/>
    <w:rsid w:val="00A81BC0"/>
    <w:rsid w:val="00A822E6"/>
    <w:rsid w:val="00A853F6"/>
    <w:rsid w:val="00A903D2"/>
    <w:rsid w:val="00A91F0A"/>
    <w:rsid w:val="00A92652"/>
    <w:rsid w:val="00A92EE5"/>
    <w:rsid w:val="00A942A0"/>
    <w:rsid w:val="00A958F8"/>
    <w:rsid w:val="00AA1BD2"/>
    <w:rsid w:val="00AA1EE4"/>
    <w:rsid w:val="00AA43FB"/>
    <w:rsid w:val="00AA4755"/>
    <w:rsid w:val="00AA523E"/>
    <w:rsid w:val="00AA61B2"/>
    <w:rsid w:val="00AA6D85"/>
    <w:rsid w:val="00AB1C73"/>
    <w:rsid w:val="00AB301C"/>
    <w:rsid w:val="00AB379F"/>
    <w:rsid w:val="00AB7A0D"/>
    <w:rsid w:val="00AB7FE4"/>
    <w:rsid w:val="00AC0CA8"/>
    <w:rsid w:val="00AC371D"/>
    <w:rsid w:val="00AD0082"/>
    <w:rsid w:val="00AD0D82"/>
    <w:rsid w:val="00AD2E01"/>
    <w:rsid w:val="00AD3760"/>
    <w:rsid w:val="00AD39DB"/>
    <w:rsid w:val="00AD3D27"/>
    <w:rsid w:val="00AD3DA1"/>
    <w:rsid w:val="00AD3FA3"/>
    <w:rsid w:val="00AD591B"/>
    <w:rsid w:val="00AD5AEC"/>
    <w:rsid w:val="00AD5DAF"/>
    <w:rsid w:val="00AD5FAA"/>
    <w:rsid w:val="00AD6060"/>
    <w:rsid w:val="00AD6587"/>
    <w:rsid w:val="00AD7CAB"/>
    <w:rsid w:val="00AD7DBE"/>
    <w:rsid w:val="00AE10B7"/>
    <w:rsid w:val="00AE26AA"/>
    <w:rsid w:val="00AE3106"/>
    <w:rsid w:val="00AE3B19"/>
    <w:rsid w:val="00AE40E1"/>
    <w:rsid w:val="00AE59DA"/>
    <w:rsid w:val="00AE7962"/>
    <w:rsid w:val="00AF147C"/>
    <w:rsid w:val="00AF4463"/>
    <w:rsid w:val="00AF4BBC"/>
    <w:rsid w:val="00AF52DD"/>
    <w:rsid w:val="00AF5362"/>
    <w:rsid w:val="00AF5595"/>
    <w:rsid w:val="00AF56C1"/>
    <w:rsid w:val="00AF5A78"/>
    <w:rsid w:val="00AF6FB6"/>
    <w:rsid w:val="00AF7284"/>
    <w:rsid w:val="00B02DF7"/>
    <w:rsid w:val="00B02F64"/>
    <w:rsid w:val="00B053B3"/>
    <w:rsid w:val="00B05A9C"/>
    <w:rsid w:val="00B06ABD"/>
    <w:rsid w:val="00B0708E"/>
    <w:rsid w:val="00B0779A"/>
    <w:rsid w:val="00B1385A"/>
    <w:rsid w:val="00B1472D"/>
    <w:rsid w:val="00B14FF0"/>
    <w:rsid w:val="00B1594C"/>
    <w:rsid w:val="00B15FA2"/>
    <w:rsid w:val="00B17B00"/>
    <w:rsid w:val="00B17CFA"/>
    <w:rsid w:val="00B17F53"/>
    <w:rsid w:val="00B17FFB"/>
    <w:rsid w:val="00B22DFB"/>
    <w:rsid w:val="00B23E61"/>
    <w:rsid w:val="00B24137"/>
    <w:rsid w:val="00B24178"/>
    <w:rsid w:val="00B25B35"/>
    <w:rsid w:val="00B27B6F"/>
    <w:rsid w:val="00B31909"/>
    <w:rsid w:val="00B32CCC"/>
    <w:rsid w:val="00B33A29"/>
    <w:rsid w:val="00B353E8"/>
    <w:rsid w:val="00B35866"/>
    <w:rsid w:val="00B35E39"/>
    <w:rsid w:val="00B37DC0"/>
    <w:rsid w:val="00B4019F"/>
    <w:rsid w:val="00B425E8"/>
    <w:rsid w:val="00B42B64"/>
    <w:rsid w:val="00B4383A"/>
    <w:rsid w:val="00B43C19"/>
    <w:rsid w:val="00B45817"/>
    <w:rsid w:val="00B462D0"/>
    <w:rsid w:val="00B46A68"/>
    <w:rsid w:val="00B4709E"/>
    <w:rsid w:val="00B50154"/>
    <w:rsid w:val="00B50C1D"/>
    <w:rsid w:val="00B50CDE"/>
    <w:rsid w:val="00B51204"/>
    <w:rsid w:val="00B5219A"/>
    <w:rsid w:val="00B522D1"/>
    <w:rsid w:val="00B5252C"/>
    <w:rsid w:val="00B538E5"/>
    <w:rsid w:val="00B53CEE"/>
    <w:rsid w:val="00B53FD8"/>
    <w:rsid w:val="00B54B40"/>
    <w:rsid w:val="00B54ED0"/>
    <w:rsid w:val="00B56377"/>
    <w:rsid w:val="00B56F53"/>
    <w:rsid w:val="00B5704B"/>
    <w:rsid w:val="00B576A1"/>
    <w:rsid w:val="00B60855"/>
    <w:rsid w:val="00B612F1"/>
    <w:rsid w:val="00B617C1"/>
    <w:rsid w:val="00B623C1"/>
    <w:rsid w:val="00B62DB7"/>
    <w:rsid w:val="00B636D4"/>
    <w:rsid w:val="00B6478E"/>
    <w:rsid w:val="00B64EF3"/>
    <w:rsid w:val="00B6653D"/>
    <w:rsid w:val="00B710AA"/>
    <w:rsid w:val="00B71DC7"/>
    <w:rsid w:val="00B727EA"/>
    <w:rsid w:val="00B7514B"/>
    <w:rsid w:val="00B77AB1"/>
    <w:rsid w:val="00B80ED5"/>
    <w:rsid w:val="00B83E2E"/>
    <w:rsid w:val="00B87827"/>
    <w:rsid w:val="00B878EC"/>
    <w:rsid w:val="00B905A7"/>
    <w:rsid w:val="00B90E3A"/>
    <w:rsid w:val="00B91ADA"/>
    <w:rsid w:val="00B92694"/>
    <w:rsid w:val="00B9278E"/>
    <w:rsid w:val="00B93077"/>
    <w:rsid w:val="00B94B6C"/>
    <w:rsid w:val="00B964A3"/>
    <w:rsid w:val="00B968BD"/>
    <w:rsid w:val="00B96909"/>
    <w:rsid w:val="00B96B32"/>
    <w:rsid w:val="00B97445"/>
    <w:rsid w:val="00B97D61"/>
    <w:rsid w:val="00BA152F"/>
    <w:rsid w:val="00BA15C4"/>
    <w:rsid w:val="00BA27A2"/>
    <w:rsid w:val="00BA27D5"/>
    <w:rsid w:val="00BA359D"/>
    <w:rsid w:val="00BA6586"/>
    <w:rsid w:val="00BA7ECA"/>
    <w:rsid w:val="00BB049B"/>
    <w:rsid w:val="00BB0999"/>
    <w:rsid w:val="00BB0DF8"/>
    <w:rsid w:val="00BB1DC8"/>
    <w:rsid w:val="00BB3065"/>
    <w:rsid w:val="00BB4488"/>
    <w:rsid w:val="00BB5531"/>
    <w:rsid w:val="00BB579A"/>
    <w:rsid w:val="00BB628E"/>
    <w:rsid w:val="00BB6562"/>
    <w:rsid w:val="00BB7736"/>
    <w:rsid w:val="00BC2926"/>
    <w:rsid w:val="00BC492D"/>
    <w:rsid w:val="00BC4A97"/>
    <w:rsid w:val="00BC5A96"/>
    <w:rsid w:val="00BC68A2"/>
    <w:rsid w:val="00BD0BEB"/>
    <w:rsid w:val="00BD1080"/>
    <w:rsid w:val="00BD2426"/>
    <w:rsid w:val="00BD285F"/>
    <w:rsid w:val="00BD2B33"/>
    <w:rsid w:val="00BD5957"/>
    <w:rsid w:val="00BD5976"/>
    <w:rsid w:val="00BD6F05"/>
    <w:rsid w:val="00BD74BF"/>
    <w:rsid w:val="00BD752D"/>
    <w:rsid w:val="00BE0B59"/>
    <w:rsid w:val="00BE1D50"/>
    <w:rsid w:val="00BE2808"/>
    <w:rsid w:val="00BE30CE"/>
    <w:rsid w:val="00BE3244"/>
    <w:rsid w:val="00BE5447"/>
    <w:rsid w:val="00BF27A0"/>
    <w:rsid w:val="00BF375B"/>
    <w:rsid w:val="00BF3F9D"/>
    <w:rsid w:val="00BF41A7"/>
    <w:rsid w:val="00BF4EFB"/>
    <w:rsid w:val="00BF57C0"/>
    <w:rsid w:val="00BF5B9C"/>
    <w:rsid w:val="00C00E02"/>
    <w:rsid w:val="00C0182C"/>
    <w:rsid w:val="00C0298D"/>
    <w:rsid w:val="00C02F23"/>
    <w:rsid w:val="00C04290"/>
    <w:rsid w:val="00C04FF1"/>
    <w:rsid w:val="00C060AF"/>
    <w:rsid w:val="00C064FB"/>
    <w:rsid w:val="00C071DD"/>
    <w:rsid w:val="00C07297"/>
    <w:rsid w:val="00C116DE"/>
    <w:rsid w:val="00C11E5B"/>
    <w:rsid w:val="00C130AF"/>
    <w:rsid w:val="00C1323A"/>
    <w:rsid w:val="00C1360C"/>
    <w:rsid w:val="00C13C79"/>
    <w:rsid w:val="00C147EF"/>
    <w:rsid w:val="00C14A40"/>
    <w:rsid w:val="00C17C91"/>
    <w:rsid w:val="00C21FA3"/>
    <w:rsid w:val="00C225BB"/>
    <w:rsid w:val="00C2678C"/>
    <w:rsid w:val="00C270C6"/>
    <w:rsid w:val="00C27580"/>
    <w:rsid w:val="00C27A70"/>
    <w:rsid w:val="00C27FBA"/>
    <w:rsid w:val="00C3016F"/>
    <w:rsid w:val="00C303E0"/>
    <w:rsid w:val="00C31BF5"/>
    <w:rsid w:val="00C32BCE"/>
    <w:rsid w:val="00C33BAB"/>
    <w:rsid w:val="00C34B09"/>
    <w:rsid w:val="00C35903"/>
    <w:rsid w:val="00C35F2A"/>
    <w:rsid w:val="00C418EC"/>
    <w:rsid w:val="00C42A9A"/>
    <w:rsid w:val="00C45A47"/>
    <w:rsid w:val="00C45AFE"/>
    <w:rsid w:val="00C46438"/>
    <w:rsid w:val="00C4648F"/>
    <w:rsid w:val="00C46600"/>
    <w:rsid w:val="00C5194E"/>
    <w:rsid w:val="00C53298"/>
    <w:rsid w:val="00C534F0"/>
    <w:rsid w:val="00C53A26"/>
    <w:rsid w:val="00C54102"/>
    <w:rsid w:val="00C552A5"/>
    <w:rsid w:val="00C56119"/>
    <w:rsid w:val="00C56713"/>
    <w:rsid w:val="00C57139"/>
    <w:rsid w:val="00C5723E"/>
    <w:rsid w:val="00C574A4"/>
    <w:rsid w:val="00C5769C"/>
    <w:rsid w:val="00C61CA9"/>
    <w:rsid w:val="00C62475"/>
    <w:rsid w:val="00C6286E"/>
    <w:rsid w:val="00C63653"/>
    <w:rsid w:val="00C641B4"/>
    <w:rsid w:val="00C66892"/>
    <w:rsid w:val="00C70B4B"/>
    <w:rsid w:val="00C71065"/>
    <w:rsid w:val="00C74FFD"/>
    <w:rsid w:val="00C76C6A"/>
    <w:rsid w:val="00C806AB"/>
    <w:rsid w:val="00C82464"/>
    <w:rsid w:val="00C82597"/>
    <w:rsid w:val="00C83713"/>
    <w:rsid w:val="00C84658"/>
    <w:rsid w:val="00C848EB"/>
    <w:rsid w:val="00C866E5"/>
    <w:rsid w:val="00C86D3D"/>
    <w:rsid w:val="00C905AA"/>
    <w:rsid w:val="00C90B40"/>
    <w:rsid w:val="00C90B7B"/>
    <w:rsid w:val="00C91C0A"/>
    <w:rsid w:val="00C91F06"/>
    <w:rsid w:val="00C92133"/>
    <w:rsid w:val="00C93C78"/>
    <w:rsid w:val="00C93E58"/>
    <w:rsid w:val="00C9520E"/>
    <w:rsid w:val="00C96774"/>
    <w:rsid w:val="00C9707A"/>
    <w:rsid w:val="00CA03C1"/>
    <w:rsid w:val="00CA24D3"/>
    <w:rsid w:val="00CA2B12"/>
    <w:rsid w:val="00CA2F63"/>
    <w:rsid w:val="00CA387A"/>
    <w:rsid w:val="00CA391B"/>
    <w:rsid w:val="00CA6431"/>
    <w:rsid w:val="00CA64AA"/>
    <w:rsid w:val="00CA6F2C"/>
    <w:rsid w:val="00CA7353"/>
    <w:rsid w:val="00CA75B1"/>
    <w:rsid w:val="00CB1A71"/>
    <w:rsid w:val="00CB1C53"/>
    <w:rsid w:val="00CB1FAD"/>
    <w:rsid w:val="00CB312A"/>
    <w:rsid w:val="00CB59C3"/>
    <w:rsid w:val="00CB6144"/>
    <w:rsid w:val="00CB614F"/>
    <w:rsid w:val="00CB64D7"/>
    <w:rsid w:val="00CC13F4"/>
    <w:rsid w:val="00CC2659"/>
    <w:rsid w:val="00CC2D3F"/>
    <w:rsid w:val="00CC3411"/>
    <w:rsid w:val="00CC427A"/>
    <w:rsid w:val="00CC4F0C"/>
    <w:rsid w:val="00CC5485"/>
    <w:rsid w:val="00CC7C30"/>
    <w:rsid w:val="00CD2540"/>
    <w:rsid w:val="00CD2732"/>
    <w:rsid w:val="00CD5730"/>
    <w:rsid w:val="00CD7588"/>
    <w:rsid w:val="00CD773C"/>
    <w:rsid w:val="00CD7C22"/>
    <w:rsid w:val="00CE1E87"/>
    <w:rsid w:val="00CE3434"/>
    <w:rsid w:val="00CE5318"/>
    <w:rsid w:val="00CE7457"/>
    <w:rsid w:val="00CF1BA1"/>
    <w:rsid w:val="00CF1DBC"/>
    <w:rsid w:val="00CF2824"/>
    <w:rsid w:val="00CF2EC9"/>
    <w:rsid w:val="00CF2FAA"/>
    <w:rsid w:val="00CF31A2"/>
    <w:rsid w:val="00CF362D"/>
    <w:rsid w:val="00CF3DC4"/>
    <w:rsid w:val="00D052A2"/>
    <w:rsid w:val="00D055FC"/>
    <w:rsid w:val="00D06F01"/>
    <w:rsid w:val="00D06FD1"/>
    <w:rsid w:val="00D072D7"/>
    <w:rsid w:val="00D076CD"/>
    <w:rsid w:val="00D0775C"/>
    <w:rsid w:val="00D07F6D"/>
    <w:rsid w:val="00D11214"/>
    <w:rsid w:val="00D1128D"/>
    <w:rsid w:val="00D11842"/>
    <w:rsid w:val="00D11CA6"/>
    <w:rsid w:val="00D120F5"/>
    <w:rsid w:val="00D1508F"/>
    <w:rsid w:val="00D151C1"/>
    <w:rsid w:val="00D156C6"/>
    <w:rsid w:val="00D15745"/>
    <w:rsid w:val="00D16EFC"/>
    <w:rsid w:val="00D17489"/>
    <w:rsid w:val="00D17FF1"/>
    <w:rsid w:val="00D24DD1"/>
    <w:rsid w:val="00D27189"/>
    <w:rsid w:val="00D271B9"/>
    <w:rsid w:val="00D27C94"/>
    <w:rsid w:val="00D27CA1"/>
    <w:rsid w:val="00D324EC"/>
    <w:rsid w:val="00D32CD0"/>
    <w:rsid w:val="00D34649"/>
    <w:rsid w:val="00D34B86"/>
    <w:rsid w:val="00D34E69"/>
    <w:rsid w:val="00D36936"/>
    <w:rsid w:val="00D3789A"/>
    <w:rsid w:val="00D41992"/>
    <w:rsid w:val="00D4216E"/>
    <w:rsid w:val="00D42A3B"/>
    <w:rsid w:val="00D437F3"/>
    <w:rsid w:val="00D45038"/>
    <w:rsid w:val="00D46432"/>
    <w:rsid w:val="00D46A62"/>
    <w:rsid w:val="00D502BB"/>
    <w:rsid w:val="00D505D7"/>
    <w:rsid w:val="00D50C25"/>
    <w:rsid w:val="00D52B61"/>
    <w:rsid w:val="00D52D0F"/>
    <w:rsid w:val="00D53612"/>
    <w:rsid w:val="00D53D9F"/>
    <w:rsid w:val="00D54B5C"/>
    <w:rsid w:val="00D54FF7"/>
    <w:rsid w:val="00D555DF"/>
    <w:rsid w:val="00D57921"/>
    <w:rsid w:val="00D6001B"/>
    <w:rsid w:val="00D62A3F"/>
    <w:rsid w:val="00D661E4"/>
    <w:rsid w:val="00D67251"/>
    <w:rsid w:val="00D70518"/>
    <w:rsid w:val="00D70B3B"/>
    <w:rsid w:val="00D720D5"/>
    <w:rsid w:val="00D7380E"/>
    <w:rsid w:val="00D75074"/>
    <w:rsid w:val="00D7560C"/>
    <w:rsid w:val="00D7581D"/>
    <w:rsid w:val="00D75ACD"/>
    <w:rsid w:val="00D769F9"/>
    <w:rsid w:val="00D815BD"/>
    <w:rsid w:val="00D82990"/>
    <w:rsid w:val="00D82EF4"/>
    <w:rsid w:val="00D84163"/>
    <w:rsid w:val="00D85240"/>
    <w:rsid w:val="00D85342"/>
    <w:rsid w:val="00D86759"/>
    <w:rsid w:val="00D919A7"/>
    <w:rsid w:val="00D93109"/>
    <w:rsid w:val="00D96759"/>
    <w:rsid w:val="00DA089B"/>
    <w:rsid w:val="00DA3386"/>
    <w:rsid w:val="00DA60D5"/>
    <w:rsid w:val="00DA786F"/>
    <w:rsid w:val="00DA7E21"/>
    <w:rsid w:val="00DB16C7"/>
    <w:rsid w:val="00DB194B"/>
    <w:rsid w:val="00DB1E3C"/>
    <w:rsid w:val="00DB2844"/>
    <w:rsid w:val="00DB288A"/>
    <w:rsid w:val="00DB3A56"/>
    <w:rsid w:val="00DB3ACF"/>
    <w:rsid w:val="00DB4201"/>
    <w:rsid w:val="00DB5403"/>
    <w:rsid w:val="00DB54BC"/>
    <w:rsid w:val="00DB5C9B"/>
    <w:rsid w:val="00DB7EB2"/>
    <w:rsid w:val="00DC03C1"/>
    <w:rsid w:val="00DC0BA2"/>
    <w:rsid w:val="00DC3424"/>
    <w:rsid w:val="00DC4280"/>
    <w:rsid w:val="00DC5402"/>
    <w:rsid w:val="00DC5584"/>
    <w:rsid w:val="00DC789C"/>
    <w:rsid w:val="00DD0FF5"/>
    <w:rsid w:val="00DD2BC0"/>
    <w:rsid w:val="00DD3289"/>
    <w:rsid w:val="00DD397F"/>
    <w:rsid w:val="00DD4534"/>
    <w:rsid w:val="00DD53D8"/>
    <w:rsid w:val="00DD6DAD"/>
    <w:rsid w:val="00DE2F00"/>
    <w:rsid w:val="00DE3C3A"/>
    <w:rsid w:val="00DE584D"/>
    <w:rsid w:val="00DE6597"/>
    <w:rsid w:val="00DE6C1E"/>
    <w:rsid w:val="00DE78B0"/>
    <w:rsid w:val="00DE7AE6"/>
    <w:rsid w:val="00DF00E6"/>
    <w:rsid w:val="00DF0A08"/>
    <w:rsid w:val="00DF2365"/>
    <w:rsid w:val="00DF2867"/>
    <w:rsid w:val="00DF3C18"/>
    <w:rsid w:val="00DF426F"/>
    <w:rsid w:val="00DF5CDE"/>
    <w:rsid w:val="00DF5FC1"/>
    <w:rsid w:val="00DF6D65"/>
    <w:rsid w:val="00E0071D"/>
    <w:rsid w:val="00E00C7D"/>
    <w:rsid w:val="00E00FE8"/>
    <w:rsid w:val="00E018D4"/>
    <w:rsid w:val="00E026D2"/>
    <w:rsid w:val="00E027DA"/>
    <w:rsid w:val="00E0356A"/>
    <w:rsid w:val="00E0432C"/>
    <w:rsid w:val="00E0518E"/>
    <w:rsid w:val="00E05195"/>
    <w:rsid w:val="00E06183"/>
    <w:rsid w:val="00E07D2C"/>
    <w:rsid w:val="00E10E07"/>
    <w:rsid w:val="00E11907"/>
    <w:rsid w:val="00E12450"/>
    <w:rsid w:val="00E13918"/>
    <w:rsid w:val="00E15131"/>
    <w:rsid w:val="00E15C86"/>
    <w:rsid w:val="00E167B3"/>
    <w:rsid w:val="00E239D2"/>
    <w:rsid w:val="00E23A90"/>
    <w:rsid w:val="00E23D06"/>
    <w:rsid w:val="00E23EF8"/>
    <w:rsid w:val="00E2557E"/>
    <w:rsid w:val="00E26A3B"/>
    <w:rsid w:val="00E300CC"/>
    <w:rsid w:val="00E30A2A"/>
    <w:rsid w:val="00E30C5D"/>
    <w:rsid w:val="00E320CB"/>
    <w:rsid w:val="00E32450"/>
    <w:rsid w:val="00E32CAE"/>
    <w:rsid w:val="00E3316F"/>
    <w:rsid w:val="00E33D75"/>
    <w:rsid w:val="00E350FA"/>
    <w:rsid w:val="00E3762D"/>
    <w:rsid w:val="00E40584"/>
    <w:rsid w:val="00E415F1"/>
    <w:rsid w:val="00E44534"/>
    <w:rsid w:val="00E45618"/>
    <w:rsid w:val="00E4703E"/>
    <w:rsid w:val="00E50106"/>
    <w:rsid w:val="00E50461"/>
    <w:rsid w:val="00E50700"/>
    <w:rsid w:val="00E51FCD"/>
    <w:rsid w:val="00E53731"/>
    <w:rsid w:val="00E56460"/>
    <w:rsid w:val="00E5731F"/>
    <w:rsid w:val="00E576B2"/>
    <w:rsid w:val="00E57814"/>
    <w:rsid w:val="00E600C5"/>
    <w:rsid w:val="00E6166D"/>
    <w:rsid w:val="00E63297"/>
    <w:rsid w:val="00E63BB3"/>
    <w:rsid w:val="00E63BC1"/>
    <w:rsid w:val="00E6457D"/>
    <w:rsid w:val="00E67450"/>
    <w:rsid w:val="00E714BA"/>
    <w:rsid w:val="00E72659"/>
    <w:rsid w:val="00E735A9"/>
    <w:rsid w:val="00E75091"/>
    <w:rsid w:val="00E76DB1"/>
    <w:rsid w:val="00E77E2F"/>
    <w:rsid w:val="00E814F1"/>
    <w:rsid w:val="00E822D3"/>
    <w:rsid w:val="00E823DC"/>
    <w:rsid w:val="00E82FE6"/>
    <w:rsid w:val="00E83824"/>
    <w:rsid w:val="00E83DF3"/>
    <w:rsid w:val="00E8522B"/>
    <w:rsid w:val="00E85697"/>
    <w:rsid w:val="00E860C8"/>
    <w:rsid w:val="00E867A5"/>
    <w:rsid w:val="00E90024"/>
    <w:rsid w:val="00E90289"/>
    <w:rsid w:val="00E902F9"/>
    <w:rsid w:val="00E9084B"/>
    <w:rsid w:val="00E90F92"/>
    <w:rsid w:val="00E91A1C"/>
    <w:rsid w:val="00E91C2B"/>
    <w:rsid w:val="00E9257F"/>
    <w:rsid w:val="00E934F0"/>
    <w:rsid w:val="00E9409B"/>
    <w:rsid w:val="00E94861"/>
    <w:rsid w:val="00E94D11"/>
    <w:rsid w:val="00E95CD3"/>
    <w:rsid w:val="00E9633A"/>
    <w:rsid w:val="00E96884"/>
    <w:rsid w:val="00EA056D"/>
    <w:rsid w:val="00EA126A"/>
    <w:rsid w:val="00EA13ED"/>
    <w:rsid w:val="00EA29E6"/>
    <w:rsid w:val="00EA3AF8"/>
    <w:rsid w:val="00EA42F9"/>
    <w:rsid w:val="00EA60EA"/>
    <w:rsid w:val="00EA7C0B"/>
    <w:rsid w:val="00EB171D"/>
    <w:rsid w:val="00EB2970"/>
    <w:rsid w:val="00EB4C46"/>
    <w:rsid w:val="00EB604C"/>
    <w:rsid w:val="00EB74FF"/>
    <w:rsid w:val="00EB7880"/>
    <w:rsid w:val="00EB7A51"/>
    <w:rsid w:val="00EB7B61"/>
    <w:rsid w:val="00EC0C0A"/>
    <w:rsid w:val="00EC1E69"/>
    <w:rsid w:val="00EC3485"/>
    <w:rsid w:val="00EC463D"/>
    <w:rsid w:val="00EC4931"/>
    <w:rsid w:val="00EC5BED"/>
    <w:rsid w:val="00ED119A"/>
    <w:rsid w:val="00ED17AA"/>
    <w:rsid w:val="00ED2889"/>
    <w:rsid w:val="00ED4552"/>
    <w:rsid w:val="00ED5E69"/>
    <w:rsid w:val="00ED621D"/>
    <w:rsid w:val="00ED7D11"/>
    <w:rsid w:val="00ED7E0B"/>
    <w:rsid w:val="00EE17A6"/>
    <w:rsid w:val="00EE3C0F"/>
    <w:rsid w:val="00EE3CB8"/>
    <w:rsid w:val="00EE3CC4"/>
    <w:rsid w:val="00EE4ABC"/>
    <w:rsid w:val="00EE577D"/>
    <w:rsid w:val="00EE6233"/>
    <w:rsid w:val="00EE69A3"/>
    <w:rsid w:val="00EE7822"/>
    <w:rsid w:val="00EF19C4"/>
    <w:rsid w:val="00EF1C91"/>
    <w:rsid w:val="00EF1E65"/>
    <w:rsid w:val="00EF3E55"/>
    <w:rsid w:val="00EF429D"/>
    <w:rsid w:val="00EF566D"/>
    <w:rsid w:val="00EF7142"/>
    <w:rsid w:val="00F002AC"/>
    <w:rsid w:val="00F04601"/>
    <w:rsid w:val="00F05F69"/>
    <w:rsid w:val="00F062B5"/>
    <w:rsid w:val="00F06476"/>
    <w:rsid w:val="00F0797A"/>
    <w:rsid w:val="00F07EFC"/>
    <w:rsid w:val="00F104FF"/>
    <w:rsid w:val="00F105C3"/>
    <w:rsid w:val="00F1104C"/>
    <w:rsid w:val="00F1526A"/>
    <w:rsid w:val="00F174A1"/>
    <w:rsid w:val="00F207FE"/>
    <w:rsid w:val="00F25C08"/>
    <w:rsid w:val="00F25E98"/>
    <w:rsid w:val="00F26DE5"/>
    <w:rsid w:val="00F2715D"/>
    <w:rsid w:val="00F31956"/>
    <w:rsid w:val="00F3254C"/>
    <w:rsid w:val="00F32E93"/>
    <w:rsid w:val="00F33F2A"/>
    <w:rsid w:val="00F36115"/>
    <w:rsid w:val="00F37A56"/>
    <w:rsid w:val="00F40147"/>
    <w:rsid w:val="00F402B9"/>
    <w:rsid w:val="00F421CA"/>
    <w:rsid w:val="00F42859"/>
    <w:rsid w:val="00F44A8C"/>
    <w:rsid w:val="00F4640E"/>
    <w:rsid w:val="00F46A3C"/>
    <w:rsid w:val="00F47EAC"/>
    <w:rsid w:val="00F50D76"/>
    <w:rsid w:val="00F51738"/>
    <w:rsid w:val="00F53B7C"/>
    <w:rsid w:val="00F5633A"/>
    <w:rsid w:val="00F6044B"/>
    <w:rsid w:val="00F616AD"/>
    <w:rsid w:val="00F62974"/>
    <w:rsid w:val="00F629EE"/>
    <w:rsid w:val="00F63A0C"/>
    <w:rsid w:val="00F641B1"/>
    <w:rsid w:val="00F662DD"/>
    <w:rsid w:val="00F6781F"/>
    <w:rsid w:val="00F703A2"/>
    <w:rsid w:val="00F71FB3"/>
    <w:rsid w:val="00F72D39"/>
    <w:rsid w:val="00F74ABB"/>
    <w:rsid w:val="00F80426"/>
    <w:rsid w:val="00F819C3"/>
    <w:rsid w:val="00F81B1F"/>
    <w:rsid w:val="00F825EE"/>
    <w:rsid w:val="00F859D5"/>
    <w:rsid w:val="00F87464"/>
    <w:rsid w:val="00F90A2C"/>
    <w:rsid w:val="00F90DE0"/>
    <w:rsid w:val="00F910A9"/>
    <w:rsid w:val="00F93062"/>
    <w:rsid w:val="00F94127"/>
    <w:rsid w:val="00F95EFF"/>
    <w:rsid w:val="00F977FC"/>
    <w:rsid w:val="00FA0159"/>
    <w:rsid w:val="00FA1BD3"/>
    <w:rsid w:val="00FA23A7"/>
    <w:rsid w:val="00FA3208"/>
    <w:rsid w:val="00FA4397"/>
    <w:rsid w:val="00FA4894"/>
    <w:rsid w:val="00FA67B8"/>
    <w:rsid w:val="00FA6AC8"/>
    <w:rsid w:val="00FA6FF6"/>
    <w:rsid w:val="00FB04A3"/>
    <w:rsid w:val="00FB1B66"/>
    <w:rsid w:val="00FB1C79"/>
    <w:rsid w:val="00FB253F"/>
    <w:rsid w:val="00FB2719"/>
    <w:rsid w:val="00FB385D"/>
    <w:rsid w:val="00FB4969"/>
    <w:rsid w:val="00FB5882"/>
    <w:rsid w:val="00FC0214"/>
    <w:rsid w:val="00FC1B9A"/>
    <w:rsid w:val="00FC2B5D"/>
    <w:rsid w:val="00FC3BD3"/>
    <w:rsid w:val="00FC4852"/>
    <w:rsid w:val="00FC548B"/>
    <w:rsid w:val="00FC63BC"/>
    <w:rsid w:val="00FC63F5"/>
    <w:rsid w:val="00FC6BC6"/>
    <w:rsid w:val="00FD05B0"/>
    <w:rsid w:val="00FD0783"/>
    <w:rsid w:val="00FD2DF5"/>
    <w:rsid w:val="00FD6649"/>
    <w:rsid w:val="00FD66FB"/>
    <w:rsid w:val="00FD69C3"/>
    <w:rsid w:val="00FE09FA"/>
    <w:rsid w:val="00FE1B27"/>
    <w:rsid w:val="00FE1C70"/>
    <w:rsid w:val="00FE28A8"/>
    <w:rsid w:val="00FE3033"/>
    <w:rsid w:val="00FE3A65"/>
    <w:rsid w:val="00FE512D"/>
    <w:rsid w:val="00FE5A3A"/>
    <w:rsid w:val="00FF0A9D"/>
    <w:rsid w:val="00FF2A5B"/>
    <w:rsid w:val="00FF329E"/>
    <w:rsid w:val="00FF36E9"/>
    <w:rsid w:val="00FF46FA"/>
    <w:rsid w:val="00FF46FF"/>
    <w:rsid w:val="00FF4E35"/>
    <w:rsid w:val="00FF5D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62D4A"/>
  <w15:docId w15:val="{D1D9CB24-07BF-4BD2-BFC0-BC8E2A50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4F8"/>
    <w:pPr>
      <w:bidi/>
      <w:spacing w:after="0" w:line="220" w:lineRule="exact"/>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174AC3"/>
    <w:pPr>
      <w:keepNext/>
      <w:keepLines/>
      <w:pageBreakBefore/>
      <w:spacing w:before="240"/>
      <w:outlineLvl w:val="0"/>
    </w:pPr>
    <w:rPr>
      <w:rFonts w:asciiTheme="majorHAnsi" w:eastAsiaTheme="majorEastAsia" w:hAnsiTheme="majorHAnsi" w:cstheme="majorBidi"/>
      <w:color w:val="2F5496" w:themeColor="accent1" w:themeShade="BF"/>
      <w:sz w:val="32"/>
    </w:rPr>
  </w:style>
  <w:style w:type="paragraph" w:styleId="2">
    <w:name w:val="heading 2"/>
    <w:aliases w:val="וילנא 0.5,2,98"/>
    <w:basedOn w:val="a"/>
    <w:next w:val="a"/>
    <w:link w:val="20"/>
    <w:uiPriority w:val="9"/>
    <w:unhideWhenUsed/>
    <w:rsid w:val="00174AC3"/>
    <w:pPr>
      <w:keepNext/>
      <w:outlineLvl w:val="1"/>
    </w:pPr>
    <w:rPr>
      <w:rFonts w:ascii="David" w:hAnsi="David"/>
      <w:b/>
      <w:bCs/>
      <w:w w:val="92"/>
    </w:rPr>
  </w:style>
  <w:style w:type="paragraph" w:styleId="3">
    <w:name w:val="heading 3"/>
    <w:basedOn w:val="a"/>
    <w:next w:val="a"/>
    <w:link w:val="30"/>
    <w:unhideWhenUsed/>
    <w:qFormat/>
    <w:rsid w:val="00174AC3"/>
    <w:pPr>
      <w:keepNext/>
      <w:outlineLvl w:val="2"/>
    </w:pPr>
    <w:rPr>
      <w:rFonts w:ascii="David" w:hAnsi="David"/>
      <w:w w:val="92"/>
    </w:rPr>
  </w:style>
  <w:style w:type="paragraph" w:styleId="4">
    <w:name w:val="heading 4"/>
    <w:basedOn w:val="a"/>
    <w:next w:val="a"/>
    <w:link w:val="40"/>
    <w:uiPriority w:val="9"/>
    <w:unhideWhenUsed/>
    <w:qFormat/>
    <w:rsid w:val="00174AC3"/>
    <w:pPr>
      <w:keepNext/>
      <w:outlineLvl w:val="3"/>
    </w:pPr>
    <w:rPr>
      <w:rFonts w:ascii="David" w:hAnsi="David"/>
      <w:b/>
      <w:bCs/>
      <w:w w:val="92"/>
    </w:rPr>
  </w:style>
  <w:style w:type="paragraph" w:styleId="5">
    <w:name w:val="heading 5"/>
    <w:basedOn w:val="a"/>
    <w:next w:val="a"/>
    <w:link w:val="50"/>
    <w:uiPriority w:val="9"/>
    <w:unhideWhenUsed/>
    <w:qFormat/>
    <w:rsid w:val="00174AC3"/>
    <w:pPr>
      <w:keepNext/>
      <w:outlineLvl w:val="4"/>
    </w:pPr>
    <w:rPr>
      <w:rFonts w:ascii="David" w:hAnsi="David"/>
      <w:w w:val="92"/>
      <w:sz w:val="32"/>
    </w:rPr>
  </w:style>
  <w:style w:type="paragraph" w:styleId="6">
    <w:name w:val="heading 6"/>
    <w:basedOn w:val="a"/>
    <w:next w:val="a"/>
    <w:link w:val="60"/>
    <w:uiPriority w:val="9"/>
    <w:unhideWhenUsed/>
    <w:qFormat/>
    <w:rsid w:val="00174AC3"/>
    <w:pPr>
      <w:keepNext/>
      <w:outlineLvl w:val="5"/>
    </w:pPr>
    <w:rPr>
      <w:rFonts w:ascii="David" w:hAnsi="David"/>
      <w:b/>
      <w:bCs/>
      <w:w w:val="92"/>
      <w:sz w:val="32"/>
    </w:rPr>
  </w:style>
  <w:style w:type="paragraph" w:styleId="7">
    <w:name w:val="heading 7"/>
    <w:basedOn w:val="a"/>
    <w:next w:val="a"/>
    <w:link w:val="70"/>
    <w:uiPriority w:val="9"/>
    <w:unhideWhenUsed/>
    <w:qFormat/>
    <w:rsid w:val="00174AC3"/>
    <w:pPr>
      <w:keepNext/>
      <w:jc w:val="center"/>
      <w:outlineLvl w:val="6"/>
    </w:pPr>
    <w:rPr>
      <w:rFonts w:cs="Guttman Vilna"/>
      <w:bCs/>
      <w:w w:val="92"/>
      <w:szCs w:val="30"/>
    </w:rPr>
  </w:style>
  <w:style w:type="paragraph" w:styleId="8">
    <w:name w:val="heading 8"/>
    <w:basedOn w:val="a"/>
    <w:next w:val="a"/>
    <w:link w:val="80"/>
    <w:uiPriority w:val="9"/>
    <w:unhideWhenUsed/>
    <w:qFormat/>
    <w:rsid w:val="00174AC3"/>
    <w:pPr>
      <w:keepNext/>
      <w:ind w:left="720"/>
      <w:outlineLvl w:val="7"/>
    </w:pPr>
    <w:rPr>
      <w:rFonts w:ascii="David" w:hAnsi="David"/>
      <w:w w:val="92"/>
    </w:rPr>
  </w:style>
  <w:style w:type="paragraph" w:styleId="9">
    <w:name w:val="heading 9"/>
    <w:basedOn w:val="a"/>
    <w:next w:val="a"/>
    <w:link w:val="90"/>
    <w:uiPriority w:val="9"/>
    <w:unhideWhenUsed/>
    <w:qFormat/>
    <w:rsid w:val="00174AC3"/>
    <w:pPr>
      <w:keepNext/>
      <w:jc w:val="center"/>
      <w:outlineLvl w:val="8"/>
    </w:pPr>
    <w:rPr>
      <w:rFonts w:ascii="David" w:hAnsi="David"/>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דף בצד"/>
    <w:basedOn w:val="a"/>
    <w:qFormat/>
    <w:rsid w:val="00A522DC"/>
    <w:pPr>
      <w:framePr w:hSpace="57" w:vSpace="113" w:wrap="around" w:vAnchor="text" w:hAnchor="text" w:x="3687" w:y="1"/>
      <w:spacing w:line="276" w:lineRule="auto"/>
      <w:ind w:left="170" w:hanging="170"/>
    </w:pPr>
    <w:rPr>
      <w:rFonts w:ascii="BA Vilna Bold" w:hAnsi="BA Vilna Bold" w:cs="BA Vilna Bold"/>
      <w:spacing w:val="4"/>
      <w:sz w:val="20"/>
    </w:rPr>
  </w:style>
  <w:style w:type="paragraph" w:customStyle="1" w:styleId="a4">
    <w:name w:val="ממ תש פ"/>
    <w:link w:val="a5"/>
    <w:autoRedefine/>
    <w:qFormat/>
    <w:rsid w:val="00072C44"/>
    <w:pPr>
      <w:keepNext/>
      <w:keepLines/>
      <w:spacing w:after="0" w:line="240" w:lineRule="exact"/>
    </w:pPr>
    <w:rPr>
      <w:rFonts w:ascii="Arial" w:hAnsi="Arial" w:cs="FrankRuehl"/>
      <w:color w:val="0070C0"/>
      <w:sz w:val="24"/>
      <w:szCs w:val="18"/>
    </w:rPr>
  </w:style>
  <w:style w:type="character" w:customStyle="1" w:styleId="a5">
    <w:name w:val="ממ תש פ תו"/>
    <w:basedOn w:val="a0"/>
    <w:link w:val="a4"/>
    <w:rsid w:val="00072C44"/>
    <w:rPr>
      <w:rFonts w:ascii="Arial" w:hAnsi="Arial" w:cs="FrankRuehl"/>
      <w:color w:val="0070C0"/>
      <w:sz w:val="24"/>
      <w:szCs w:val="18"/>
    </w:rPr>
  </w:style>
  <w:style w:type="character" w:customStyle="1" w:styleId="10">
    <w:name w:val="כותרת 1 תו"/>
    <w:aliases w:val="100 תו,0.7 דחוס תו"/>
    <w:basedOn w:val="a0"/>
    <w:link w:val="1"/>
    <w:uiPriority w:val="9"/>
    <w:rsid w:val="00174AC3"/>
    <w:rPr>
      <w:rFonts w:asciiTheme="majorHAnsi" w:eastAsiaTheme="majorEastAsia" w:hAnsiTheme="majorHAnsi" w:cstheme="majorBidi"/>
      <w:color w:val="2F5496" w:themeColor="accent1" w:themeShade="BF"/>
      <w:sz w:val="32"/>
      <w:szCs w:val="18"/>
    </w:rPr>
  </w:style>
  <w:style w:type="character" w:customStyle="1" w:styleId="20">
    <w:name w:val="כותרת 2 תו"/>
    <w:aliases w:val="וילנא 0.5 תו,2 תו,98 תו"/>
    <w:basedOn w:val="a0"/>
    <w:link w:val="2"/>
    <w:uiPriority w:val="9"/>
    <w:rsid w:val="00174AC3"/>
    <w:rPr>
      <w:rFonts w:ascii="David" w:hAnsi="David" w:cs="FrankRuehl"/>
      <w:b/>
      <w:bCs/>
      <w:w w:val="92"/>
      <w:sz w:val="18"/>
      <w:szCs w:val="18"/>
    </w:rPr>
  </w:style>
  <w:style w:type="character" w:customStyle="1" w:styleId="30">
    <w:name w:val="כותרת 3 תו"/>
    <w:basedOn w:val="a0"/>
    <w:link w:val="3"/>
    <w:rsid w:val="00174AC3"/>
    <w:rPr>
      <w:rFonts w:ascii="David" w:hAnsi="David" w:cs="FrankRuehl"/>
      <w:w w:val="92"/>
      <w:sz w:val="18"/>
      <w:szCs w:val="18"/>
    </w:rPr>
  </w:style>
  <w:style w:type="character" w:customStyle="1" w:styleId="40">
    <w:name w:val="כותרת 4 תו"/>
    <w:basedOn w:val="a0"/>
    <w:link w:val="4"/>
    <w:uiPriority w:val="9"/>
    <w:rsid w:val="00174AC3"/>
    <w:rPr>
      <w:rFonts w:ascii="David" w:hAnsi="David" w:cs="FrankRuehl"/>
      <w:b/>
      <w:bCs/>
      <w:w w:val="92"/>
      <w:sz w:val="18"/>
      <w:szCs w:val="18"/>
    </w:rPr>
  </w:style>
  <w:style w:type="character" w:customStyle="1" w:styleId="50">
    <w:name w:val="כותרת 5 תו"/>
    <w:basedOn w:val="a0"/>
    <w:link w:val="5"/>
    <w:uiPriority w:val="9"/>
    <w:rsid w:val="00174AC3"/>
    <w:rPr>
      <w:rFonts w:ascii="David" w:hAnsi="David" w:cs="FrankRuehl"/>
      <w:w w:val="92"/>
      <w:sz w:val="32"/>
      <w:szCs w:val="18"/>
    </w:rPr>
  </w:style>
  <w:style w:type="character" w:customStyle="1" w:styleId="60">
    <w:name w:val="כותרת 6 תו"/>
    <w:basedOn w:val="a0"/>
    <w:link w:val="6"/>
    <w:uiPriority w:val="9"/>
    <w:rsid w:val="00174AC3"/>
    <w:rPr>
      <w:rFonts w:ascii="David" w:hAnsi="David" w:cs="FrankRuehl"/>
      <w:b/>
      <w:bCs/>
      <w:w w:val="92"/>
      <w:sz w:val="32"/>
      <w:szCs w:val="18"/>
    </w:rPr>
  </w:style>
  <w:style w:type="character" w:customStyle="1" w:styleId="70">
    <w:name w:val="כותרת 7 תו"/>
    <w:basedOn w:val="a0"/>
    <w:link w:val="7"/>
    <w:uiPriority w:val="9"/>
    <w:rsid w:val="00174AC3"/>
    <w:rPr>
      <w:rFonts w:ascii="BA Fontov Regular" w:hAnsi="BA Fontov Regular" w:cs="Guttman Vilna"/>
      <w:bCs/>
      <w:w w:val="92"/>
      <w:sz w:val="18"/>
      <w:szCs w:val="30"/>
    </w:rPr>
  </w:style>
  <w:style w:type="character" w:customStyle="1" w:styleId="80">
    <w:name w:val="כותרת 8 תו"/>
    <w:basedOn w:val="a0"/>
    <w:link w:val="8"/>
    <w:uiPriority w:val="9"/>
    <w:rsid w:val="00174AC3"/>
    <w:rPr>
      <w:rFonts w:ascii="David" w:hAnsi="David" w:cs="FrankRuehl"/>
      <w:w w:val="92"/>
      <w:sz w:val="18"/>
      <w:szCs w:val="18"/>
    </w:rPr>
  </w:style>
  <w:style w:type="character" w:customStyle="1" w:styleId="90">
    <w:name w:val="כותרת 9 תו"/>
    <w:basedOn w:val="a0"/>
    <w:link w:val="9"/>
    <w:uiPriority w:val="9"/>
    <w:rsid w:val="00174AC3"/>
    <w:rPr>
      <w:rFonts w:ascii="David" w:hAnsi="David" w:cs="FrankRuehl"/>
      <w:b/>
      <w:bCs/>
      <w:sz w:val="30"/>
      <w:szCs w:val="30"/>
    </w:rPr>
  </w:style>
  <w:style w:type="paragraph" w:styleId="a6">
    <w:name w:val="header"/>
    <w:basedOn w:val="a"/>
    <w:link w:val="a7"/>
    <w:uiPriority w:val="99"/>
    <w:unhideWhenUsed/>
    <w:rsid w:val="00174AC3"/>
    <w:pPr>
      <w:pBdr>
        <w:bottom w:val="double" w:sz="4" w:space="1" w:color="A6A6A6" w:themeColor="background1" w:themeShade="A6"/>
      </w:pBdr>
      <w:tabs>
        <w:tab w:val="center" w:pos="4025"/>
        <w:tab w:val="right" w:pos="15564"/>
      </w:tabs>
      <w:spacing w:line="200" w:lineRule="exact"/>
    </w:pPr>
    <w:rPr>
      <w:rFonts w:cs="BA Vilna Bold"/>
      <w:b/>
      <w:szCs w:val="16"/>
    </w:rPr>
  </w:style>
  <w:style w:type="character" w:customStyle="1" w:styleId="a7">
    <w:name w:val="כותרת עליונה תו"/>
    <w:basedOn w:val="a0"/>
    <w:link w:val="a6"/>
    <w:uiPriority w:val="99"/>
    <w:rsid w:val="00174AC3"/>
    <w:rPr>
      <w:rFonts w:ascii="BA Fontov Regular" w:hAnsi="BA Fontov Regular" w:cs="BA Vilna Bold"/>
      <w:b/>
      <w:sz w:val="18"/>
      <w:szCs w:val="16"/>
    </w:rPr>
  </w:style>
  <w:style w:type="paragraph" w:styleId="a8">
    <w:name w:val="footer"/>
    <w:basedOn w:val="a"/>
    <w:link w:val="a9"/>
    <w:uiPriority w:val="99"/>
    <w:unhideWhenUsed/>
    <w:rsid w:val="00174AC3"/>
    <w:pPr>
      <w:tabs>
        <w:tab w:val="center" w:pos="4153"/>
        <w:tab w:val="right" w:pos="8306"/>
      </w:tabs>
      <w:spacing w:line="240" w:lineRule="auto"/>
    </w:pPr>
  </w:style>
  <w:style w:type="character" w:customStyle="1" w:styleId="a9">
    <w:name w:val="כותרת תחתונה תו"/>
    <w:basedOn w:val="a0"/>
    <w:link w:val="a8"/>
    <w:uiPriority w:val="99"/>
    <w:rsid w:val="00174AC3"/>
    <w:rPr>
      <w:rFonts w:ascii="BA Fontov Regular" w:hAnsi="BA Fontov Regular" w:cs="FrankRuehl"/>
      <w:sz w:val="18"/>
      <w:szCs w:val="18"/>
    </w:rPr>
  </w:style>
  <w:style w:type="paragraph" w:styleId="aa">
    <w:name w:val="List Paragraph"/>
    <w:basedOn w:val="a"/>
    <w:link w:val="ab"/>
    <w:uiPriority w:val="34"/>
    <w:qFormat/>
    <w:rsid w:val="00174AC3"/>
    <w:pPr>
      <w:ind w:left="681"/>
      <w:contextualSpacing/>
    </w:pPr>
  </w:style>
  <w:style w:type="character" w:customStyle="1" w:styleId="ab">
    <w:name w:val="פיסקת רשימה תו"/>
    <w:basedOn w:val="a0"/>
    <w:link w:val="aa"/>
    <w:uiPriority w:val="34"/>
    <w:rsid w:val="00174AC3"/>
    <w:rPr>
      <w:rFonts w:ascii="BA Fontov Regular" w:hAnsi="BA Fontov Regular" w:cs="FrankRuehl"/>
      <w:sz w:val="18"/>
      <w:szCs w:val="18"/>
    </w:rPr>
  </w:style>
  <w:style w:type="paragraph" w:styleId="ac">
    <w:name w:val="Balloon Text"/>
    <w:basedOn w:val="a"/>
    <w:link w:val="ad"/>
    <w:uiPriority w:val="99"/>
    <w:unhideWhenUsed/>
    <w:rsid w:val="00174AC3"/>
    <w:pPr>
      <w:spacing w:line="240" w:lineRule="auto"/>
    </w:pPr>
    <w:rPr>
      <w:rFonts w:ascii="Tahoma" w:hAnsi="Tahoma" w:cs="Tahoma"/>
    </w:rPr>
  </w:style>
  <w:style w:type="character" w:customStyle="1" w:styleId="ad">
    <w:name w:val="טקסט בלונים תו"/>
    <w:basedOn w:val="a0"/>
    <w:link w:val="ac"/>
    <w:uiPriority w:val="99"/>
    <w:rsid w:val="00174AC3"/>
    <w:rPr>
      <w:rFonts w:ascii="Tahoma" w:hAnsi="Tahoma" w:cs="Tahoma"/>
      <w:sz w:val="18"/>
      <w:szCs w:val="18"/>
    </w:rPr>
  </w:style>
  <w:style w:type="table" w:styleId="ae">
    <w:name w:val="Table Grid"/>
    <w:basedOn w:val="a1"/>
    <w:uiPriority w:val="59"/>
    <w:rsid w:val="00174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0"/>
    <w:uiPriority w:val="19"/>
    <w:qFormat/>
    <w:rsid w:val="00174AC3"/>
    <w:rPr>
      <w:i/>
      <w:iCs/>
      <w:color w:val="808080" w:themeColor="text1" w:themeTint="7F"/>
    </w:rPr>
  </w:style>
  <w:style w:type="table" w:styleId="af0">
    <w:name w:val="Light Grid"/>
    <w:basedOn w:val="a1"/>
    <w:uiPriority w:val="62"/>
    <w:rsid w:val="00174AC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
    <w:next w:val="a"/>
    <w:link w:val="af2"/>
    <w:uiPriority w:val="11"/>
    <w:qFormat/>
    <w:rsid w:val="00174AC3"/>
    <w:pPr>
      <w:numPr>
        <w:ilvl w:val="1"/>
      </w:numPr>
      <w:ind w:left="454" w:hanging="454"/>
    </w:pPr>
    <w:rPr>
      <w:rFonts w:asciiTheme="majorHAnsi" w:eastAsiaTheme="majorEastAsia" w:hAnsiTheme="majorHAnsi" w:cstheme="majorBidi"/>
      <w:i/>
      <w:iCs/>
      <w:color w:val="4472C4" w:themeColor="accent1"/>
      <w:spacing w:val="15"/>
      <w:w w:val="92"/>
      <w:sz w:val="24"/>
      <w:szCs w:val="24"/>
    </w:rPr>
  </w:style>
  <w:style w:type="character" w:customStyle="1" w:styleId="af2">
    <w:name w:val="כותרת משנה תו"/>
    <w:basedOn w:val="a0"/>
    <w:link w:val="af1"/>
    <w:uiPriority w:val="11"/>
    <w:rsid w:val="00174AC3"/>
    <w:rPr>
      <w:rFonts w:asciiTheme="majorHAnsi" w:eastAsiaTheme="majorEastAsia" w:hAnsiTheme="majorHAnsi" w:cstheme="majorBidi"/>
      <w:i/>
      <w:iCs/>
      <w:color w:val="4472C4" w:themeColor="accent1"/>
      <w:spacing w:val="15"/>
      <w:w w:val="92"/>
      <w:sz w:val="24"/>
      <w:szCs w:val="24"/>
    </w:rPr>
  </w:style>
  <w:style w:type="table" w:styleId="af3">
    <w:name w:val="Light Shading"/>
    <w:basedOn w:val="a1"/>
    <w:uiPriority w:val="60"/>
    <w:rsid w:val="00174AC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
    <w:link w:val="af5"/>
    <w:uiPriority w:val="99"/>
    <w:unhideWhenUsed/>
    <w:rsid w:val="00174AC3"/>
    <w:pPr>
      <w:spacing w:after="120"/>
    </w:pPr>
  </w:style>
  <w:style w:type="character" w:customStyle="1" w:styleId="af5">
    <w:name w:val="גוף טקסט תו"/>
    <w:basedOn w:val="a0"/>
    <w:link w:val="af4"/>
    <w:uiPriority w:val="99"/>
    <w:rsid w:val="00174AC3"/>
    <w:rPr>
      <w:rFonts w:ascii="BA Fontov Regular" w:hAnsi="BA Fontov Regular" w:cs="FrankRuehl"/>
      <w:sz w:val="18"/>
      <w:szCs w:val="18"/>
    </w:rPr>
  </w:style>
  <w:style w:type="paragraph" w:styleId="21">
    <w:name w:val="Body Text 2"/>
    <w:basedOn w:val="a"/>
    <w:link w:val="22"/>
    <w:uiPriority w:val="99"/>
    <w:unhideWhenUsed/>
    <w:rsid w:val="00174AC3"/>
    <w:rPr>
      <w:rFonts w:ascii="David" w:hAnsi="David"/>
      <w:w w:val="92"/>
    </w:rPr>
  </w:style>
  <w:style w:type="character" w:customStyle="1" w:styleId="22">
    <w:name w:val="גוף טקסט 2 תו"/>
    <w:basedOn w:val="a0"/>
    <w:link w:val="21"/>
    <w:uiPriority w:val="99"/>
    <w:rsid w:val="00174AC3"/>
    <w:rPr>
      <w:rFonts w:ascii="David" w:hAnsi="David" w:cs="FrankRuehl"/>
      <w:w w:val="92"/>
      <w:sz w:val="18"/>
      <w:szCs w:val="18"/>
    </w:rPr>
  </w:style>
  <w:style w:type="paragraph" w:styleId="31">
    <w:name w:val="Body Text 3"/>
    <w:basedOn w:val="a"/>
    <w:link w:val="32"/>
    <w:uiPriority w:val="99"/>
    <w:unhideWhenUsed/>
    <w:rsid w:val="00174AC3"/>
    <w:pPr>
      <w:spacing w:after="120"/>
    </w:pPr>
    <w:rPr>
      <w:sz w:val="16"/>
      <w:szCs w:val="16"/>
    </w:rPr>
  </w:style>
  <w:style w:type="character" w:customStyle="1" w:styleId="32">
    <w:name w:val="גוף טקסט 3 תו"/>
    <w:basedOn w:val="a0"/>
    <w:link w:val="31"/>
    <w:uiPriority w:val="99"/>
    <w:rsid w:val="00174AC3"/>
    <w:rPr>
      <w:rFonts w:ascii="BA Fontov Regular" w:hAnsi="BA Fontov Regular" w:cs="FrankRuehl"/>
      <w:sz w:val="16"/>
      <w:szCs w:val="16"/>
    </w:rPr>
  </w:style>
  <w:style w:type="paragraph" w:styleId="23">
    <w:name w:val="Body Text Indent 2"/>
    <w:basedOn w:val="a"/>
    <w:link w:val="24"/>
    <w:uiPriority w:val="99"/>
    <w:unhideWhenUsed/>
    <w:rsid w:val="00174AC3"/>
    <w:pPr>
      <w:ind w:left="720"/>
    </w:pPr>
    <w:rPr>
      <w:rFonts w:ascii="David" w:hAnsi="David"/>
      <w:w w:val="92"/>
    </w:rPr>
  </w:style>
  <w:style w:type="character" w:customStyle="1" w:styleId="24">
    <w:name w:val="כניסה בגוף טקסט 2 תו"/>
    <w:basedOn w:val="a0"/>
    <w:link w:val="23"/>
    <w:uiPriority w:val="99"/>
    <w:rsid w:val="00174AC3"/>
    <w:rPr>
      <w:rFonts w:ascii="David" w:hAnsi="David" w:cs="FrankRuehl"/>
      <w:w w:val="92"/>
      <w:sz w:val="18"/>
      <w:szCs w:val="18"/>
    </w:rPr>
  </w:style>
  <w:style w:type="paragraph" w:styleId="33">
    <w:name w:val="Body Text Indent 3"/>
    <w:basedOn w:val="a"/>
    <w:link w:val="34"/>
    <w:uiPriority w:val="99"/>
    <w:unhideWhenUsed/>
    <w:rsid w:val="00174AC3"/>
    <w:pPr>
      <w:ind w:firstLine="720"/>
    </w:pPr>
    <w:rPr>
      <w:rFonts w:ascii="David" w:hAnsi="David"/>
      <w:w w:val="92"/>
    </w:rPr>
  </w:style>
  <w:style w:type="character" w:customStyle="1" w:styleId="34">
    <w:name w:val="כניסה בגוף טקסט 3 תו"/>
    <w:basedOn w:val="a0"/>
    <w:link w:val="33"/>
    <w:uiPriority w:val="99"/>
    <w:rsid w:val="00174AC3"/>
    <w:rPr>
      <w:rFonts w:ascii="David" w:hAnsi="David" w:cs="FrankRuehl"/>
      <w:w w:val="92"/>
      <w:sz w:val="18"/>
      <w:szCs w:val="18"/>
    </w:rPr>
  </w:style>
  <w:style w:type="character" w:styleId="af6">
    <w:name w:val="Placeholder Text"/>
    <w:basedOn w:val="a0"/>
    <w:uiPriority w:val="99"/>
    <w:semiHidden/>
    <w:rsid w:val="00174AC3"/>
    <w:rPr>
      <w:color w:val="808080"/>
    </w:rPr>
  </w:style>
  <w:style w:type="character" w:styleId="af7">
    <w:name w:val="line number"/>
    <w:basedOn w:val="a0"/>
    <w:uiPriority w:val="99"/>
    <w:semiHidden/>
    <w:unhideWhenUsed/>
    <w:rsid w:val="00174AC3"/>
  </w:style>
  <w:style w:type="paragraph" w:styleId="af8">
    <w:name w:val="TOC Heading"/>
    <w:basedOn w:val="1"/>
    <w:next w:val="a"/>
    <w:uiPriority w:val="39"/>
    <w:unhideWhenUsed/>
    <w:qFormat/>
    <w:rsid w:val="00174AC3"/>
    <w:pPr>
      <w:pageBreakBefore w:val="0"/>
      <w:outlineLvl w:val="9"/>
    </w:pPr>
    <w:rPr>
      <w:rtl/>
      <w:cs/>
    </w:rPr>
  </w:style>
  <w:style w:type="paragraph" w:styleId="TOC1">
    <w:name w:val="toc 1"/>
    <w:basedOn w:val="a"/>
    <w:next w:val="a"/>
    <w:autoRedefine/>
    <w:uiPriority w:val="39"/>
    <w:unhideWhenUsed/>
    <w:rsid w:val="00174AC3"/>
    <w:pPr>
      <w:spacing w:after="100"/>
    </w:pPr>
  </w:style>
  <w:style w:type="paragraph" w:styleId="TOC2">
    <w:name w:val="toc 2"/>
    <w:basedOn w:val="a"/>
    <w:next w:val="a"/>
    <w:autoRedefine/>
    <w:uiPriority w:val="39"/>
    <w:unhideWhenUsed/>
    <w:rsid w:val="00174AC3"/>
    <w:pPr>
      <w:spacing w:after="100"/>
      <w:ind w:left="220"/>
    </w:pPr>
  </w:style>
  <w:style w:type="character" w:styleId="Hyperlink">
    <w:name w:val="Hyperlink"/>
    <w:basedOn w:val="a0"/>
    <w:uiPriority w:val="99"/>
    <w:unhideWhenUsed/>
    <w:rsid w:val="00174AC3"/>
    <w:rPr>
      <w:color w:val="0563C1" w:themeColor="hyperlink"/>
      <w:u w:val="single"/>
    </w:rPr>
  </w:style>
  <w:style w:type="character" w:styleId="af9">
    <w:name w:val="annotation reference"/>
    <w:uiPriority w:val="99"/>
    <w:rsid w:val="00174AC3"/>
    <w:rPr>
      <w:sz w:val="16"/>
      <w:szCs w:val="16"/>
    </w:rPr>
  </w:style>
  <w:style w:type="paragraph" w:styleId="afa">
    <w:name w:val="annotation text"/>
    <w:basedOn w:val="a"/>
    <w:link w:val="afb"/>
    <w:uiPriority w:val="99"/>
    <w:rsid w:val="00174AC3"/>
    <w:pPr>
      <w:spacing w:line="240" w:lineRule="auto"/>
    </w:pPr>
    <w:rPr>
      <w:rFonts w:ascii="Times New Roman" w:eastAsia="Times New Roman" w:hAnsi="Times New Roman" w:cs="Times New Roman"/>
    </w:rPr>
  </w:style>
  <w:style w:type="character" w:customStyle="1" w:styleId="afb">
    <w:name w:val="טקסט הערה תו"/>
    <w:basedOn w:val="a0"/>
    <w:link w:val="afa"/>
    <w:uiPriority w:val="99"/>
    <w:rsid w:val="00174AC3"/>
    <w:rPr>
      <w:rFonts w:ascii="Times New Roman" w:eastAsia="Times New Roman" w:hAnsi="Times New Roman" w:cs="Times New Roman"/>
      <w:sz w:val="18"/>
      <w:szCs w:val="18"/>
    </w:rPr>
  </w:style>
  <w:style w:type="paragraph" w:styleId="afc">
    <w:name w:val="annotation subject"/>
    <w:basedOn w:val="afa"/>
    <w:next w:val="afa"/>
    <w:link w:val="afd"/>
    <w:uiPriority w:val="99"/>
    <w:rsid w:val="00174AC3"/>
    <w:rPr>
      <w:b/>
      <w:bCs/>
    </w:rPr>
  </w:style>
  <w:style w:type="character" w:customStyle="1" w:styleId="afd">
    <w:name w:val="נושא הערה תו"/>
    <w:basedOn w:val="afb"/>
    <w:link w:val="afc"/>
    <w:uiPriority w:val="99"/>
    <w:rsid w:val="00174AC3"/>
    <w:rPr>
      <w:rFonts w:ascii="Times New Roman" w:eastAsia="Times New Roman" w:hAnsi="Times New Roman" w:cs="Times New Roman"/>
      <w:b/>
      <w:bCs/>
      <w:sz w:val="18"/>
      <w:szCs w:val="18"/>
    </w:rPr>
  </w:style>
  <w:style w:type="character" w:styleId="afe">
    <w:name w:val="Emphasis"/>
    <w:qFormat/>
    <w:rsid w:val="00174AC3"/>
    <w:rPr>
      <w:rFonts w:cs="David"/>
      <w:i/>
      <w:iCs w:val="0"/>
      <w:w w:val="96"/>
      <w:szCs w:val="32"/>
    </w:rPr>
  </w:style>
  <w:style w:type="paragraph" w:styleId="aff">
    <w:name w:val="caption"/>
    <w:basedOn w:val="a"/>
    <w:next w:val="a"/>
    <w:uiPriority w:val="35"/>
    <w:unhideWhenUsed/>
    <w:qFormat/>
    <w:rsid w:val="00174AC3"/>
    <w:pPr>
      <w:spacing w:after="200" w:line="240" w:lineRule="auto"/>
    </w:pPr>
    <w:rPr>
      <w:i/>
      <w:iCs/>
      <w:color w:val="44546A" w:themeColor="text2"/>
    </w:rPr>
  </w:style>
  <w:style w:type="paragraph" w:styleId="aff0">
    <w:name w:val="table of figures"/>
    <w:basedOn w:val="a"/>
    <w:next w:val="a"/>
    <w:uiPriority w:val="99"/>
    <w:semiHidden/>
    <w:unhideWhenUsed/>
    <w:rsid w:val="00174AC3"/>
  </w:style>
  <w:style w:type="character" w:styleId="aff1">
    <w:name w:val="page number"/>
    <w:basedOn w:val="a0"/>
    <w:rsid w:val="00174AC3"/>
  </w:style>
  <w:style w:type="paragraph" w:styleId="aff2">
    <w:name w:val="footnote text"/>
    <w:basedOn w:val="a"/>
    <w:link w:val="aff3"/>
    <w:uiPriority w:val="99"/>
    <w:unhideWhenUsed/>
    <w:rsid w:val="00174AC3"/>
    <w:pPr>
      <w:spacing w:line="240" w:lineRule="auto"/>
    </w:pPr>
  </w:style>
  <w:style w:type="character" w:customStyle="1" w:styleId="aff3">
    <w:name w:val="טקסט הערת שוליים תו"/>
    <w:basedOn w:val="a0"/>
    <w:link w:val="aff2"/>
    <w:uiPriority w:val="99"/>
    <w:rsid w:val="00174AC3"/>
    <w:rPr>
      <w:rFonts w:ascii="BA Fontov Regular" w:hAnsi="BA Fontov Regular" w:cs="FrankRuehl"/>
      <w:sz w:val="18"/>
      <w:szCs w:val="18"/>
    </w:rPr>
  </w:style>
  <w:style w:type="character" w:styleId="aff4">
    <w:name w:val="footnote reference"/>
    <w:basedOn w:val="a0"/>
    <w:uiPriority w:val="99"/>
    <w:semiHidden/>
    <w:unhideWhenUsed/>
    <w:rsid w:val="00174AC3"/>
    <w:rPr>
      <w:vertAlign w:val="superscript"/>
    </w:rPr>
  </w:style>
  <w:style w:type="character" w:customStyle="1" w:styleId="35">
    <w:name w:val="סגנון 3"/>
    <w:basedOn w:val="a0"/>
    <w:uiPriority w:val="1"/>
    <w:qFormat/>
    <w:rsid w:val="00174AC3"/>
  </w:style>
  <w:style w:type="paragraph" w:customStyle="1" w:styleId="04">
    <w:name w:val="0.4."/>
    <w:basedOn w:val="2"/>
    <w:link w:val="040"/>
    <w:rsid w:val="00174AC3"/>
    <w:rPr>
      <w:bCs w:val="0"/>
      <w:spacing w:val="-8"/>
      <w:sz w:val="32"/>
    </w:rPr>
  </w:style>
  <w:style w:type="character" w:customStyle="1" w:styleId="040">
    <w:name w:val="0.4. תו"/>
    <w:basedOn w:val="a0"/>
    <w:link w:val="04"/>
    <w:rsid w:val="00174AC3"/>
    <w:rPr>
      <w:rFonts w:ascii="David" w:hAnsi="David" w:cs="FrankRuehl"/>
      <w:b/>
      <w:spacing w:val="-8"/>
      <w:w w:val="92"/>
      <w:sz w:val="32"/>
      <w:szCs w:val="18"/>
    </w:rPr>
  </w:style>
  <w:style w:type="paragraph" w:customStyle="1" w:styleId="-04">
    <w:name w:val="טאב-  0.4"/>
    <w:basedOn w:val="aa"/>
    <w:link w:val="-040"/>
    <w:qFormat/>
    <w:rsid w:val="00174AC3"/>
    <w:pPr>
      <w:numPr>
        <w:numId w:val="5"/>
      </w:numPr>
    </w:pPr>
    <w:rPr>
      <w:spacing w:val="-8"/>
      <w:sz w:val="32"/>
    </w:rPr>
  </w:style>
  <w:style w:type="character" w:customStyle="1" w:styleId="-040">
    <w:name w:val="טאב-  0.4 תו"/>
    <w:basedOn w:val="ab"/>
    <w:link w:val="-04"/>
    <w:rsid w:val="00174AC3"/>
    <w:rPr>
      <w:rFonts w:ascii="BA Fontov Regular" w:hAnsi="BA Fontov Regular" w:cs="FrankRuehl"/>
      <w:spacing w:val="-8"/>
      <w:sz w:val="32"/>
      <w:szCs w:val="18"/>
    </w:rPr>
  </w:style>
  <w:style w:type="paragraph" w:styleId="aff5">
    <w:name w:val="Document Map"/>
    <w:basedOn w:val="a"/>
    <w:link w:val="aff6"/>
    <w:uiPriority w:val="99"/>
    <w:semiHidden/>
    <w:unhideWhenUsed/>
    <w:rsid w:val="00174AC3"/>
    <w:pPr>
      <w:spacing w:line="240" w:lineRule="auto"/>
    </w:pPr>
    <w:rPr>
      <w:rFonts w:ascii="Tahoma" w:eastAsia="Times New Roman" w:hAnsi="Tahoma" w:cs="Tahoma"/>
      <w:spacing w:val="-10"/>
      <w:sz w:val="16"/>
      <w:szCs w:val="16"/>
    </w:rPr>
  </w:style>
  <w:style w:type="character" w:customStyle="1" w:styleId="aff6">
    <w:name w:val="מפת מסמך תו"/>
    <w:basedOn w:val="a0"/>
    <w:link w:val="aff5"/>
    <w:uiPriority w:val="99"/>
    <w:semiHidden/>
    <w:rsid w:val="00174AC3"/>
    <w:rPr>
      <w:rFonts w:ascii="Tahoma" w:eastAsia="Times New Roman" w:hAnsi="Tahoma" w:cs="Tahoma"/>
      <w:spacing w:val="-10"/>
      <w:sz w:val="16"/>
      <w:szCs w:val="16"/>
    </w:rPr>
  </w:style>
  <w:style w:type="paragraph" w:customStyle="1" w:styleId="aff7">
    <w:name w:val="הערת שוליים מ''מ"/>
    <w:basedOn w:val="aff2"/>
    <w:link w:val="aff8"/>
    <w:autoRedefine/>
    <w:qFormat/>
    <w:rsid w:val="00174AC3"/>
    <w:pPr>
      <w:spacing w:line="360" w:lineRule="auto"/>
    </w:pPr>
    <w:rPr>
      <w:rFonts w:ascii="David" w:hAnsi="David" w:cs="Guttman Vilna"/>
      <w:bCs/>
      <w:spacing w:val="-10"/>
      <w:position w:val="8"/>
      <w:szCs w:val="26"/>
    </w:rPr>
  </w:style>
  <w:style w:type="character" w:customStyle="1" w:styleId="aff8">
    <w:name w:val="הערת שוליים מ''מ תו"/>
    <w:basedOn w:val="aff3"/>
    <w:link w:val="aff7"/>
    <w:rsid w:val="00174AC3"/>
    <w:rPr>
      <w:rFonts w:ascii="David" w:hAnsi="David" w:cs="Guttman Vilna"/>
      <w:bCs/>
      <w:spacing w:val="-10"/>
      <w:position w:val="8"/>
      <w:sz w:val="18"/>
      <w:szCs w:val="26"/>
    </w:rPr>
  </w:style>
  <w:style w:type="paragraph" w:customStyle="1" w:styleId="aff9">
    <w:name w:val="הערת שוליים"/>
    <w:basedOn w:val="aff2"/>
    <w:autoRedefine/>
    <w:qFormat/>
    <w:rsid w:val="00174AC3"/>
    <w:pPr>
      <w:spacing w:line="360" w:lineRule="auto"/>
    </w:pPr>
    <w:rPr>
      <w:rFonts w:ascii="David" w:hAnsi="David" w:cs="Guttman Vilna"/>
      <w:bCs/>
      <w:position w:val="8"/>
      <w:sz w:val="22"/>
      <w:szCs w:val="26"/>
    </w:rPr>
  </w:style>
  <w:style w:type="paragraph" w:customStyle="1" w:styleId="affa">
    <w:name w:val="הערת שולייים"/>
    <w:basedOn w:val="aff2"/>
    <w:link w:val="affb"/>
    <w:autoRedefine/>
    <w:qFormat/>
    <w:rsid w:val="00174AC3"/>
    <w:pPr>
      <w:spacing w:line="360" w:lineRule="auto"/>
      <w:jc w:val="left"/>
    </w:pPr>
    <w:rPr>
      <w:rFonts w:ascii="David" w:hAnsi="David" w:cs="Guttman Vilna"/>
      <w:bCs/>
      <w:position w:val="8"/>
      <w:sz w:val="32"/>
      <w:szCs w:val="26"/>
    </w:rPr>
  </w:style>
  <w:style w:type="character" w:customStyle="1" w:styleId="affb">
    <w:name w:val="הערת שולייים תו"/>
    <w:basedOn w:val="a0"/>
    <w:link w:val="affa"/>
    <w:rsid w:val="00174AC3"/>
    <w:rPr>
      <w:rFonts w:ascii="David" w:hAnsi="David" w:cs="Guttman Vilna"/>
      <w:bCs/>
      <w:position w:val="8"/>
      <w:sz w:val="32"/>
      <w:szCs w:val="26"/>
    </w:rPr>
  </w:style>
  <w:style w:type="paragraph" w:customStyle="1" w:styleId="affc">
    <w:name w:val="חציצה"/>
    <w:basedOn w:val="a"/>
    <w:link w:val="affd"/>
    <w:qFormat/>
    <w:rsid w:val="00174AC3"/>
    <w:pPr>
      <w:jc w:val="center"/>
    </w:pPr>
    <w:rPr>
      <w:rFonts w:ascii="BA חניכי הישיבות" w:hAnsi="BA חניכי הישיבות" w:cs="BA חניכי הישיבות"/>
      <w:color w:val="808080" w:themeColor="background1" w:themeShade="80"/>
      <w:sz w:val="32"/>
    </w:rPr>
  </w:style>
  <w:style w:type="paragraph" w:customStyle="1" w:styleId="affe">
    <w:name w:val="רגיל אדום"/>
    <w:basedOn w:val="a"/>
    <w:rsid w:val="00174AC3"/>
    <w:rPr>
      <w:color w:val="FF0000"/>
    </w:rPr>
  </w:style>
  <w:style w:type="paragraph" w:customStyle="1" w:styleId="afff">
    <w:name w:val="דף"/>
    <w:basedOn w:val="a"/>
    <w:qFormat/>
    <w:rsid w:val="00174AC3"/>
    <w:rPr>
      <w:rFonts w:ascii="David" w:hAnsi="David" w:cs="Guttman Vilna"/>
      <w:b/>
      <w:bCs/>
      <w:color w:val="0070C0"/>
      <w:sz w:val="32"/>
      <w:szCs w:val="30"/>
    </w:rPr>
  </w:style>
  <w:style w:type="paragraph" w:customStyle="1" w:styleId="afff0">
    <w:name w:val="כוכבים"/>
    <w:basedOn w:val="a"/>
    <w:rsid w:val="00174AC3"/>
    <w:pPr>
      <w:spacing w:before="40" w:after="40"/>
      <w:jc w:val="center"/>
    </w:pPr>
    <w:rPr>
      <w:rFonts w:ascii="Guttman Vilna" w:hAnsi="Guttman Vilna" w:cs="Arial"/>
      <w:bCs/>
      <w:color w:val="A6A6A6" w:themeColor="background1" w:themeShade="A6"/>
      <w:sz w:val="24"/>
      <w:szCs w:val="30"/>
    </w:rPr>
  </w:style>
  <w:style w:type="paragraph" w:customStyle="1" w:styleId="afff1">
    <w:name w:val="מסכת"/>
    <w:basedOn w:val="a"/>
    <w:rsid w:val="00174AC3"/>
    <w:pPr>
      <w:framePr w:h="340" w:hRule="exact" w:hSpace="181" w:wrap="around" w:vAnchor="page" w:hAnchor="text" w:xAlign="right" w:yAlign="bottom"/>
      <w:jc w:val="center"/>
    </w:pPr>
    <w:rPr>
      <w:color w:val="F2F2F2" w:themeColor="background1" w:themeShade="F2"/>
    </w:rPr>
  </w:style>
  <w:style w:type="paragraph" w:customStyle="1" w:styleId="afff2">
    <w:name w:val="פרק"/>
    <w:basedOn w:val="a"/>
    <w:rsid w:val="00174AC3"/>
    <w:pPr>
      <w:pageBreakBefore/>
      <w:framePr w:h="284" w:hRule="exact" w:hSpace="181" w:wrap="around" w:vAnchor="page" w:hAnchor="page" w:xAlign="center" w:yAlign="bottom"/>
      <w:spacing w:line="240" w:lineRule="auto"/>
    </w:pPr>
    <w:rPr>
      <w:color w:val="F2F2F2" w:themeColor="background1" w:themeShade="F2"/>
      <w:szCs w:val="28"/>
    </w:rPr>
  </w:style>
  <w:style w:type="paragraph" w:customStyle="1" w:styleId="afff3">
    <w:name w:val="פרק שם"/>
    <w:basedOn w:val="a"/>
    <w:rsid w:val="00174AC3"/>
    <w:pPr>
      <w:framePr w:h="227" w:hRule="exact" w:hSpace="181" w:wrap="around" w:vAnchor="page" w:hAnchor="text" w:yAlign="bottom"/>
      <w:spacing w:line="240" w:lineRule="auto"/>
    </w:pPr>
    <w:rPr>
      <w:color w:val="F2F2F2" w:themeColor="background1" w:themeShade="F2"/>
      <w:sz w:val="24"/>
      <w:szCs w:val="24"/>
    </w:rPr>
  </w:style>
  <w:style w:type="paragraph" w:customStyle="1" w:styleId="afff4">
    <w:name w:val="דפים בפרק ב"/>
    <w:basedOn w:val="a"/>
    <w:rsid w:val="00174AC3"/>
    <w:pPr>
      <w:framePr w:h="284" w:hRule="exact" w:hSpace="181" w:wrap="around" w:vAnchor="page" w:hAnchor="page" w:x="2836" w:yAlign="bottom"/>
      <w:spacing w:after="60" w:line="300" w:lineRule="exact"/>
    </w:pPr>
    <w:rPr>
      <w:color w:val="F2F2F2" w:themeColor="background1" w:themeShade="F2"/>
      <w:szCs w:val="24"/>
    </w:rPr>
  </w:style>
  <w:style w:type="paragraph" w:customStyle="1" w:styleId="afff5">
    <w:name w:val="משניות"/>
    <w:basedOn w:val="a"/>
    <w:link w:val="afff6"/>
    <w:qFormat/>
    <w:rsid w:val="000F1DD4"/>
    <w:pPr>
      <w:shd w:val="clear" w:color="auto" w:fill="F2F2F2" w:themeFill="background1" w:themeFillShade="F2"/>
    </w:pPr>
    <w:rPr>
      <w:rFonts w:cs="BA Vilna Bold"/>
      <w:spacing w:val="4"/>
      <w:sz w:val="22"/>
      <w:szCs w:val="22"/>
    </w:rPr>
  </w:style>
  <w:style w:type="character" w:customStyle="1" w:styleId="afff6">
    <w:name w:val="משניות תו"/>
    <w:basedOn w:val="a0"/>
    <w:link w:val="afff5"/>
    <w:rsid w:val="000F1DD4"/>
    <w:rPr>
      <w:rFonts w:ascii="BA Fontov Regular" w:hAnsi="BA Fontov Regular" w:cs="BA Vilna Bold"/>
      <w:spacing w:val="4"/>
      <w:sz w:val="22"/>
      <w:szCs w:val="22"/>
      <w:shd w:val="clear" w:color="auto" w:fill="F2F2F2" w:themeFill="background1" w:themeFillShade="F2"/>
    </w:rPr>
  </w:style>
  <w:style w:type="paragraph" w:customStyle="1" w:styleId="afff7">
    <w:name w:val="דעות"/>
    <w:basedOn w:val="a"/>
    <w:rsid w:val="00174AC3"/>
    <w:pPr>
      <w:tabs>
        <w:tab w:val="right" w:pos="4677"/>
        <w:tab w:val="left" w:pos="4961"/>
      </w:tabs>
      <w:spacing w:after="50"/>
      <w:ind w:firstLine="720"/>
      <w:contextualSpacing/>
    </w:pPr>
  </w:style>
  <w:style w:type="paragraph" w:styleId="afff8">
    <w:name w:val="Intense Quote"/>
    <w:basedOn w:val="a"/>
    <w:next w:val="a"/>
    <w:link w:val="afff9"/>
    <w:uiPriority w:val="30"/>
    <w:qFormat/>
    <w:rsid w:val="00174AC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9">
    <w:name w:val="ציטוט חזק תו"/>
    <w:basedOn w:val="a0"/>
    <w:link w:val="afff8"/>
    <w:uiPriority w:val="30"/>
    <w:rsid w:val="00174AC3"/>
    <w:rPr>
      <w:rFonts w:ascii="BA Fontov Regular" w:hAnsi="BA Fontov Regular" w:cs="FrankRuehl"/>
      <w:i/>
      <w:iCs/>
      <w:color w:val="4472C4" w:themeColor="accent1"/>
      <w:sz w:val="18"/>
      <w:szCs w:val="18"/>
    </w:rPr>
  </w:style>
  <w:style w:type="character" w:customStyle="1" w:styleId="afffa">
    <w:name w:val="מודגש"/>
    <w:basedOn w:val="a0"/>
    <w:uiPriority w:val="1"/>
    <w:rsid w:val="00295E41"/>
    <w:rPr>
      <w:rFonts w:cs="PFT_Frank"/>
      <w:bCs/>
      <w:szCs w:val="14"/>
    </w:rPr>
  </w:style>
  <w:style w:type="paragraph" w:customStyle="1" w:styleId="afffb">
    <w:name w:val="הדרן עלך"/>
    <w:basedOn w:val="a"/>
    <w:link w:val="afffc"/>
    <w:qFormat/>
    <w:rsid w:val="00174AC3"/>
    <w:pPr>
      <w:jc w:val="center"/>
    </w:pPr>
    <w:rPr>
      <w:rFonts w:ascii="Fb Fontext" w:hAnsi="Fb Fontext" w:cs="FontbitDavid"/>
      <w:b/>
      <w:bCs/>
      <w:color w:val="808080" w:themeColor="background1" w:themeShade="80"/>
      <w:sz w:val="30"/>
    </w:rPr>
  </w:style>
  <w:style w:type="character" w:customStyle="1" w:styleId="afffc">
    <w:name w:val="הדרן עלך תו"/>
    <w:basedOn w:val="a0"/>
    <w:link w:val="afffb"/>
    <w:rsid w:val="00174AC3"/>
    <w:rPr>
      <w:rFonts w:ascii="Fb Fontext" w:hAnsi="Fb Fontext" w:cs="FontbitDavid"/>
      <w:b/>
      <w:bCs/>
      <w:color w:val="808080" w:themeColor="background1" w:themeShade="80"/>
      <w:sz w:val="30"/>
      <w:szCs w:val="18"/>
    </w:rPr>
  </w:style>
  <w:style w:type="paragraph" w:customStyle="1" w:styleId="25">
    <w:name w:val="כולל 2"/>
    <w:basedOn w:val="a"/>
    <w:link w:val="26"/>
    <w:qFormat/>
    <w:rsid w:val="00174AC3"/>
    <w:pPr>
      <w:spacing w:after="200" w:line="360" w:lineRule="exact"/>
    </w:pPr>
    <w:rPr>
      <w:rFonts w:ascii="Fb Fontext" w:hAnsi="Fb Fontext"/>
      <w:spacing w:val="-4"/>
    </w:rPr>
  </w:style>
  <w:style w:type="character" w:customStyle="1" w:styleId="26">
    <w:name w:val="כולל 2 תו"/>
    <w:basedOn w:val="a0"/>
    <w:link w:val="25"/>
    <w:rsid w:val="00174AC3"/>
    <w:rPr>
      <w:rFonts w:ascii="Fb Fontext" w:hAnsi="Fb Fontext" w:cs="FrankRuehl"/>
      <w:spacing w:val="-4"/>
      <w:sz w:val="18"/>
      <w:szCs w:val="18"/>
    </w:rPr>
  </w:style>
  <w:style w:type="paragraph" w:customStyle="1" w:styleId="afffd">
    <w:name w:val="ד''ה משנה"/>
    <w:basedOn w:val="a"/>
    <w:link w:val="afffe"/>
    <w:qFormat/>
    <w:rsid w:val="005C60E6"/>
    <w:pPr>
      <w:spacing w:before="120"/>
      <w:ind w:end="320"/>
      <w:contextualSpacing/>
      <w:jc w:val="center"/>
      <w:outlineLvl w:val="1"/>
    </w:pPr>
    <w:rPr>
      <w:rFonts w:cs="BA TM • Vilna Extra-Bold"/>
      <w:spacing w:val="4"/>
      <w:sz w:val="22"/>
      <w:szCs w:val="22"/>
    </w:rPr>
  </w:style>
  <w:style w:type="character" w:customStyle="1" w:styleId="afffe">
    <w:name w:val="ד''ה משנה תו"/>
    <w:basedOn w:val="a0"/>
    <w:link w:val="afffd"/>
    <w:rsid w:val="005C60E6"/>
    <w:rPr>
      <w:rFonts w:ascii="BA Fontov Regular" w:hAnsi="BA Fontov Regular" w:cs="BA TM • Vilna Extra-Bold"/>
      <w:spacing w:val="4"/>
      <w:sz w:val="22"/>
      <w:szCs w:val="22"/>
    </w:rPr>
  </w:style>
  <w:style w:type="paragraph" w:customStyle="1" w:styleId="affff">
    <w:name w:val="מבואה"/>
    <w:basedOn w:val="a"/>
    <w:link w:val="affff0"/>
    <w:qFormat/>
    <w:rsid w:val="00174AC3"/>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0"/>
    <w:link w:val="affff"/>
    <w:rsid w:val="00174AC3"/>
    <w:rPr>
      <w:rFonts w:ascii="David" w:eastAsia="Times New Roman" w:hAnsi="David" w:cs="David"/>
      <w:b/>
      <w:bCs/>
      <w:color w:val="A6A6A6" w:themeColor="background1" w:themeShade="A6"/>
      <w:sz w:val="18"/>
      <w:szCs w:val="18"/>
    </w:rPr>
  </w:style>
  <w:style w:type="paragraph" w:customStyle="1" w:styleId="affff1">
    <w:name w:val="טור הערות לאוקמי"/>
    <w:basedOn w:val="aff2"/>
    <w:link w:val="affff2"/>
    <w:qFormat/>
    <w:rsid w:val="00174AC3"/>
    <w:rPr>
      <w:szCs w:val="24"/>
    </w:rPr>
  </w:style>
  <w:style w:type="character" w:customStyle="1" w:styleId="affff2">
    <w:name w:val="טור הערות לאוקמי תו"/>
    <w:basedOn w:val="aff3"/>
    <w:link w:val="affff1"/>
    <w:rsid w:val="00174AC3"/>
    <w:rPr>
      <w:rFonts w:ascii="BA Fontov Regular" w:hAnsi="BA Fontov Regular" w:cs="FrankRuehl"/>
      <w:sz w:val="18"/>
      <w:szCs w:val="24"/>
    </w:rPr>
  </w:style>
  <w:style w:type="paragraph" w:styleId="affff3">
    <w:name w:val="Body Text First Indent"/>
    <w:basedOn w:val="a"/>
    <w:link w:val="affff4"/>
    <w:uiPriority w:val="99"/>
    <w:semiHidden/>
    <w:unhideWhenUsed/>
    <w:rsid w:val="00174AC3"/>
    <w:pPr>
      <w:spacing w:line="360" w:lineRule="exact"/>
      <w:ind w:firstLine="360"/>
    </w:pPr>
    <w:rPr>
      <w:rFonts w:asciiTheme="minorHAnsi" w:hAnsiTheme="minorHAnsi"/>
      <w:sz w:val="22"/>
    </w:rPr>
  </w:style>
  <w:style w:type="character" w:customStyle="1" w:styleId="affff4">
    <w:name w:val="כניסת שורה ראשונה בגוף טקסט תו"/>
    <w:basedOn w:val="af5"/>
    <w:link w:val="affff3"/>
    <w:uiPriority w:val="99"/>
    <w:semiHidden/>
    <w:rsid w:val="00174AC3"/>
    <w:rPr>
      <w:rFonts w:ascii="BA Fontov Regular" w:hAnsi="BA Fontov Regular" w:cs="FrankRuehl"/>
      <w:sz w:val="18"/>
      <w:szCs w:val="18"/>
    </w:rPr>
  </w:style>
  <w:style w:type="paragraph" w:customStyle="1" w:styleId="041">
    <w:name w:val="0.4"/>
    <w:basedOn w:val="a"/>
    <w:link w:val="042"/>
    <w:qFormat/>
    <w:rsid w:val="00174AC3"/>
    <w:rPr>
      <w:spacing w:val="-8"/>
    </w:rPr>
  </w:style>
  <w:style w:type="paragraph" w:customStyle="1" w:styleId="02">
    <w:name w:val="0.2 משנה"/>
    <w:basedOn w:val="afff5"/>
    <w:link w:val="020"/>
    <w:qFormat/>
    <w:rsid w:val="00174AC3"/>
    <w:rPr>
      <w:b/>
      <w:spacing w:val="-4"/>
      <w:sz w:val="22"/>
      <w:szCs w:val="22"/>
    </w:rPr>
  </w:style>
  <w:style w:type="character" w:customStyle="1" w:styleId="042">
    <w:name w:val="0.4 תו"/>
    <w:basedOn w:val="a0"/>
    <w:link w:val="041"/>
    <w:rsid w:val="00174AC3"/>
    <w:rPr>
      <w:rFonts w:ascii="BA Fontov Regular" w:hAnsi="BA Fontov Regular" w:cs="FrankRuehl"/>
      <w:spacing w:val="-8"/>
      <w:sz w:val="18"/>
      <w:szCs w:val="18"/>
    </w:rPr>
  </w:style>
  <w:style w:type="paragraph" w:customStyle="1" w:styleId="043">
    <w:name w:val="0.4משנה"/>
    <w:basedOn w:val="afff5"/>
    <w:link w:val="044"/>
    <w:qFormat/>
    <w:rsid w:val="00174AC3"/>
    <w:rPr>
      <w:spacing w:val="-8"/>
    </w:rPr>
  </w:style>
  <w:style w:type="character" w:customStyle="1" w:styleId="020">
    <w:name w:val="0.2 משנה תו"/>
    <w:basedOn w:val="afff6"/>
    <w:link w:val="02"/>
    <w:rsid w:val="00174AC3"/>
    <w:rPr>
      <w:rFonts w:ascii="BA Fontov Regular" w:hAnsi="BA Fontov Regular" w:cs="BA Vilna Bold"/>
      <w:b/>
      <w:spacing w:val="-4"/>
      <w:sz w:val="18"/>
      <w:szCs w:val="18"/>
      <w:shd w:val="clear" w:color="auto" w:fill="F2F2F2" w:themeFill="background1" w:themeFillShade="F2"/>
    </w:rPr>
  </w:style>
  <w:style w:type="character" w:customStyle="1" w:styleId="044">
    <w:name w:val="0.4משנה תו"/>
    <w:basedOn w:val="020"/>
    <w:link w:val="043"/>
    <w:rsid w:val="00174AC3"/>
    <w:rPr>
      <w:rFonts w:ascii="BA Fontov Regular" w:hAnsi="BA Fontov Regular" w:cs="BA Vilna Bold"/>
      <w:b w:val="0"/>
      <w:spacing w:val="-8"/>
      <w:sz w:val="18"/>
      <w:szCs w:val="18"/>
      <w:shd w:val="clear" w:color="auto" w:fill="F2F2F2" w:themeFill="background1" w:themeFillShade="F2"/>
    </w:rPr>
  </w:style>
  <w:style w:type="paragraph" w:customStyle="1" w:styleId="affff5">
    <w:name w:val="פיסקת תשובה"/>
    <w:basedOn w:val="a"/>
    <w:link w:val="affff6"/>
    <w:qFormat/>
    <w:rsid w:val="00174AC3"/>
    <w:pPr>
      <w:ind w:left="397"/>
    </w:pPr>
    <w:rPr>
      <w:rFonts w:ascii="Fb Fontext" w:hAnsi="Fb Fontext"/>
      <w:sz w:val="32"/>
    </w:rPr>
  </w:style>
  <w:style w:type="character" w:customStyle="1" w:styleId="affff6">
    <w:name w:val="פיסקת תשובה תו"/>
    <w:basedOn w:val="a0"/>
    <w:link w:val="affff5"/>
    <w:rsid w:val="00174AC3"/>
    <w:rPr>
      <w:rFonts w:ascii="Fb Fontext" w:hAnsi="Fb Fontext" w:cs="FrankRuehl"/>
      <w:sz w:val="32"/>
      <w:szCs w:val="18"/>
    </w:rPr>
  </w:style>
  <w:style w:type="paragraph" w:customStyle="1" w:styleId="affff7">
    <w:name w:val="תשובה"/>
    <w:basedOn w:val="a"/>
    <w:link w:val="affff8"/>
    <w:qFormat/>
    <w:rsid w:val="00174AC3"/>
    <w:pPr>
      <w:ind w:left="568" w:hanging="284"/>
    </w:pPr>
    <w:rPr>
      <w:rFonts w:ascii="Fb Fontext" w:hAnsi="Fb Fontext"/>
    </w:rPr>
  </w:style>
  <w:style w:type="character" w:customStyle="1" w:styleId="affd">
    <w:name w:val="חציצה תו"/>
    <w:basedOn w:val="a0"/>
    <w:link w:val="affc"/>
    <w:rsid w:val="00174AC3"/>
    <w:rPr>
      <w:rFonts w:ascii="BA חניכי הישיבות" w:hAnsi="BA חניכי הישיבות" w:cs="BA חניכי הישיבות"/>
      <w:color w:val="808080" w:themeColor="background1" w:themeShade="80"/>
      <w:sz w:val="32"/>
      <w:szCs w:val="18"/>
    </w:rPr>
  </w:style>
  <w:style w:type="character" w:customStyle="1" w:styleId="affff8">
    <w:name w:val="תשובה תו"/>
    <w:basedOn w:val="a0"/>
    <w:link w:val="affff7"/>
    <w:rsid w:val="00174AC3"/>
    <w:rPr>
      <w:rFonts w:ascii="Fb Fontext" w:hAnsi="Fb Fontext" w:cs="FrankRuehl"/>
      <w:sz w:val="18"/>
      <w:szCs w:val="18"/>
    </w:rPr>
  </w:style>
  <w:style w:type="paragraph" w:customStyle="1" w:styleId="affff9">
    <w:name w:val="פסוק"/>
    <w:basedOn w:val="a"/>
    <w:link w:val="affffa"/>
    <w:qFormat/>
    <w:rsid w:val="00280A1A"/>
    <w:rPr>
      <w:rFonts w:ascii="Fb Fontext" w:hAnsi="Fb Fontext" w:cs="BA TM • Tzlotana"/>
      <w:szCs w:val="16"/>
    </w:rPr>
  </w:style>
  <w:style w:type="character" w:customStyle="1" w:styleId="affffa">
    <w:name w:val="פסוק תו"/>
    <w:basedOn w:val="a0"/>
    <w:link w:val="affff9"/>
    <w:rsid w:val="00280A1A"/>
    <w:rPr>
      <w:rFonts w:ascii="Fb Fontext" w:hAnsi="Fb Fontext" w:cs="BA TM • Tzlotana"/>
      <w:sz w:val="18"/>
      <w:szCs w:val="16"/>
    </w:rPr>
  </w:style>
  <w:style w:type="paragraph" w:customStyle="1" w:styleId="affffb">
    <w:name w:val="נושא"/>
    <w:basedOn w:val="a"/>
    <w:link w:val="affffc"/>
    <w:qFormat/>
    <w:rsid w:val="00A903D2"/>
    <w:pPr>
      <w:spacing w:before="80"/>
      <w:jc w:val="center"/>
      <w:outlineLvl w:val="2"/>
    </w:pPr>
    <w:rPr>
      <w:rFonts w:ascii="David" w:hAnsi="David" w:cs="PFT_Frank"/>
      <w:b/>
      <w:bCs/>
      <w:sz w:val="30"/>
      <w:szCs w:val="15"/>
    </w:rPr>
  </w:style>
  <w:style w:type="character" w:customStyle="1" w:styleId="affffc">
    <w:name w:val="נושא תו"/>
    <w:basedOn w:val="a0"/>
    <w:link w:val="affffb"/>
    <w:rsid w:val="00A903D2"/>
    <w:rPr>
      <w:rFonts w:ascii="David" w:hAnsi="David" w:cs="PFT_Frank"/>
      <w:b/>
      <w:bCs/>
      <w:sz w:val="30"/>
      <w:szCs w:val="15"/>
    </w:rPr>
  </w:style>
  <w:style w:type="paragraph" w:customStyle="1" w:styleId="affffd">
    <w:name w:val="אמוראים"/>
    <w:basedOn w:val="a"/>
    <w:link w:val="affffe"/>
    <w:autoRedefine/>
    <w:qFormat/>
    <w:rsid w:val="00174AC3"/>
    <w:rPr>
      <w:rFonts w:cs="PFT_Frank"/>
      <w:bCs/>
      <w:spacing w:val="-2"/>
      <w:szCs w:val="12"/>
    </w:rPr>
  </w:style>
  <w:style w:type="character" w:customStyle="1" w:styleId="affffe">
    <w:name w:val="אמוראים תו"/>
    <w:basedOn w:val="a0"/>
    <w:link w:val="affffd"/>
    <w:rsid w:val="00174AC3"/>
    <w:rPr>
      <w:rFonts w:ascii="BA Fontov Regular" w:hAnsi="BA Fontov Regular" w:cs="PFT_Frank"/>
      <w:bCs/>
      <w:spacing w:val="-2"/>
      <w:sz w:val="18"/>
      <w:szCs w:val="12"/>
    </w:rPr>
  </w:style>
  <w:style w:type="paragraph" w:customStyle="1" w:styleId="afffff">
    <w:name w:val="רקע והסבר"/>
    <w:basedOn w:val="a"/>
    <w:link w:val="afffff0"/>
    <w:qFormat/>
    <w:rsid w:val="00174AC3"/>
    <w:rPr>
      <w:sz w:val="14"/>
      <w:szCs w:val="14"/>
    </w:rPr>
  </w:style>
  <w:style w:type="character" w:customStyle="1" w:styleId="afffff0">
    <w:name w:val="רקע והסבר תו"/>
    <w:basedOn w:val="a0"/>
    <w:link w:val="afffff"/>
    <w:rsid w:val="00174AC3"/>
    <w:rPr>
      <w:rFonts w:ascii="BA Fontov Regular" w:hAnsi="BA Fontov Regular" w:cs="FrankRuehl"/>
      <w:sz w:val="14"/>
      <w:szCs w:val="14"/>
    </w:rPr>
  </w:style>
  <w:style w:type="paragraph" w:styleId="afffff1">
    <w:name w:val="Revision"/>
    <w:hidden/>
    <w:uiPriority w:val="99"/>
    <w:semiHidden/>
    <w:rsid w:val="00174AC3"/>
    <w:pPr>
      <w:spacing w:after="0" w:line="240" w:lineRule="auto"/>
    </w:pPr>
    <w:rPr>
      <w:rFonts w:ascii="BA Fontov Regular" w:hAnsi="BA Fontov Regular" w:cs="FrankRuehl"/>
      <w:sz w:val="18"/>
      <w:szCs w:val="18"/>
    </w:rPr>
  </w:style>
  <w:style w:type="paragraph" w:styleId="afffff2">
    <w:name w:val="Body Text Indent"/>
    <w:basedOn w:val="a"/>
    <w:link w:val="afffff3"/>
    <w:uiPriority w:val="99"/>
    <w:unhideWhenUsed/>
    <w:rsid w:val="003E2DCC"/>
    <w:pPr>
      <w:spacing w:line="276" w:lineRule="auto"/>
      <w:ind w:left="2160" w:firstLine="720"/>
    </w:pPr>
    <w:rPr>
      <w:rFonts w:ascii="David" w:hAnsi="David"/>
      <w:w w:val="92"/>
      <w:szCs w:val="20"/>
    </w:rPr>
  </w:style>
  <w:style w:type="character" w:customStyle="1" w:styleId="afffff3">
    <w:name w:val="כניסה בגוף טקסט תו"/>
    <w:basedOn w:val="a0"/>
    <w:link w:val="afffff2"/>
    <w:uiPriority w:val="99"/>
    <w:rsid w:val="003E2DCC"/>
    <w:rPr>
      <w:rFonts w:ascii="David" w:hAnsi="David" w:cs="FrankRuehl"/>
      <w:w w:val="92"/>
      <w:sz w:val="18"/>
      <w:szCs w:val="20"/>
    </w:rPr>
  </w:style>
  <w:style w:type="paragraph" w:customStyle="1" w:styleId="021">
    <w:name w:val="0.2 וילנא"/>
    <w:basedOn w:val="a"/>
    <w:link w:val="022"/>
    <w:rsid w:val="003E2DCC"/>
    <w:pPr>
      <w:spacing w:line="276" w:lineRule="auto"/>
      <w:ind w:left="454" w:hanging="454"/>
    </w:pPr>
    <w:rPr>
      <w:rFonts w:ascii="David" w:hAnsi="David" w:cs="Guttman Vilna"/>
      <w:b/>
      <w:bCs/>
      <w:spacing w:val="-4"/>
      <w:sz w:val="30"/>
      <w:szCs w:val="20"/>
    </w:rPr>
  </w:style>
  <w:style w:type="character" w:customStyle="1" w:styleId="022">
    <w:name w:val="0.2 וילנא תו"/>
    <w:basedOn w:val="a0"/>
    <w:link w:val="021"/>
    <w:rsid w:val="003E2DCC"/>
    <w:rPr>
      <w:rFonts w:ascii="David" w:hAnsi="David" w:cs="Guttman Vilna"/>
      <w:b/>
      <w:bCs/>
      <w:spacing w:val="-4"/>
      <w:sz w:val="30"/>
      <w:szCs w:val="20"/>
    </w:rPr>
  </w:style>
  <w:style w:type="paragraph" w:customStyle="1" w:styleId="afffff4">
    <w:name w:val="רגיל ורווח"/>
    <w:basedOn w:val="a"/>
    <w:link w:val="afffff5"/>
    <w:rsid w:val="003E2DCC"/>
    <w:pPr>
      <w:spacing w:after="200" w:line="720" w:lineRule="auto"/>
      <w:ind w:left="454" w:hanging="454"/>
    </w:pPr>
    <w:rPr>
      <w:szCs w:val="20"/>
    </w:rPr>
  </w:style>
  <w:style w:type="character" w:customStyle="1" w:styleId="afffff5">
    <w:name w:val="רגיל ורווח תו"/>
    <w:basedOn w:val="a0"/>
    <w:link w:val="afffff4"/>
    <w:rsid w:val="003E2DCC"/>
    <w:rPr>
      <w:rFonts w:ascii="BA Fontov Regular" w:hAnsi="BA Fontov Regular" w:cs="FrankRuehl"/>
      <w:sz w:val="18"/>
      <w:szCs w:val="20"/>
    </w:rPr>
  </w:style>
  <w:style w:type="paragraph" w:customStyle="1" w:styleId="023">
    <w:name w:val="0.2"/>
    <w:basedOn w:val="041"/>
    <w:link w:val="024"/>
    <w:rsid w:val="003E2DCC"/>
    <w:pPr>
      <w:spacing w:line="276" w:lineRule="auto"/>
      <w:ind w:left="454" w:hanging="454"/>
    </w:pPr>
    <w:rPr>
      <w:rFonts w:ascii="Fb Fontext" w:hAnsi="Fb Fontext"/>
      <w:szCs w:val="20"/>
    </w:rPr>
  </w:style>
  <w:style w:type="character" w:customStyle="1" w:styleId="024">
    <w:name w:val="0.2 תו"/>
    <w:basedOn w:val="042"/>
    <w:link w:val="023"/>
    <w:rsid w:val="003E2DCC"/>
    <w:rPr>
      <w:rFonts w:ascii="Fb Fontext" w:hAnsi="Fb Fontext" w:cs="FrankRuehl"/>
      <w:spacing w:val="-8"/>
      <w:sz w:val="18"/>
      <w:szCs w:val="20"/>
    </w:rPr>
  </w:style>
  <w:style w:type="paragraph" w:customStyle="1" w:styleId="01">
    <w:name w:val="0.1 משנה"/>
    <w:basedOn w:val="afff5"/>
    <w:link w:val="010"/>
    <w:qFormat/>
    <w:rsid w:val="003E2DCC"/>
    <w:pPr>
      <w:spacing w:line="276" w:lineRule="auto"/>
      <w:ind w:left="454" w:hanging="454"/>
    </w:pPr>
    <w:rPr>
      <w:b/>
      <w:bCs/>
      <w:spacing w:val="-4"/>
      <w:sz w:val="22"/>
      <w:szCs w:val="22"/>
    </w:rPr>
  </w:style>
  <w:style w:type="paragraph" w:customStyle="1" w:styleId="03">
    <w:name w:val="0.3 משנה"/>
    <w:basedOn w:val="01"/>
    <w:link w:val="030"/>
    <w:qFormat/>
    <w:rsid w:val="003E2DCC"/>
    <w:rPr>
      <w:rFonts w:ascii="Fb Fontext" w:hAnsi="Fb Fontext"/>
      <w:b w:val="0"/>
      <w:spacing w:val="-8"/>
      <w:sz w:val="22"/>
      <w:szCs w:val="22"/>
    </w:rPr>
  </w:style>
  <w:style w:type="character" w:customStyle="1" w:styleId="010">
    <w:name w:val="0.1 משנה תו"/>
    <w:basedOn w:val="afff6"/>
    <w:link w:val="01"/>
    <w:rsid w:val="003E2DCC"/>
    <w:rPr>
      <w:rFonts w:ascii="BA Fontov Regular" w:hAnsi="BA Fontov Regular" w:cs="BA Vilna Bold"/>
      <w:b/>
      <w:bCs/>
      <w:spacing w:val="-4"/>
      <w:sz w:val="20"/>
      <w:szCs w:val="18"/>
      <w:shd w:val="clear" w:color="auto" w:fill="F2F2F2" w:themeFill="background1" w:themeFillShade="F2"/>
    </w:rPr>
  </w:style>
  <w:style w:type="character" w:customStyle="1" w:styleId="030">
    <w:name w:val="0.3 משנה תו"/>
    <w:basedOn w:val="010"/>
    <w:link w:val="03"/>
    <w:rsid w:val="003E2DCC"/>
    <w:rPr>
      <w:rFonts w:ascii="Fb Fontext" w:hAnsi="Fb Fontext" w:cs="BA Vilna Bold"/>
      <w:b w:val="0"/>
      <w:bCs/>
      <w:spacing w:val="-8"/>
      <w:sz w:val="20"/>
      <w:szCs w:val="18"/>
      <w:shd w:val="clear" w:color="auto" w:fill="F2F2F2" w:themeFill="background1" w:themeFillShade="F2"/>
    </w:rPr>
  </w:style>
  <w:style w:type="paragraph" w:customStyle="1" w:styleId="11">
    <w:name w:val="סגנון1"/>
    <w:basedOn w:val="03"/>
    <w:link w:val="12"/>
    <w:qFormat/>
    <w:rsid w:val="003E2DCC"/>
  </w:style>
  <w:style w:type="character" w:customStyle="1" w:styleId="12">
    <w:name w:val="סגנון1 תו"/>
    <w:basedOn w:val="030"/>
    <w:link w:val="11"/>
    <w:rsid w:val="003E2DCC"/>
    <w:rPr>
      <w:rFonts w:ascii="Fb Fontext" w:hAnsi="Fb Fontext" w:cs="BA Vilna Bold"/>
      <w:b w:val="0"/>
      <w:bCs/>
      <w:spacing w:val="-8"/>
      <w:sz w:val="20"/>
      <w:szCs w:val="18"/>
      <w:shd w:val="clear" w:color="auto" w:fill="F2F2F2" w:themeFill="background1" w:themeFillShade="F2"/>
    </w:rPr>
  </w:style>
  <w:style w:type="paragraph" w:styleId="afffff6">
    <w:name w:val="No Spacing"/>
    <w:uiPriority w:val="1"/>
    <w:qFormat/>
    <w:rsid w:val="003E2DCC"/>
    <w:pPr>
      <w:bidi/>
      <w:spacing w:after="0" w:line="240" w:lineRule="auto"/>
      <w:ind w:left="454" w:hanging="454"/>
      <w:jc w:val="both"/>
    </w:pPr>
    <w:rPr>
      <w:rFonts w:ascii="BA Fontov Regular" w:hAnsi="BA Fontov Regular" w:cs="FrankRuehl"/>
      <w:sz w:val="18"/>
      <w:szCs w:val="20"/>
    </w:rPr>
  </w:style>
  <w:style w:type="paragraph" w:customStyle="1" w:styleId="afffff7">
    <w:name w:val="משניות כותרת"/>
    <w:basedOn w:val="afff5"/>
    <w:link w:val="afffff8"/>
    <w:qFormat/>
    <w:rsid w:val="00525E34"/>
    <w:pPr>
      <w:spacing w:line="240" w:lineRule="exact"/>
      <w:ind w:end="320"/>
      <w:jc w:val="center"/>
      <w:outlineLvl w:val="0"/>
    </w:pPr>
    <w:rPr>
      <w:rFonts w:cs="BA TM • Vilna Extra-Bold"/>
      <w:sz w:val="22"/>
      <w:szCs w:val="22"/>
    </w:rPr>
  </w:style>
  <w:style w:type="character" w:customStyle="1" w:styleId="afffff8">
    <w:name w:val="משניות כותרת תו"/>
    <w:basedOn w:val="afff6"/>
    <w:link w:val="afffff7"/>
    <w:rsid w:val="00525E34"/>
    <w:rPr>
      <w:rFonts w:ascii="BA Fontov Regular" w:hAnsi="BA Fontov Regular" w:cs="BA TM • Vilna Extra-Bold"/>
      <w:spacing w:val="4"/>
      <w:sz w:val="22"/>
      <w:szCs w:val="22"/>
      <w:shd w:val="clear" w:color="auto" w:fill="F2F2F2" w:themeFill="background1" w:themeFillShade="F2"/>
    </w:rPr>
  </w:style>
  <w:style w:type="paragraph" w:customStyle="1" w:styleId="afffff9">
    <w:name w:val="אין לומר"/>
    <w:basedOn w:val="a"/>
    <w:link w:val="afffffa"/>
    <w:autoRedefine/>
    <w:qFormat/>
    <w:rsid w:val="00654C99"/>
    <w:pPr>
      <w:keepNext/>
      <w:framePr w:h="397" w:hRule="exact" w:wrap="around" w:vAnchor="text" w:hAnchor="margin" w:xAlign="right" w:y="1"/>
      <w:spacing w:after="120" w:line="440" w:lineRule="exact"/>
      <w:textAlignment w:val="baseline"/>
    </w:pPr>
    <w:rPr>
      <w:rFonts w:cs="PFT_Frank"/>
      <w:b/>
      <w:bCs/>
      <w:position w:val="19"/>
      <w:sz w:val="12"/>
      <w:szCs w:val="12"/>
    </w:rPr>
  </w:style>
  <w:style w:type="character" w:customStyle="1" w:styleId="27">
    <w:name w:val="אין לומר 2"/>
    <w:basedOn w:val="a0"/>
    <w:uiPriority w:val="1"/>
    <w:qFormat/>
    <w:rsid w:val="00ED621D"/>
    <w:rPr>
      <w:rFonts w:cs="PFT_Frank"/>
      <w:b/>
      <w:bCs/>
      <w:position w:val="19"/>
      <w:sz w:val="12"/>
      <w:szCs w:val="12"/>
    </w:rPr>
  </w:style>
  <w:style w:type="character" w:customStyle="1" w:styleId="afffffa">
    <w:name w:val="אין לומר תו"/>
    <w:basedOn w:val="a0"/>
    <w:link w:val="afffff9"/>
    <w:rsid w:val="00654C99"/>
    <w:rPr>
      <w:rFonts w:ascii="BA Fontov Regular" w:hAnsi="BA Fontov Regular" w:cs="PFT_Frank"/>
      <w:b/>
      <w:bCs/>
      <w:position w:val="19"/>
      <w:sz w:val="12"/>
      <w:szCs w:val="12"/>
    </w:rPr>
  </w:style>
  <w:style w:type="paragraph" w:customStyle="1" w:styleId="36">
    <w:name w:val="אין לומר 3"/>
    <w:basedOn w:val="a"/>
    <w:link w:val="37"/>
    <w:autoRedefine/>
    <w:qFormat/>
    <w:rsid w:val="001E1AB4"/>
    <w:pPr>
      <w:keepNext/>
      <w:framePr w:wrap="around" w:vAnchor="text" w:hAnchor="text" w:xAlign="right" w:y="1"/>
      <w:spacing w:line="240" w:lineRule="exact"/>
      <w:textAlignment w:val="baseline"/>
    </w:pPr>
    <w:rPr>
      <w:rFonts w:cs="PFT_Frank"/>
      <w:b/>
      <w:bCs/>
      <w:position w:val="3"/>
      <w:sz w:val="12"/>
      <w:szCs w:val="12"/>
    </w:rPr>
  </w:style>
  <w:style w:type="character" w:customStyle="1" w:styleId="37">
    <w:name w:val="אין לומר 3 תו"/>
    <w:basedOn w:val="a0"/>
    <w:link w:val="36"/>
    <w:rsid w:val="001E1AB4"/>
    <w:rPr>
      <w:rFonts w:ascii="BA Fontov Regular" w:hAnsi="BA Fontov Regular" w:cs="PFT_Frank"/>
      <w:b/>
      <w:bCs/>
      <w:position w:val="3"/>
      <w:sz w:val="12"/>
      <w:szCs w:val="12"/>
    </w:rPr>
  </w:style>
  <w:style w:type="paragraph" w:customStyle="1" w:styleId="41">
    <w:name w:val="א אין לומר 4"/>
    <w:basedOn w:val="a"/>
    <w:link w:val="42"/>
    <w:qFormat/>
    <w:rsid w:val="003E4C3A"/>
    <w:pPr>
      <w:keepNext/>
      <w:framePr w:wrap="around" w:vAnchor="text" w:hAnchor="text" w:xAlign="right"/>
      <w:spacing w:line="440" w:lineRule="exact"/>
      <w:textAlignment w:val="baseline"/>
    </w:pPr>
    <w:rPr>
      <w:position w:val="19"/>
      <w:sz w:val="16"/>
      <w:szCs w:val="16"/>
    </w:rPr>
  </w:style>
  <w:style w:type="character" w:customStyle="1" w:styleId="42">
    <w:name w:val="א אין לומר 4 תו"/>
    <w:basedOn w:val="a0"/>
    <w:link w:val="41"/>
    <w:rsid w:val="003E4C3A"/>
    <w:rPr>
      <w:rFonts w:ascii="BA Fontov Regular" w:hAnsi="BA Fontov Regular" w:cs="FrankRuehl"/>
      <w:position w:val="19"/>
      <w:sz w:val="16"/>
      <w:szCs w:val="16"/>
    </w:rPr>
  </w:style>
  <w:style w:type="paragraph" w:customStyle="1" w:styleId="38">
    <w:name w:val="חלון 3"/>
    <w:basedOn w:val="a"/>
    <w:link w:val="39"/>
    <w:autoRedefine/>
    <w:qFormat/>
    <w:rsid w:val="003E44F8"/>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9">
    <w:name w:val="חלון 3 תו"/>
    <w:basedOn w:val="a0"/>
    <w:link w:val="38"/>
    <w:rsid w:val="003E44F8"/>
    <w:rPr>
      <w:rFonts w:ascii="BA TM • Vilna Extra-Bold" w:hAnsi="BA TM • Vilna Extra-Bold" w:cs="BA TM • Vilna Extra-Bold"/>
      <w:color w:val="767171" w:themeColor="background2" w:themeShade="80"/>
      <w:spacing w:val="2"/>
      <w:sz w:val="14"/>
      <w:szCs w:val="14"/>
    </w:rPr>
  </w:style>
  <w:style w:type="paragraph" w:customStyle="1" w:styleId="afffffb">
    <w:name w:val="משנה בצד"/>
    <w:basedOn w:val="a3"/>
    <w:link w:val="afffffc"/>
    <w:autoRedefine/>
    <w:qFormat/>
    <w:rsid w:val="009E19CB"/>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fc">
    <w:name w:val="משנה בצד תו"/>
    <w:basedOn w:val="a0"/>
    <w:link w:val="afffffb"/>
    <w:rsid w:val="009E19CB"/>
    <w:rPr>
      <w:rFonts w:ascii="BA Vilna Bold" w:hAnsi="BA Vilna Bold" w:cs="BA Vilna Bold"/>
      <w:position w:val="6"/>
      <w:sz w:val="16"/>
      <w:szCs w:val="16"/>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28042</TotalTime>
  <Pages>35</Pages>
  <Words>21917</Words>
  <Characters>121205</Characters>
  <Application>Microsoft Office Word</Application>
  <DocSecurity>0</DocSecurity>
  <Lines>7575</Lines>
  <Paragraphs>3180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לאוקמי גירסא</dc:creator>
  <cp:keywords/>
  <dc:description/>
  <cp:lastModifiedBy>michael flegg</cp:lastModifiedBy>
  <cp:revision>1746</cp:revision>
  <cp:lastPrinted>2025-09-15T13:43:00Z</cp:lastPrinted>
  <dcterms:created xsi:type="dcterms:W3CDTF">2022-10-18T14:22:00Z</dcterms:created>
  <dcterms:modified xsi:type="dcterms:W3CDTF">2025-09-15T13:44:00Z</dcterms:modified>
</cp:coreProperties>
</file>